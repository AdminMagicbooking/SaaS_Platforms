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20E8D" w14:textId="2C400F04" w:rsidR="00A26CFA" w:rsidRDefault="00A26CFA" w:rsidP="00A26CFA">
      <w:pPr>
        <w:pStyle w:val="Spacer"/>
      </w:pPr>
    </w:p>
    <w:sdt>
      <w:sdtPr>
        <w:alias w:val="Title Page Graphics"/>
        <w:tag w:val="Title Page Graphics"/>
        <w:id w:val="-850567289"/>
        <w:lock w:val="sdtContentLocked"/>
        <w:placeholder>
          <w:docPart w:val="FF6C8D38F1844A828A7D6A007C320E6B"/>
        </w:placeholder>
      </w:sdtPr>
      <w:sdtEndPr/>
      <w:sdtContent>
        <w:p w14:paraId="2F1502AD" w14:textId="77777777" w:rsidR="000B45A9" w:rsidRPr="00007F5F" w:rsidRDefault="007D5775" w:rsidP="007D5775">
          <w:r w:rsidRPr="00007F5F">
            <w:rPr>
              <w:noProof/>
              <w:lang w:eastAsia="en-GB"/>
            </w:rPr>
            <mc:AlternateContent>
              <mc:Choice Requires="wpg">
                <w:drawing>
                  <wp:anchor distT="0" distB="0" distL="114300" distR="114300" simplePos="0" relativeHeight="251658242" behindDoc="0" locked="1" layoutInCell="1" allowOverlap="1" wp14:anchorId="47B0AC4B" wp14:editId="1A2E5CBB">
                    <wp:simplePos x="0" y="0"/>
                    <wp:positionH relativeFrom="page">
                      <wp:posOffset>0</wp:posOffset>
                    </wp:positionH>
                    <wp:positionV relativeFrom="page">
                      <wp:posOffset>0</wp:posOffset>
                    </wp:positionV>
                    <wp:extent cx="7570800" cy="10692000"/>
                    <wp:effectExtent l="0" t="0" r="0" b="0"/>
                    <wp:wrapNone/>
                    <wp:docPr id="20" name="Group 20"/>
                    <wp:cNvGraphicFramePr/>
                    <a:graphic xmlns:a="http://schemas.openxmlformats.org/drawingml/2006/main">
                      <a:graphicData uri="http://schemas.microsoft.com/office/word/2010/wordprocessingGroup">
                        <wpg:wgp>
                          <wpg:cNvGrpSpPr/>
                          <wpg:grpSpPr>
                            <a:xfrm>
                              <a:off x="0" y="0"/>
                              <a:ext cx="7570800" cy="10692000"/>
                              <a:chOff x="0" y="0"/>
                              <a:chExt cx="7571534" cy="10693399"/>
                            </a:xfrm>
                          </wpg:grpSpPr>
                          <wps:wsp>
                            <wps:cNvPr id="24" name="Rectangle 24"/>
                            <wps:cNvSpPr/>
                            <wps:spPr>
                              <a:xfrm>
                                <a:off x="2462" y="0"/>
                                <a:ext cx="1116013" cy="1503199"/>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6" name="Rectangle 26"/>
                            <wps:cNvSpPr/>
                            <wps:spPr>
                              <a:xfrm>
                                <a:off x="2462" y="1503128"/>
                                <a:ext cx="1116013" cy="3416890"/>
                              </a:xfrm>
                              <a:prstGeom prst="rect">
                                <a:avLst/>
                              </a:prstGeom>
                              <a:solidFill>
                                <a:schemeClr val="accent1">
                                  <a:alpha val="30196"/>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8" name="Rectangle 28"/>
                            <wps:cNvSpPr/>
                            <wps:spPr>
                              <a:xfrm>
                                <a:off x="2462" y="9883204"/>
                                <a:ext cx="7561263" cy="33272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9" name="Rectangle 29"/>
                            <wps:cNvSpPr/>
                            <wps:spPr>
                              <a:xfrm>
                                <a:off x="10271" y="4873174"/>
                                <a:ext cx="7561263" cy="900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0" name="Rectangle 30"/>
                            <wps:cNvSpPr/>
                            <wps:spPr>
                              <a:xfrm>
                                <a:off x="4762" y="1443911"/>
                                <a:ext cx="7561263" cy="900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1" name="Rectangle 8"/>
                            <wps:cNvSpPr/>
                            <wps:spPr>
                              <a:xfrm>
                                <a:off x="2462" y="4920250"/>
                                <a:ext cx="1116013" cy="5773149"/>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10118688" name="Rectangle 9"/>
                            <wps:cNvSpPr/>
                            <wps:spPr>
                              <a:xfrm>
                                <a:off x="5509" y="4873174"/>
                                <a:ext cx="1116013" cy="90000"/>
                              </a:xfrm>
                              <a:prstGeom prst="rect">
                                <a:avLst/>
                              </a:prstGeom>
                              <a:solidFill>
                                <a:srgbClr val="1A7AA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10118689" name="Rectangle 10"/>
                            <wps:cNvSpPr/>
                            <wps:spPr>
                              <a:xfrm>
                                <a:off x="0" y="1443911"/>
                                <a:ext cx="1116013" cy="90000"/>
                              </a:xfrm>
                              <a:prstGeom prst="rect">
                                <a:avLst/>
                              </a:prstGeom>
                              <a:solidFill>
                                <a:srgbClr val="1A7AA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10118690" name="Rectangle 11"/>
                            <wps:cNvSpPr/>
                            <wps:spPr>
                              <a:xfrm>
                                <a:off x="2462" y="9883204"/>
                                <a:ext cx="1116000" cy="332722"/>
                              </a:xfrm>
                              <a:prstGeom prst="rect">
                                <a:avLst/>
                              </a:prstGeom>
                              <a:solidFill>
                                <a:srgbClr val="1A7AA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1FBBB613">
                  <v:group id="Group 20" style="position:absolute;margin-left:0;margin-top:0;width:596.15pt;height:841.9pt;z-index:251658242;mso-position-horizontal-relative:page;mso-position-vertical-relative:page;mso-width-relative:margin;mso-height-relative:margin" coordsize="75715,106933" o:spid="_x0000_s1026" w14:anchorId="11934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">
                    <v:rect id="Rectangle 24" style="position:absolute;left:24;width:11160;height:15031;visibility:visible;mso-wrap-style:square;v-text-anchor:middle" o:spid="_x0000_s1027" fillcolor="#006ba6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"/>
                    <v:rect id="Rectangle 26" style="position:absolute;left:24;top:15031;width:11160;height:34169;visibility:visible;mso-wrap-style:square;v-text-anchor:middle" o:spid="_x0000_s1028" fillcolor="#006ba6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">
                      <v:fill opacity="19789f"/>
                    </v:rect>
                    <v:rect id="Rectangle 28" style="position:absolute;left:24;top:98832;width:75613;height:3327;visibility:visible;mso-wrap-style:square;v-text-anchor:middle" o:spid="_x0000_s1029" fillcolor="#006ba6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"/>
                    <v:rect id="Rectangle 29" style="position:absolute;left:102;top:48731;width:75613;height:900;visibility:visible;mso-wrap-style:square;v-text-anchor:middle" o:spid="_x0000_s1030" fillcolor="#006ba6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"/>
                    <v:rect id="Rectangle 30" style="position:absolute;left:47;top:14439;width:75613;height:900;visibility:visible;mso-wrap-style:square;v-text-anchor:middle" o:spid="_x0000_s1031" fillcolor="#006ba6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"/>
                    <v:rect id="Rectangle 8" style="position:absolute;left:24;top:49202;width:11160;height:57731;visibility:visible;mso-wrap-style:square;v-text-anchor:middle" o:spid="_x0000_s1032" fillcolor="#006ba6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"/>
                    <v:rect id="Rectangle 9" style="position:absolute;left:55;top:48731;width:11160;height:900;visibility:visible;mso-wrap-style:square;v-text-anchor:middle" o:spid="_x0000_s1033" fillcolor="#1a7aaf"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"/>
                    <v:rect id="Rectangle 10" style="position:absolute;top:14439;width:11160;height:900;visibility:visible;mso-wrap-style:square;v-text-anchor:middle" o:spid="_x0000_s1034" fillcolor="#1a7aaf"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"/>
                    <v:rect id="Rectangle 11" style="position:absolute;left:24;top:98832;width:11160;height:3327;visibility:visible;mso-wrap-style:square;v-text-anchor:middle" o:spid="_x0000_s1035" fillcolor="#1a7aaf"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"/>
                    <w10:wrap anchorx="page" anchory="page"/>
                    <w10:anchorlock/>
                  </v:group>
                </w:pict>
              </mc:Fallback>
            </mc:AlternateContent>
          </w:r>
          <w:r w:rsidR="000B45A9" w:rsidRPr="00007F5F">
            <w:t xml:space="preserve"> </w:t>
          </w:r>
        </w:p>
      </w:sdtContent>
    </w:sdt>
    <w:tbl>
      <w:tblPr>
        <w:tblpPr w:leftFromText="142" w:rightFromText="142" w:bottomFromText="425" w:vertAnchor="page" w:horzAnchor="page" w:tblpX="1986" w:tblpY="766"/>
        <w:tblOverlap w:val="never"/>
        <w:tblW w:w="3402" w:type="dxa"/>
        <w:tblLayout w:type="fixed"/>
        <w:tblCellMar>
          <w:left w:w="0" w:type="dxa"/>
          <w:right w:w="0" w:type="dxa"/>
        </w:tblCellMar>
        <w:tblLook w:val="04A0" w:firstRow="1" w:lastRow="0" w:firstColumn="1" w:lastColumn="0" w:noHBand="0" w:noVBand="1"/>
      </w:tblPr>
      <w:tblGrid>
        <w:gridCol w:w="3402"/>
      </w:tblGrid>
      <w:tr w:rsidR="00266581" w:rsidRPr="00007F5F" w14:paraId="3118576E" w14:textId="77777777" w:rsidTr="000B45A9">
        <w:trPr>
          <w:trHeight w:hRule="exact" w:val="1134"/>
        </w:trPr>
        <w:tc>
          <w:tcPr>
            <w:tcW w:w="3402" w:type="dxa"/>
            <w:vAlign w:val="center"/>
          </w:tcPr>
          <w:p w14:paraId="54147D50" w14:textId="77777777" w:rsidR="00266581" w:rsidRPr="00007F5F" w:rsidRDefault="00266581" w:rsidP="000B45A9">
            <w:pPr>
              <w:pStyle w:val="GraphicLeft"/>
            </w:pPr>
            <w:bookmarkStart w:id="0" w:name="BM_DocPartnerLogo" w:colFirst="0" w:colLast="0"/>
          </w:p>
        </w:tc>
      </w:tr>
      <w:bookmarkEnd w:id="0"/>
    </w:tbl>
    <w:tbl>
      <w:tblPr>
        <w:tblW w:w="9071" w:type="dxa"/>
        <w:tblLayout w:type="fixed"/>
        <w:tblCellMar>
          <w:left w:w="0" w:type="dxa"/>
          <w:right w:w="0" w:type="dxa"/>
        </w:tblCellMar>
        <w:tblLook w:val="04A0" w:firstRow="1" w:lastRow="0" w:firstColumn="1" w:lastColumn="0" w:noHBand="0" w:noVBand="1"/>
      </w:tblPr>
      <w:tblGrid>
        <w:gridCol w:w="4535"/>
        <w:gridCol w:w="4536"/>
      </w:tblGrid>
      <w:tr w:rsidR="008E3127" w:rsidRPr="00007F5F" w14:paraId="3BC325EA" w14:textId="77777777" w:rsidTr="0083661C">
        <w:trPr>
          <w:cantSplit/>
          <w:trHeight w:hRule="exact" w:val="1483"/>
        </w:trPr>
        <w:tc>
          <w:tcPr>
            <w:tcW w:w="9071" w:type="dxa"/>
            <w:gridSpan w:val="2"/>
            <w:tcMar>
              <w:top w:w="0" w:type="dxa"/>
            </w:tcMar>
          </w:tcPr>
          <w:p w14:paraId="0DDEE9FC" w14:textId="77777777" w:rsidR="008E3127" w:rsidRPr="00007F5F" w:rsidRDefault="008E3127" w:rsidP="002E4104">
            <w:pPr>
              <w:pStyle w:val="Spacer"/>
            </w:pPr>
          </w:p>
        </w:tc>
      </w:tr>
      <w:tr w:rsidR="00266581" w:rsidRPr="00007F5F" w14:paraId="307E9527" w14:textId="77777777" w:rsidTr="008E3127">
        <w:trPr>
          <w:cantSplit/>
          <w:trHeight w:hRule="exact" w:val="1247"/>
        </w:trPr>
        <w:tc>
          <w:tcPr>
            <w:tcW w:w="9071" w:type="dxa"/>
            <w:gridSpan w:val="2"/>
            <w:tcMar>
              <w:top w:w="0" w:type="dxa"/>
            </w:tcMar>
          </w:tcPr>
          <w:p w14:paraId="489252C8" w14:textId="43C9B823" w:rsidR="00266581" w:rsidRPr="00007F5F" w:rsidRDefault="0043357B" w:rsidP="008E3127">
            <w:pPr>
              <w:pStyle w:val="DocTitle"/>
            </w:pPr>
            <w:bookmarkStart w:id="1" w:name="BM_DocTitle" w:colFirst="0" w:colLast="0"/>
            <w:r>
              <w:t xml:space="preserve">PV Technology </w:t>
            </w:r>
            <w:r w:rsidR="00FD5C3C">
              <w:t>Employer's Requirements</w:t>
            </w:r>
            <w:r w:rsidR="007613DA">
              <w:t xml:space="preserve"> </w:t>
            </w:r>
            <w:r w:rsidR="00A044C9">
              <w:t xml:space="preserve">- </w:t>
            </w:r>
            <w:r w:rsidR="00FD5C3C">
              <w:t>Solar PV</w:t>
            </w:r>
          </w:p>
        </w:tc>
      </w:tr>
      <w:tr w:rsidR="00D37BDC" w:rsidRPr="00007F5F" w14:paraId="6993A64D" w14:textId="77777777" w:rsidTr="009140EB">
        <w:trPr>
          <w:cantSplit/>
          <w:trHeight w:hRule="exact" w:val="1134"/>
        </w:trPr>
        <w:tc>
          <w:tcPr>
            <w:tcW w:w="9071" w:type="dxa"/>
            <w:gridSpan w:val="2"/>
            <w:tcMar>
              <w:top w:w="170" w:type="dxa"/>
            </w:tcMar>
            <w:vAlign w:val="center"/>
          </w:tcPr>
          <w:p w14:paraId="032CD27D" w14:textId="27A35639" w:rsidR="00D37BDC" w:rsidRPr="00007F5F" w:rsidRDefault="00FD5C3C" w:rsidP="00D37BDC">
            <w:pPr>
              <w:pStyle w:val="DocSubTitle"/>
            </w:pPr>
            <w:bookmarkStart w:id="2" w:name="BM_DocSubTitle" w:colFirst="0" w:colLast="0"/>
            <w:bookmarkEnd w:id="1"/>
            <w:r>
              <w:t xml:space="preserve">Draft </w:t>
            </w:r>
          </w:p>
        </w:tc>
      </w:tr>
      <w:bookmarkEnd w:id="2"/>
      <w:tr w:rsidR="000317A0" w:rsidRPr="00007F5F" w14:paraId="5676D039" w14:textId="77777777" w:rsidTr="002E4104">
        <w:trPr>
          <w:cantSplit/>
          <w:trHeight w:hRule="exact" w:val="567"/>
        </w:trPr>
        <w:tc>
          <w:tcPr>
            <w:tcW w:w="9071" w:type="dxa"/>
            <w:gridSpan w:val="2"/>
            <w:tcMar>
              <w:top w:w="0" w:type="dxa"/>
            </w:tcMar>
          </w:tcPr>
          <w:p w14:paraId="605FCE36" w14:textId="77777777" w:rsidR="000317A0" w:rsidRPr="00007F5F" w:rsidRDefault="000317A0" w:rsidP="002E4104">
            <w:pPr>
              <w:pStyle w:val="Spacer"/>
            </w:pPr>
          </w:p>
        </w:tc>
      </w:tr>
      <w:tr w:rsidR="000317A0" w:rsidRPr="00007F5F" w14:paraId="69D1EDF1" w14:textId="77777777" w:rsidTr="000317A0">
        <w:trPr>
          <w:cantSplit/>
          <w:trHeight w:hRule="exact" w:val="1134"/>
        </w:trPr>
        <w:tc>
          <w:tcPr>
            <w:tcW w:w="9071" w:type="dxa"/>
            <w:gridSpan w:val="2"/>
            <w:vAlign w:val="bottom"/>
          </w:tcPr>
          <w:p w14:paraId="271EF60C" w14:textId="696C280E" w:rsidR="000317A0" w:rsidRPr="00007F5F" w:rsidRDefault="007613DA" w:rsidP="00D37BDC">
            <w:pPr>
              <w:pStyle w:val="GraphicLeft"/>
            </w:pPr>
            <w:bookmarkStart w:id="3" w:name="BM_DocClientLogo" w:colFirst="0" w:colLast="0"/>
            <w:r w:rsidRPr="007613DA">
              <w:rPr>
                <w:noProof/>
              </w:rPr>
              <w:drawing>
                <wp:inline distT="0" distB="0" distL="0" distR="0" wp14:anchorId="754984F6" wp14:editId="00E01154">
                  <wp:extent cx="3000375" cy="682944"/>
                  <wp:effectExtent l="0" t="0" r="0" b="3175"/>
                  <wp:docPr id="18236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0098" name=""/>
                          <pic:cNvPicPr/>
                        </pic:nvPicPr>
                        <pic:blipFill>
                          <a:blip r:embed="rId11"/>
                          <a:stretch>
                            <a:fillRect/>
                          </a:stretch>
                        </pic:blipFill>
                        <pic:spPr>
                          <a:xfrm>
                            <a:off x="0" y="0"/>
                            <a:ext cx="3045630" cy="693245"/>
                          </a:xfrm>
                          <a:prstGeom prst="rect">
                            <a:avLst/>
                          </a:prstGeom>
                        </pic:spPr>
                      </pic:pic>
                    </a:graphicData>
                  </a:graphic>
                </wp:inline>
              </w:drawing>
            </w:r>
          </w:p>
        </w:tc>
      </w:tr>
      <w:tr w:rsidR="00D37BDC" w:rsidRPr="00007F5F" w14:paraId="2A2FA664" w14:textId="77777777" w:rsidTr="00962E3E">
        <w:trPr>
          <w:cantSplit/>
          <w:trHeight w:hRule="exact" w:val="624"/>
        </w:trPr>
        <w:tc>
          <w:tcPr>
            <w:tcW w:w="9071" w:type="dxa"/>
            <w:gridSpan w:val="2"/>
            <w:tcMar>
              <w:top w:w="142" w:type="dxa"/>
            </w:tcMar>
            <w:vAlign w:val="bottom"/>
          </w:tcPr>
          <w:p w14:paraId="35A2309C" w14:textId="7F30E579" w:rsidR="00D37BDC" w:rsidRPr="00007F5F" w:rsidRDefault="007613DA" w:rsidP="00D37BDC">
            <w:pPr>
              <w:pStyle w:val="DocClient"/>
            </w:pPr>
            <w:bookmarkStart w:id="4" w:name="BM_DocClient" w:colFirst="0" w:colLast="0"/>
            <w:bookmarkEnd w:id="3"/>
            <w:r>
              <w:t>Triple Power Generation</w:t>
            </w:r>
            <w:r w:rsidR="00125588">
              <w:t xml:space="preserve"> Limited</w:t>
            </w:r>
          </w:p>
        </w:tc>
      </w:tr>
      <w:tr w:rsidR="0016594E" w:rsidRPr="00007F5F" w14:paraId="5EE5AD02" w14:textId="77777777" w:rsidTr="00962E3E">
        <w:trPr>
          <w:cantSplit/>
          <w:trHeight w:hRule="exact" w:val="1417"/>
        </w:trPr>
        <w:tc>
          <w:tcPr>
            <w:tcW w:w="4535" w:type="dxa"/>
            <w:tcMar>
              <w:top w:w="992" w:type="dxa"/>
            </w:tcMar>
            <w:vAlign w:val="bottom"/>
          </w:tcPr>
          <w:p w14:paraId="010F1C61" w14:textId="67AD5B1E" w:rsidR="0016594E" w:rsidRPr="00007F5F" w:rsidRDefault="00F204AD" w:rsidP="0016594E">
            <w:pPr>
              <w:pStyle w:val="DocDate"/>
            </w:pPr>
            <w:bookmarkStart w:id="5" w:name="BM_DocDraft" w:colFirst="1" w:colLast="1"/>
            <w:bookmarkStart w:id="6" w:name="BM_DocDate" w:colFirst="0" w:colLast="0"/>
            <w:bookmarkEnd w:id="4"/>
            <w:r>
              <w:t>December</w:t>
            </w:r>
            <w:r w:rsidR="00E45491">
              <w:t xml:space="preserve"> </w:t>
            </w:r>
            <w:r w:rsidR="00FD5C3C">
              <w:t>202</w:t>
            </w:r>
            <w:r w:rsidR="00125588">
              <w:t>5</w:t>
            </w:r>
          </w:p>
        </w:tc>
        <w:tc>
          <w:tcPr>
            <w:tcW w:w="4536" w:type="dxa"/>
            <w:tcMar>
              <w:top w:w="992" w:type="dxa"/>
            </w:tcMar>
            <w:vAlign w:val="bottom"/>
          </w:tcPr>
          <w:p w14:paraId="3BC064BE" w14:textId="13471DEF" w:rsidR="0016594E" w:rsidRPr="00007F5F" w:rsidRDefault="00125588" w:rsidP="0016594E">
            <w:pPr>
              <w:pStyle w:val="DocDraft"/>
            </w:pPr>
            <w:r>
              <w:t>P004</w:t>
            </w:r>
            <w:r w:rsidR="00F204AD">
              <w:t>9208</w:t>
            </w:r>
            <w:r>
              <w:t xml:space="preserve"> – rev00</w:t>
            </w:r>
          </w:p>
        </w:tc>
      </w:tr>
    </w:tbl>
    <w:bookmarkEnd w:id="6" w:displacedByCustomXml="next"/>
    <w:bookmarkEnd w:id="5" w:displacedByCustomXml="next"/>
    <w:sdt>
      <w:sdtPr>
        <w:alias w:val="Locked Section Break"/>
        <w:tag w:val="Locked Section Break"/>
        <w:id w:val="2114313743"/>
        <w:lock w:val="sdtContentLocked"/>
        <w:placeholder>
          <w:docPart w:val="EECEABDE0E1242F8A1A0733F7B715BEB"/>
        </w:placeholder>
      </w:sdtPr>
      <w:sdtEndPr/>
      <w:sdtContent>
        <w:p w14:paraId="2C2AFED1" w14:textId="77777777" w:rsidR="00681C5C" w:rsidRPr="00007F5F" w:rsidRDefault="00A20DB6" w:rsidP="00E425F8">
          <w:pPr>
            <w:pStyle w:val="Spacer"/>
            <w:sectPr w:rsidR="00681C5C" w:rsidRPr="00007F5F" w:rsidSect="0045566F">
              <w:headerReference w:type="default" r:id="rId12"/>
              <w:pgSz w:w="11906" w:h="16838" w:code="9"/>
              <w:pgMar w:top="567" w:right="851" w:bottom="284" w:left="1985" w:header="567" w:footer="567" w:gutter="0"/>
              <w:cols w:space="708"/>
              <w:docGrid w:linePitch="360"/>
            </w:sectPr>
          </w:pPr>
          <w:r w:rsidRPr="00007F5F">
            <w:t xml:space="preserve"> </w:t>
          </w:r>
        </w:p>
      </w:sdtContent>
    </w:sdt>
    <w:tbl>
      <w:tblPr>
        <w:tblW w:w="5000" w:type="pct"/>
        <w:tblLayout w:type="fixed"/>
        <w:tblCellMar>
          <w:left w:w="0" w:type="dxa"/>
          <w:right w:w="0" w:type="dxa"/>
        </w:tblCellMar>
        <w:tblLook w:val="0000" w:firstRow="0" w:lastRow="0" w:firstColumn="0" w:lastColumn="0" w:noHBand="0" w:noVBand="0"/>
      </w:tblPr>
      <w:tblGrid>
        <w:gridCol w:w="9070"/>
      </w:tblGrid>
      <w:tr w:rsidR="004A155A" w:rsidRPr="00007F5F" w14:paraId="603FFDD4" w14:textId="77777777" w:rsidTr="009870DB">
        <w:trPr>
          <w:trHeight w:val="20"/>
        </w:trPr>
        <w:tc>
          <w:tcPr>
            <w:tcW w:w="5000" w:type="pct"/>
          </w:tcPr>
          <w:tbl>
            <w:tblPr>
              <w:tblW w:w="5000" w:type="pct"/>
              <w:tblLayout w:type="fixed"/>
              <w:tblCellMar>
                <w:left w:w="0" w:type="dxa"/>
                <w:right w:w="0" w:type="dxa"/>
              </w:tblCellMar>
              <w:tblLook w:val="0000" w:firstRow="0" w:lastRow="0" w:firstColumn="0" w:lastColumn="0" w:noHBand="0" w:noVBand="0"/>
            </w:tblPr>
            <w:tblGrid>
              <w:gridCol w:w="9070"/>
            </w:tblGrid>
            <w:tr w:rsidR="004A155A" w:rsidRPr="00007F5F" w14:paraId="40CC090E" w14:textId="77777777" w:rsidTr="009870DB">
              <w:tc>
                <w:tcPr>
                  <w:tcW w:w="5000" w:type="pct"/>
                </w:tcPr>
                <w:p w14:paraId="0E4BC9C7" w14:textId="7160176D" w:rsidR="004A155A" w:rsidRPr="00007F5F" w:rsidRDefault="004A155A" w:rsidP="00EA4487">
                  <w:pPr>
                    <w:pStyle w:val="SecHeadNonToc"/>
                  </w:pPr>
                  <w:bookmarkStart w:id="9" w:name="BM_SecBreakToC"/>
                  <w:r w:rsidRPr="00007F5F">
                    <w:lastRenderedPageBreak/>
                    <w:t xml:space="preserve">Issue </w:t>
                  </w:r>
                  <w:r w:rsidR="00D95CD9">
                    <w:t>and</w:t>
                  </w:r>
                  <w:r w:rsidRPr="00007F5F">
                    <w:t xml:space="preserve"> Revision Record</w:t>
                  </w:r>
                </w:p>
                <w:tbl>
                  <w:tblPr>
                    <w:tblStyle w:val="RINATable"/>
                    <w:tblW w:w="5000" w:type="pct"/>
                    <w:tblLayout w:type="fixed"/>
                    <w:tblLook w:val="0420" w:firstRow="1" w:lastRow="0" w:firstColumn="0" w:lastColumn="0" w:noHBand="0" w:noVBand="1"/>
                  </w:tblPr>
                  <w:tblGrid>
                    <w:gridCol w:w="708"/>
                    <w:gridCol w:w="1276"/>
                    <w:gridCol w:w="1700"/>
                    <w:gridCol w:w="1415"/>
                    <w:gridCol w:w="1417"/>
                    <w:gridCol w:w="2544"/>
                  </w:tblGrid>
                  <w:tr w:rsidR="009870DB" w:rsidRPr="009870DB" w14:paraId="511FD22D" w14:textId="77777777" w:rsidTr="009870DB">
                    <w:trPr>
                      <w:cnfStyle w:val="100000000000" w:firstRow="1" w:lastRow="0" w:firstColumn="0" w:lastColumn="0" w:oddVBand="0" w:evenVBand="0" w:oddHBand="0" w:evenHBand="0" w:firstRowFirstColumn="0" w:firstRowLastColumn="0" w:lastRowFirstColumn="0" w:lastRowLastColumn="0"/>
                      <w:tblHeader/>
                    </w:trPr>
                    <w:tc>
                      <w:tcPr>
                        <w:tcW w:w="391" w:type="pct"/>
                        <w:tcBorders>
                          <w:top w:val="single" w:sz="4" w:space="0" w:color="006BA6"/>
                          <w:left w:val="single" w:sz="4" w:space="0" w:color="006BA6"/>
                          <w:bottom w:val="single" w:sz="4" w:space="0" w:color="006BA6"/>
                          <w:right w:val="single" w:sz="4" w:space="0" w:color="FFFFFF"/>
                        </w:tcBorders>
                        <w:shd w:val="clear" w:color="auto" w:fill="006BA6"/>
                      </w:tcPr>
                      <w:p w14:paraId="0C888168" w14:textId="77777777" w:rsidR="004A155A" w:rsidRPr="009870DB" w:rsidRDefault="004A155A" w:rsidP="009870DB">
                        <w:pPr>
                          <w:pStyle w:val="TableHeadingLeft"/>
                        </w:pPr>
                        <w:r w:rsidRPr="009870DB">
                          <w:t>Rev</w:t>
                        </w:r>
                      </w:p>
                    </w:tc>
                    <w:tc>
                      <w:tcPr>
                        <w:tcW w:w="704" w:type="pct"/>
                        <w:tcBorders>
                          <w:top w:val="single" w:sz="4" w:space="0" w:color="006BA6"/>
                          <w:left w:val="single" w:sz="4" w:space="0" w:color="FFFFFF"/>
                          <w:bottom w:val="single" w:sz="4" w:space="0" w:color="006BA6"/>
                          <w:right w:val="single" w:sz="4" w:space="0" w:color="FFFFFF"/>
                        </w:tcBorders>
                        <w:shd w:val="clear" w:color="auto" w:fill="006BA6"/>
                      </w:tcPr>
                      <w:p w14:paraId="6BD92967" w14:textId="77777777" w:rsidR="004A155A" w:rsidRPr="009870DB" w:rsidRDefault="004A155A" w:rsidP="009870DB">
                        <w:pPr>
                          <w:pStyle w:val="TableHeadingLeft"/>
                        </w:pPr>
                        <w:r w:rsidRPr="009870DB">
                          <w:t>Date</w:t>
                        </w:r>
                      </w:p>
                    </w:tc>
                    <w:tc>
                      <w:tcPr>
                        <w:tcW w:w="938" w:type="pct"/>
                        <w:tcBorders>
                          <w:top w:val="single" w:sz="4" w:space="0" w:color="006BA6"/>
                          <w:left w:val="single" w:sz="4" w:space="0" w:color="FFFFFF"/>
                          <w:bottom w:val="single" w:sz="4" w:space="0" w:color="006BA6"/>
                          <w:right w:val="single" w:sz="4" w:space="0" w:color="FFFFFF"/>
                        </w:tcBorders>
                        <w:shd w:val="clear" w:color="auto" w:fill="006BA6"/>
                      </w:tcPr>
                      <w:p w14:paraId="05163E38" w14:textId="77777777" w:rsidR="004A155A" w:rsidRPr="009870DB" w:rsidRDefault="004A155A" w:rsidP="009870DB">
                        <w:pPr>
                          <w:pStyle w:val="TableHeadingLeft"/>
                        </w:pPr>
                        <w:r w:rsidRPr="009870DB">
                          <w:t>Originator</w:t>
                        </w:r>
                      </w:p>
                    </w:tc>
                    <w:tc>
                      <w:tcPr>
                        <w:tcW w:w="781" w:type="pct"/>
                        <w:tcBorders>
                          <w:top w:val="single" w:sz="4" w:space="0" w:color="006BA6"/>
                          <w:left w:val="single" w:sz="4" w:space="0" w:color="FFFFFF"/>
                          <w:bottom w:val="single" w:sz="4" w:space="0" w:color="006BA6"/>
                          <w:right w:val="single" w:sz="4" w:space="0" w:color="FFFFFF"/>
                        </w:tcBorders>
                        <w:shd w:val="clear" w:color="auto" w:fill="006BA6"/>
                      </w:tcPr>
                      <w:p w14:paraId="415DB01A" w14:textId="77777777" w:rsidR="004A155A" w:rsidRPr="009870DB" w:rsidRDefault="004A155A" w:rsidP="009870DB">
                        <w:pPr>
                          <w:pStyle w:val="TableHeadingLeft"/>
                        </w:pPr>
                        <w:r w:rsidRPr="009870DB">
                          <w:t>Checker</w:t>
                        </w:r>
                      </w:p>
                    </w:tc>
                    <w:tc>
                      <w:tcPr>
                        <w:tcW w:w="782" w:type="pct"/>
                        <w:tcBorders>
                          <w:top w:val="single" w:sz="4" w:space="0" w:color="006BA6"/>
                          <w:left w:val="single" w:sz="4" w:space="0" w:color="FFFFFF"/>
                          <w:bottom w:val="single" w:sz="4" w:space="0" w:color="006BA6"/>
                          <w:right w:val="single" w:sz="4" w:space="0" w:color="FFFFFF"/>
                        </w:tcBorders>
                        <w:shd w:val="clear" w:color="auto" w:fill="006BA6"/>
                      </w:tcPr>
                      <w:p w14:paraId="4239B368" w14:textId="77777777" w:rsidR="004A155A" w:rsidRPr="009870DB" w:rsidRDefault="004A155A" w:rsidP="009870DB">
                        <w:pPr>
                          <w:pStyle w:val="TableHeadingLeft"/>
                        </w:pPr>
                        <w:r w:rsidRPr="009870DB">
                          <w:t>Approver</w:t>
                        </w:r>
                      </w:p>
                    </w:tc>
                    <w:tc>
                      <w:tcPr>
                        <w:tcW w:w="1404" w:type="pct"/>
                        <w:tcBorders>
                          <w:top w:val="single" w:sz="4" w:space="0" w:color="006BA6"/>
                          <w:left w:val="single" w:sz="4" w:space="0" w:color="FFFFFF"/>
                          <w:bottom w:val="single" w:sz="4" w:space="0" w:color="006BA6"/>
                          <w:right w:val="single" w:sz="4" w:space="0" w:color="006BA6"/>
                        </w:tcBorders>
                        <w:shd w:val="clear" w:color="auto" w:fill="006BA6"/>
                      </w:tcPr>
                      <w:p w14:paraId="3AA46E14" w14:textId="77777777" w:rsidR="004A155A" w:rsidRPr="009870DB" w:rsidRDefault="004A155A" w:rsidP="009870DB">
                        <w:pPr>
                          <w:pStyle w:val="TableHeadingLeft"/>
                        </w:pPr>
                        <w:r w:rsidRPr="009870DB">
                          <w:t>Narrative</w:t>
                        </w:r>
                      </w:p>
                    </w:tc>
                  </w:tr>
                  <w:tr w:rsidR="009870DB" w:rsidRPr="009870DB" w14:paraId="38783178" w14:textId="77777777" w:rsidTr="009870DB">
                    <w:tc>
                      <w:tcPr>
                        <w:tcW w:w="391" w:type="pct"/>
                        <w:tcBorders>
                          <w:top w:val="single" w:sz="4" w:space="0" w:color="006BA6"/>
                        </w:tcBorders>
                      </w:tcPr>
                      <w:p w14:paraId="4CCEEB2D" w14:textId="68587460" w:rsidR="00237FE0" w:rsidRPr="009870DB" w:rsidRDefault="00125588" w:rsidP="009870DB">
                        <w:pPr>
                          <w:pStyle w:val="TableTextLeft"/>
                          <w:rPr>
                            <w:highlight w:val="yellow"/>
                          </w:rPr>
                        </w:pPr>
                        <w:r>
                          <w:t>0</w:t>
                        </w:r>
                        <w:r w:rsidR="00237FE0" w:rsidRPr="009870DB">
                          <w:t>0</w:t>
                        </w:r>
                      </w:p>
                    </w:tc>
                    <w:tc>
                      <w:tcPr>
                        <w:tcW w:w="704" w:type="pct"/>
                        <w:tcBorders>
                          <w:top w:val="single" w:sz="4" w:space="0" w:color="006BA6"/>
                        </w:tcBorders>
                      </w:tcPr>
                      <w:p w14:paraId="39210D97" w14:textId="3370B1CB" w:rsidR="00237FE0" w:rsidRPr="009870DB" w:rsidRDefault="00F204AD" w:rsidP="009870DB">
                        <w:pPr>
                          <w:pStyle w:val="TableTextLeft"/>
                          <w:rPr>
                            <w:highlight w:val="yellow"/>
                          </w:rPr>
                        </w:pPr>
                        <w:r>
                          <w:t>12</w:t>
                        </w:r>
                        <w:r w:rsidR="00093782" w:rsidRPr="00093782">
                          <w:t>/</w:t>
                        </w:r>
                        <w:r>
                          <w:t>12</w:t>
                        </w:r>
                        <w:r w:rsidR="00093782" w:rsidRPr="00093782">
                          <w:t>/2025</w:t>
                        </w:r>
                      </w:p>
                    </w:tc>
                    <w:tc>
                      <w:tcPr>
                        <w:tcW w:w="938" w:type="pct"/>
                        <w:tcBorders>
                          <w:top w:val="single" w:sz="4" w:space="0" w:color="006BA6"/>
                        </w:tcBorders>
                      </w:tcPr>
                      <w:p w14:paraId="44133771" w14:textId="24F80F4A" w:rsidR="00237FE0" w:rsidRPr="009870DB" w:rsidRDefault="00125588" w:rsidP="009870DB">
                        <w:pPr>
                          <w:pStyle w:val="TableTextLeft"/>
                        </w:pPr>
                        <w:r>
                          <w:t>FG011</w:t>
                        </w:r>
                        <w:r w:rsidR="00F204AD">
                          <w:t>, MRA06</w:t>
                        </w:r>
                      </w:p>
                    </w:tc>
                    <w:tc>
                      <w:tcPr>
                        <w:tcW w:w="781" w:type="pct"/>
                        <w:tcBorders>
                          <w:top w:val="single" w:sz="4" w:space="0" w:color="006BA6"/>
                        </w:tcBorders>
                      </w:tcPr>
                      <w:p w14:paraId="3042BEDF" w14:textId="40198916" w:rsidR="00237FE0" w:rsidRPr="009870DB" w:rsidRDefault="004E152E" w:rsidP="009870DB">
                        <w:pPr>
                          <w:pStyle w:val="TableTextLeft"/>
                        </w:pPr>
                        <w:r>
                          <w:t>AA021</w:t>
                        </w:r>
                      </w:p>
                    </w:tc>
                    <w:tc>
                      <w:tcPr>
                        <w:tcW w:w="782" w:type="pct"/>
                        <w:tcBorders>
                          <w:top w:val="single" w:sz="4" w:space="0" w:color="006BA6"/>
                        </w:tcBorders>
                      </w:tcPr>
                      <w:p w14:paraId="0BA13C2B" w14:textId="735BB70B" w:rsidR="00237FE0" w:rsidRPr="009870DB" w:rsidRDefault="00224028" w:rsidP="009870DB">
                        <w:pPr>
                          <w:pStyle w:val="TableTextLeft"/>
                        </w:pPr>
                        <w:r>
                          <w:t>FD020</w:t>
                        </w:r>
                      </w:p>
                    </w:tc>
                    <w:tc>
                      <w:tcPr>
                        <w:tcW w:w="1404" w:type="pct"/>
                        <w:tcBorders>
                          <w:top w:val="single" w:sz="4" w:space="0" w:color="006BA6"/>
                        </w:tcBorders>
                      </w:tcPr>
                      <w:p w14:paraId="438DF837" w14:textId="71FB0E24" w:rsidR="00237FE0" w:rsidRPr="009870DB" w:rsidRDefault="00A044C9" w:rsidP="009870DB">
                        <w:pPr>
                          <w:pStyle w:val="TableTextLeft"/>
                        </w:pPr>
                        <w:r>
                          <w:t xml:space="preserve">Draft for </w:t>
                        </w:r>
                        <w:r w:rsidR="00093782">
                          <w:t>Client’s input</w:t>
                        </w:r>
                      </w:p>
                    </w:tc>
                  </w:tr>
                  <w:tr w:rsidR="009870DB" w:rsidRPr="009870DB" w14:paraId="72CC0ED0" w14:textId="77777777" w:rsidTr="009870DB">
                    <w:trPr>
                      <w:cnfStyle w:val="000000010000" w:firstRow="0" w:lastRow="0" w:firstColumn="0" w:lastColumn="0" w:oddVBand="0" w:evenVBand="0" w:oddHBand="0" w:evenHBand="1" w:firstRowFirstColumn="0" w:firstRowLastColumn="0" w:lastRowFirstColumn="0" w:lastRowLastColumn="0"/>
                    </w:trPr>
                    <w:tc>
                      <w:tcPr>
                        <w:tcW w:w="391" w:type="pct"/>
                      </w:tcPr>
                      <w:p w14:paraId="6C049E09" w14:textId="3F257CF8" w:rsidR="00237FE0" w:rsidRPr="009870DB" w:rsidRDefault="00237FE0" w:rsidP="009870DB">
                        <w:pPr>
                          <w:pStyle w:val="TableTextLeft"/>
                        </w:pPr>
                      </w:p>
                    </w:tc>
                    <w:tc>
                      <w:tcPr>
                        <w:tcW w:w="704" w:type="pct"/>
                      </w:tcPr>
                      <w:p w14:paraId="082FB01E" w14:textId="1A60312D" w:rsidR="00237FE0" w:rsidRPr="009870DB" w:rsidRDefault="00237FE0" w:rsidP="009870DB">
                        <w:pPr>
                          <w:pStyle w:val="TableTextLeft"/>
                        </w:pPr>
                      </w:p>
                    </w:tc>
                    <w:tc>
                      <w:tcPr>
                        <w:tcW w:w="938" w:type="pct"/>
                      </w:tcPr>
                      <w:p w14:paraId="2884114B" w14:textId="4D6798DD" w:rsidR="00237FE0" w:rsidRPr="009870DB" w:rsidRDefault="00237FE0" w:rsidP="009870DB">
                        <w:pPr>
                          <w:pStyle w:val="TableTextLeft"/>
                        </w:pPr>
                      </w:p>
                    </w:tc>
                    <w:tc>
                      <w:tcPr>
                        <w:tcW w:w="781" w:type="pct"/>
                      </w:tcPr>
                      <w:p w14:paraId="6D982C08" w14:textId="77777777" w:rsidR="00237FE0" w:rsidRPr="009870DB" w:rsidRDefault="00237FE0" w:rsidP="009870DB">
                        <w:pPr>
                          <w:pStyle w:val="TableTextLeft"/>
                        </w:pPr>
                      </w:p>
                    </w:tc>
                    <w:tc>
                      <w:tcPr>
                        <w:tcW w:w="782" w:type="pct"/>
                      </w:tcPr>
                      <w:p w14:paraId="01DE1B2F" w14:textId="77777777" w:rsidR="00237FE0" w:rsidRPr="009870DB" w:rsidRDefault="00237FE0" w:rsidP="009870DB">
                        <w:pPr>
                          <w:pStyle w:val="TableTextLeft"/>
                        </w:pPr>
                      </w:p>
                    </w:tc>
                    <w:tc>
                      <w:tcPr>
                        <w:tcW w:w="1404" w:type="pct"/>
                      </w:tcPr>
                      <w:p w14:paraId="40C57952" w14:textId="432DC190" w:rsidR="00237FE0" w:rsidRPr="009870DB" w:rsidRDefault="00237FE0" w:rsidP="009870DB">
                        <w:pPr>
                          <w:pStyle w:val="TableTextLeft"/>
                        </w:pPr>
                      </w:p>
                    </w:tc>
                  </w:tr>
                </w:tbl>
                <w:p w14:paraId="1961321C" w14:textId="77777777" w:rsidR="004A155A" w:rsidRPr="00007F5F" w:rsidRDefault="004A155A" w:rsidP="00EA4487"/>
              </w:tc>
            </w:tr>
          </w:tbl>
          <w:p w14:paraId="6E84305B" w14:textId="77777777" w:rsidR="004A155A" w:rsidRPr="00007F5F" w:rsidRDefault="004A155A" w:rsidP="00EA4487">
            <w:pPr>
              <w:pStyle w:val="Spacer"/>
            </w:pPr>
          </w:p>
        </w:tc>
      </w:tr>
      <w:tr w:rsidR="004A155A" w:rsidRPr="00007F5F" w14:paraId="0134FF0E" w14:textId="77777777" w:rsidTr="009870DB">
        <w:trPr>
          <w:trHeight w:val="20"/>
        </w:trPr>
        <w:tc>
          <w:tcPr>
            <w:tcW w:w="5000" w:type="pct"/>
          </w:tcPr>
          <w:p w14:paraId="4EC1F085" w14:textId="77777777" w:rsidR="004A155A" w:rsidRPr="00007F5F" w:rsidRDefault="004A155A" w:rsidP="00EA4487">
            <w:pPr>
              <w:pStyle w:val="Spacer"/>
            </w:pPr>
          </w:p>
        </w:tc>
      </w:tr>
    </w:tbl>
    <w:p w14:paraId="523020E1" w14:textId="77777777" w:rsidR="004F5AFB" w:rsidRPr="00007F5F" w:rsidRDefault="004F5AFB" w:rsidP="004F5AFB">
      <w:pPr>
        <w:pStyle w:val="SecHeadNonToc"/>
        <w:pageBreakBefore w:val="0"/>
      </w:pPr>
      <w:r w:rsidRPr="00007F5F">
        <w:t>Disclaimer</w:t>
      </w:r>
    </w:p>
    <w:p w14:paraId="1B6A27FD" w14:textId="5DD20AC2" w:rsidR="004F5AFB" w:rsidRPr="0053147A" w:rsidRDefault="004F5AFB" w:rsidP="004F5AFB">
      <w:r>
        <w:t xml:space="preserve">This document has been prepared for the titled project or named part thereof </w:t>
      </w:r>
      <w:r w:rsidR="00D95CD9">
        <w:t>and</w:t>
      </w:r>
      <w:r>
        <w:t xml:space="preserve"> should not be relied upon or used for any </w:t>
      </w:r>
      <w:r w:rsidRPr="0053147A">
        <w:t xml:space="preserve">other project without an independent check being carried out as to its suitability </w:t>
      </w:r>
      <w:r w:rsidR="00D95CD9">
        <w:t>and</w:t>
      </w:r>
      <w:r w:rsidRPr="0053147A">
        <w:t xml:space="preserve"> prior written authority </w:t>
      </w:r>
      <w:r w:rsidR="00D95CD9">
        <w:t>of</w:t>
      </w:r>
      <w:r w:rsidRPr="0053147A">
        <w:t xml:space="preserve"> </w:t>
      </w:r>
      <w:r w:rsidRPr="00573E17">
        <w:t xml:space="preserve">RINA </w:t>
      </w:r>
      <w:r w:rsidRPr="0053147A">
        <w:t xml:space="preserve">being obtained. </w:t>
      </w:r>
      <w:r w:rsidRPr="00573E17">
        <w:t xml:space="preserve">RINA </w:t>
      </w:r>
      <w:r w:rsidRPr="0053147A">
        <w:t xml:space="preserve">accepts no responsibility or liability for the consequence </w:t>
      </w:r>
      <w:r w:rsidR="00D95CD9">
        <w:t>of</w:t>
      </w:r>
      <w:r w:rsidRPr="0053147A">
        <w:t xml:space="preserve"> this document being used for a purpose other than those for which it was commissioned. Any person using or relying on the document for such other purpose will by such use or reliance be taken to confirm his agreement to indemnify </w:t>
      </w:r>
      <w:r w:rsidRPr="00573E17">
        <w:t xml:space="preserve">RINA </w:t>
      </w:r>
      <w:r w:rsidRPr="0053147A">
        <w:t xml:space="preserve">for all loss or damage resulting therefrom. </w:t>
      </w:r>
      <w:r w:rsidRPr="00573E17">
        <w:t xml:space="preserve">RINA </w:t>
      </w:r>
      <w:r w:rsidRPr="0053147A">
        <w:t>accepts no responsibility or liability for this document to any party other than the person by whom it was commissioned.</w:t>
      </w:r>
    </w:p>
    <w:p w14:paraId="528CDCFE" w14:textId="645F82D2" w:rsidR="004F5AFB" w:rsidRDefault="004F5AFB" w:rsidP="004F5AFB">
      <w:r w:rsidRPr="0053147A">
        <w:t xml:space="preserve">As provided for in </w:t>
      </w:r>
      <w:r w:rsidRPr="00573E17">
        <w:t>RINA</w:t>
      </w:r>
      <w:r w:rsidRPr="0053147A">
        <w:t xml:space="preserve">’s proposal, to the extent that this report is based on information supplied by other parties, </w:t>
      </w:r>
      <w:r w:rsidRPr="00573E17">
        <w:t xml:space="preserve">RINA </w:t>
      </w:r>
      <w:r w:rsidRPr="0053147A">
        <w:t xml:space="preserve">accepts no liability for any loss or damage suffered by the client, whether contractual or tortious, stemming from any conclusions based on data supplied by parties other than </w:t>
      </w:r>
      <w:r w:rsidRPr="00573E17">
        <w:t xml:space="preserve">RINA </w:t>
      </w:r>
      <w:r w:rsidR="00D95CD9">
        <w:t>and</w:t>
      </w:r>
      <w:r w:rsidRPr="0053147A">
        <w:t xml:space="preserve"> used by </w:t>
      </w:r>
      <w:r w:rsidRPr="00573E17">
        <w:t xml:space="preserve">RINA </w:t>
      </w:r>
      <w:r w:rsidRPr="0053147A">
        <w:t>in preparing this report.</w:t>
      </w:r>
    </w:p>
    <w:p w14:paraId="3DFE6391" w14:textId="25F32289" w:rsidR="00C83063" w:rsidRDefault="00714A23">
      <w:pPr>
        <w:spacing w:before="0" w:after="200" w:line="276" w:lineRule="auto"/>
        <w:jc w:val="left"/>
      </w:pPr>
      <w:r>
        <w:br w:type="page"/>
      </w:r>
    </w:p>
    <w:p w14:paraId="05FC9762" w14:textId="77777777" w:rsidR="00714A23" w:rsidRDefault="00714A23" w:rsidP="00714A23">
      <w:pPr>
        <w:spacing w:before="0" w:after="200" w:line="276" w:lineRule="auto"/>
        <w:jc w:val="left"/>
      </w:pPr>
    </w:p>
    <w:sdt>
      <w:sdtPr>
        <w:rPr>
          <w:rFonts w:asciiTheme="minorHAnsi" w:eastAsiaTheme="minorEastAsia" w:hAnsiTheme="minorHAnsi" w:cstheme="minorBidi"/>
          <w:color w:val="53565A" w:themeColor="text2"/>
          <w:sz w:val="21"/>
          <w:szCs w:val="21"/>
        </w:rPr>
        <w:id w:val="936637720"/>
        <w:docPartObj>
          <w:docPartGallery w:val="Table of Contents"/>
          <w:docPartUnique/>
        </w:docPartObj>
      </w:sdtPr>
      <w:sdtEndPr>
        <w:rPr>
          <w:b/>
          <w:bCs/>
          <w:noProof/>
        </w:rPr>
      </w:sdtEndPr>
      <w:sdtContent>
        <w:p w14:paraId="57D0C279" w14:textId="16135E55" w:rsidR="00FF2B09" w:rsidRDefault="00FF2B09">
          <w:pPr>
            <w:pStyle w:val="TOCHeading"/>
          </w:pPr>
          <w:r w:rsidRPr="00215BB2">
            <w:rPr>
              <w:sz w:val="36"/>
            </w:rPr>
            <w:t>Contents</w:t>
          </w:r>
        </w:p>
        <w:p w14:paraId="539BA896" w14:textId="0512D45D" w:rsidR="00F17D75" w:rsidRDefault="00FF2B09">
          <w:pPr>
            <w:pStyle w:val="TOC1"/>
            <w:rPr>
              <w:rFonts w:asciiTheme="minorHAnsi" w:hAnsiTheme="minorHAnsi"/>
              <w:color w:val="auto"/>
              <w:kern w:val="2"/>
              <w:sz w:val="24"/>
              <w:szCs w:val="24"/>
              <w14:ligatures w14:val="standardContextual"/>
            </w:rPr>
          </w:pPr>
          <w:r>
            <w:rPr>
              <w:b/>
              <w:bCs/>
            </w:rPr>
            <w:fldChar w:fldCharType="begin"/>
          </w:r>
          <w:r w:rsidR="006040B1">
            <w:rPr>
              <w:b/>
              <w:bCs/>
            </w:rPr>
            <w:instrText xml:space="preserve"> TOC \o "1-3" \h \z \u </w:instrText>
          </w:r>
          <w:r>
            <w:rPr>
              <w:b/>
              <w:bCs/>
            </w:rPr>
            <w:fldChar w:fldCharType="separate"/>
          </w:r>
          <w:hyperlink w:anchor="_Toc223973652" w:history="1">
            <w:r w:rsidR="00F17D75" w:rsidRPr="00A9624B">
              <w:rPr>
                <w:rStyle w:val="Hyperlink"/>
                <w:rFonts w:ascii="Arial" w:hAnsi="Arial"/>
              </w:rPr>
              <w:t>1</w:t>
            </w:r>
            <w:r w:rsidR="00F17D75">
              <w:rPr>
                <w:rFonts w:asciiTheme="minorHAnsi" w:hAnsiTheme="minorHAnsi"/>
                <w:color w:val="auto"/>
                <w:kern w:val="2"/>
                <w:sz w:val="24"/>
                <w:szCs w:val="24"/>
                <w14:ligatures w14:val="standardContextual"/>
              </w:rPr>
              <w:tab/>
            </w:r>
            <w:r w:rsidR="00F17D75" w:rsidRPr="00A9624B">
              <w:rPr>
                <w:rStyle w:val="Hyperlink"/>
              </w:rPr>
              <w:t>Solar PV Specific Scope of Work</w:t>
            </w:r>
            <w:r w:rsidR="00F17D75">
              <w:rPr>
                <w:webHidden/>
              </w:rPr>
              <w:tab/>
            </w:r>
            <w:r w:rsidR="00F17D75">
              <w:rPr>
                <w:webHidden/>
              </w:rPr>
              <w:fldChar w:fldCharType="begin"/>
            </w:r>
            <w:r w:rsidR="00F17D75">
              <w:rPr>
                <w:webHidden/>
              </w:rPr>
              <w:instrText xml:space="preserve"> PAGEREF _Toc223973652 \h </w:instrText>
            </w:r>
            <w:r w:rsidR="00F17D75">
              <w:rPr>
                <w:webHidden/>
              </w:rPr>
            </w:r>
            <w:r w:rsidR="00F17D75">
              <w:rPr>
                <w:webHidden/>
              </w:rPr>
              <w:fldChar w:fldCharType="separate"/>
            </w:r>
            <w:r w:rsidR="00F17D75">
              <w:rPr>
                <w:webHidden/>
              </w:rPr>
              <w:t>6</w:t>
            </w:r>
            <w:r w:rsidR="00F17D75">
              <w:rPr>
                <w:webHidden/>
              </w:rPr>
              <w:fldChar w:fldCharType="end"/>
            </w:r>
          </w:hyperlink>
        </w:p>
        <w:p w14:paraId="159F5896" w14:textId="7698C321" w:rsidR="00F17D75" w:rsidRDefault="00F17D75">
          <w:pPr>
            <w:pStyle w:val="TOC2"/>
            <w:rPr>
              <w:color w:val="auto"/>
              <w:kern w:val="2"/>
              <w:sz w:val="24"/>
              <w:szCs w:val="24"/>
              <w14:ligatures w14:val="standardContextual"/>
            </w:rPr>
          </w:pPr>
          <w:hyperlink w:anchor="_Toc223973653" w:history="1">
            <w:r w:rsidRPr="00A9624B">
              <w:rPr>
                <w:rStyle w:val="Hyperlink"/>
                <w:rFonts w:ascii="Arial" w:hAnsi="Arial"/>
              </w:rPr>
              <w:t>1.1</w:t>
            </w:r>
            <w:r>
              <w:rPr>
                <w:color w:val="auto"/>
                <w:kern w:val="2"/>
                <w:sz w:val="24"/>
                <w:szCs w:val="24"/>
                <w14:ligatures w14:val="standardContextual"/>
              </w:rPr>
              <w:tab/>
            </w:r>
            <w:r w:rsidRPr="00A9624B">
              <w:rPr>
                <w:rStyle w:val="Hyperlink"/>
              </w:rPr>
              <w:t>General Technical Requirements</w:t>
            </w:r>
            <w:r>
              <w:rPr>
                <w:webHidden/>
              </w:rPr>
              <w:tab/>
            </w:r>
            <w:r>
              <w:rPr>
                <w:webHidden/>
              </w:rPr>
              <w:fldChar w:fldCharType="begin"/>
            </w:r>
            <w:r>
              <w:rPr>
                <w:webHidden/>
              </w:rPr>
              <w:instrText xml:space="preserve"> PAGEREF _Toc223973653 \h </w:instrText>
            </w:r>
            <w:r>
              <w:rPr>
                <w:webHidden/>
              </w:rPr>
            </w:r>
            <w:r>
              <w:rPr>
                <w:webHidden/>
              </w:rPr>
              <w:fldChar w:fldCharType="separate"/>
            </w:r>
            <w:r>
              <w:rPr>
                <w:webHidden/>
              </w:rPr>
              <w:t>6</w:t>
            </w:r>
            <w:r>
              <w:rPr>
                <w:webHidden/>
              </w:rPr>
              <w:fldChar w:fldCharType="end"/>
            </w:r>
          </w:hyperlink>
        </w:p>
        <w:p w14:paraId="1D164105" w14:textId="7C143E10" w:rsidR="00F17D75" w:rsidRDefault="00F17D75">
          <w:pPr>
            <w:pStyle w:val="TOC3"/>
            <w:rPr>
              <w:color w:val="auto"/>
              <w:kern w:val="2"/>
              <w:sz w:val="24"/>
              <w:szCs w:val="24"/>
              <w14:ligatures w14:val="standardContextual"/>
            </w:rPr>
          </w:pPr>
          <w:hyperlink w:anchor="_Toc223973654" w:history="1">
            <w:r w:rsidRPr="00A9624B">
              <w:rPr>
                <w:rStyle w:val="Hyperlink"/>
                <w:rFonts w:ascii="Arial" w:hAnsi="Arial"/>
              </w:rPr>
              <w:t>1.1.1</w:t>
            </w:r>
            <w:r>
              <w:rPr>
                <w:color w:val="auto"/>
                <w:kern w:val="2"/>
                <w:sz w:val="24"/>
                <w:szCs w:val="24"/>
                <w14:ligatures w14:val="standardContextual"/>
              </w:rPr>
              <w:tab/>
            </w:r>
            <w:r w:rsidRPr="00A9624B">
              <w:rPr>
                <w:rStyle w:val="Hyperlink"/>
              </w:rPr>
              <w:t>Supporting Documentation</w:t>
            </w:r>
            <w:r>
              <w:rPr>
                <w:webHidden/>
              </w:rPr>
              <w:tab/>
            </w:r>
            <w:r>
              <w:rPr>
                <w:webHidden/>
              </w:rPr>
              <w:fldChar w:fldCharType="begin"/>
            </w:r>
            <w:r>
              <w:rPr>
                <w:webHidden/>
              </w:rPr>
              <w:instrText xml:space="preserve"> PAGEREF _Toc223973654 \h </w:instrText>
            </w:r>
            <w:r>
              <w:rPr>
                <w:webHidden/>
              </w:rPr>
            </w:r>
            <w:r>
              <w:rPr>
                <w:webHidden/>
              </w:rPr>
              <w:fldChar w:fldCharType="separate"/>
            </w:r>
            <w:r>
              <w:rPr>
                <w:webHidden/>
              </w:rPr>
              <w:t>7</w:t>
            </w:r>
            <w:r>
              <w:rPr>
                <w:webHidden/>
              </w:rPr>
              <w:fldChar w:fldCharType="end"/>
            </w:r>
          </w:hyperlink>
        </w:p>
        <w:p w14:paraId="79C91E13" w14:textId="58CD4344" w:rsidR="00F17D75" w:rsidRDefault="00F17D75">
          <w:pPr>
            <w:pStyle w:val="TOC2"/>
            <w:rPr>
              <w:color w:val="auto"/>
              <w:kern w:val="2"/>
              <w:sz w:val="24"/>
              <w:szCs w:val="24"/>
              <w14:ligatures w14:val="standardContextual"/>
            </w:rPr>
          </w:pPr>
          <w:hyperlink w:anchor="_Toc223973655" w:history="1">
            <w:r w:rsidRPr="00A9624B">
              <w:rPr>
                <w:rStyle w:val="Hyperlink"/>
                <w:rFonts w:ascii="Arial" w:hAnsi="Arial"/>
              </w:rPr>
              <w:t>1.2</w:t>
            </w:r>
            <w:r>
              <w:rPr>
                <w:color w:val="auto"/>
                <w:kern w:val="2"/>
                <w:sz w:val="24"/>
                <w:szCs w:val="24"/>
                <w14:ligatures w14:val="standardContextual"/>
              </w:rPr>
              <w:tab/>
            </w:r>
            <w:r w:rsidRPr="00A9624B">
              <w:rPr>
                <w:rStyle w:val="Hyperlink"/>
              </w:rPr>
              <w:t>Civil Works</w:t>
            </w:r>
            <w:r>
              <w:rPr>
                <w:webHidden/>
              </w:rPr>
              <w:tab/>
            </w:r>
            <w:r>
              <w:rPr>
                <w:webHidden/>
              </w:rPr>
              <w:fldChar w:fldCharType="begin"/>
            </w:r>
            <w:r>
              <w:rPr>
                <w:webHidden/>
              </w:rPr>
              <w:instrText xml:space="preserve"> PAGEREF _Toc223973655 \h </w:instrText>
            </w:r>
            <w:r>
              <w:rPr>
                <w:webHidden/>
              </w:rPr>
            </w:r>
            <w:r>
              <w:rPr>
                <w:webHidden/>
              </w:rPr>
              <w:fldChar w:fldCharType="separate"/>
            </w:r>
            <w:r>
              <w:rPr>
                <w:webHidden/>
              </w:rPr>
              <w:t>7</w:t>
            </w:r>
            <w:r>
              <w:rPr>
                <w:webHidden/>
              </w:rPr>
              <w:fldChar w:fldCharType="end"/>
            </w:r>
          </w:hyperlink>
        </w:p>
        <w:p w14:paraId="3393C720" w14:textId="1EBC81BF" w:rsidR="00F17D75" w:rsidRDefault="00F17D75">
          <w:pPr>
            <w:pStyle w:val="TOC3"/>
            <w:rPr>
              <w:color w:val="auto"/>
              <w:kern w:val="2"/>
              <w:sz w:val="24"/>
              <w:szCs w:val="24"/>
              <w14:ligatures w14:val="standardContextual"/>
            </w:rPr>
          </w:pPr>
          <w:hyperlink w:anchor="_Toc223973656" w:history="1">
            <w:r w:rsidRPr="00A9624B">
              <w:rPr>
                <w:rStyle w:val="Hyperlink"/>
                <w:rFonts w:ascii="Arial" w:hAnsi="Arial"/>
              </w:rPr>
              <w:t>1.2.1</w:t>
            </w:r>
            <w:r>
              <w:rPr>
                <w:color w:val="auto"/>
                <w:kern w:val="2"/>
                <w:sz w:val="24"/>
                <w:szCs w:val="24"/>
                <w14:ligatures w14:val="standardContextual"/>
              </w:rPr>
              <w:tab/>
            </w:r>
            <w:r w:rsidRPr="00A9624B">
              <w:rPr>
                <w:rStyle w:val="Hyperlink"/>
              </w:rPr>
              <w:t>Foundations for PV Arrays</w:t>
            </w:r>
            <w:r>
              <w:rPr>
                <w:webHidden/>
              </w:rPr>
              <w:tab/>
            </w:r>
            <w:r>
              <w:rPr>
                <w:webHidden/>
              </w:rPr>
              <w:fldChar w:fldCharType="begin"/>
            </w:r>
            <w:r>
              <w:rPr>
                <w:webHidden/>
              </w:rPr>
              <w:instrText xml:space="preserve"> PAGEREF _Toc223973656 \h </w:instrText>
            </w:r>
            <w:r>
              <w:rPr>
                <w:webHidden/>
              </w:rPr>
            </w:r>
            <w:r>
              <w:rPr>
                <w:webHidden/>
              </w:rPr>
              <w:fldChar w:fldCharType="separate"/>
            </w:r>
            <w:r>
              <w:rPr>
                <w:webHidden/>
              </w:rPr>
              <w:t>7</w:t>
            </w:r>
            <w:r>
              <w:rPr>
                <w:webHidden/>
              </w:rPr>
              <w:fldChar w:fldCharType="end"/>
            </w:r>
          </w:hyperlink>
        </w:p>
        <w:p w14:paraId="474AD2CB" w14:textId="2C3E2D8C" w:rsidR="00F17D75" w:rsidRDefault="00F17D75">
          <w:pPr>
            <w:pStyle w:val="TOC2"/>
            <w:rPr>
              <w:color w:val="auto"/>
              <w:kern w:val="2"/>
              <w:sz w:val="24"/>
              <w:szCs w:val="24"/>
              <w14:ligatures w14:val="standardContextual"/>
            </w:rPr>
          </w:pPr>
          <w:hyperlink w:anchor="_Toc223973657" w:history="1">
            <w:r w:rsidRPr="00A9624B">
              <w:rPr>
                <w:rStyle w:val="Hyperlink"/>
                <w:rFonts w:ascii="Arial" w:hAnsi="Arial"/>
              </w:rPr>
              <w:t>1.3</w:t>
            </w:r>
            <w:r>
              <w:rPr>
                <w:color w:val="auto"/>
                <w:kern w:val="2"/>
                <w:sz w:val="24"/>
                <w:szCs w:val="24"/>
                <w14:ligatures w14:val="standardContextual"/>
              </w:rPr>
              <w:tab/>
            </w:r>
            <w:r w:rsidRPr="00A9624B">
              <w:rPr>
                <w:rStyle w:val="Hyperlink"/>
              </w:rPr>
              <w:t>Guaranteed Performance Ratios</w:t>
            </w:r>
            <w:r>
              <w:rPr>
                <w:webHidden/>
              </w:rPr>
              <w:tab/>
            </w:r>
            <w:r>
              <w:rPr>
                <w:webHidden/>
              </w:rPr>
              <w:fldChar w:fldCharType="begin"/>
            </w:r>
            <w:r>
              <w:rPr>
                <w:webHidden/>
              </w:rPr>
              <w:instrText xml:space="preserve"> PAGEREF _Toc223973657 \h </w:instrText>
            </w:r>
            <w:r>
              <w:rPr>
                <w:webHidden/>
              </w:rPr>
            </w:r>
            <w:r>
              <w:rPr>
                <w:webHidden/>
              </w:rPr>
              <w:fldChar w:fldCharType="separate"/>
            </w:r>
            <w:r>
              <w:rPr>
                <w:webHidden/>
              </w:rPr>
              <w:t>7</w:t>
            </w:r>
            <w:r>
              <w:rPr>
                <w:webHidden/>
              </w:rPr>
              <w:fldChar w:fldCharType="end"/>
            </w:r>
          </w:hyperlink>
        </w:p>
        <w:p w14:paraId="1C858A1E" w14:textId="30C936A9" w:rsidR="00F17D75" w:rsidRDefault="00F17D75">
          <w:pPr>
            <w:pStyle w:val="TOC2"/>
            <w:rPr>
              <w:color w:val="auto"/>
              <w:kern w:val="2"/>
              <w:sz w:val="24"/>
              <w:szCs w:val="24"/>
              <w14:ligatures w14:val="standardContextual"/>
            </w:rPr>
          </w:pPr>
          <w:hyperlink w:anchor="_Toc223973658" w:history="1">
            <w:r w:rsidRPr="00A9624B">
              <w:rPr>
                <w:rStyle w:val="Hyperlink"/>
                <w:rFonts w:ascii="Arial" w:hAnsi="Arial"/>
              </w:rPr>
              <w:t>1.4</w:t>
            </w:r>
            <w:r>
              <w:rPr>
                <w:color w:val="auto"/>
                <w:kern w:val="2"/>
                <w:sz w:val="24"/>
                <w:szCs w:val="24"/>
                <w14:ligatures w14:val="standardContextual"/>
              </w:rPr>
              <w:tab/>
            </w:r>
            <w:r w:rsidRPr="00A9624B">
              <w:rPr>
                <w:rStyle w:val="Hyperlink"/>
              </w:rPr>
              <w:t>Employer Provided Equipment</w:t>
            </w:r>
            <w:r>
              <w:rPr>
                <w:webHidden/>
              </w:rPr>
              <w:tab/>
            </w:r>
            <w:r>
              <w:rPr>
                <w:webHidden/>
              </w:rPr>
              <w:fldChar w:fldCharType="begin"/>
            </w:r>
            <w:r>
              <w:rPr>
                <w:webHidden/>
              </w:rPr>
              <w:instrText xml:space="preserve"> PAGEREF _Toc223973658 \h </w:instrText>
            </w:r>
            <w:r>
              <w:rPr>
                <w:webHidden/>
              </w:rPr>
            </w:r>
            <w:r>
              <w:rPr>
                <w:webHidden/>
              </w:rPr>
              <w:fldChar w:fldCharType="separate"/>
            </w:r>
            <w:r>
              <w:rPr>
                <w:webHidden/>
              </w:rPr>
              <w:t>7</w:t>
            </w:r>
            <w:r>
              <w:rPr>
                <w:webHidden/>
              </w:rPr>
              <w:fldChar w:fldCharType="end"/>
            </w:r>
          </w:hyperlink>
        </w:p>
        <w:p w14:paraId="4A10689B" w14:textId="45E080F6" w:rsidR="00F17D75" w:rsidRDefault="00F17D75">
          <w:pPr>
            <w:pStyle w:val="TOC2"/>
            <w:rPr>
              <w:color w:val="auto"/>
              <w:kern w:val="2"/>
              <w:sz w:val="24"/>
              <w:szCs w:val="24"/>
              <w14:ligatures w14:val="standardContextual"/>
            </w:rPr>
          </w:pPr>
          <w:hyperlink w:anchor="_Toc223973659" w:history="1">
            <w:r w:rsidRPr="00A9624B">
              <w:rPr>
                <w:rStyle w:val="Hyperlink"/>
                <w:rFonts w:ascii="Arial" w:hAnsi="Arial"/>
              </w:rPr>
              <w:t>1.5</w:t>
            </w:r>
            <w:r>
              <w:rPr>
                <w:color w:val="auto"/>
                <w:kern w:val="2"/>
                <w:sz w:val="24"/>
                <w:szCs w:val="24"/>
                <w14:ligatures w14:val="standardContextual"/>
              </w:rPr>
              <w:tab/>
            </w:r>
            <w:r w:rsidRPr="00A9624B">
              <w:rPr>
                <w:rStyle w:val="Hyperlink"/>
              </w:rPr>
              <w:t>System Requirements</w:t>
            </w:r>
            <w:r>
              <w:rPr>
                <w:webHidden/>
              </w:rPr>
              <w:tab/>
            </w:r>
            <w:r>
              <w:rPr>
                <w:webHidden/>
              </w:rPr>
              <w:fldChar w:fldCharType="begin"/>
            </w:r>
            <w:r>
              <w:rPr>
                <w:webHidden/>
              </w:rPr>
              <w:instrText xml:space="preserve"> PAGEREF _Toc223973659 \h </w:instrText>
            </w:r>
            <w:r>
              <w:rPr>
                <w:webHidden/>
              </w:rPr>
            </w:r>
            <w:r>
              <w:rPr>
                <w:webHidden/>
              </w:rPr>
              <w:fldChar w:fldCharType="separate"/>
            </w:r>
            <w:r>
              <w:rPr>
                <w:webHidden/>
              </w:rPr>
              <w:t>8</w:t>
            </w:r>
            <w:r>
              <w:rPr>
                <w:webHidden/>
              </w:rPr>
              <w:fldChar w:fldCharType="end"/>
            </w:r>
          </w:hyperlink>
        </w:p>
        <w:p w14:paraId="7289D5A0" w14:textId="7B1546C6" w:rsidR="00F17D75" w:rsidRDefault="00F17D75">
          <w:pPr>
            <w:pStyle w:val="TOC3"/>
            <w:rPr>
              <w:color w:val="auto"/>
              <w:kern w:val="2"/>
              <w:sz w:val="24"/>
              <w:szCs w:val="24"/>
              <w14:ligatures w14:val="standardContextual"/>
            </w:rPr>
          </w:pPr>
          <w:hyperlink w:anchor="_Toc223973660" w:history="1">
            <w:r w:rsidRPr="00A9624B">
              <w:rPr>
                <w:rStyle w:val="Hyperlink"/>
                <w:rFonts w:ascii="Arial" w:hAnsi="Arial"/>
              </w:rPr>
              <w:t>1.5.1</w:t>
            </w:r>
            <w:r>
              <w:rPr>
                <w:color w:val="auto"/>
                <w:kern w:val="2"/>
                <w:sz w:val="24"/>
                <w:szCs w:val="24"/>
                <w14:ligatures w14:val="standardContextual"/>
              </w:rPr>
              <w:tab/>
            </w:r>
            <w:r w:rsidRPr="00A9624B">
              <w:rPr>
                <w:rStyle w:val="Hyperlink"/>
              </w:rPr>
              <w:t>Solar PV Modules</w:t>
            </w:r>
            <w:r>
              <w:rPr>
                <w:webHidden/>
              </w:rPr>
              <w:tab/>
            </w:r>
            <w:r>
              <w:rPr>
                <w:webHidden/>
              </w:rPr>
              <w:fldChar w:fldCharType="begin"/>
            </w:r>
            <w:r>
              <w:rPr>
                <w:webHidden/>
              </w:rPr>
              <w:instrText xml:space="preserve"> PAGEREF _Toc223973660 \h </w:instrText>
            </w:r>
            <w:r>
              <w:rPr>
                <w:webHidden/>
              </w:rPr>
            </w:r>
            <w:r>
              <w:rPr>
                <w:webHidden/>
              </w:rPr>
              <w:fldChar w:fldCharType="separate"/>
            </w:r>
            <w:r>
              <w:rPr>
                <w:webHidden/>
              </w:rPr>
              <w:t>8</w:t>
            </w:r>
            <w:r>
              <w:rPr>
                <w:webHidden/>
              </w:rPr>
              <w:fldChar w:fldCharType="end"/>
            </w:r>
          </w:hyperlink>
        </w:p>
        <w:p w14:paraId="2CD55ABB" w14:textId="601ACBEE" w:rsidR="00F17D75" w:rsidRDefault="00F17D75">
          <w:pPr>
            <w:pStyle w:val="TOC3"/>
            <w:rPr>
              <w:color w:val="auto"/>
              <w:kern w:val="2"/>
              <w:sz w:val="24"/>
              <w:szCs w:val="24"/>
              <w14:ligatures w14:val="standardContextual"/>
            </w:rPr>
          </w:pPr>
          <w:hyperlink w:anchor="_Toc223973661" w:history="1">
            <w:r w:rsidRPr="00A9624B">
              <w:rPr>
                <w:rStyle w:val="Hyperlink"/>
                <w:rFonts w:ascii="Arial" w:hAnsi="Arial"/>
              </w:rPr>
              <w:t>1.5.2</w:t>
            </w:r>
            <w:r>
              <w:rPr>
                <w:color w:val="auto"/>
                <w:kern w:val="2"/>
                <w:sz w:val="24"/>
                <w:szCs w:val="24"/>
                <w14:ligatures w14:val="standardContextual"/>
              </w:rPr>
              <w:tab/>
            </w:r>
            <w:r w:rsidRPr="00A9624B">
              <w:rPr>
                <w:rStyle w:val="Hyperlink"/>
              </w:rPr>
              <w:t>Inverters</w:t>
            </w:r>
            <w:r>
              <w:rPr>
                <w:webHidden/>
              </w:rPr>
              <w:tab/>
            </w:r>
            <w:r>
              <w:rPr>
                <w:webHidden/>
              </w:rPr>
              <w:fldChar w:fldCharType="begin"/>
            </w:r>
            <w:r>
              <w:rPr>
                <w:webHidden/>
              </w:rPr>
              <w:instrText xml:space="preserve"> PAGEREF _Toc223973661 \h </w:instrText>
            </w:r>
            <w:r>
              <w:rPr>
                <w:webHidden/>
              </w:rPr>
            </w:r>
            <w:r>
              <w:rPr>
                <w:webHidden/>
              </w:rPr>
              <w:fldChar w:fldCharType="separate"/>
            </w:r>
            <w:r>
              <w:rPr>
                <w:webHidden/>
              </w:rPr>
              <w:t>10</w:t>
            </w:r>
            <w:r>
              <w:rPr>
                <w:webHidden/>
              </w:rPr>
              <w:fldChar w:fldCharType="end"/>
            </w:r>
          </w:hyperlink>
        </w:p>
        <w:p w14:paraId="1006784D" w14:textId="6263A531" w:rsidR="00F17D75" w:rsidRDefault="00F17D75">
          <w:pPr>
            <w:pStyle w:val="TOC3"/>
            <w:rPr>
              <w:color w:val="auto"/>
              <w:kern w:val="2"/>
              <w:sz w:val="24"/>
              <w:szCs w:val="24"/>
              <w14:ligatures w14:val="standardContextual"/>
            </w:rPr>
          </w:pPr>
          <w:hyperlink w:anchor="_Toc223973662" w:history="1">
            <w:r w:rsidRPr="00A9624B">
              <w:rPr>
                <w:rStyle w:val="Hyperlink"/>
                <w:rFonts w:ascii="Arial" w:hAnsi="Arial"/>
              </w:rPr>
              <w:t>1.5.3</w:t>
            </w:r>
            <w:r>
              <w:rPr>
                <w:color w:val="auto"/>
                <w:kern w:val="2"/>
                <w:sz w:val="24"/>
                <w:szCs w:val="24"/>
                <w14:ligatures w14:val="standardContextual"/>
              </w:rPr>
              <w:tab/>
            </w:r>
            <w:r w:rsidRPr="00A9624B">
              <w:rPr>
                <w:rStyle w:val="Hyperlink"/>
              </w:rPr>
              <w:t>Inverter Positioning</w:t>
            </w:r>
            <w:r>
              <w:rPr>
                <w:webHidden/>
              </w:rPr>
              <w:tab/>
            </w:r>
            <w:r>
              <w:rPr>
                <w:webHidden/>
              </w:rPr>
              <w:fldChar w:fldCharType="begin"/>
            </w:r>
            <w:r>
              <w:rPr>
                <w:webHidden/>
              </w:rPr>
              <w:instrText xml:space="preserve"> PAGEREF _Toc223973662 \h </w:instrText>
            </w:r>
            <w:r>
              <w:rPr>
                <w:webHidden/>
              </w:rPr>
            </w:r>
            <w:r>
              <w:rPr>
                <w:webHidden/>
              </w:rPr>
              <w:fldChar w:fldCharType="separate"/>
            </w:r>
            <w:r>
              <w:rPr>
                <w:webHidden/>
              </w:rPr>
              <w:t>11</w:t>
            </w:r>
            <w:r>
              <w:rPr>
                <w:webHidden/>
              </w:rPr>
              <w:fldChar w:fldCharType="end"/>
            </w:r>
          </w:hyperlink>
        </w:p>
        <w:p w14:paraId="6341D692" w14:textId="618608EE" w:rsidR="00F17D75" w:rsidRDefault="00F17D75">
          <w:pPr>
            <w:pStyle w:val="TOC3"/>
            <w:rPr>
              <w:color w:val="auto"/>
              <w:kern w:val="2"/>
              <w:sz w:val="24"/>
              <w:szCs w:val="24"/>
              <w14:ligatures w14:val="standardContextual"/>
            </w:rPr>
          </w:pPr>
          <w:hyperlink w:anchor="_Toc223973663" w:history="1">
            <w:r w:rsidRPr="00A9624B">
              <w:rPr>
                <w:rStyle w:val="Hyperlink"/>
                <w:rFonts w:ascii="Arial" w:hAnsi="Arial"/>
              </w:rPr>
              <w:t>1.5.4</w:t>
            </w:r>
            <w:r>
              <w:rPr>
                <w:color w:val="auto"/>
                <w:kern w:val="2"/>
                <w:sz w:val="24"/>
                <w:szCs w:val="24"/>
                <w14:ligatures w14:val="standardContextual"/>
              </w:rPr>
              <w:tab/>
            </w:r>
            <w:r w:rsidRPr="00A9624B">
              <w:rPr>
                <w:rStyle w:val="Hyperlink"/>
              </w:rPr>
              <w:t>Fixed Mounting Structures</w:t>
            </w:r>
            <w:r>
              <w:rPr>
                <w:webHidden/>
              </w:rPr>
              <w:tab/>
            </w:r>
            <w:r>
              <w:rPr>
                <w:webHidden/>
              </w:rPr>
              <w:fldChar w:fldCharType="begin"/>
            </w:r>
            <w:r>
              <w:rPr>
                <w:webHidden/>
              </w:rPr>
              <w:instrText xml:space="preserve"> PAGEREF _Toc223973663 \h </w:instrText>
            </w:r>
            <w:r>
              <w:rPr>
                <w:webHidden/>
              </w:rPr>
            </w:r>
            <w:r>
              <w:rPr>
                <w:webHidden/>
              </w:rPr>
              <w:fldChar w:fldCharType="separate"/>
            </w:r>
            <w:r>
              <w:rPr>
                <w:webHidden/>
              </w:rPr>
              <w:t>11</w:t>
            </w:r>
            <w:r>
              <w:rPr>
                <w:webHidden/>
              </w:rPr>
              <w:fldChar w:fldCharType="end"/>
            </w:r>
          </w:hyperlink>
        </w:p>
        <w:p w14:paraId="6FD18C82" w14:textId="32769DF7" w:rsidR="00F17D75" w:rsidRDefault="00F17D75">
          <w:pPr>
            <w:pStyle w:val="TOC3"/>
            <w:rPr>
              <w:color w:val="auto"/>
              <w:kern w:val="2"/>
              <w:sz w:val="24"/>
              <w:szCs w:val="24"/>
              <w14:ligatures w14:val="standardContextual"/>
            </w:rPr>
          </w:pPr>
          <w:hyperlink w:anchor="_Toc223973664" w:history="1">
            <w:r w:rsidRPr="00A9624B">
              <w:rPr>
                <w:rStyle w:val="Hyperlink"/>
                <w:rFonts w:ascii="Arial" w:hAnsi="Arial"/>
              </w:rPr>
              <w:t>1.5.5</w:t>
            </w:r>
            <w:r>
              <w:rPr>
                <w:color w:val="auto"/>
                <w:kern w:val="2"/>
                <w:sz w:val="24"/>
                <w:szCs w:val="24"/>
                <w14:ligatures w14:val="standardContextual"/>
              </w:rPr>
              <w:tab/>
            </w:r>
            <w:r w:rsidRPr="00A9624B">
              <w:rPr>
                <w:rStyle w:val="Hyperlink"/>
              </w:rPr>
              <w:t>PV Combiner Box</w:t>
            </w:r>
            <w:r>
              <w:rPr>
                <w:webHidden/>
              </w:rPr>
              <w:tab/>
            </w:r>
            <w:r>
              <w:rPr>
                <w:webHidden/>
              </w:rPr>
              <w:fldChar w:fldCharType="begin"/>
            </w:r>
            <w:r>
              <w:rPr>
                <w:webHidden/>
              </w:rPr>
              <w:instrText xml:space="preserve"> PAGEREF _Toc223973664 \h </w:instrText>
            </w:r>
            <w:r>
              <w:rPr>
                <w:webHidden/>
              </w:rPr>
            </w:r>
            <w:r>
              <w:rPr>
                <w:webHidden/>
              </w:rPr>
              <w:fldChar w:fldCharType="separate"/>
            </w:r>
            <w:r>
              <w:rPr>
                <w:webHidden/>
              </w:rPr>
              <w:t>12</w:t>
            </w:r>
            <w:r>
              <w:rPr>
                <w:webHidden/>
              </w:rPr>
              <w:fldChar w:fldCharType="end"/>
            </w:r>
          </w:hyperlink>
        </w:p>
        <w:p w14:paraId="55083F87" w14:textId="378B3B8A" w:rsidR="00F17D75" w:rsidRDefault="00F17D75">
          <w:pPr>
            <w:pStyle w:val="TOC2"/>
            <w:rPr>
              <w:color w:val="auto"/>
              <w:kern w:val="2"/>
              <w:sz w:val="24"/>
              <w:szCs w:val="24"/>
              <w14:ligatures w14:val="standardContextual"/>
            </w:rPr>
          </w:pPr>
          <w:hyperlink w:anchor="_Toc223973665" w:history="1">
            <w:r w:rsidRPr="00A9624B">
              <w:rPr>
                <w:rStyle w:val="Hyperlink"/>
                <w:rFonts w:ascii="Arial" w:hAnsi="Arial"/>
              </w:rPr>
              <w:t>1.6</w:t>
            </w:r>
            <w:r>
              <w:rPr>
                <w:color w:val="auto"/>
                <w:kern w:val="2"/>
                <w:sz w:val="24"/>
                <w:szCs w:val="24"/>
                <w14:ligatures w14:val="standardContextual"/>
              </w:rPr>
              <w:tab/>
            </w:r>
            <w:r w:rsidRPr="00A9624B">
              <w:rPr>
                <w:rStyle w:val="Hyperlink"/>
              </w:rPr>
              <w:t>System Design and Installation Standards</w:t>
            </w:r>
            <w:r>
              <w:rPr>
                <w:webHidden/>
              </w:rPr>
              <w:tab/>
            </w:r>
            <w:r>
              <w:rPr>
                <w:webHidden/>
              </w:rPr>
              <w:fldChar w:fldCharType="begin"/>
            </w:r>
            <w:r>
              <w:rPr>
                <w:webHidden/>
              </w:rPr>
              <w:instrText xml:space="preserve"> PAGEREF _Toc223973665 \h </w:instrText>
            </w:r>
            <w:r>
              <w:rPr>
                <w:webHidden/>
              </w:rPr>
            </w:r>
            <w:r>
              <w:rPr>
                <w:webHidden/>
              </w:rPr>
              <w:fldChar w:fldCharType="separate"/>
            </w:r>
            <w:r>
              <w:rPr>
                <w:webHidden/>
              </w:rPr>
              <w:t>13</w:t>
            </w:r>
            <w:r>
              <w:rPr>
                <w:webHidden/>
              </w:rPr>
              <w:fldChar w:fldCharType="end"/>
            </w:r>
          </w:hyperlink>
        </w:p>
        <w:p w14:paraId="3879F1E3" w14:textId="5A845490" w:rsidR="00F17D75" w:rsidRDefault="00F17D75">
          <w:pPr>
            <w:pStyle w:val="TOC3"/>
            <w:rPr>
              <w:color w:val="auto"/>
              <w:kern w:val="2"/>
              <w:sz w:val="24"/>
              <w:szCs w:val="24"/>
              <w14:ligatures w14:val="standardContextual"/>
            </w:rPr>
          </w:pPr>
          <w:hyperlink w:anchor="_Toc223973666" w:history="1">
            <w:r w:rsidRPr="00A9624B">
              <w:rPr>
                <w:rStyle w:val="Hyperlink"/>
                <w:rFonts w:ascii="Arial" w:hAnsi="Arial"/>
              </w:rPr>
              <w:t>1.6.1</w:t>
            </w:r>
            <w:r>
              <w:rPr>
                <w:color w:val="auto"/>
                <w:kern w:val="2"/>
                <w:sz w:val="24"/>
                <w:szCs w:val="24"/>
                <w14:ligatures w14:val="standardContextual"/>
              </w:rPr>
              <w:tab/>
            </w:r>
            <w:r w:rsidRPr="00A9624B">
              <w:rPr>
                <w:rStyle w:val="Hyperlink"/>
              </w:rPr>
              <w:t>Expected Life Span</w:t>
            </w:r>
            <w:r>
              <w:rPr>
                <w:webHidden/>
              </w:rPr>
              <w:tab/>
            </w:r>
            <w:r>
              <w:rPr>
                <w:webHidden/>
              </w:rPr>
              <w:fldChar w:fldCharType="begin"/>
            </w:r>
            <w:r>
              <w:rPr>
                <w:webHidden/>
              </w:rPr>
              <w:instrText xml:space="preserve"> PAGEREF _Toc223973666 \h </w:instrText>
            </w:r>
            <w:r>
              <w:rPr>
                <w:webHidden/>
              </w:rPr>
            </w:r>
            <w:r>
              <w:rPr>
                <w:webHidden/>
              </w:rPr>
              <w:fldChar w:fldCharType="separate"/>
            </w:r>
            <w:r>
              <w:rPr>
                <w:webHidden/>
              </w:rPr>
              <w:t>13</w:t>
            </w:r>
            <w:r>
              <w:rPr>
                <w:webHidden/>
              </w:rPr>
              <w:fldChar w:fldCharType="end"/>
            </w:r>
          </w:hyperlink>
        </w:p>
        <w:p w14:paraId="3941751F" w14:textId="0299166E" w:rsidR="00F17D75" w:rsidRDefault="00F17D75">
          <w:pPr>
            <w:pStyle w:val="TOC3"/>
            <w:rPr>
              <w:color w:val="auto"/>
              <w:kern w:val="2"/>
              <w:sz w:val="24"/>
              <w:szCs w:val="24"/>
              <w14:ligatures w14:val="standardContextual"/>
            </w:rPr>
          </w:pPr>
          <w:hyperlink w:anchor="_Toc223973667" w:history="1">
            <w:r w:rsidRPr="00A9624B">
              <w:rPr>
                <w:rStyle w:val="Hyperlink"/>
                <w:rFonts w:ascii="Arial" w:hAnsi="Arial"/>
              </w:rPr>
              <w:t>1.6.2</w:t>
            </w:r>
            <w:r>
              <w:rPr>
                <w:color w:val="auto"/>
                <w:kern w:val="2"/>
                <w:sz w:val="24"/>
                <w:szCs w:val="24"/>
                <w14:ligatures w14:val="standardContextual"/>
              </w:rPr>
              <w:tab/>
            </w:r>
            <w:r w:rsidRPr="00A9624B">
              <w:rPr>
                <w:rStyle w:val="Hyperlink"/>
              </w:rPr>
              <w:t>General</w:t>
            </w:r>
            <w:r>
              <w:rPr>
                <w:webHidden/>
              </w:rPr>
              <w:tab/>
            </w:r>
            <w:r>
              <w:rPr>
                <w:webHidden/>
              </w:rPr>
              <w:fldChar w:fldCharType="begin"/>
            </w:r>
            <w:r>
              <w:rPr>
                <w:webHidden/>
              </w:rPr>
              <w:instrText xml:space="preserve"> PAGEREF _Toc223973667 \h </w:instrText>
            </w:r>
            <w:r>
              <w:rPr>
                <w:webHidden/>
              </w:rPr>
            </w:r>
            <w:r>
              <w:rPr>
                <w:webHidden/>
              </w:rPr>
              <w:fldChar w:fldCharType="separate"/>
            </w:r>
            <w:r>
              <w:rPr>
                <w:webHidden/>
              </w:rPr>
              <w:t>13</w:t>
            </w:r>
            <w:r>
              <w:rPr>
                <w:webHidden/>
              </w:rPr>
              <w:fldChar w:fldCharType="end"/>
            </w:r>
          </w:hyperlink>
        </w:p>
        <w:p w14:paraId="1F36F012" w14:textId="43EB2A4F" w:rsidR="00F17D75" w:rsidRDefault="00F17D75">
          <w:pPr>
            <w:pStyle w:val="TOC3"/>
            <w:rPr>
              <w:color w:val="auto"/>
              <w:kern w:val="2"/>
              <w:sz w:val="24"/>
              <w:szCs w:val="24"/>
              <w14:ligatures w14:val="standardContextual"/>
            </w:rPr>
          </w:pPr>
          <w:hyperlink w:anchor="_Toc223973668" w:history="1">
            <w:r w:rsidRPr="00A9624B">
              <w:rPr>
                <w:rStyle w:val="Hyperlink"/>
                <w:rFonts w:ascii="Arial" w:hAnsi="Arial"/>
              </w:rPr>
              <w:t>1.6.3</w:t>
            </w:r>
            <w:r>
              <w:rPr>
                <w:color w:val="auto"/>
                <w:kern w:val="2"/>
                <w:sz w:val="24"/>
                <w:szCs w:val="24"/>
                <w14:ligatures w14:val="standardContextual"/>
              </w:rPr>
              <w:tab/>
            </w:r>
            <w:r w:rsidRPr="00A9624B">
              <w:rPr>
                <w:rStyle w:val="Hyperlink"/>
              </w:rPr>
              <w:t>Electrical Compliance</w:t>
            </w:r>
            <w:r>
              <w:rPr>
                <w:webHidden/>
              </w:rPr>
              <w:tab/>
            </w:r>
            <w:r>
              <w:rPr>
                <w:webHidden/>
              </w:rPr>
              <w:fldChar w:fldCharType="begin"/>
            </w:r>
            <w:r>
              <w:rPr>
                <w:webHidden/>
              </w:rPr>
              <w:instrText xml:space="preserve"> PAGEREF _Toc223973668 \h </w:instrText>
            </w:r>
            <w:r>
              <w:rPr>
                <w:webHidden/>
              </w:rPr>
            </w:r>
            <w:r>
              <w:rPr>
                <w:webHidden/>
              </w:rPr>
              <w:fldChar w:fldCharType="separate"/>
            </w:r>
            <w:r>
              <w:rPr>
                <w:webHidden/>
              </w:rPr>
              <w:t>13</w:t>
            </w:r>
            <w:r>
              <w:rPr>
                <w:webHidden/>
              </w:rPr>
              <w:fldChar w:fldCharType="end"/>
            </w:r>
          </w:hyperlink>
        </w:p>
        <w:p w14:paraId="19A492CC" w14:textId="65440547" w:rsidR="00F17D75" w:rsidRDefault="00F17D75">
          <w:pPr>
            <w:pStyle w:val="TOC3"/>
            <w:rPr>
              <w:color w:val="auto"/>
              <w:kern w:val="2"/>
              <w:sz w:val="24"/>
              <w:szCs w:val="24"/>
              <w14:ligatures w14:val="standardContextual"/>
            </w:rPr>
          </w:pPr>
          <w:hyperlink w:anchor="_Toc223973669" w:history="1">
            <w:r w:rsidRPr="00A9624B">
              <w:rPr>
                <w:rStyle w:val="Hyperlink"/>
                <w:rFonts w:ascii="Arial" w:hAnsi="Arial"/>
              </w:rPr>
              <w:t>1.6.4</w:t>
            </w:r>
            <w:r>
              <w:rPr>
                <w:color w:val="auto"/>
                <w:kern w:val="2"/>
                <w:sz w:val="24"/>
                <w:szCs w:val="24"/>
                <w14:ligatures w14:val="standardContextual"/>
              </w:rPr>
              <w:tab/>
            </w:r>
            <w:r w:rsidRPr="00A9624B">
              <w:rPr>
                <w:rStyle w:val="Hyperlink"/>
              </w:rPr>
              <w:t>PV Specific Standards</w:t>
            </w:r>
            <w:r>
              <w:rPr>
                <w:webHidden/>
              </w:rPr>
              <w:tab/>
            </w:r>
            <w:r>
              <w:rPr>
                <w:webHidden/>
              </w:rPr>
              <w:fldChar w:fldCharType="begin"/>
            </w:r>
            <w:r>
              <w:rPr>
                <w:webHidden/>
              </w:rPr>
              <w:instrText xml:space="preserve"> PAGEREF _Toc223973669 \h </w:instrText>
            </w:r>
            <w:r>
              <w:rPr>
                <w:webHidden/>
              </w:rPr>
            </w:r>
            <w:r>
              <w:rPr>
                <w:webHidden/>
              </w:rPr>
              <w:fldChar w:fldCharType="separate"/>
            </w:r>
            <w:r>
              <w:rPr>
                <w:webHidden/>
              </w:rPr>
              <w:t>13</w:t>
            </w:r>
            <w:r>
              <w:rPr>
                <w:webHidden/>
              </w:rPr>
              <w:fldChar w:fldCharType="end"/>
            </w:r>
          </w:hyperlink>
        </w:p>
        <w:p w14:paraId="59A04EAF" w14:textId="65A4BF64" w:rsidR="00F17D75" w:rsidRDefault="00F17D75">
          <w:pPr>
            <w:pStyle w:val="TOC3"/>
            <w:rPr>
              <w:color w:val="auto"/>
              <w:kern w:val="2"/>
              <w:sz w:val="24"/>
              <w:szCs w:val="24"/>
              <w14:ligatures w14:val="standardContextual"/>
            </w:rPr>
          </w:pPr>
          <w:hyperlink w:anchor="_Toc223973670" w:history="1">
            <w:r w:rsidRPr="00A9624B">
              <w:rPr>
                <w:rStyle w:val="Hyperlink"/>
                <w:rFonts w:ascii="Arial" w:hAnsi="Arial"/>
              </w:rPr>
              <w:t>1.6.5</w:t>
            </w:r>
            <w:r>
              <w:rPr>
                <w:color w:val="auto"/>
                <w:kern w:val="2"/>
                <w:sz w:val="24"/>
                <w:szCs w:val="24"/>
                <w14:ligatures w14:val="standardContextual"/>
              </w:rPr>
              <w:tab/>
            </w:r>
            <w:r w:rsidRPr="00A9624B">
              <w:rPr>
                <w:rStyle w:val="Hyperlink"/>
              </w:rPr>
              <w:t>Inverter Standards</w:t>
            </w:r>
            <w:r>
              <w:rPr>
                <w:webHidden/>
              </w:rPr>
              <w:tab/>
            </w:r>
            <w:r>
              <w:rPr>
                <w:webHidden/>
              </w:rPr>
              <w:fldChar w:fldCharType="begin"/>
            </w:r>
            <w:r>
              <w:rPr>
                <w:webHidden/>
              </w:rPr>
              <w:instrText xml:space="preserve"> PAGEREF _Toc223973670 \h </w:instrText>
            </w:r>
            <w:r>
              <w:rPr>
                <w:webHidden/>
              </w:rPr>
            </w:r>
            <w:r>
              <w:rPr>
                <w:webHidden/>
              </w:rPr>
              <w:fldChar w:fldCharType="separate"/>
            </w:r>
            <w:r>
              <w:rPr>
                <w:webHidden/>
              </w:rPr>
              <w:t>14</w:t>
            </w:r>
            <w:r>
              <w:rPr>
                <w:webHidden/>
              </w:rPr>
              <w:fldChar w:fldCharType="end"/>
            </w:r>
          </w:hyperlink>
        </w:p>
        <w:p w14:paraId="75F780B7" w14:textId="08BDDC5D" w:rsidR="00F17D75" w:rsidRDefault="00F17D75">
          <w:pPr>
            <w:pStyle w:val="TOC3"/>
            <w:rPr>
              <w:color w:val="auto"/>
              <w:kern w:val="2"/>
              <w:sz w:val="24"/>
              <w:szCs w:val="24"/>
              <w14:ligatures w14:val="standardContextual"/>
            </w:rPr>
          </w:pPr>
          <w:hyperlink w:anchor="_Toc223973671" w:history="1">
            <w:r w:rsidRPr="00A9624B">
              <w:rPr>
                <w:rStyle w:val="Hyperlink"/>
                <w:rFonts w:ascii="Arial" w:hAnsi="Arial"/>
              </w:rPr>
              <w:t>1.6.6</w:t>
            </w:r>
            <w:r>
              <w:rPr>
                <w:color w:val="auto"/>
                <w:kern w:val="2"/>
                <w:sz w:val="24"/>
                <w:szCs w:val="24"/>
                <w14:ligatures w14:val="standardContextual"/>
              </w:rPr>
              <w:tab/>
            </w:r>
            <w:r w:rsidRPr="00A9624B">
              <w:rPr>
                <w:rStyle w:val="Hyperlink"/>
              </w:rPr>
              <w:t>Earthing Standards</w:t>
            </w:r>
            <w:r>
              <w:rPr>
                <w:webHidden/>
              </w:rPr>
              <w:tab/>
            </w:r>
            <w:r>
              <w:rPr>
                <w:webHidden/>
              </w:rPr>
              <w:fldChar w:fldCharType="begin"/>
            </w:r>
            <w:r>
              <w:rPr>
                <w:webHidden/>
              </w:rPr>
              <w:instrText xml:space="preserve"> PAGEREF _Toc223973671 \h </w:instrText>
            </w:r>
            <w:r>
              <w:rPr>
                <w:webHidden/>
              </w:rPr>
            </w:r>
            <w:r>
              <w:rPr>
                <w:webHidden/>
              </w:rPr>
              <w:fldChar w:fldCharType="separate"/>
            </w:r>
            <w:r>
              <w:rPr>
                <w:webHidden/>
              </w:rPr>
              <w:t>15</w:t>
            </w:r>
            <w:r>
              <w:rPr>
                <w:webHidden/>
              </w:rPr>
              <w:fldChar w:fldCharType="end"/>
            </w:r>
          </w:hyperlink>
        </w:p>
        <w:p w14:paraId="3311D0F6" w14:textId="133D5CFB" w:rsidR="00F17D75" w:rsidRDefault="00F17D75">
          <w:pPr>
            <w:pStyle w:val="TOC3"/>
            <w:rPr>
              <w:color w:val="auto"/>
              <w:kern w:val="2"/>
              <w:sz w:val="24"/>
              <w:szCs w:val="24"/>
              <w14:ligatures w14:val="standardContextual"/>
            </w:rPr>
          </w:pPr>
          <w:hyperlink w:anchor="_Toc223973672" w:history="1">
            <w:r w:rsidRPr="00A9624B">
              <w:rPr>
                <w:rStyle w:val="Hyperlink"/>
                <w:rFonts w:ascii="Arial" w:hAnsi="Arial"/>
              </w:rPr>
              <w:t>1.6.7</w:t>
            </w:r>
            <w:r>
              <w:rPr>
                <w:color w:val="auto"/>
                <w:kern w:val="2"/>
                <w:sz w:val="24"/>
                <w:szCs w:val="24"/>
                <w14:ligatures w14:val="standardContextual"/>
              </w:rPr>
              <w:tab/>
            </w:r>
            <w:r w:rsidRPr="00A9624B">
              <w:rPr>
                <w:rStyle w:val="Hyperlink"/>
              </w:rPr>
              <w:t>Fuses in PV String Cables / Main Cables (Overload / Reverse Current)</w:t>
            </w:r>
            <w:r>
              <w:rPr>
                <w:webHidden/>
              </w:rPr>
              <w:tab/>
            </w:r>
            <w:r>
              <w:rPr>
                <w:webHidden/>
              </w:rPr>
              <w:fldChar w:fldCharType="begin"/>
            </w:r>
            <w:r>
              <w:rPr>
                <w:webHidden/>
              </w:rPr>
              <w:instrText xml:space="preserve"> PAGEREF _Toc223973672 \h </w:instrText>
            </w:r>
            <w:r>
              <w:rPr>
                <w:webHidden/>
              </w:rPr>
            </w:r>
            <w:r>
              <w:rPr>
                <w:webHidden/>
              </w:rPr>
              <w:fldChar w:fldCharType="separate"/>
            </w:r>
            <w:r>
              <w:rPr>
                <w:webHidden/>
              </w:rPr>
              <w:t>15</w:t>
            </w:r>
            <w:r>
              <w:rPr>
                <w:webHidden/>
              </w:rPr>
              <w:fldChar w:fldCharType="end"/>
            </w:r>
          </w:hyperlink>
        </w:p>
        <w:p w14:paraId="4D8A372C" w14:textId="03D049C1" w:rsidR="00F17D75" w:rsidRDefault="00F17D75">
          <w:pPr>
            <w:pStyle w:val="TOC3"/>
            <w:rPr>
              <w:color w:val="auto"/>
              <w:kern w:val="2"/>
              <w:sz w:val="24"/>
              <w:szCs w:val="24"/>
              <w14:ligatures w14:val="standardContextual"/>
            </w:rPr>
          </w:pPr>
          <w:hyperlink w:anchor="_Toc223973673" w:history="1">
            <w:r w:rsidRPr="00A9624B">
              <w:rPr>
                <w:rStyle w:val="Hyperlink"/>
                <w:rFonts w:ascii="Arial" w:hAnsi="Arial"/>
              </w:rPr>
              <w:t>1.6.8</w:t>
            </w:r>
            <w:r>
              <w:rPr>
                <w:color w:val="auto"/>
                <w:kern w:val="2"/>
                <w:sz w:val="24"/>
                <w:szCs w:val="24"/>
                <w14:ligatures w14:val="standardContextual"/>
              </w:rPr>
              <w:tab/>
            </w:r>
            <w:r w:rsidRPr="00A9624B">
              <w:rPr>
                <w:rStyle w:val="Hyperlink"/>
              </w:rPr>
              <w:t>Power Ratio Configuration</w:t>
            </w:r>
            <w:r>
              <w:rPr>
                <w:webHidden/>
              </w:rPr>
              <w:tab/>
            </w:r>
            <w:r>
              <w:rPr>
                <w:webHidden/>
              </w:rPr>
              <w:fldChar w:fldCharType="begin"/>
            </w:r>
            <w:r>
              <w:rPr>
                <w:webHidden/>
              </w:rPr>
              <w:instrText xml:space="preserve"> PAGEREF _Toc223973673 \h </w:instrText>
            </w:r>
            <w:r>
              <w:rPr>
                <w:webHidden/>
              </w:rPr>
            </w:r>
            <w:r>
              <w:rPr>
                <w:webHidden/>
              </w:rPr>
              <w:fldChar w:fldCharType="separate"/>
            </w:r>
            <w:r>
              <w:rPr>
                <w:webHidden/>
              </w:rPr>
              <w:t>15</w:t>
            </w:r>
            <w:r>
              <w:rPr>
                <w:webHidden/>
              </w:rPr>
              <w:fldChar w:fldCharType="end"/>
            </w:r>
          </w:hyperlink>
        </w:p>
        <w:p w14:paraId="4A73699A" w14:textId="6433308A" w:rsidR="00F17D75" w:rsidRDefault="00F17D75">
          <w:pPr>
            <w:pStyle w:val="TOC3"/>
            <w:rPr>
              <w:color w:val="auto"/>
              <w:kern w:val="2"/>
              <w:sz w:val="24"/>
              <w:szCs w:val="24"/>
              <w14:ligatures w14:val="standardContextual"/>
            </w:rPr>
          </w:pPr>
          <w:hyperlink w:anchor="_Toc223973674" w:history="1">
            <w:r w:rsidRPr="00A9624B">
              <w:rPr>
                <w:rStyle w:val="Hyperlink"/>
                <w:rFonts w:ascii="Arial" w:hAnsi="Arial"/>
              </w:rPr>
              <w:t>1.6.9</w:t>
            </w:r>
            <w:r>
              <w:rPr>
                <w:color w:val="auto"/>
                <w:kern w:val="2"/>
                <w:sz w:val="24"/>
                <w:szCs w:val="24"/>
                <w14:ligatures w14:val="standardContextual"/>
              </w:rPr>
              <w:tab/>
            </w:r>
            <w:r w:rsidRPr="00A9624B">
              <w:rPr>
                <w:rStyle w:val="Hyperlink"/>
              </w:rPr>
              <w:t>Connected DC STC Power</w:t>
            </w:r>
            <w:r>
              <w:rPr>
                <w:webHidden/>
              </w:rPr>
              <w:tab/>
            </w:r>
            <w:r>
              <w:rPr>
                <w:webHidden/>
              </w:rPr>
              <w:fldChar w:fldCharType="begin"/>
            </w:r>
            <w:r>
              <w:rPr>
                <w:webHidden/>
              </w:rPr>
              <w:instrText xml:space="preserve"> PAGEREF _Toc223973674 \h </w:instrText>
            </w:r>
            <w:r>
              <w:rPr>
                <w:webHidden/>
              </w:rPr>
            </w:r>
            <w:r>
              <w:rPr>
                <w:webHidden/>
              </w:rPr>
              <w:fldChar w:fldCharType="separate"/>
            </w:r>
            <w:r>
              <w:rPr>
                <w:webHidden/>
              </w:rPr>
              <w:t>15</w:t>
            </w:r>
            <w:r>
              <w:rPr>
                <w:webHidden/>
              </w:rPr>
              <w:fldChar w:fldCharType="end"/>
            </w:r>
          </w:hyperlink>
        </w:p>
        <w:p w14:paraId="48A711E3" w14:textId="3B382D05" w:rsidR="00F17D75" w:rsidRDefault="00F17D75">
          <w:pPr>
            <w:pStyle w:val="TOC3"/>
            <w:rPr>
              <w:color w:val="auto"/>
              <w:kern w:val="2"/>
              <w:sz w:val="24"/>
              <w:szCs w:val="24"/>
              <w14:ligatures w14:val="standardContextual"/>
            </w:rPr>
          </w:pPr>
          <w:hyperlink w:anchor="_Toc223973675" w:history="1">
            <w:r w:rsidRPr="00A9624B">
              <w:rPr>
                <w:rStyle w:val="Hyperlink"/>
                <w:rFonts w:ascii="Arial" w:hAnsi="Arial"/>
              </w:rPr>
              <w:t>1.6.10</w:t>
            </w:r>
            <w:r>
              <w:rPr>
                <w:color w:val="auto"/>
                <w:kern w:val="2"/>
                <w:sz w:val="24"/>
                <w:szCs w:val="24"/>
                <w14:ligatures w14:val="standardContextual"/>
              </w:rPr>
              <w:tab/>
            </w:r>
            <w:r w:rsidRPr="00A9624B">
              <w:rPr>
                <w:rStyle w:val="Hyperlink"/>
              </w:rPr>
              <w:t>Exceeding Maximum Input Currents</w:t>
            </w:r>
            <w:r>
              <w:rPr>
                <w:webHidden/>
              </w:rPr>
              <w:tab/>
            </w:r>
            <w:r>
              <w:rPr>
                <w:webHidden/>
              </w:rPr>
              <w:fldChar w:fldCharType="begin"/>
            </w:r>
            <w:r>
              <w:rPr>
                <w:webHidden/>
              </w:rPr>
              <w:instrText xml:space="preserve"> PAGEREF _Toc223973675 \h </w:instrText>
            </w:r>
            <w:r>
              <w:rPr>
                <w:webHidden/>
              </w:rPr>
            </w:r>
            <w:r>
              <w:rPr>
                <w:webHidden/>
              </w:rPr>
              <w:fldChar w:fldCharType="separate"/>
            </w:r>
            <w:r>
              <w:rPr>
                <w:webHidden/>
              </w:rPr>
              <w:t>16</w:t>
            </w:r>
            <w:r>
              <w:rPr>
                <w:webHidden/>
              </w:rPr>
              <w:fldChar w:fldCharType="end"/>
            </w:r>
          </w:hyperlink>
        </w:p>
        <w:p w14:paraId="4C65FC3E" w14:textId="7F4926E4" w:rsidR="00F17D75" w:rsidRDefault="00F17D75">
          <w:pPr>
            <w:pStyle w:val="TOC3"/>
            <w:rPr>
              <w:color w:val="auto"/>
              <w:kern w:val="2"/>
              <w:sz w:val="24"/>
              <w:szCs w:val="24"/>
              <w14:ligatures w14:val="standardContextual"/>
            </w:rPr>
          </w:pPr>
          <w:hyperlink w:anchor="_Toc223973676" w:history="1">
            <w:r w:rsidRPr="00A9624B">
              <w:rPr>
                <w:rStyle w:val="Hyperlink"/>
                <w:rFonts w:ascii="Arial" w:hAnsi="Arial"/>
              </w:rPr>
              <w:t>1.6.11</w:t>
            </w:r>
            <w:r>
              <w:rPr>
                <w:color w:val="auto"/>
                <w:kern w:val="2"/>
                <w:sz w:val="24"/>
                <w:szCs w:val="24"/>
                <w14:ligatures w14:val="standardContextual"/>
              </w:rPr>
              <w:tab/>
            </w:r>
            <w:r w:rsidRPr="00A9624B">
              <w:rPr>
                <w:rStyle w:val="Hyperlink"/>
              </w:rPr>
              <w:t>Exceeding Connected DC STC Power</w:t>
            </w:r>
            <w:r>
              <w:rPr>
                <w:webHidden/>
              </w:rPr>
              <w:tab/>
            </w:r>
            <w:r>
              <w:rPr>
                <w:webHidden/>
              </w:rPr>
              <w:fldChar w:fldCharType="begin"/>
            </w:r>
            <w:r>
              <w:rPr>
                <w:webHidden/>
              </w:rPr>
              <w:instrText xml:space="preserve"> PAGEREF _Toc223973676 \h </w:instrText>
            </w:r>
            <w:r>
              <w:rPr>
                <w:webHidden/>
              </w:rPr>
            </w:r>
            <w:r>
              <w:rPr>
                <w:webHidden/>
              </w:rPr>
              <w:fldChar w:fldCharType="separate"/>
            </w:r>
            <w:r>
              <w:rPr>
                <w:webHidden/>
              </w:rPr>
              <w:t>16</w:t>
            </w:r>
            <w:r>
              <w:rPr>
                <w:webHidden/>
              </w:rPr>
              <w:fldChar w:fldCharType="end"/>
            </w:r>
          </w:hyperlink>
        </w:p>
        <w:p w14:paraId="7F8ABB00" w14:textId="44189BCC" w:rsidR="00F17D75" w:rsidRDefault="00F17D75">
          <w:pPr>
            <w:pStyle w:val="TOC3"/>
            <w:rPr>
              <w:color w:val="auto"/>
              <w:kern w:val="2"/>
              <w:sz w:val="24"/>
              <w:szCs w:val="24"/>
              <w14:ligatures w14:val="standardContextual"/>
            </w:rPr>
          </w:pPr>
          <w:hyperlink w:anchor="_Toc223973677" w:history="1">
            <w:r w:rsidRPr="00A9624B">
              <w:rPr>
                <w:rStyle w:val="Hyperlink"/>
                <w:rFonts w:ascii="Arial" w:hAnsi="Arial"/>
              </w:rPr>
              <w:t>1.6.12</w:t>
            </w:r>
            <w:r>
              <w:rPr>
                <w:color w:val="auto"/>
                <w:kern w:val="2"/>
                <w:sz w:val="24"/>
                <w:szCs w:val="24"/>
                <w14:ligatures w14:val="standardContextual"/>
              </w:rPr>
              <w:tab/>
            </w:r>
            <w:r w:rsidRPr="00A9624B">
              <w:rPr>
                <w:rStyle w:val="Hyperlink"/>
              </w:rPr>
              <w:t>String Configuration</w:t>
            </w:r>
            <w:r>
              <w:rPr>
                <w:webHidden/>
              </w:rPr>
              <w:tab/>
            </w:r>
            <w:r>
              <w:rPr>
                <w:webHidden/>
              </w:rPr>
              <w:fldChar w:fldCharType="begin"/>
            </w:r>
            <w:r>
              <w:rPr>
                <w:webHidden/>
              </w:rPr>
              <w:instrText xml:space="preserve"> PAGEREF _Toc223973677 \h </w:instrText>
            </w:r>
            <w:r>
              <w:rPr>
                <w:webHidden/>
              </w:rPr>
            </w:r>
            <w:r>
              <w:rPr>
                <w:webHidden/>
              </w:rPr>
              <w:fldChar w:fldCharType="separate"/>
            </w:r>
            <w:r>
              <w:rPr>
                <w:webHidden/>
              </w:rPr>
              <w:t>16</w:t>
            </w:r>
            <w:r>
              <w:rPr>
                <w:webHidden/>
              </w:rPr>
              <w:fldChar w:fldCharType="end"/>
            </w:r>
          </w:hyperlink>
        </w:p>
        <w:p w14:paraId="0834DF19" w14:textId="2FE50D1E" w:rsidR="00F17D75" w:rsidRDefault="00F17D75">
          <w:pPr>
            <w:pStyle w:val="TOC3"/>
            <w:rPr>
              <w:color w:val="auto"/>
              <w:kern w:val="2"/>
              <w:sz w:val="24"/>
              <w:szCs w:val="24"/>
              <w14:ligatures w14:val="standardContextual"/>
            </w:rPr>
          </w:pPr>
          <w:hyperlink w:anchor="_Toc223973678" w:history="1">
            <w:r w:rsidRPr="00A9624B">
              <w:rPr>
                <w:rStyle w:val="Hyperlink"/>
                <w:rFonts w:ascii="Arial" w:hAnsi="Arial"/>
              </w:rPr>
              <w:t>1.6.13</w:t>
            </w:r>
            <w:r>
              <w:rPr>
                <w:color w:val="auto"/>
                <w:kern w:val="2"/>
                <w:sz w:val="24"/>
                <w:szCs w:val="24"/>
                <w14:ligatures w14:val="standardContextual"/>
              </w:rPr>
              <w:tab/>
            </w:r>
            <w:r w:rsidRPr="00A9624B">
              <w:rPr>
                <w:rStyle w:val="Hyperlink"/>
              </w:rPr>
              <w:t>Low Voltage Distribution Boards</w:t>
            </w:r>
            <w:r>
              <w:rPr>
                <w:webHidden/>
              </w:rPr>
              <w:tab/>
            </w:r>
            <w:r>
              <w:rPr>
                <w:webHidden/>
              </w:rPr>
              <w:fldChar w:fldCharType="begin"/>
            </w:r>
            <w:r>
              <w:rPr>
                <w:webHidden/>
              </w:rPr>
              <w:instrText xml:space="preserve"> PAGEREF _Toc223973678 \h </w:instrText>
            </w:r>
            <w:r>
              <w:rPr>
                <w:webHidden/>
              </w:rPr>
            </w:r>
            <w:r>
              <w:rPr>
                <w:webHidden/>
              </w:rPr>
              <w:fldChar w:fldCharType="separate"/>
            </w:r>
            <w:r>
              <w:rPr>
                <w:webHidden/>
              </w:rPr>
              <w:t>16</w:t>
            </w:r>
            <w:r>
              <w:rPr>
                <w:webHidden/>
              </w:rPr>
              <w:fldChar w:fldCharType="end"/>
            </w:r>
          </w:hyperlink>
        </w:p>
        <w:p w14:paraId="6F5F6B5D" w14:textId="6B441959" w:rsidR="00F17D75" w:rsidRDefault="00F17D75">
          <w:pPr>
            <w:pStyle w:val="TOC3"/>
            <w:rPr>
              <w:color w:val="auto"/>
              <w:kern w:val="2"/>
              <w:sz w:val="24"/>
              <w:szCs w:val="24"/>
              <w14:ligatures w14:val="standardContextual"/>
            </w:rPr>
          </w:pPr>
          <w:hyperlink w:anchor="_Toc223973679" w:history="1">
            <w:r w:rsidRPr="00A9624B">
              <w:rPr>
                <w:rStyle w:val="Hyperlink"/>
                <w:rFonts w:ascii="Arial" w:hAnsi="Arial"/>
              </w:rPr>
              <w:t>1.6.14</w:t>
            </w:r>
            <w:r>
              <w:rPr>
                <w:color w:val="auto"/>
                <w:kern w:val="2"/>
                <w:sz w:val="24"/>
                <w:szCs w:val="24"/>
                <w14:ligatures w14:val="standardContextual"/>
              </w:rPr>
              <w:tab/>
            </w:r>
            <w:r w:rsidRPr="00A9624B">
              <w:rPr>
                <w:rStyle w:val="Hyperlink"/>
              </w:rPr>
              <w:t>AC Load Switch Separators</w:t>
            </w:r>
            <w:r>
              <w:rPr>
                <w:webHidden/>
              </w:rPr>
              <w:tab/>
            </w:r>
            <w:r>
              <w:rPr>
                <w:webHidden/>
              </w:rPr>
              <w:fldChar w:fldCharType="begin"/>
            </w:r>
            <w:r>
              <w:rPr>
                <w:webHidden/>
              </w:rPr>
              <w:instrText xml:space="preserve"> PAGEREF _Toc223973679 \h </w:instrText>
            </w:r>
            <w:r>
              <w:rPr>
                <w:webHidden/>
              </w:rPr>
            </w:r>
            <w:r>
              <w:rPr>
                <w:webHidden/>
              </w:rPr>
              <w:fldChar w:fldCharType="separate"/>
            </w:r>
            <w:r>
              <w:rPr>
                <w:webHidden/>
              </w:rPr>
              <w:t>17</w:t>
            </w:r>
            <w:r>
              <w:rPr>
                <w:webHidden/>
              </w:rPr>
              <w:fldChar w:fldCharType="end"/>
            </w:r>
          </w:hyperlink>
        </w:p>
        <w:p w14:paraId="3AA6D236" w14:textId="005DDB57" w:rsidR="00F17D75" w:rsidRDefault="00F17D75">
          <w:pPr>
            <w:pStyle w:val="TOC3"/>
            <w:rPr>
              <w:color w:val="auto"/>
              <w:kern w:val="2"/>
              <w:sz w:val="24"/>
              <w:szCs w:val="24"/>
              <w14:ligatures w14:val="standardContextual"/>
            </w:rPr>
          </w:pPr>
          <w:hyperlink w:anchor="_Toc223973680" w:history="1">
            <w:r w:rsidRPr="00A9624B">
              <w:rPr>
                <w:rStyle w:val="Hyperlink"/>
                <w:rFonts w:ascii="Arial" w:hAnsi="Arial"/>
              </w:rPr>
              <w:t>1.6.15</w:t>
            </w:r>
            <w:r>
              <w:rPr>
                <w:color w:val="auto"/>
                <w:kern w:val="2"/>
                <w:sz w:val="24"/>
                <w:szCs w:val="24"/>
                <w14:ligatures w14:val="standardContextual"/>
              </w:rPr>
              <w:tab/>
            </w:r>
            <w:r w:rsidRPr="00A9624B">
              <w:rPr>
                <w:rStyle w:val="Hyperlink"/>
              </w:rPr>
              <w:t>Casings / Housings / Boxes</w:t>
            </w:r>
            <w:r>
              <w:rPr>
                <w:webHidden/>
              </w:rPr>
              <w:tab/>
            </w:r>
            <w:r>
              <w:rPr>
                <w:webHidden/>
              </w:rPr>
              <w:fldChar w:fldCharType="begin"/>
            </w:r>
            <w:r>
              <w:rPr>
                <w:webHidden/>
              </w:rPr>
              <w:instrText xml:space="preserve"> PAGEREF _Toc223973680 \h </w:instrText>
            </w:r>
            <w:r>
              <w:rPr>
                <w:webHidden/>
              </w:rPr>
            </w:r>
            <w:r>
              <w:rPr>
                <w:webHidden/>
              </w:rPr>
              <w:fldChar w:fldCharType="separate"/>
            </w:r>
            <w:r>
              <w:rPr>
                <w:webHidden/>
              </w:rPr>
              <w:t>17</w:t>
            </w:r>
            <w:r>
              <w:rPr>
                <w:webHidden/>
              </w:rPr>
              <w:fldChar w:fldCharType="end"/>
            </w:r>
          </w:hyperlink>
        </w:p>
        <w:p w14:paraId="2CDB2C2C" w14:textId="3BD815D5" w:rsidR="00F17D75" w:rsidRDefault="00F17D75">
          <w:pPr>
            <w:pStyle w:val="TOC3"/>
            <w:rPr>
              <w:color w:val="auto"/>
              <w:kern w:val="2"/>
              <w:sz w:val="24"/>
              <w:szCs w:val="24"/>
              <w14:ligatures w14:val="standardContextual"/>
            </w:rPr>
          </w:pPr>
          <w:hyperlink w:anchor="_Toc223973681" w:history="1">
            <w:r w:rsidRPr="00A9624B">
              <w:rPr>
                <w:rStyle w:val="Hyperlink"/>
                <w:rFonts w:ascii="Arial" w:hAnsi="Arial"/>
              </w:rPr>
              <w:t>1.6.16</w:t>
            </w:r>
            <w:r>
              <w:rPr>
                <w:color w:val="auto"/>
                <w:kern w:val="2"/>
                <w:sz w:val="24"/>
                <w:szCs w:val="24"/>
                <w14:ligatures w14:val="standardContextual"/>
              </w:rPr>
              <w:tab/>
            </w:r>
            <w:r w:rsidRPr="00A9624B">
              <w:rPr>
                <w:rStyle w:val="Hyperlink"/>
              </w:rPr>
              <w:t>Buried Cables</w:t>
            </w:r>
            <w:r>
              <w:rPr>
                <w:webHidden/>
              </w:rPr>
              <w:tab/>
            </w:r>
            <w:r>
              <w:rPr>
                <w:webHidden/>
              </w:rPr>
              <w:fldChar w:fldCharType="begin"/>
            </w:r>
            <w:r>
              <w:rPr>
                <w:webHidden/>
              </w:rPr>
              <w:instrText xml:space="preserve"> PAGEREF _Toc223973681 \h </w:instrText>
            </w:r>
            <w:r>
              <w:rPr>
                <w:webHidden/>
              </w:rPr>
            </w:r>
            <w:r>
              <w:rPr>
                <w:webHidden/>
              </w:rPr>
              <w:fldChar w:fldCharType="separate"/>
            </w:r>
            <w:r>
              <w:rPr>
                <w:webHidden/>
              </w:rPr>
              <w:t>17</w:t>
            </w:r>
            <w:r>
              <w:rPr>
                <w:webHidden/>
              </w:rPr>
              <w:fldChar w:fldCharType="end"/>
            </w:r>
          </w:hyperlink>
        </w:p>
        <w:p w14:paraId="6F3A638E" w14:textId="4F02610A" w:rsidR="00F17D75" w:rsidRDefault="00F17D75">
          <w:pPr>
            <w:pStyle w:val="TOC3"/>
            <w:rPr>
              <w:color w:val="auto"/>
              <w:kern w:val="2"/>
              <w:sz w:val="24"/>
              <w:szCs w:val="24"/>
              <w14:ligatures w14:val="standardContextual"/>
            </w:rPr>
          </w:pPr>
          <w:hyperlink w:anchor="_Toc223973682" w:history="1">
            <w:r w:rsidRPr="00A9624B">
              <w:rPr>
                <w:rStyle w:val="Hyperlink"/>
                <w:rFonts w:ascii="Arial" w:hAnsi="Arial"/>
              </w:rPr>
              <w:t>1.6.17</w:t>
            </w:r>
            <w:r>
              <w:rPr>
                <w:color w:val="auto"/>
                <w:kern w:val="2"/>
                <w:sz w:val="24"/>
                <w:szCs w:val="24"/>
                <w14:ligatures w14:val="standardContextual"/>
              </w:rPr>
              <w:tab/>
            </w:r>
            <w:r w:rsidRPr="00A9624B">
              <w:rPr>
                <w:rStyle w:val="Hyperlink"/>
              </w:rPr>
              <w:t>Cable Trays, Cable Ladders, Pipes, Ducts</w:t>
            </w:r>
            <w:r>
              <w:rPr>
                <w:webHidden/>
              </w:rPr>
              <w:tab/>
            </w:r>
            <w:r>
              <w:rPr>
                <w:webHidden/>
              </w:rPr>
              <w:fldChar w:fldCharType="begin"/>
            </w:r>
            <w:r>
              <w:rPr>
                <w:webHidden/>
              </w:rPr>
              <w:instrText xml:space="preserve"> PAGEREF _Toc223973682 \h </w:instrText>
            </w:r>
            <w:r>
              <w:rPr>
                <w:webHidden/>
              </w:rPr>
            </w:r>
            <w:r>
              <w:rPr>
                <w:webHidden/>
              </w:rPr>
              <w:fldChar w:fldCharType="separate"/>
            </w:r>
            <w:r>
              <w:rPr>
                <w:webHidden/>
              </w:rPr>
              <w:t>18</w:t>
            </w:r>
            <w:r>
              <w:rPr>
                <w:webHidden/>
              </w:rPr>
              <w:fldChar w:fldCharType="end"/>
            </w:r>
          </w:hyperlink>
        </w:p>
        <w:p w14:paraId="2E0A3B0B" w14:textId="3D030F3B" w:rsidR="00F17D75" w:rsidRDefault="00F17D75">
          <w:pPr>
            <w:pStyle w:val="TOC3"/>
            <w:rPr>
              <w:color w:val="auto"/>
              <w:kern w:val="2"/>
              <w:sz w:val="24"/>
              <w:szCs w:val="24"/>
              <w14:ligatures w14:val="standardContextual"/>
            </w:rPr>
          </w:pPr>
          <w:hyperlink w:anchor="_Toc223973683" w:history="1">
            <w:r w:rsidRPr="00A9624B">
              <w:rPr>
                <w:rStyle w:val="Hyperlink"/>
                <w:rFonts w:ascii="Arial" w:hAnsi="Arial"/>
              </w:rPr>
              <w:t>1.6.18</w:t>
            </w:r>
            <w:r>
              <w:rPr>
                <w:color w:val="auto"/>
                <w:kern w:val="2"/>
                <w:sz w:val="24"/>
                <w:szCs w:val="24"/>
                <w14:ligatures w14:val="standardContextual"/>
              </w:rPr>
              <w:tab/>
            </w:r>
            <w:r w:rsidRPr="00A9624B">
              <w:rPr>
                <w:rStyle w:val="Hyperlink"/>
              </w:rPr>
              <w:t>Module Mounting System</w:t>
            </w:r>
            <w:r>
              <w:rPr>
                <w:webHidden/>
              </w:rPr>
              <w:tab/>
            </w:r>
            <w:r>
              <w:rPr>
                <w:webHidden/>
              </w:rPr>
              <w:fldChar w:fldCharType="begin"/>
            </w:r>
            <w:r>
              <w:rPr>
                <w:webHidden/>
              </w:rPr>
              <w:instrText xml:space="preserve"> PAGEREF _Toc223973683 \h </w:instrText>
            </w:r>
            <w:r>
              <w:rPr>
                <w:webHidden/>
              </w:rPr>
            </w:r>
            <w:r>
              <w:rPr>
                <w:webHidden/>
              </w:rPr>
              <w:fldChar w:fldCharType="separate"/>
            </w:r>
            <w:r>
              <w:rPr>
                <w:webHidden/>
              </w:rPr>
              <w:t>18</w:t>
            </w:r>
            <w:r>
              <w:rPr>
                <w:webHidden/>
              </w:rPr>
              <w:fldChar w:fldCharType="end"/>
            </w:r>
          </w:hyperlink>
        </w:p>
        <w:p w14:paraId="5987E398" w14:textId="015A09E7" w:rsidR="00F17D75" w:rsidRDefault="00F17D75">
          <w:pPr>
            <w:pStyle w:val="TOC3"/>
            <w:rPr>
              <w:color w:val="auto"/>
              <w:kern w:val="2"/>
              <w:sz w:val="24"/>
              <w:szCs w:val="24"/>
              <w14:ligatures w14:val="standardContextual"/>
            </w:rPr>
          </w:pPr>
          <w:hyperlink w:anchor="_Toc223973684" w:history="1">
            <w:r w:rsidRPr="00A9624B">
              <w:rPr>
                <w:rStyle w:val="Hyperlink"/>
                <w:rFonts w:ascii="Arial" w:hAnsi="Arial"/>
              </w:rPr>
              <w:t>1.6.19</w:t>
            </w:r>
            <w:r>
              <w:rPr>
                <w:color w:val="auto"/>
                <w:kern w:val="2"/>
                <w:sz w:val="24"/>
                <w:szCs w:val="24"/>
                <w14:ligatures w14:val="standardContextual"/>
              </w:rPr>
              <w:tab/>
            </w:r>
            <w:r w:rsidRPr="00A9624B">
              <w:rPr>
                <w:rStyle w:val="Hyperlink"/>
              </w:rPr>
              <w:t>Cable Dimensioning (LV, DC and AC)</w:t>
            </w:r>
            <w:r>
              <w:rPr>
                <w:webHidden/>
              </w:rPr>
              <w:tab/>
            </w:r>
            <w:r>
              <w:rPr>
                <w:webHidden/>
              </w:rPr>
              <w:fldChar w:fldCharType="begin"/>
            </w:r>
            <w:r>
              <w:rPr>
                <w:webHidden/>
              </w:rPr>
              <w:instrText xml:space="preserve"> PAGEREF _Toc223973684 \h </w:instrText>
            </w:r>
            <w:r>
              <w:rPr>
                <w:webHidden/>
              </w:rPr>
            </w:r>
            <w:r>
              <w:rPr>
                <w:webHidden/>
              </w:rPr>
              <w:fldChar w:fldCharType="separate"/>
            </w:r>
            <w:r>
              <w:rPr>
                <w:webHidden/>
              </w:rPr>
              <w:t>19</w:t>
            </w:r>
            <w:r>
              <w:rPr>
                <w:webHidden/>
              </w:rPr>
              <w:fldChar w:fldCharType="end"/>
            </w:r>
          </w:hyperlink>
        </w:p>
        <w:p w14:paraId="4D332CD0" w14:textId="41E4A424" w:rsidR="00F17D75" w:rsidRDefault="00F17D75">
          <w:pPr>
            <w:pStyle w:val="TOC3"/>
            <w:rPr>
              <w:color w:val="auto"/>
              <w:kern w:val="2"/>
              <w:sz w:val="24"/>
              <w:szCs w:val="24"/>
              <w14:ligatures w14:val="standardContextual"/>
            </w:rPr>
          </w:pPr>
          <w:hyperlink w:anchor="_Toc223973685" w:history="1">
            <w:r w:rsidRPr="00A9624B">
              <w:rPr>
                <w:rStyle w:val="Hyperlink"/>
                <w:rFonts w:ascii="Arial" w:hAnsi="Arial"/>
              </w:rPr>
              <w:t>1.6.20</w:t>
            </w:r>
            <w:r>
              <w:rPr>
                <w:color w:val="auto"/>
                <w:kern w:val="2"/>
                <w:sz w:val="24"/>
                <w:szCs w:val="24"/>
                <w14:ligatures w14:val="standardContextual"/>
              </w:rPr>
              <w:tab/>
            </w:r>
            <w:r w:rsidRPr="00A9624B">
              <w:rPr>
                <w:rStyle w:val="Hyperlink"/>
              </w:rPr>
              <w:t>Shading</w:t>
            </w:r>
            <w:r>
              <w:rPr>
                <w:webHidden/>
              </w:rPr>
              <w:tab/>
            </w:r>
            <w:r>
              <w:rPr>
                <w:webHidden/>
              </w:rPr>
              <w:fldChar w:fldCharType="begin"/>
            </w:r>
            <w:r>
              <w:rPr>
                <w:webHidden/>
              </w:rPr>
              <w:instrText xml:space="preserve"> PAGEREF _Toc223973685 \h </w:instrText>
            </w:r>
            <w:r>
              <w:rPr>
                <w:webHidden/>
              </w:rPr>
            </w:r>
            <w:r>
              <w:rPr>
                <w:webHidden/>
              </w:rPr>
              <w:fldChar w:fldCharType="separate"/>
            </w:r>
            <w:r>
              <w:rPr>
                <w:webHidden/>
              </w:rPr>
              <w:t>19</w:t>
            </w:r>
            <w:r>
              <w:rPr>
                <w:webHidden/>
              </w:rPr>
              <w:fldChar w:fldCharType="end"/>
            </w:r>
          </w:hyperlink>
        </w:p>
        <w:p w14:paraId="3F4B054C" w14:textId="089535F7" w:rsidR="00F17D75" w:rsidRDefault="00F17D75">
          <w:pPr>
            <w:pStyle w:val="TOC3"/>
            <w:rPr>
              <w:color w:val="auto"/>
              <w:kern w:val="2"/>
              <w:sz w:val="24"/>
              <w:szCs w:val="24"/>
              <w14:ligatures w14:val="standardContextual"/>
            </w:rPr>
          </w:pPr>
          <w:hyperlink w:anchor="_Toc223973686" w:history="1">
            <w:r w:rsidRPr="00A9624B">
              <w:rPr>
                <w:rStyle w:val="Hyperlink"/>
                <w:rFonts w:ascii="Arial" w:hAnsi="Arial"/>
              </w:rPr>
              <w:t>1.6.21</w:t>
            </w:r>
            <w:r>
              <w:rPr>
                <w:color w:val="auto"/>
                <w:kern w:val="2"/>
                <w:sz w:val="24"/>
                <w:szCs w:val="24"/>
                <w14:ligatures w14:val="standardContextual"/>
              </w:rPr>
              <w:tab/>
            </w:r>
            <w:r w:rsidRPr="00A9624B">
              <w:rPr>
                <w:rStyle w:val="Hyperlink"/>
              </w:rPr>
              <w:t>Equipotential Bonding</w:t>
            </w:r>
            <w:r>
              <w:rPr>
                <w:webHidden/>
              </w:rPr>
              <w:tab/>
            </w:r>
            <w:r>
              <w:rPr>
                <w:webHidden/>
              </w:rPr>
              <w:fldChar w:fldCharType="begin"/>
            </w:r>
            <w:r>
              <w:rPr>
                <w:webHidden/>
              </w:rPr>
              <w:instrText xml:space="preserve"> PAGEREF _Toc223973686 \h </w:instrText>
            </w:r>
            <w:r>
              <w:rPr>
                <w:webHidden/>
              </w:rPr>
            </w:r>
            <w:r>
              <w:rPr>
                <w:webHidden/>
              </w:rPr>
              <w:fldChar w:fldCharType="separate"/>
            </w:r>
            <w:r>
              <w:rPr>
                <w:webHidden/>
              </w:rPr>
              <w:t>19</w:t>
            </w:r>
            <w:r>
              <w:rPr>
                <w:webHidden/>
              </w:rPr>
              <w:fldChar w:fldCharType="end"/>
            </w:r>
          </w:hyperlink>
        </w:p>
        <w:p w14:paraId="3C17175E" w14:textId="4D8A5B71" w:rsidR="00F17D75" w:rsidRDefault="00F17D75">
          <w:pPr>
            <w:pStyle w:val="TOC2"/>
            <w:rPr>
              <w:color w:val="auto"/>
              <w:kern w:val="2"/>
              <w:sz w:val="24"/>
              <w:szCs w:val="24"/>
              <w14:ligatures w14:val="standardContextual"/>
            </w:rPr>
          </w:pPr>
          <w:hyperlink w:anchor="_Toc223973687" w:history="1">
            <w:r w:rsidRPr="00A9624B">
              <w:rPr>
                <w:rStyle w:val="Hyperlink"/>
                <w:rFonts w:ascii="Arial" w:hAnsi="Arial"/>
              </w:rPr>
              <w:t>1.7</w:t>
            </w:r>
            <w:r>
              <w:rPr>
                <w:color w:val="auto"/>
                <w:kern w:val="2"/>
                <w:sz w:val="24"/>
                <w:szCs w:val="24"/>
                <w14:ligatures w14:val="standardContextual"/>
              </w:rPr>
              <w:tab/>
            </w:r>
            <w:r w:rsidRPr="00A9624B">
              <w:rPr>
                <w:rStyle w:val="Hyperlink"/>
              </w:rPr>
              <w:t>Health, Safety &amp; Environment (HSE)</w:t>
            </w:r>
            <w:r>
              <w:rPr>
                <w:webHidden/>
              </w:rPr>
              <w:tab/>
            </w:r>
            <w:r>
              <w:rPr>
                <w:webHidden/>
              </w:rPr>
              <w:fldChar w:fldCharType="begin"/>
            </w:r>
            <w:r>
              <w:rPr>
                <w:webHidden/>
              </w:rPr>
              <w:instrText xml:space="preserve"> PAGEREF _Toc223973687 \h </w:instrText>
            </w:r>
            <w:r>
              <w:rPr>
                <w:webHidden/>
              </w:rPr>
            </w:r>
            <w:r>
              <w:rPr>
                <w:webHidden/>
              </w:rPr>
              <w:fldChar w:fldCharType="separate"/>
            </w:r>
            <w:r>
              <w:rPr>
                <w:webHidden/>
              </w:rPr>
              <w:t>20</w:t>
            </w:r>
            <w:r>
              <w:rPr>
                <w:webHidden/>
              </w:rPr>
              <w:fldChar w:fldCharType="end"/>
            </w:r>
          </w:hyperlink>
        </w:p>
        <w:p w14:paraId="5CE8340F" w14:textId="4EE83BD3" w:rsidR="00F17D75" w:rsidRDefault="00F17D75">
          <w:pPr>
            <w:pStyle w:val="TOC3"/>
            <w:rPr>
              <w:color w:val="auto"/>
              <w:kern w:val="2"/>
              <w:sz w:val="24"/>
              <w:szCs w:val="24"/>
              <w14:ligatures w14:val="standardContextual"/>
            </w:rPr>
          </w:pPr>
          <w:hyperlink w:anchor="_Toc223973688" w:history="1">
            <w:r w:rsidRPr="00A9624B">
              <w:rPr>
                <w:rStyle w:val="Hyperlink"/>
                <w:rFonts w:ascii="Arial" w:hAnsi="Arial"/>
              </w:rPr>
              <w:t>1.7.1</w:t>
            </w:r>
            <w:r>
              <w:rPr>
                <w:color w:val="auto"/>
                <w:kern w:val="2"/>
                <w:sz w:val="24"/>
                <w:szCs w:val="24"/>
                <w14:ligatures w14:val="standardContextual"/>
              </w:rPr>
              <w:tab/>
            </w:r>
            <w:r w:rsidRPr="00A9624B">
              <w:rPr>
                <w:rStyle w:val="Hyperlink"/>
              </w:rPr>
              <w:t>Noise During Operational Phase</w:t>
            </w:r>
            <w:r>
              <w:rPr>
                <w:webHidden/>
              </w:rPr>
              <w:tab/>
            </w:r>
            <w:r>
              <w:rPr>
                <w:webHidden/>
              </w:rPr>
              <w:fldChar w:fldCharType="begin"/>
            </w:r>
            <w:r>
              <w:rPr>
                <w:webHidden/>
              </w:rPr>
              <w:instrText xml:space="preserve"> PAGEREF _Toc223973688 \h </w:instrText>
            </w:r>
            <w:r>
              <w:rPr>
                <w:webHidden/>
              </w:rPr>
            </w:r>
            <w:r>
              <w:rPr>
                <w:webHidden/>
              </w:rPr>
              <w:fldChar w:fldCharType="separate"/>
            </w:r>
            <w:r>
              <w:rPr>
                <w:webHidden/>
              </w:rPr>
              <w:t>20</w:t>
            </w:r>
            <w:r>
              <w:rPr>
                <w:webHidden/>
              </w:rPr>
              <w:fldChar w:fldCharType="end"/>
            </w:r>
          </w:hyperlink>
        </w:p>
        <w:p w14:paraId="53220528" w14:textId="00FC9E73" w:rsidR="00F17D75" w:rsidRDefault="00F17D75">
          <w:pPr>
            <w:pStyle w:val="TOC3"/>
            <w:rPr>
              <w:color w:val="auto"/>
              <w:kern w:val="2"/>
              <w:sz w:val="24"/>
              <w:szCs w:val="24"/>
              <w14:ligatures w14:val="standardContextual"/>
            </w:rPr>
          </w:pPr>
          <w:hyperlink w:anchor="_Toc223973689" w:history="1">
            <w:r w:rsidRPr="00A9624B">
              <w:rPr>
                <w:rStyle w:val="Hyperlink"/>
                <w:rFonts w:ascii="Arial" w:hAnsi="Arial"/>
              </w:rPr>
              <w:t>1.7.2</w:t>
            </w:r>
            <w:r>
              <w:rPr>
                <w:color w:val="auto"/>
                <w:kern w:val="2"/>
                <w:sz w:val="24"/>
                <w:szCs w:val="24"/>
                <w14:ligatures w14:val="standardContextual"/>
              </w:rPr>
              <w:tab/>
            </w:r>
            <w:r w:rsidRPr="00A9624B">
              <w:rPr>
                <w:rStyle w:val="Hyperlink"/>
              </w:rPr>
              <w:t>Restoration of Site</w:t>
            </w:r>
            <w:r>
              <w:rPr>
                <w:webHidden/>
              </w:rPr>
              <w:tab/>
            </w:r>
            <w:r>
              <w:rPr>
                <w:webHidden/>
              </w:rPr>
              <w:fldChar w:fldCharType="begin"/>
            </w:r>
            <w:r>
              <w:rPr>
                <w:webHidden/>
              </w:rPr>
              <w:instrText xml:space="preserve"> PAGEREF _Toc223973689 \h </w:instrText>
            </w:r>
            <w:r>
              <w:rPr>
                <w:webHidden/>
              </w:rPr>
            </w:r>
            <w:r>
              <w:rPr>
                <w:webHidden/>
              </w:rPr>
              <w:fldChar w:fldCharType="separate"/>
            </w:r>
            <w:r>
              <w:rPr>
                <w:webHidden/>
              </w:rPr>
              <w:t>20</w:t>
            </w:r>
            <w:r>
              <w:rPr>
                <w:webHidden/>
              </w:rPr>
              <w:fldChar w:fldCharType="end"/>
            </w:r>
          </w:hyperlink>
        </w:p>
        <w:p w14:paraId="5B2CA3F9" w14:textId="0F5D3111" w:rsidR="00F17D75" w:rsidRDefault="00F17D75">
          <w:pPr>
            <w:pStyle w:val="TOC3"/>
            <w:rPr>
              <w:color w:val="auto"/>
              <w:kern w:val="2"/>
              <w:sz w:val="24"/>
              <w:szCs w:val="24"/>
              <w14:ligatures w14:val="standardContextual"/>
            </w:rPr>
          </w:pPr>
          <w:hyperlink w:anchor="_Toc223973690" w:history="1">
            <w:r w:rsidRPr="00A9624B">
              <w:rPr>
                <w:rStyle w:val="Hyperlink"/>
                <w:rFonts w:ascii="Arial" w:hAnsi="Arial"/>
              </w:rPr>
              <w:t>1.7.3</w:t>
            </w:r>
            <w:r>
              <w:rPr>
                <w:color w:val="auto"/>
                <w:kern w:val="2"/>
                <w:sz w:val="24"/>
                <w:szCs w:val="24"/>
                <w14:ligatures w14:val="standardContextual"/>
              </w:rPr>
              <w:tab/>
            </w:r>
            <w:r w:rsidRPr="00A9624B">
              <w:rPr>
                <w:rStyle w:val="Hyperlink"/>
              </w:rPr>
              <w:t>Minimising Carbon Footprint</w:t>
            </w:r>
            <w:r>
              <w:rPr>
                <w:webHidden/>
              </w:rPr>
              <w:tab/>
            </w:r>
            <w:r>
              <w:rPr>
                <w:webHidden/>
              </w:rPr>
              <w:fldChar w:fldCharType="begin"/>
            </w:r>
            <w:r>
              <w:rPr>
                <w:webHidden/>
              </w:rPr>
              <w:instrText xml:space="preserve"> PAGEREF _Toc223973690 \h </w:instrText>
            </w:r>
            <w:r>
              <w:rPr>
                <w:webHidden/>
              </w:rPr>
            </w:r>
            <w:r>
              <w:rPr>
                <w:webHidden/>
              </w:rPr>
              <w:fldChar w:fldCharType="separate"/>
            </w:r>
            <w:r>
              <w:rPr>
                <w:webHidden/>
              </w:rPr>
              <w:t>20</w:t>
            </w:r>
            <w:r>
              <w:rPr>
                <w:webHidden/>
              </w:rPr>
              <w:fldChar w:fldCharType="end"/>
            </w:r>
          </w:hyperlink>
        </w:p>
        <w:p w14:paraId="5A9B7C7E" w14:textId="1F0078BD" w:rsidR="00F17D75" w:rsidRDefault="00F17D75">
          <w:pPr>
            <w:pStyle w:val="TOC3"/>
            <w:rPr>
              <w:color w:val="auto"/>
              <w:kern w:val="2"/>
              <w:sz w:val="24"/>
              <w:szCs w:val="24"/>
              <w14:ligatures w14:val="standardContextual"/>
            </w:rPr>
          </w:pPr>
          <w:hyperlink w:anchor="_Toc223973691" w:history="1">
            <w:r w:rsidRPr="00A9624B">
              <w:rPr>
                <w:rStyle w:val="Hyperlink"/>
                <w:rFonts w:ascii="Arial" w:hAnsi="Arial"/>
              </w:rPr>
              <w:t>1.7.4</w:t>
            </w:r>
            <w:r>
              <w:rPr>
                <w:color w:val="auto"/>
                <w:kern w:val="2"/>
                <w:sz w:val="24"/>
                <w:szCs w:val="24"/>
                <w14:ligatures w14:val="standardContextual"/>
              </w:rPr>
              <w:tab/>
            </w:r>
            <w:r w:rsidRPr="00A9624B">
              <w:rPr>
                <w:rStyle w:val="Hyperlink"/>
              </w:rPr>
              <w:t>Presence of Livestock</w:t>
            </w:r>
            <w:r>
              <w:rPr>
                <w:webHidden/>
              </w:rPr>
              <w:tab/>
            </w:r>
            <w:r>
              <w:rPr>
                <w:webHidden/>
              </w:rPr>
              <w:fldChar w:fldCharType="begin"/>
            </w:r>
            <w:r>
              <w:rPr>
                <w:webHidden/>
              </w:rPr>
              <w:instrText xml:space="preserve"> PAGEREF _Toc223973691 \h </w:instrText>
            </w:r>
            <w:r>
              <w:rPr>
                <w:webHidden/>
              </w:rPr>
            </w:r>
            <w:r>
              <w:rPr>
                <w:webHidden/>
              </w:rPr>
              <w:fldChar w:fldCharType="separate"/>
            </w:r>
            <w:r>
              <w:rPr>
                <w:webHidden/>
              </w:rPr>
              <w:t>21</w:t>
            </w:r>
            <w:r>
              <w:rPr>
                <w:webHidden/>
              </w:rPr>
              <w:fldChar w:fldCharType="end"/>
            </w:r>
          </w:hyperlink>
        </w:p>
        <w:p w14:paraId="1A03E357" w14:textId="4B824BF8" w:rsidR="00F17D75" w:rsidRDefault="00F17D75">
          <w:pPr>
            <w:pStyle w:val="TOC3"/>
            <w:rPr>
              <w:color w:val="auto"/>
              <w:kern w:val="2"/>
              <w:sz w:val="24"/>
              <w:szCs w:val="24"/>
              <w14:ligatures w14:val="standardContextual"/>
            </w:rPr>
          </w:pPr>
          <w:hyperlink w:anchor="_Toc223973692" w:history="1">
            <w:r w:rsidRPr="00A9624B">
              <w:rPr>
                <w:rStyle w:val="Hyperlink"/>
                <w:rFonts w:ascii="Arial" w:hAnsi="Arial"/>
              </w:rPr>
              <w:t>1.7.5</w:t>
            </w:r>
            <w:r>
              <w:rPr>
                <w:color w:val="auto"/>
                <w:kern w:val="2"/>
                <w:sz w:val="24"/>
                <w:szCs w:val="24"/>
                <w14:ligatures w14:val="standardContextual"/>
              </w:rPr>
              <w:tab/>
            </w:r>
            <w:r w:rsidRPr="00A9624B">
              <w:rPr>
                <w:rStyle w:val="Hyperlink"/>
              </w:rPr>
              <w:t>Minimising Nuisance During Execution</w:t>
            </w:r>
            <w:r>
              <w:rPr>
                <w:webHidden/>
              </w:rPr>
              <w:tab/>
            </w:r>
            <w:r>
              <w:rPr>
                <w:webHidden/>
              </w:rPr>
              <w:fldChar w:fldCharType="begin"/>
            </w:r>
            <w:r>
              <w:rPr>
                <w:webHidden/>
              </w:rPr>
              <w:instrText xml:space="preserve"> PAGEREF _Toc223973692 \h </w:instrText>
            </w:r>
            <w:r>
              <w:rPr>
                <w:webHidden/>
              </w:rPr>
            </w:r>
            <w:r>
              <w:rPr>
                <w:webHidden/>
              </w:rPr>
              <w:fldChar w:fldCharType="separate"/>
            </w:r>
            <w:r>
              <w:rPr>
                <w:webHidden/>
              </w:rPr>
              <w:t>21</w:t>
            </w:r>
            <w:r>
              <w:rPr>
                <w:webHidden/>
              </w:rPr>
              <w:fldChar w:fldCharType="end"/>
            </w:r>
          </w:hyperlink>
        </w:p>
        <w:p w14:paraId="223533DC" w14:textId="57152C88" w:rsidR="00F17D75" w:rsidRDefault="00F17D75">
          <w:pPr>
            <w:pStyle w:val="TOC3"/>
            <w:rPr>
              <w:color w:val="auto"/>
              <w:kern w:val="2"/>
              <w:sz w:val="24"/>
              <w:szCs w:val="24"/>
              <w14:ligatures w14:val="standardContextual"/>
            </w:rPr>
          </w:pPr>
          <w:hyperlink w:anchor="_Toc223973693" w:history="1">
            <w:r w:rsidRPr="00A9624B">
              <w:rPr>
                <w:rStyle w:val="Hyperlink"/>
                <w:rFonts w:ascii="Arial" w:hAnsi="Arial"/>
              </w:rPr>
              <w:t>1.7.6</w:t>
            </w:r>
            <w:r>
              <w:rPr>
                <w:color w:val="auto"/>
                <w:kern w:val="2"/>
                <w:sz w:val="24"/>
                <w:szCs w:val="24"/>
                <w14:ligatures w14:val="standardContextual"/>
              </w:rPr>
              <w:tab/>
            </w:r>
            <w:r w:rsidRPr="00A9624B">
              <w:rPr>
                <w:rStyle w:val="Hyperlink"/>
              </w:rPr>
              <w:t>Unexploded Ordnance (UXO)</w:t>
            </w:r>
            <w:r>
              <w:rPr>
                <w:webHidden/>
              </w:rPr>
              <w:tab/>
            </w:r>
            <w:r>
              <w:rPr>
                <w:webHidden/>
              </w:rPr>
              <w:fldChar w:fldCharType="begin"/>
            </w:r>
            <w:r>
              <w:rPr>
                <w:webHidden/>
              </w:rPr>
              <w:instrText xml:space="preserve"> PAGEREF _Toc223973693 \h </w:instrText>
            </w:r>
            <w:r>
              <w:rPr>
                <w:webHidden/>
              </w:rPr>
            </w:r>
            <w:r>
              <w:rPr>
                <w:webHidden/>
              </w:rPr>
              <w:fldChar w:fldCharType="separate"/>
            </w:r>
            <w:r>
              <w:rPr>
                <w:webHidden/>
              </w:rPr>
              <w:t>21</w:t>
            </w:r>
            <w:r>
              <w:rPr>
                <w:webHidden/>
              </w:rPr>
              <w:fldChar w:fldCharType="end"/>
            </w:r>
          </w:hyperlink>
        </w:p>
        <w:p w14:paraId="6E133BB0" w14:textId="3BCC6920" w:rsidR="00F17D75" w:rsidRDefault="00F17D75">
          <w:pPr>
            <w:pStyle w:val="TOC3"/>
            <w:rPr>
              <w:color w:val="auto"/>
              <w:kern w:val="2"/>
              <w:sz w:val="24"/>
              <w:szCs w:val="24"/>
              <w14:ligatures w14:val="standardContextual"/>
            </w:rPr>
          </w:pPr>
          <w:hyperlink w:anchor="_Toc223973694" w:history="1">
            <w:r w:rsidRPr="00A9624B">
              <w:rPr>
                <w:rStyle w:val="Hyperlink"/>
                <w:rFonts w:ascii="Arial" w:hAnsi="Arial"/>
              </w:rPr>
              <w:t>1.7.7</w:t>
            </w:r>
            <w:r>
              <w:rPr>
                <w:color w:val="auto"/>
                <w:kern w:val="2"/>
                <w:sz w:val="24"/>
                <w:szCs w:val="24"/>
                <w14:ligatures w14:val="standardContextual"/>
              </w:rPr>
              <w:tab/>
            </w:r>
            <w:r w:rsidRPr="00A9624B">
              <w:rPr>
                <w:rStyle w:val="Hyperlink"/>
              </w:rPr>
              <w:t>Presence of High Voltage Lines</w:t>
            </w:r>
            <w:r>
              <w:rPr>
                <w:webHidden/>
              </w:rPr>
              <w:tab/>
            </w:r>
            <w:r>
              <w:rPr>
                <w:webHidden/>
              </w:rPr>
              <w:fldChar w:fldCharType="begin"/>
            </w:r>
            <w:r>
              <w:rPr>
                <w:webHidden/>
              </w:rPr>
              <w:instrText xml:space="preserve"> PAGEREF _Toc223973694 \h </w:instrText>
            </w:r>
            <w:r>
              <w:rPr>
                <w:webHidden/>
              </w:rPr>
            </w:r>
            <w:r>
              <w:rPr>
                <w:webHidden/>
              </w:rPr>
              <w:fldChar w:fldCharType="separate"/>
            </w:r>
            <w:r>
              <w:rPr>
                <w:webHidden/>
              </w:rPr>
              <w:t>21</w:t>
            </w:r>
            <w:r>
              <w:rPr>
                <w:webHidden/>
              </w:rPr>
              <w:fldChar w:fldCharType="end"/>
            </w:r>
          </w:hyperlink>
        </w:p>
        <w:p w14:paraId="72E5B4B0" w14:textId="432007DE" w:rsidR="00F17D75" w:rsidRDefault="00F17D75">
          <w:pPr>
            <w:pStyle w:val="TOC3"/>
            <w:rPr>
              <w:color w:val="auto"/>
              <w:kern w:val="2"/>
              <w:sz w:val="24"/>
              <w:szCs w:val="24"/>
              <w14:ligatures w14:val="standardContextual"/>
            </w:rPr>
          </w:pPr>
          <w:hyperlink w:anchor="_Toc223973695" w:history="1">
            <w:r w:rsidRPr="00A9624B">
              <w:rPr>
                <w:rStyle w:val="Hyperlink"/>
                <w:rFonts w:ascii="Arial" w:hAnsi="Arial"/>
              </w:rPr>
              <w:t>1.7.8</w:t>
            </w:r>
            <w:r>
              <w:rPr>
                <w:color w:val="auto"/>
                <w:kern w:val="2"/>
                <w:sz w:val="24"/>
                <w:szCs w:val="24"/>
                <w14:ligatures w14:val="standardContextual"/>
              </w:rPr>
              <w:tab/>
            </w:r>
            <w:r w:rsidRPr="00A9624B">
              <w:rPr>
                <w:rStyle w:val="Hyperlink"/>
              </w:rPr>
              <w:t>Safe Access to Electrical Equipment</w:t>
            </w:r>
            <w:r>
              <w:rPr>
                <w:webHidden/>
              </w:rPr>
              <w:tab/>
            </w:r>
            <w:r>
              <w:rPr>
                <w:webHidden/>
              </w:rPr>
              <w:fldChar w:fldCharType="begin"/>
            </w:r>
            <w:r>
              <w:rPr>
                <w:webHidden/>
              </w:rPr>
              <w:instrText xml:space="preserve"> PAGEREF _Toc223973695 \h </w:instrText>
            </w:r>
            <w:r>
              <w:rPr>
                <w:webHidden/>
              </w:rPr>
            </w:r>
            <w:r>
              <w:rPr>
                <w:webHidden/>
              </w:rPr>
              <w:fldChar w:fldCharType="separate"/>
            </w:r>
            <w:r>
              <w:rPr>
                <w:webHidden/>
              </w:rPr>
              <w:t>21</w:t>
            </w:r>
            <w:r>
              <w:rPr>
                <w:webHidden/>
              </w:rPr>
              <w:fldChar w:fldCharType="end"/>
            </w:r>
          </w:hyperlink>
        </w:p>
        <w:p w14:paraId="7151B78D" w14:textId="6662A98B" w:rsidR="00F17D75" w:rsidRDefault="00F17D75">
          <w:pPr>
            <w:pStyle w:val="TOC2"/>
            <w:rPr>
              <w:color w:val="auto"/>
              <w:kern w:val="2"/>
              <w:sz w:val="24"/>
              <w:szCs w:val="24"/>
              <w14:ligatures w14:val="standardContextual"/>
            </w:rPr>
          </w:pPr>
          <w:hyperlink w:anchor="_Toc223973696" w:history="1">
            <w:r w:rsidRPr="00A9624B">
              <w:rPr>
                <w:rStyle w:val="Hyperlink"/>
                <w:rFonts w:ascii="Arial" w:hAnsi="Arial"/>
              </w:rPr>
              <w:t>1.8</w:t>
            </w:r>
            <w:r>
              <w:rPr>
                <w:color w:val="auto"/>
                <w:kern w:val="2"/>
                <w:sz w:val="24"/>
                <w:szCs w:val="24"/>
                <w14:ligatures w14:val="standardContextual"/>
              </w:rPr>
              <w:tab/>
            </w:r>
            <w:r w:rsidRPr="00A9624B">
              <w:rPr>
                <w:rStyle w:val="Hyperlink"/>
              </w:rPr>
              <w:t>Structural Engineering</w:t>
            </w:r>
            <w:r>
              <w:rPr>
                <w:webHidden/>
              </w:rPr>
              <w:tab/>
            </w:r>
            <w:r>
              <w:rPr>
                <w:webHidden/>
              </w:rPr>
              <w:fldChar w:fldCharType="begin"/>
            </w:r>
            <w:r>
              <w:rPr>
                <w:webHidden/>
              </w:rPr>
              <w:instrText xml:space="preserve"> PAGEREF _Toc223973696 \h </w:instrText>
            </w:r>
            <w:r>
              <w:rPr>
                <w:webHidden/>
              </w:rPr>
            </w:r>
            <w:r>
              <w:rPr>
                <w:webHidden/>
              </w:rPr>
              <w:fldChar w:fldCharType="separate"/>
            </w:r>
            <w:r>
              <w:rPr>
                <w:webHidden/>
              </w:rPr>
              <w:t>21</w:t>
            </w:r>
            <w:r>
              <w:rPr>
                <w:webHidden/>
              </w:rPr>
              <w:fldChar w:fldCharType="end"/>
            </w:r>
          </w:hyperlink>
        </w:p>
        <w:p w14:paraId="66FB808D" w14:textId="4C8FE06C" w:rsidR="00F17D75" w:rsidRDefault="00F17D75">
          <w:pPr>
            <w:pStyle w:val="TOC3"/>
            <w:rPr>
              <w:color w:val="auto"/>
              <w:kern w:val="2"/>
              <w:sz w:val="24"/>
              <w:szCs w:val="24"/>
              <w14:ligatures w14:val="standardContextual"/>
            </w:rPr>
          </w:pPr>
          <w:hyperlink w:anchor="_Toc223973697" w:history="1">
            <w:r w:rsidRPr="00A9624B">
              <w:rPr>
                <w:rStyle w:val="Hyperlink"/>
                <w:rFonts w:ascii="Arial" w:hAnsi="Arial"/>
              </w:rPr>
              <w:t>1.8.1</w:t>
            </w:r>
            <w:r>
              <w:rPr>
                <w:color w:val="auto"/>
                <w:kern w:val="2"/>
                <w:sz w:val="24"/>
                <w:szCs w:val="24"/>
                <w14:ligatures w14:val="standardContextual"/>
              </w:rPr>
              <w:tab/>
            </w:r>
            <w:r w:rsidRPr="00A9624B">
              <w:rPr>
                <w:rStyle w:val="Hyperlink"/>
              </w:rPr>
              <w:t>Push Pull Tests</w:t>
            </w:r>
            <w:r>
              <w:rPr>
                <w:webHidden/>
              </w:rPr>
              <w:tab/>
            </w:r>
            <w:r>
              <w:rPr>
                <w:webHidden/>
              </w:rPr>
              <w:fldChar w:fldCharType="begin"/>
            </w:r>
            <w:r>
              <w:rPr>
                <w:webHidden/>
              </w:rPr>
              <w:instrText xml:space="preserve"> PAGEREF _Toc223973697 \h </w:instrText>
            </w:r>
            <w:r>
              <w:rPr>
                <w:webHidden/>
              </w:rPr>
            </w:r>
            <w:r>
              <w:rPr>
                <w:webHidden/>
              </w:rPr>
              <w:fldChar w:fldCharType="separate"/>
            </w:r>
            <w:r>
              <w:rPr>
                <w:webHidden/>
              </w:rPr>
              <w:t>21</w:t>
            </w:r>
            <w:r>
              <w:rPr>
                <w:webHidden/>
              </w:rPr>
              <w:fldChar w:fldCharType="end"/>
            </w:r>
          </w:hyperlink>
        </w:p>
        <w:p w14:paraId="597F8374" w14:textId="3C9BA94B" w:rsidR="00F17D75" w:rsidRDefault="00F17D75">
          <w:pPr>
            <w:pStyle w:val="TOC3"/>
            <w:rPr>
              <w:color w:val="auto"/>
              <w:kern w:val="2"/>
              <w:sz w:val="24"/>
              <w:szCs w:val="24"/>
              <w14:ligatures w14:val="standardContextual"/>
            </w:rPr>
          </w:pPr>
          <w:hyperlink w:anchor="_Toc223973698" w:history="1">
            <w:r w:rsidRPr="00A9624B">
              <w:rPr>
                <w:rStyle w:val="Hyperlink"/>
                <w:rFonts w:ascii="Arial" w:hAnsi="Arial"/>
              </w:rPr>
              <w:t>1.8.2</w:t>
            </w:r>
            <w:r>
              <w:rPr>
                <w:color w:val="auto"/>
                <w:kern w:val="2"/>
                <w:sz w:val="24"/>
                <w:szCs w:val="24"/>
                <w14:ligatures w14:val="standardContextual"/>
              </w:rPr>
              <w:tab/>
            </w:r>
            <w:r w:rsidRPr="00A9624B">
              <w:rPr>
                <w:rStyle w:val="Hyperlink"/>
              </w:rPr>
              <w:t>Perfo Soil Corrosivity</w:t>
            </w:r>
            <w:r>
              <w:rPr>
                <w:webHidden/>
              </w:rPr>
              <w:tab/>
            </w:r>
            <w:r>
              <w:rPr>
                <w:webHidden/>
              </w:rPr>
              <w:fldChar w:fldCharType="begin"/>
            </w:r>
            <w:r>
              <w:rPr>
                <w:webHidden/>
              </w:rPr>
              <w:instrText xml:space="preserve"> PAGEREF _Toc223973698 \h </w:instrText>
            </w:r>
            <w:r>
              <w:rPr>
                <w:webHidden/>
              </w:rPr>
            </w:r>
            <w:r>
              <w:rPr>
                <w:webHidden/>
              </w:rPr>
              <w:fldChar w:fldCharType="separate"/>
            </w:r>
            <w:r>
              <w:rPr>
                <w:webHidden/>
              </w:rPr>
              <w:t>21</w:t>
            </w:r>
            <w:r>
              <w:rPr>
                <w:webHidden/>
              </w:rPr>
              <w:fldChar w:fldCharType="end"/>
            </w:r>
          </w:hyperlink>
        </w:p>
        <w:p w14:paraId="0BE2D801" w14:textId="2050DCFE" w:rsidR="00F17D75" w:rsidRDefault="00F17D75">
          <w:pPr>
            <w:pStyle w:val="TOC3"/>
            <w:rPr>
              <w:color w:val="auto"/>
              <w:kern w:val="2"/>
              <w:sz w:val="24"/>
              <w:szCs w:val="24"/>
              <w14:ligatures w14:val="standardContextual"/>
            </w:rPr>
          </w:pPr>
          <w:hyperlink w:anchor="_Toc223973699" w:history="1">
            <w:r w:rsidRPr="00A9624B">
              <w:rPr>
                <w:rStyle w:val="Hyperlink"/>
                <w:rFonts w:ascii="Arial" w:hAnsi="Arial"/>
              </w:rPr>
              <w:t>1.8.3</w:t>
            </w:r>
            <w:r>
              <w:rPr>
                <w:color w:val="auto"/>
                <w:kern w:val="2"/>
                <w:sz w:val="24"/>
                <w:szCs w:val="24"/>
                <w14:ligatures w14:val="standardContextual"/>
              </w:rPr>
              <w:tab/>
            </w:r>
            <w:r w:rsidRPr="00A9624B">
              <w:rPr>
                <w:rStyle w:val="Hyperlink"/>
              </w:rPr>
              <w:t>(Other) Underground Infrastructure</w:t>
            </w:r>
            <w:r>
              <w:rPr>
                <w:webHidden/>
              </w:rPr>
              <w:tab/>
            </w:r>
            <w:r>
              <w:rPr>
                <w:webHidden/>
              </w:rPr>
              <w:fldChar w:fldCharType="begin"/>
            </w:r>
            <w:r>
              <w:rPr>
                <w:webHidden/>
              </w:rPr>
              <w:instrText xml:space="preserve"> PAGEREF _Toc223973699 \h </w:instrText>
            </w:r>
            <w:r>
              <w:rPr>
                <w:webHidden/>
              </w:rPr>
            </w:r>
            <w:r>
              <w:rPr>
                <w:webHidden/>
              </w:rPr>
              <w:fldChar w:fldCharType="separate"/>
            </w:r>
            <w:r>
              <w:rPr>
                <w:webHidden/>
              </w:rPr>
              <w:t>22</w:t>
            </w:r>
            <w:r>
              <w:rPr>
                <w:webHidden/>
              </w:rPr>
              <w:fldChar w:fldCharType="end"/>
            </w:r>
          </w:hyperlink>
        </w:p>
        <w:p w14:paraId="18855031" w14:textId="3E1B8BE7" w:rsidR="00F17D75" w:rsidRDefault="00F17D75">
          <w:pPr>
            <w:pStyle w:val="TOC3"/>
            <w:rPr>
              <w:color w:val="auto"/>
              <w:kern w:val="2"/>
              <w:sz w:val="24"/>
              <w:szCs w:val="24"/>
              <w14:ligatures w14:val="standardContextual"/>
            </w:rPr>
          </w:pPr>
          <w:hyperlink w:anchor="_Toc223973700" w:history="1">
            <w:r w:rsidRPr="00A9624B">
              <w:rPr>
                <w:rStyle w:val="Hyperlink"/>
                <w:rFonts w:ascii="Arial" w:hAnsi="Arial"/>
              </w:rPr>
              <w:t>1.8.4</w:t>
            </w:r>
            <w:r>
              <w:rPr>
                <w:color w:val="auto"/>
                <w:kern w:val="2"/>
                <w:sz w:val="24"/>
                <w:szCs w:val="24"/>
                <w14:ligatures w14:val="standardContextual"/>
              </w:rPr>
              <w:tab/>
            </w:r>
            <w:r w:rsidRPr="00A9624B">
              <w:rPr>
                <w:rStyle w:val="Hyperlink"/>
              </w:rPr>
              <w:t>Wind Loading (Edges)</w:t>
            </w:r>
            <w:r>
              <w:rPr>
                <w:webHidden/>
              </w:rPr>
              <w:tab/>
            </w:r>
            <w:r>
              <w:rPr>
                <w:webHidden/>
              </w:rPr>
              <w:fldChar w:fldCharType="begin"/>
            </w:r>
            <w:r>
              <w:rPr>
                <w:webHidden/>
              </w:rPr>
              <w:instrText xml:space="preserve"> PAGEREF _Toc223973700 \h </w:instrText>
            </w:r>
            <w:r>
              <w:rPr>
                <w:webHidden/>
              </w:rPr>
            </w:r>
            <w:r>
              <w:rPr>
                <w:webHidden/>
              </w:rPr>
              <w:fldChar w:fldCharType="separate"/>
            </w:r>
            <w:r>
              <w:rPr>
                <w:webHidden/>
              </w:rPr>
              <w:t>22</w:t>
            </w:r>
            <w:r>
              <w:rPr>
                <w:webHidden/>
              </w:rPr>
              <w:fldChar w:fldCharType="end"/>
            </w:r>
          </w:hyperlink>
        </w:p>
        <w:p w14:paraId="4D62399F" w14:textId="533A9A34" w:rsidR="00F17D75" w:rsidRDefault="00F17D75">
          <w:pPr>
            <w:pStyle w:val="TOC2"/>
            <w:rPr>
              <w:color w:val="auto"/>
              <w:kern w:val="2"/>
              <w:sz w:val="24"/>
              <w:szCs w:val="24"/>
              <w14:ligatures w14:val="standardContextual"/>
            </w:rPr>
          </w:pPr>
          <w:hyperlink w:anchor="_Toc223973701" w:history="1">
            <w:r w:rsidRPr="00A9624B">
              <w:rPr>
                <w:rStyle w:val="Hyperlink"/>
                <w:rFonts w:ascii="Arial" w:hAnsi="Arial"/>
              </w:rPr>
              <w:t>1.9</w:t>
            </w:r>
            <w:r>
              <w:rPr>
                <w:color w:val="auto"/>
                <w:kern w:val="2"/>
                <w:sz w:val="24"/>
                <w:szCs w:val="24"/>
                <w14:ligatures w14:val="standardContextual"/>
              </w:rPr>
              <w:tab/>
            </w:r>
            <w:r w:rsidRPr="00A9624B">
              <w:rPr>
                <w:rStyle w:val="Hyperlink"/>
              </w:rPr>
              <w:t>Security</w:t>
            </w:r>
            <w:r>
              <w:rPr>
                <w:webHidden/>
              </w:rPr>
              <w:tab/>
            </w:r>
            <w:r>
              <w:rPr>
                <w:webHidden/>
              </w:rPr>
              <w:fldChar w:fldCharType="begin"/>
            </w:r>
            <w:r>
              <w:rPr>
                <w:webHidden/>
              </w:rPr>
              <w:instrText xml:space="preserve"> PAGEREF _Toc223973701 \h </w:instrText>
            </w:r>
            <w:r>
              <w:rPr>
                <w:webHidden/>
              </w:rPr>
            </w:r>
            <w:r>
              <w:rPr>
                <w:webHidden/>
              </w:rPr>
              <w:fldChar w:fldCharType="separate"/>
            </w:r>
            <w:r>
              <w:rPr>
                <w:webHidden/>
              </w:rPr>
              <w:t>22</w:t>
            </w:r>
            <w:r>
              <w:rPr>
                <w:webHidden/>
              </w:rPr>
              <w:fldChar w:fldCharType="end"/>
            </w:r>
          </w:hyperlink>
        </w:p>
        <w:p w14:paraId="4C497016" w14:textId="048757AE" w:rsidR="00F17D75" w:rsidRDefault="00F17D75">
          <w:pPr>
            <w:pStyle w:val="TOC3"/>
            <w:rPr>
              <w:color w:val="auto"/>
              <w:kern w:val="2"/>
              <w:sz w:val="24"/>
              <w:szCs w:val="24"/>
              <w14:ligatures w14:val="standardContextual"/>
            </w:rPr>
          </w:pPr>
          <w:hyperlink w:anchor="_Toc223973702" w:history="1">
            <w:r w:rsidRPr="00A9624B">
              <w:rPr>
                <w:rStyle w:val="Hyperlink"/>
                <w:rFonts w:ascii="Arial" w:hAnsi="Arial"/>
              </w:rPr>
              <w:t>1.9.1</w:t>
            </w:r>
            <w:r>
              <w:rPr>
                <w:color w:val="auto"/>
                <w:kern w:val="2"/>
                <w:sz w:val="24"/>
                <w:szCs w:val="24"/>
                <w14:ligatures w14:val="standardContextual"/>
              </w:rPr>
              <w:tab/>
            </w:r>
            <w:r w:rsidRPr="00A9624B">
              <w:rPr>
                <w:rStyle w:val="Hyperlink"/>
              </w:rPr>
              <w:t>Anti-Theft System</w:t>
            </w:r>
            <w:r>
              <w:rPr>
                <w:webHidden/>
              </w:rPr>
              <w:tab/>
            </w:r>
            <w:r>
              <w:rPr>
                <w:webHidden/>
              </w:rPr>
              <w:fldChar w:fldCharType="begin"/>
            </w:r>
            <w:r>
              <w:rPr>
                <w:webHidden/>
              </w:rPr>
              <w:instrText xml:space="preserve"> PAGEREF _Toc223973702 \h </w:instrText>
            </w:r>
            <w:r>
              <w:rPr>
                <w:webHidden/>
              </w:rPr>
            </w:r>
            <w:r>
              <w:rPr>
                <w:webHidden/>
              </w:rPr>
              <w:fldChar w:fldCharType="separate"/>
            </w:r>
            <w:r>
              <w:rPr>
                <w:webHidden/>
              </w:rPr>
              <w:t>22</w:t>
            </w:r>
            <w:r>
              <w:rPr>
                <w:webHidden/>
              </w:rPr>
              <w:fldChar w:fldCharType="end"/>
            </w:r>
          </w:hyperlink>
        </w:p>
        <w:p w14:paraId="385DE857" w14:textId="1A704203" w:rsidR="00F17D75" w:rsidRDefault="00F17D75">
          <w:pPr>
            <w:pStyle w:val="TOC3"/>
            <w:rPr>
              <w:color w:val="auto"/>
              <w:kern w:val="2"/>
              <w:sz w:val="24"/>
              <w:szCs w:val="24"/>
              <w14:ligatures w14:val="standardContextual"/>
            </w:rPr>
          </w:pPr>
          <w:hyperlink w:anchor="_Toc223973703" w:history="1">
            <w:r w:rsidRPr="00A9624B">
              <w:rPr>
                <w:rStyle w:val="Hyperlink"/>
                <w:rFonts w:ascii="Arial" w:hAnsi="Arial"/>
              </w:rPr>
              <w:t>1.9.2</w:t>
            </w:r>
            <w:r>
              <w:rPr>
                <w:color w:val="auto"/>
                <w:kern w:val="2"/>
                <w:sz w:val="24"/>
                <w:szCs w:val="24"/>
                <w14:ligatures w14:val="standardContextual"/>
              </w:rPr>
              <w:tab/>
            </w:r>
            <w:r w:rsidRPr="00A9624B">
              <w:rPr>
                <w:rStyle w:val="Hyperlink"/>
              </w:rPr>
              <w:t>Security Arrangements (Operational Phase)</w:t>
            </w:r>
            <w:r>
              <w:rPr>
                <w:webHidden/>
              </w:rPr>
              <w:tab/>
            </w:r>
            <w:r>
              <w:rPr>
                <w:webHidden/>
              </w:rPr>
              <w:fldChar w:fldCharType="begin"/>
            </w:r>
            <w:r>
              <w:rPr>
                <w:webHidden/>
              </w:rPr>
              <w:instrText xml:space="preserve"> PAGEREF _Toc223973703 \h </w:instrText>
            </w:r>
            <w:r>
              <w:rPr>
                <w:webHidden/>
              </w:rPr>
            </w:r>
            <w:r>
              <w:rPr>
                <w:webHidden/>
              </w:rPr>
              <w:fldChar w:fldCharType="separate"/>
            </w:r>
            <w:r>
              <w:rPr>
                <w:webHidden/>
              </w:rPr>
              <w:t>22</w:t>
            </w:r>
            <w:r>
              <w:rPr>
                <w:webHidden/>
              </w:rPr>
              <w:fldChar w:fldCharType="end"/>
            </w:r>
          </w:hyperlink>
        </w:p>
        <w:p w14:paraId="05A71E1C" w14:textId="4400A59F" w:rsidR="00F17D75" w:rsidRDefault="00F17D75">
          <w:pPr>
            <w:pStyle w:val="TOC3"/>
            <w:rPr>
              <w:color w:val="auto"/>
              <w:kern w:val="2"/>
              <w:sz w:val="24"/>
              <w:szCs w:val="24"/>
              <w14:ligatures w14:val="standardContextual"/>
            </w:rPr>
          </w:pPr>
          <w:hyperlink w:anchor="_Toc223973704" w:history="1">
            <w:r w:rsidRPr="00A9624B">
              <w:rPr>
                <w:rStyle w:val="Hyperlink"/>
                <w:rFonts w:ascii="Arial" w:hAnsi="Arial"/>
              </w:rPr>
              <w:t>1.9.3</w:t>
            </w:r>
            <w:r>
              <w:rPr>
                <w:color w:val="auto"/>
                <w:kern w:val="2"/>
                <w:sz w:val="24"/>
                <w:szCs w:val="24"/>
                <w14:ligatures w14:val="standardContextual"/>
              </w:rPr>
              <w:tab/>
            </w:r>
            <w:r w:rsidRPr="00A9624B">
              <w:rPr>
                <w:rStyle w:val="Hyperlink"/>
              </w:rPr>
              <w:t>Security Arrangements During Execution</w:t>
            </w:r>
            <w:r>
              <w:rPr>
                <w:webHidden/>
              </w:rPr>
              <w:tab/>
            </w:r>
            <w:r>
              <w:rPr>
                <w:webHidden/>
              </w:rPr>
              <w:fldChar w:fldCharType="begin"/>
            </w:r>
            <w:r>
              <w:rPr>
                <w:webHidden/>
              </w:rPr>
              <w:instrText xml:space="preserve"> PAGEREF _Toc223973704 \h </w:instrText>
            </w:r>
            <w:r>
              <w:rPr>
                <w:webHidden/>
              </w:rPr>
            </w:r>
            <w:r>
              <w:rPr>
                <w:webHidden/>
              </w:rPr>
              <w:fldChar w:fldCharType="separate"/>
            </w:r>
            <w:r>
              <w:rPr>
                <w:webHidden/>
              </w:rPr>
              <w:t>22</w:t>
            </w:r>
            <w:r>
              <w:rPr>
                <w:webHidden/>
              </w:rPr>
              <w:fldChar w:fldCharType="end"/>
            </w:r>
          </w:hyperlink>
        </w:p>
        <w:p w14:paraId="773ADD1A" w14:textId="64C770F9" w:rsidR="00F17D75" w:rsidRDefault="00F17D75">
          <w:pPr>
            <w:pStyle w:val="TOC2"/>
            <w:rPr>
              <w:color w:val="auto"/>
              <w:kern w:val="2"/>
              <w:sz w:val="24"/>
              <w:szCs w:val="24"/>
              <w14:ligatures w14:val="standardContextual"/>
            </w:rPr>
          </w:pPr>
          <w:hyperlink w:anchor="_Toc223973705" w:history="1">
            <w:r w:rsidRPr="00A9624B">
              <w:rPr>
                <w:rStyle w:val="Hyperlink"/>
                <w:rFonts w:ascii="Arial" w:hAnsi="Arial"/>
              </w:rPr>
              <w:t>1.10</w:t>
            </w:r>
            <w:r>
              <w:rPr>
                <w:color w:val="auto"/>
                <w:kern w:val="2"/>
                <w:sz w:val="24"/>
                <w:szCs w:val="24"/>
                <w14:ligatures w14:val="standardContextual"/>
              </w:rPr>
              <w:tab/>
            </w:r>
            <w:r w:rsidRPr="00A9624B">
              <w:rPr>
                <w:rStyle w:val="Hyperlink"/>
              </w:rPr>
              <w:t>Stray Currents and Mutual Influencing of other Installations / Structures</w:t>
            </w:r>
            <w:r>
              <w:rPr>
                <w:webHidden/>
              </w:rPr>
              <w:tab/>
            </w:r>
            <w:r>
              <w:rPr>
                <w:webHidden/>
              </w:rPr>
              <w:fldChar w:fldCharType="begin"/>
            </w:r>
            <w:r>
              <w:rPr>
                <w:webHidden/>
              </w:rPr>
              <w:instrText xml:space="preserve"> PAGEREF _Toc223973705 \h </w:instrText>
            </w:r>
            <w:r>
              <w:rPr>
                <w:webHidden/>
              </w:rPr>
            </w:r>
            <w:r>
              <w:rPr>
                <w:webHidden/>
              </w:rPr>
              <w:fldChar w:fldCharType="separate"/>
            </w:r>
            <w:r>
              <w:rPr>
                <w:webHidden/>
              </w:rPr>
              <w:t>22</w:t>
            </w:r>
            <w:r>
              <w:rPr>
                <w:webHidden/>
              </w:rPr>
              <w:fldChar w:fldCharType="end"/>
            </w:r>
          </w:hyperlink>
        </w:p>
        <w:p w14:paraId="284132D8" w14:textId="61C52E60" w:rsidR="00F17D75" w:rsidRDefault="00F17D75">
          <w:pPr>
            <w:pStyle w:val="TOC3"/>
            <w:rPr>
              <w:color w:val="auto"/>
              <w:kern w:val="2"/>
              <w:sz w:val="24"/>
              <w:szCs w:val="24"/>
              <w14:ligatures w14:val="standardContextual"/>
            </w:rPr>
          </w:pPr>
          <w:hyperlink w:anchor="_Toc223973706" w:history="1">
            <w:r w:rsidRPr="00A9624B">
              <w:rPr>
                <w:rStyle w:val="Hyperlink"/>
                <w:rFonts w:ascii="Arial" w:hAnsi="Arial"/>
              </w:rPr>
              <w:t>1.10.1</w:t>
            </w:r>
            <w:r>
              <w:rPr>
                <w:color w:val="auto"/>
                <w:kern w:val="2"/>
                <w:sz w:val="24"/>
                <w:szCs w:val="24"/>
                <w14:ligatures w14:val="standardContextual"/>
              </w:rPr>
              <w:tab/>
            </w:r>
            <w:r w:rsidRPr="00A9624B">
              <w:rPr>
                <w:rStyle w:val="Hyperlink"/>
              </w:rPr>
              <w:t>General Requirements</w:t>
            </w:r>
            <w:r>
              <w:rPr>
                <w:webHidden/>
              </w:rPr>
              <w:tab/>
            </w:r>
            <w:r>
              <w:rPr>
                <w:webHidden/>
              </w:rPr>
              <w:fldChar w:fldCharType="begin"/>
            </w:r>
            <w:r>
              <w:rPr>
                <w:webHidden/>
              </w:rPr>
              <w:instrText xml:space="preserve"> PAGEREF _Toc223973706 \h </w:instrText>
            </w:r>
            <w:r>
              <w:rPr>
                <w:webHidden/>
              </w:rPr>
            </w:r>
            <w:r>
              <w:rPr>
                <w:webHidden/>
              </w:rPr>
              <w:fldChar w:fldCharType="separate"/>
            </w:r>
            <w:r>
              <w:rPr>
                <w:webHidden/>
              </w:rPr>
              <w:t>22</w:t>
            </w:r>
            <w:r>
              <w:rPr>
                <w:webHidden/>
              </w:rPr>
              <w:fldChar w:fldCharType="end"/>
            </w:r>
          </w:hyperlink>
        </w:p>
        <w:p w14:paraId="684860CF" w14:textId="2BE3B84E" w:rsidR="00F17D75" w:rsidRDefault="00F17D75">
          <w:pPr>
            <w:pStyle w:val="TOC3"/>
            <w:rPr>
              <w:color w:val="auto"/>
              <w:kern w:val="2"/>
              <w:sz w:val="24"/>
              <w:szCs w:val="24"/>
              <w14:ligatures w14:val="standardContextual"/>
            </w:rPr>
          </w:pPr>
          <w:hyperlink w:anchor="_Toc223973707" w:history="1">
            <w:r w:rsidRPr="00A9624B">
              <w:rPr>
                <w:rStyle w:val="Hyperlink"/>
                <w:rFonts w:ascii="Arial" w:hAnsi="Arial"/>
              </w:rPr>
              <w:t>1.10.2</w:t>
            </w:r>
            <w:r>
              <w:rPr>
                <w:color w:val="auto"/>
                <w:kern w:val="2"/>
                <w:sz w:val="24"/>
                <w:szCs w:val="24"/>
                <w14:ligatures w14:val="standardContextual"/>
              </w:rPr>
              <w:tab/>
            </w:r>
            <w:r w:rsidRPr="00A9624B">
              <w:rPr>
                <w:rStyle w:val="Hyperlink"/>
              </w:rPr>
              <w:t>Railways (If Applicable)</w:t>
            </w:r>
            <w:r>
              <w:rPr>
                <w:webHidden/>
              </w:rPr>
              <w:tab/>
            </w:r>
            <w:r>
              <w:rPr>
                <w:webHidden/>
              </w:rPr>
              <w:fldChar w:fldCharType="begin"/>
            </w:r>
            <w:r>
              <w:rPr>
                <w:webHidden/>
              </w:rPr>
              <w:instrText xml:space="preserve"> PAGEREF _Toc223973707 \h </w:instrText>
            </w:r>
            <w:r>
              <w:rPr>
                <w:webHidden/>
              </w:rPr>
            </w:r>
            <w:r>
              <w:rPr>
                <w:webHidden/>
              </w:rPr>
              <w:fldChar w:fldCharType="separate"/>
            </w:r>
            <w:r>
              <w:rPr>
                <w:webHidden/>
              </w:rPr>
              <w:t>23</w:t>
            </w:r>
            <w:r>
              <w:rPr>
                <w:webHidden/>
              </w:rPr>
              <w:fldChar w:fldCharType="end"/>
            </w:r>
          </w:hyperlink>
        </w:p>
        <w:p w14:paraId="3BB6C4F5" w14:textId="6FC1DC32" w:rsidR="00F17D75" w:rsidRDefault="00F17D75">
          <w:pPr>
            <w:pStyle w:val="TOC3"/>
            <w:rPr>
              <w:color w:val="auto"/>
              <w:kern w:val="2"/>
              <w:sz w:val="24"/>
              <w:szCs w:val="24"/>
              <w14:ligatures w14:val="standardContextual"/>
            </w:rPr>
          </w:pPr>
          <w:hyperlink w:anchor="_Toc223973708" w:history="1">
            <w:r w:rsidRPr="00A9624B">
              <w:rPr>
                <w:rStyle w:val="Hyperlink"/>
                <w:rFonts w:ascii="Arial" w:hAnsi="Arial"/>
              </w:rPr>
              <w:t>1.10.3</w:t>
            </w:r>
            <w:r>
              <w:rPr>
                <w:color w:val="auto"/>
                <w:kern w:val="2"/>
                <w:sz w:val="24"/>
                <w:szCs w:val="24"/>
                <w14:ligatures w14:val="standardContextual"/>
              </w:rPr>
              <w:tab/>
            </w:r>
            <w:r w:rsidRPr="00A9624B">
              <w:rPr>
                <w:rStyle w:val="Hyperlink"/>
              </w:rPr>
              <w:t>Underground Pipes</w:t>
            </w:r>
            <w:r>
              <w:rPr>
                <w:webHidden/>
              </w:rPr>
              <w:tab/>
            </w:r>
            <w:r>
              <w:rPr>
                <w:webHidden/>
              </w:rPr>
              <w:fldChar w:fldCharType="begin"/>
            </w:r>
            <w:r>
              <w:rPr>
                <w:webHidden/>
              </w:rPr>
              <w:instrText xml:space="preserve"> PAGEREF _Toc223973708 \h </w:instrText>
            </w:r>
            <w:r>
              <w:rPr>
                <w:webHidden/>
              </w:rPr>
            </w:r>
            <w:r>
              <w:rPr>
                <w:webHidden/>
              </w:rPr>
              <w:fldChar w:fldCharType="separate"/>
            </w:r>
            <w:r>
              <w:rPr>
                <w:webHidden/>
              </w:rPr>
              <w:t>23</w:t>
            </w:r>
            <w:r>
              <w:rPr>
                <w:webHidden/>
              </w:rPr>
              <w:fldChar w:fldCharType="end"/>
            </w:r>
          </w:hyperlink>
        </w:p>
        <w:p w14:paraId="6DAECA16" w14:textId="7CF9BFE1" w:rsidR="00F17D75" w:rsidRDefault="00F17D75">
          <w:pPr>
            <w:pStyle w:val="TOC2"/>
            <w:rPr>
              <w:color w:val="auto"/>
              <w:kern w:val="2"/>
              <w:sz w:val="24"/>
              <w:szCs w:val="24"/>
              <w14:ligatures w14:val="standardContextual"/>
            </w:rPr>
          </w:pPr>
          <w:hyperlink w:anchor="_Toc223973709" w:history="1">
            <w:r w:rsidRPr="00A9624B">
              <w:rPr>
                <w:rStyle w:val="Hyperlink"/>
                <w:rFonts w:ascii="Arial" w:hAnsi="Arial"/>
              </w:rPr>
              <w:t>1.11</w:t>
            </w:r>
            <w:r>
              <w:rPr>
                <w:color w:val="auto"/>
                <w:kern w:val="2"/>
                <w:sz w:val="24"/>
                <w:szCs w:val="24"/>
                <w14:ligatures w14:val="standardContextual"/>
              </w:rPr>
              <w:tab/>
            </w:r>
            <w:r w:rsidRPr="00A9624B">
              <w:rPr>
                <w:rStyle w:val="Hyperlink"/>
              </w:rPr>
              <w:t>Maintainability</w:t>
            </w:r>
            <w:r>
              <w:rPr>
                <w:webHidden/>
              </w:rPr>
              <w:tab/>
            </w:r>
            <w:r>
              <w:rPr>
                <w:webHidden/>
              </w:rPr>
              <w:fldChar w:fldCharType="begin"/>
            </w:r>
            <w:r>
              <w:rPr>
                <w:webHidden/>
              </w:rPr>
              <w:instrText xml:space="preserve"> PAGEREF _Toc223973709 \h </w:instrText>
            </w:r>
            <w:r>
              <w:rPr>
                <w:webHidden/>
              </w:rPr>
            </w:r>
            <w:r>
              <w:rPr>
                <w:webHidden/>
              </w:rPr>
              <w:fldChar w:fldCharType="separate"/>
            </w:r>
            <w:r>
              <w:rPr>
                <w:webHidden/>
              </w:rPr>
              <w:t>23</w:t>
            </w:r>
            <w:r>
              <w:rPr>
                <w:webHidden/>
              </w:rPr>
              <w:fldChar w:fldCharType="end"/>
            </w:r>
          </w:hyperlink>
        </w:p>
        <w:p w14:paraId="658B9B16" w14:textId="6A2BC6CD" w:rsidR="00F17D75" w:rsidRDefault="00F17D75">
          <w:pPr>
            <w:pStyle w:val="TOC3"/>
            <w:rPr>
              <w:color w:val="auto"/>
              <w:kern w:val="2"/>
              <w:sz w:val="24"/>
              <w:szCs w:val="24"/>
              <w14:ligatures w14:val="standardContextual"/>
            </w:rPr>
          </w:pPr>
          <w:hyperlink w:anchor="_Toc223973710" w:history="1">
            <w:r w:rsidRPr="00A9624B">
              <w:rPr>
                <w:rStyle w:val="Hyperlink"/>
                <w:rFonts w:ascii="Arial" w:hAnsi="Arial"/>
              </w:rPr>
              <w:t>1.11.1</w:t>
            </w:r>
            <w:r>
              <w:rPr>
                <w:color w:val="auto"/>
                <w:kern w:val="2"/>
                <w:sz w:val="24"/>
                <w:szCs w:val="24"/>
                <w14:ligatures w14:val="standardContextual"/>
              </w:rPr>
              <w:tab/>
            </w:r>
            <w:r w:rsidRPr="00A9624B">
              <w:rPr>
                <w:rStyle w:val="Hyperlink"/>
              </w:rPr>
              <w:t>Space for Maintenance and Access</w:t>
            </w:r>
            <w:r>
              <w:rPr>
                <w:webHidden/>
              </w:rPr>
              <w:tab/>
            </w:r>
            <w:r>
              <w:rPr>
                <w:webHidden/>
              </w:rPr>
              <w:fldChar w:fldCharType="begin"/>
            </w:r>
            <w:r>
              <w:rPr>
                <w:webHidden/>
              </w:rPr>
              <w:instrText xml:space="preserve"> PAGEREF _Toc223973710 \h </w:instrText>
            </w:r>
            <w:r>
              <w:rPr>
                <w:webHidden/>
              </w:rPr>
            </w:r>
            <w:r>
              <w:rPr>
                <w:webHidden/>
              </w:rPr>
              <w:fldChar w:fldCharType="separate"/>
            </w:r>
            <w:r>
              <w:rPr>
                <w:webHidden/>
              </w:rPr>
              <w:t>23</w:t>
            </w:r>
            <w:r>
              <w:rPr>
                <w:webHidden/>
              </w:rPr>
              <w:fldChar w:fldCharType="end"/>
            </w:r>
          </w:hyperlink>
        </w:p>
        <w:p w14:paraId="37C986D1" w14:textId="5AFF9965" w:rsidR="00F17D75" w:rsidRDefault="00F17D75">
          <w:pPr>
            <w:pStyle w:val="TOC3"/>
            <w:rPr>
              <w:color w:val="auto"/>
              <w:kern w:val="2"/>
              <w:sz w:val="24"/>
              <w:szCs w:val="24"/>
              <w14:ligatures w14:val="standardContextual"/>
            </w:rPr>
          </w:pPr>
          <w:hyperlink w:anchor="_Toc223973711" w:history="1">
            <w:r w:rsidRPr="00A9624B">
              <w:rPr>
                <w:rStyle w:val="Hyperlink"/>
                <w:rFonts w:ascii="Arial" w:hAnsi="Arial"/>
              </w:rPr>
              <w:t>1.11.2</w:t>
            </w:r>
            <w:r>
              <w:rPr>
                <w:color w:val="auto"/>
                <w:kern w:val="2"/>
                <w:sz w:val="24"/>
                <w:szCs w:val="24"/>
                <w14:ligatures w14:val="standardContextual"/>
              </w:rPr>
              <w:tab/>
            </w:r>
            <w:r w:rsidRPr="00A9624B">
              <w:rPr>
                <w:rStyle w:val="Hyperlink"/>
              </w:rPr>
              <w:t>Storage Facility for Spares</w:t>
            </w:r>
            <w:r>
              <w:rPr>
                <w:webHidden/>
              </w:rPr>
              <w:tab/>
            </w:r>
            <w:r>
              <w:rPr>
                <w:webHidden/>
              </w:rPr>
              <w:fldChar w:fldCharType="begin"/>
            </w:r>
            <w:r>
              <w:rPr>
                <w:webHidden/>
              </w:rPr>
              <w:instrText xml:space="preserve"> PAGEREF _Toc223973711 \h </w:instrText>
            </w:r>
            <w:r>
              <w:rPr>
                <w:webHidden/>
              </w:rPr>
            </w:r>
            <w:r>
              <w:rPr>
                <w:webHidden/>
              </w:rPr>
              <w:fldChar w:fldCharType="separate"/>
            </w:r>
            <w:r>
              <w:rPr>
                <w:webHidden/>
              </w:rPr>
              <w:t>23</w:t>
            </w:r>
            <w:r>
              <w:rPr>
                <w:webHidden/>
              </w:rPr>
              <w:fldChar w:fldCharType="end"/>
            </w:r>
          </w:hyperlink>
        </w:p>
        <w:p w14:paraId="4945C203" w14:textId="6ADBEE9E" w:rsidR="00F17D75" w:rsidRDefault="00F17D75">
          <w:pPr>
            <w:pStyle w:val="TOC3"/>
            <w:rPr>
              <w:color w:val="auto"/>
              <w:kern w:val="2"/>
              <w:sz w:val="24"/>
              <w:szCs w:val="24"/>
              <w14:ligatures w14:val="standardContextual"/>
            </w:rPr>
          </w:pPr>
          <w:hyperlink w:anchor="_Toc223973712" w:history="1">
            <w:r w:rsidRPr="00A9624B">
              <w:rPr>
                <w:rStyle w:val="Hyperlink"/>
                <w:rFonts w:ascii="Arial" w:hAnsi="Arial"/>
              </w:rPr>
              <w:t>1.11.3</w:t>
            </w:r>
            <w:r>
              <w:rPr>
                <w:color w:val="auto"/>
                <w:kern w:val="2"/>
                <w:sz w:val="24"/>
                <w:szCs w:val="24"/>
                <w14:ligatures w14:val="standardContextual"/>
              </w:rPr>
              <w:tab/>
            </w:r>
            <w:r w:rsidRPr="00A9624B">
              <w:rPr>
                <w:rStyle w:val="Hyperlink"/>
              </w:rPr>
              <w:t>Route and Row Markers</w:t>
            </w:r>
            <w:r>
              <w:rPr>
                <w:webHidden/>
              </w:rPr>
              <w:tab/>
            </w:r>
            <w:r>
              <w:rPr>
                <w:webHidden/>
              </w:rPr>
              <w:fldChar w:fldCharType="begin"/>
            </w:r>
            <w:r>
              <w:rPr>
                <w:webHidden/>
              </w:rPr>
              <w:instrText xml:space="preserve"> PAGEREF _Toc223973712 \h </w:instrText>
            </w:r>
            <w:r>
              <w:rPr>
                <w:webHidden/>
              </w:rPr>
            </w:r>
            <w:r>
              <w:rPr>
                <w:webHidden/>
              </w:rPr>
              <w:fldChar w:fldCharType="separate"/>
            </w:r>
            <w:r>
              <w:rPr>
                <w:webHidden/>
              </w:rPr>
              <w:t>23</w:t>
            </w:r>
            <w:r>
              <w:rPr>
                <w:webHidden/>
              </w:rPr>
              <w:fldChar w:fldCharType="end"/>
            </w:r>
          </w:hyperlink>
        </w:p>
        <w:p w14:paraId="1430CEE0" w14:textId="3D949EA1" w:rsidR="00F17D75" w:rsidRDefault="00F17D75">
          <w:pPr>
            <w:pStyle w:val="TOC3"/>
            <w:rPr>
              <w:color w:val="auto"/>
              <w:kern w:val="2"/>
              <w:sz w:val="24"/>
              <w:szCs w:val="24"/>
              <w14:ligatures w14:val="standardContextual"/>
            </w:rPr>
          </w:pPr>
          <w:hyperlink w:anchor="_Toc223973713" w:history="1">
            <w:r w:rsidRPr="00A9624B">
              <w:rPr>
                <w:rStyle w:val="Hyperlink"/>
                <w:rFonts w:ascii="Arial" w:hAnsi="Arial"/>
              </w:rPr>
              <w:t>1.11.4</w:t>
            </w:r>
            <w:r>
              <w:rPr>
                <w:color w:val="auto"/>
                <w:kern w:val="2"/>
                <w:sz w:val="24"/>
                <w:szCs w:val="24"/>
                <w14:ligatures w14:val="standardContextual"/>
              </w:rPr>
              <w:tab/>
            </w:r>
            <w:r w:rsidRPr="00A9624B">
              <w:rPr>
                <w:rStyle w:val="Hyperlink"/>
              </w:rPr>
              <w:t>Usability of Documentation</w:t>
            </w:r>
            <w:r>
              <w:rPr>
                <w:webHidden/>
              </w:rPr>
              <w:tab/>
            </w:r>
            <w:r>
              <w:rPr>
                <w:webHidden/>
              </w:rPr>
              <w:fldChar w:fldCharType="begin"/>
            </w:r>
            <w:r>
              <w:rPr>
                <w:webHidden/>
              </w:rPr>
              <w:instrText xml:space="preserve"> PAGEREF _Toc223973713 \h </w:instrText>
            </w:r>
            <w:r>
              <w:rPr>
                <w:webHidden/>
              </w:rPr>
            </w:r>
            <w:r>
              <w:rPr>
                <w:webHidden/>
              </w:rPr>
              <w:fldChar w:fldCharType="separate"/>
            </w:r>
            <w:r>
              <w:rPr>
                <w:webHidden/>
              </w:rPr>
              <w:t>23</w:t>
            </w:r>
            <w:r>
              <w:rPr>
                <w:webHidden/>
              </w:rPr>
              <w:fldChar w:fldCharType="end"/>
            </w:r>
          </w:hyperlink>
        </w:p>
        <w:p w14:paraId="2F7D1C6D" w14:textId="6A5BD847" w:rsidR="00F17D75" w:rsidRDefault="00F17D75">
          <w:pPr>
            <w:pStyle w:val="TOC3"/>
            <w:rPr>
              <w:color w:val="auto"/>
              <w:kern w:val="2"/>
              <w:sz w:val="24"/>
              <w:szCs w:val="24"/>
              <w14:ligatures w14:val="standardContextual"/>
            </w:rPr>
          </w:pPr>
          <w:hyperlink w:anchor="_Toc223973714" w:history="1">
            <w:r w:rsidRPr="00A9624B">
              <w:rPr>
                <w:rStyle w:val="Hyperlink"/>
                <w:rFonts w:ascii="Arial" w:hAnsi="Arial"/>
              </w:rPr>
              <w:t>1.11.5</w:t>
            </w:r>
            <w:r>
              <w:rPr>
                <w:color w:val="auto"/>
                <w:kern w:val="2"/>
                <w:sz w:val="24"/>
                <w:szCs w:val="24"/>
                <w14:ligatures w14:val="standardContextual"/>
              </w:rPr>
              <w:tab/>
            </w:r>
            <w:r w:rsidRPr="00A9624B">
              <w:rPr>
                <w:rStyle w:val="Hyperlink"/>
              </w:rPr>
              <w:t>On Site Identification</w:t>
            </w:r>
            <w:r>
              <w:rPr>
                <w:webHidden/>
              </w:rPr>
              <w:tab/>
            </w:r>
            <w:r>
              <w:rPr>
                <w:webHidden/>
              </w:rPr>
              <w:fldChar w:fldCharType="begin"/>
            </w:r>
            <w:r>
              <w:rPr>
                <w:webHidden/>
              </w:rPr>
              <w:instrText xml:space="preserve"> PAGEREF _Toc223973714 \h </w:instrText>
            </w:r>
            <w:r>
              <w:rPr>
                <w:webHidden/>
              </w:rPr>
            </w:r>
            <w:r>
              <w:rPr>
                <w:webHidden/>
              </w:rPr>
              <w:fldChar w:fldCharType="separate"/>
            </w:r>
            <w:r>
              <w:rPr>
                <w:webHidden/>
              </w:rPr>
              <w:t>24</w:t>
            </w:r>
            <w:r>
              <w:rPr>
                <w:webHidden/>
              </w:rPr>
              <w:fldChar w:fldCharType="end"/>
            </w:r>
          </w:hyperlink>
        </w:p>
        <w:p w14:paraId="6DB84C26" w14:textId="6C45462E" w:rsidR="00F17D75" w:rsidRDefault="00F17D75">
          <w:pPr>
            <w:pStyle w:val="TOC3"/>
            <w:rPr>
              <w:color w:val="auto"/>
              <w:kern w:val="2"/>
              <w:sz w:val="24"/>
              <w:szCs w:val="24"/>
              <w14:ligatures w14:val="standardContextual"/>
            </w:rPr>
          </w:pPr>
          <w:hyperlink w:anchor="_Toc223973715" w:history="1">
            <w:r w:rsidRPr="00A9624B">
              <w:rPr>
                <w:rStyle w:val="Hyperlink"/>
                <w:rFonts w:ascii="Arial" w:hAnsi="Arial"/>
              </w:rPr>
              <w:t>1.11.6</w:t>
            </w:r>
            <w:r>
              <w:rPr>
                <w:color w:val="auto"/>
                <w:kern w:val="2"/>
                <w:sz w:val="24"/>
                <w:szCs w:val="24"/>
                <w14:ligatures w14:val="standardContextual"/>
              </w:rPr>
              <w:tab/>
            </w:r>
            <w:r w:rsidRPr="00A9624B">
              <w:rPr>
                <w:rStyle w:val="Hyperlink"/>
              </w:rPr>
              <w:t>Numbering PV Tables</w:t>
            </w:r>
            <w:r>
              <w:rPr>
                <w:webHidden/>
              </w:rPr>
              <w:tab/>
            </w:r>
            <w:r>
              <w:rPr>
                <w:webHidden/>
              </w:rPr>
              <w:fldChar w:fldCharType="begin"/>
            </w:r>
            <w:r>
              <w:rPr>
                <w:webHidden/>
              </w:rPr>
              <w:instrText xml:space="preserve"> PAGEREF _Toc223973715 \h </w:instrText>
            </w:r>
            <w:r>
              <w:rPr>
                <w:webHidden/>
              </w:rPr>
            </w:r>
            <w:r>
              <w:rPr>
                <w:webHidden/>
              </w:rPr>
              <w:fldChar w:fldCharType="separate"/>
            </w:r>
            <w:r>
              <w:rPr>
                <w:webHidden/>
              </w:rPr>
              <w:t>24</w:t>
            </w:r>
            <w:r>
              <w:rPr>
                <w:webHidden/>
              </w:rPr>
              <w:fldChar w:fldCharType="end"/>
            </w:r>
          </w:hyperlink>
        </w:p>
        <w:p w14:paraId="524E43BE" w14:textId="428AF86A" w:rsidR="00F17D75" w:rsidRDefault="00F17D75">
          <w:pPr>
            <w:pStyle w:val="TOC3"/>
            <w:rPr>
              <w:color w:val="auto"/>
              <w:kern w:val="2"/>
              <w:sz w:val="24"/>
              <w:szCs w:val="24"/>
              <w14:ligatures w14:val="standardContextual"/>
            </w:rPr>
          </w:pPr>
          <w:hyperlink w:anchor="_Toc223973716" w:history="1">
            <w:r w:rsidRPr="00A9624B">
              <w:rPr>
                <w:rStyle w:val="Hyperlink"/>
                <w:rFonts w:ascii="Arial" w:hAnsi="Arial"/>
              </w:rPr>
              <w:t>1.11.7</w:t>
            </w:r>
            <w:r>
              <w:rPr>
                <w:color w:val="auto"/>
                <w:kern w:val="2"/>
                <w:sz w:val="24"/>
                <w:szCs w:val="24"/>
                <w14:ligatures w14:val="standardContextual"/>
              </w:rPr>
              <w:tab/>
            </w:r>
            <w:r w:rsidRPr="00A9624B">
              <w:rPr>
                <w:rStyle w:val="Hyperlink"/>
              </w:rPr>
              <w:t>Access for Groundskeeping</w:t>
            </w:r>
            <w:r>
              <w:rPr>
                <w:webHidden/>
              </w:rPr>
              <w:tab/>
            </w:r>
            <w:r>
              <w:rPr>
                <w:webHidden/>
              </w:rPr>
              <w:fldChar w:fldCharType="begin"/>
            </w:r>
            <w:r>
              <w:rPr>
                <w:webHidden/>
              </w:rPr>
              <w:instrText xml:space="preserve"> PAGEREF _Toc223973716 \h </w:instrText>
            </w:r>
            <w:r>
              <w:rPr>
                <w:webHidden/>
              </w:rPr>
            </w:r>
            <w:r>
              <w:rPr>
                <w:webHidden/>
              </w:rPr>
              <w:fldChar w:fldCharType="separate"/>
            </w:r>
            <w:r>
              <w:rPr>
                <w:webHidden/>
              </w:rPr>
              <w:t>24</w:t>
            </w:r>
            <w:r>
              <w:rPr>
                <w:webHidden/>
              </w:rPr>
              <w:fldChar w:fldCharType="end"/>
            </w:r>
          </w:hyperlink>
        </w:p>
        <w:p w14:paraId="1F89A645" w14:textId="1614E99F" w:rsidR="00F17D75" w:rsidRDefault="00F17D75">
          <w:pPr>
            <w:pStyle w:val="TOC2"/>
            <w:rPr>
              <w:color w:val="auto"/>
              <w:kern w:val="2"/>
              <w:sz w:val="24"/>
              <w:szCs w:val="24"/>
              <w14:ligatures w14:val="standardContextual"/>
            </w:rPr>
          </w:pPr>
          <w:hyperlink w:anchor="_Toc223973717" w:history="1">
            <w:r w:rsidRPr="00A9624B">
              <w:rPr>
                <w:rStyle w:val="Hyperlink"/>
                <w:rFonts w:ascii="Arial" w:hAnsi="Arial"/>
              </w:rPr>
              <w:t>1.12</w:t>
            </w:r>
            <w:r>
              <w:rPr>
                <w:color w:val="auto"/>
                <w:kern w:val="2"/>
                <w:sz w:val="24"/>
                <w:szCs w:val="24"/>
                <w14:ligatures w14:val="standardContextual"/>
              </w:rPr>
              <w:tab/>
            </w:r>
            <w:r w:rsidRPr="00A9624B">
              <w:rPr>
                <w:rStyle w:val="Hyperlink"/>
              </w:rPr>
              <w:t>Dynamic Power Control (Curtailment) and Reactive Power</w:t>
            </w:r>
            <w:r>
              <w:rPr>
                <w:webHidden/>
              </w:rPr>
              <w:tab/>
            </w:r>
            <w:r>
              <w:rPr>
                <w:webHidden/>
              </w:rPr>
              <w:fldChar w:fldCharType="begin"/>
            </w:r>
            <w:r>
              <w:rPr>
                <w:webHidden/>
              </w:rPr>
              <w:instrText xml:space="preserve"> PAGEREF _Toc223973717 \h </w:instrText>
            </w:r>
            <w:r>
              <w:rPr>
                <w:webHidden/>
              </w:rPr>
            </w:r>
            <w:r>
              <w:rPr>
                <w:webHidden/>
              </w:rPr>
              <w:fldChar w:fldCharType="separate"/>
            </w:r>
            <w:r>
              <w:rPr>
                <w:webHidden/>
              </w:rPr>
              <w:t>24</w:t>
            </w:r>
            <w:r>
              <w:rPr>
                <w:webHidden/>
              </w:rPr>
              <w:fldChar w:fldCharType="end"/>
            </w:r>
          </w:hyperlink>
        </w:p>
        <w:p w14:paraId="7EBC5B29" w14:textId="04362AE9" w:rsidR="00F17D75" w:rsidRDefault="00F17D75">
          <w:pPr>
            <w:pStyle w:val="TOC3"/>
            <w:rPr>
              <w:color w:val="auto"/>
              <w:kern w:val="2"/>
              <w:sz w:val="24"/>
              <w:szCs w:val="24"/>
              <w14:ligatures w14:val="standardContextual"/>
            </w:rPr>
          </w:pPr>
          <w:hyperlink w:anchor="_Toc223973718" w:history="1">
            <w:r w:rsidRPr="00A9624B">
              <w:rPr>
                <w:rStyle w:val="Hyperlink"/>
                <w:rFonts w:ascii="Arial" w:hAnsi="Arial"/>
              </w:rPr>
              <w:t>1.12.1</w:t>
            </w:r>
            <w:r>
              <w:rPr>
                <w:color w:val="auto"/>
                <w:kern w:val="2"/>
                <w:sz w:val="24"/>
                <w:szCs w:val="24"/>
                <w14:ligatures w14:val="standardContextual"/>
              </w:rPr>
              <w:tab/>
            </w:r>
            <w:r w:rsidRPr="00A9624B">
              <w:rPr>
                <w:rStyle w:val="Hyperlink"/>
              </w:rPr>
              <w:t>Dynamic Power Control</w:t>
            </w:r>
            <w:r>
              <w:rPr>
                <w:webHidden/>
              </w:rPr>
              <w:tab/>
            </w:r>
            <w:r>
              <w:rPr>
                <w:webHidden/>
              </w:rPr>
              <w:fldChar w:fldCharType="begin"/>
            </w:r>
            <w:r>
              <w:rPr>
                <w:webHidden/>
              </w:rPr>
              <w:instrText xml:space="preserve"> PAGEREF _Toc223973718 \h </w:instrText>
            </w:r>
            <w:r>
              <w:rPr>
                <w:webHidden/>
              </w:rPr>
            </w:r>
            <w:r>
              <w:rPr>
                <w:webHidden/>
              </w:rPr>
              <w:fldChar w:fldCharType="separate"/>
            </w:r>
            <w:r>
              <w:rPr>
                <w:webHidden/>
              </w:rPr>
              <w:t>24</w:t>
            </w:r>
            <w:r>
              <w:rPr>
                <w:webHidden/>
              </w:rPr>
              <w:fldChar w:fldCharType="end"/>
            </w:r>
          </w:hyperlink>
        </w:p>
        <w:p w14:paraId="1B0239A5" w14:textId="2C5E0DD3" w:rsidR="00F17D75" w:rsidRDefault="00F17D75">
          <w:pPr>
            <w:pStyle w:val="TOC3"/>
            <w:rPr>
              <w:color w:val="auto"/>
              <w:kern w:val="2"/>
              <w:sz w:val="24"/>
              <w:szCs w:val="24"/>
              <w14:ligatures w14:val="standardContextual"/>
            </w:rPr>
          </w:pPr>
          <w:hyperlink w:anchor="_Toc223973719" w:history="1">
            <w:r w:rsidRPr="00A9624B">
              <w:rPr>
                <w:rStyle w:val="Hyperlink"/>
                <w:rFonts w:ascii="Arial" w:hAnsi="Arial"/>
              </w:rPr>
              <w:t>1.12.2</w:t>
            </w:r>
            <w:r>
              <w:rPr>
                <w:color w:val="auto"/>
                <w:kern w:val="2"/>
                <w:sz w:val="24"/>
                <w:szCs w:val="24"/>
                <w14:ligatures w14:val="standardContextual"/>
              </w:rPr>
              <w:tab/>
            </w:r>
            <w:r w:rsidRPr="00A9624B">
              <w:rPr>
                <w:rStyle w:val="Hyperlink"/>
              </w:rPr>
              <w:t>Reactive Power Control and Stability to the Network</w:t>
            </w:r>
            <w:r>
              <w:rPr>
                <w:webHidden/>
              </w:rPr>
              <w:tab/>
            </w:r>
            <w:r>
              <w:rPr>
                <w:webHidden/>
              </w:rPr>
              <w:fldChar w:fldCharType="begin"/>
            </w:r>
            <w:r>
              <w:rPr>
                <w:webHidden/>
              </w:rPr>
              <w:instrText xml:space="preserve"> PAGEREF _Toc223973719 \h </w:instrText>
            </w:r>
            <w:r>
              <w:rPr>
                <w:webHidden/>
              </w:rPr>
            </w:r>
            <w:r>
              <w:rPr>
                <w:webHidden/>
              </w:rPr>
              <w:fldChar w:fldCharType="separate"/>
            </w:r>
            <w:r>
              <w:rPr>
                <w:webHidden/>
              </w:rPr>
              <w:t>25</w:t>
            </w:r>
            <w:r>
              <w:rPr>
                <w:webHidden/>
              </w:rPr>
              <w:fldChar w:fldCharType="end"/>
            </w:r>
          </w:hyperlink>
        </w:p>
        <w:p w14:paraId="3F6A2B42" w14:textId="0C8B6052" w:rsidR="00F17D75" w:rsidRDefault="00F17D75">
          <w:pPr>
            <w:pStyle w:val="TOC2"/>
            <w:rPr>
              <w:color w:val="auto"/>
              <w:kern w:val="2"/>
              <w:sz w:val="24"/>
              <w:szCs w:val="24"/>
              <w14:ligatures w14:val="standardContextual"/>
            </w:rPr>
          </w:pPr>
          <w:hyperlink w:anchor="_Toc223973720" w:history="1">
            <w:r w:rsidRPr="00A9624B">
              <w:rPr>
                <w:rStyle w:val="Hyperlink"/>
                <w:rFonts w:ascii="Arial" w:hAnsi="Arial"/>
              </w:rPr>
              <w:t>1.13</w:t>
            </w:r>
            <w:r>
              <w:rPr>
                <w:color w:val="auto"/>
                <w:kern w:val="2"/>
                <w:sz w:val="24"/>
                <w:szCs w:val="24"/>
                <w14:ligatures w14:val="standardContextual"/>
              </w:rPr>
              <w:tab/>
            </w:r>
            <w:r w:rsidRPr="00A9624B">
              <w:rPr>
                <w:rStyle w:val="Hyperlink"/>
              </w:rPr>
              <w:t>Requirements for Project Execution</w:t>
            </w:r>
            <w:r>
              <w:rPr>
                <w:webHidden/>
              </w:rPr>
              <w:tab/>
            </w:r>
            <w:r>
              <w:rPr>
                <w:webHidden/>
              </w:rPr>
              <w:fldChar w:fldCharType="begin"/>
            </w:r>
            <w:r>
              <w:rPr>
                <w:webHidden/>
              </w:rPr>
              <w:instrText xml:space="preserve"> PAGEREF _Toc223973720 \h </w:instrText>
            </w:r>
            <w:r>
              <w:rPr>
                <w:webHidden/>
              </w:rPr>
            </w:r>
            <w:r>
              <w:rPr>
                <w:webHidden/>
              </w:rPr>
              <w:fldChar w:fldCharType="separate"/>
            </w:r>
            <w:r>
              <w:rPr>
                <w:webHidden/>
              </w:rPr>
              <w:t>25</w:t>
            </w:r>
            <w:r>
              <w:rPr>
                <w:webHidden/>
              </w:rPr>
              <w:fldChar w:fldCharType="end"/>
            </w:r>
          </w:hyperlink>
        </w:p>
        <w:p w14:paraId="670A6548" w14:textId="0757F345" w:rsidR="00F17D75" w:rsidRDefault="00F17D75">
          <w:pPr>
            <w:pStyle w:val="TOC3"/>
            <w:rPr>
              <w:color w:val="auto"/>
              <w:kern w:val="2"/>
              <w:sz w:val="24"/>
              <w:szCs w:val="24"/>
              <w14:ligatures w14:val="standardContextual"/>
            </w:rPr>
          </w:pPr>
          <w:hyperlink w:anchor="_Toc223973721" w:history="1">
            <w:r w:rsidRPr="00A9624B">
              <w:rPr>
                <w:rStyle w:val="Hyperlink"/>
                <w:rFonts w:ascii="Arial" w:hAnsi="Arial"/>
              </w:rPr>
              <w:t>1.13.1</w:t>
            </w:r>
            <w:r>
              <w:rPr>
                <w:color w:val="auto"/>
                <w:kern w:val="2"/>
                <w:sz w:val="24"/>
                <w:szCs w:val="24"/>
                <w14:ligatures w14:val="standardContextual"/>
              </w:rPr>
              <w:tab/>
            </w:r>
            <w:r w:rsidRPr="00A9624B">
              <w:rPr>
                <w:rStyle w:val="Hyperlink"/>
              </w:rPr>
              <w:t>Compliance with Engineering</w:t>
            </w:r>
            <w:r>
              <w:rPr>
                <w:webHidden/>
              </w:rPr>
              <w:tab/>
            </w:r>
            <w:r>
              <w:rPr>
                <w:webHidden/>
              </w:rPr>
              <w:fldChar w:fldCharType="begin"/>
            </w:r>
            <w:r>
              <w:rPr>
                <w:webHidden/>
              </w:rPr>
              <w:instrText xml:space="preserve"> PAGEREF _Toc223973721 \h </w:instrText>
            </w:r>
            <w:r>
              <w:rPr>
                <w:webHidden/>
              </w:rPr>
            </w:r>
            <w:r>
              <w:rPr>
                <w:webHidden/>
              </w:rPr>
              <w:fldChar w:fldCharType="separate"/>
            </w:r>
            <w:r>
              <w:rPr>
                <w:webHidden/>
              </w:rPr>
              <w:t>25</w:t>
            </w:r>
            <w:r>
              <w:rPr>
                <w:webHidden/>
              </w:rPr>
              <w:fldChar w:fldCharType="end"/>
            </w:r>
          </w:hyperlink>
        </w:p>
        <w:p w14:paraId="14DC60FD" w14:textId="5ACD918F" w:rsidR="00F17D75" w:rsidRDefault="00F17D75">
          <w:pPr>
            <w:pStyle w:val="TOC3"/>
            <w:rPr>
              <w:color w:val="auto"/>
              <w:kern w:val="2"/>
              <w:sz w:val="24"/>
              <w:szCs w:val="24"/>
              <w14:ligatures w14:val="standardContextual"/>
            </w:rPr>
          </w:pPr>
          <w:hyperlink w:anchor="_Toc223973722" w:history="1">
            <w:r w:rsidRPr="00A9624B">
              <w:rPr>
                <w:rStyle w:val="Hyperlink"/>
                <w:rFonts w:ascii="Arial" w:hAnsi="Arial"/>
              </w:rPr>
              <w:t>1.13.2</w:t>
            </w:r>
            <w:r>
              <w:rPr>
                <w:color w:val="auto"/>
                <w:kern w:val="2"/>
                <w:sz w:val="24"/>
                <w:szCs w:val="24"/>
                <w14:ligatures w14:val="standardContextual"/>
              </w:rPr>
              <w:tab/>
            </w:r>
            <w:r w:rsidRPr="00A9624B">
              <w:rPr>
                <w:rStyle w:val="Hyperlink"/>
              </w:rPr>
              <w:t>Compliance with HSE Requirements</w:t>
            </w:r>
            <w:r>
              <w:rPr>
                <w:webHidden/>
              </w:rPr>
              <w:tab/>
            </w:r>
            <w:r>
              <w:rPr>
                <w:webHidden/>
              </w:rPr>
              <w:fldChar w:fldCharType="begin"/>
            </w:r>
            <w:r>
              <w:rPr>
                <w:webHidden/>
              </w:rPr>
              <w:instrText xml:space="preserve"> PAGEREF _Toc223973722 \h </w:instrText>
            </w:r>
            <w:r>
              <w:rPr>
                <w:webHidden/>
              </w:rPr>
            </w:r>
            <w:r>
              <w:rPr>
                <w:webHidden/>
              </w:rPr>
              <w:fldChar w:fldCharType="separate"/>
            </w:r>
            <w:r>
              <w:rPr>
                <w:webHidden/>
              </w:rPr>
              <w:t>25</w:t>
            </w:r>
            <w:r>
              <w:rPr>
                <w:webHidden/>
              </w:rPr>
              <w:fldChar w:fldCharType="end"/>
            </w:r>
          </w:hyperlink>
        </w:p>
        <w:p w14:paraId="6581779D" w14:textId="4CF2CBAA" w:rsidR="00F17D75" w:rsidRDefault="00F17D75">
          <w:pPr>
            <w:pStyle w:val="TOC3"/>
            <w:rPr>
              <w:color w:val="auto"/>
              <w:kern w:val="2"/>
              <w:sz w:val="24"/>
              <w:szCs w:val="24"/>
              <w14:ligatures w14:val="standardContextual"/>
            </w:rPr>
          </w:pPr>
          <w:hyperlink w:anchor="_Toc223973723" w:history="1">
            <w:r w:rsidRPr="00A9624B">
              <w:rPr>
                <w:rStyle w:val="Hyperlink"/>
                <w:rFonts w:ascii="Arial" w:hAnsi="Arial"/>
              </w:rPr>
              <w:t>1.13.3</w:t>
            </w:r>
            <w:r>
              <w:rPr>
                <w:color w:val="auto"/>
                <w:kern w:val="2"/>
                <w:sz w:val="24"/>
                <w:szCs w:val="24"/>
                <w14:ligatures w14:val="standardContextual"/>
              </w:rPr>
              <w:tab/>
            </w:r>
            <w:r w:rsidRPr="00A9624B">
              <w:rPr>
                <w:rStyle w:val="Hyperlink"/>
              </w:rPr>
              <w:t>Avoidance of Damage to Third Party / Employer Property</w:t>
            </w:r>
            <w:r>
              <w:rPr>
                <w:webHidden/>
              </w:rPr>
              <w:tab/>
            </w:r>
            <w:r>
              <w:rPr>
                <w:webHidden/>
              </w:rPr>
              <w:fldChar w:fldCharType="begin"/>
            </w:r>
            <w:r>
              <w:rPr>
                <w:webHidden/>
              </w:rPr>
              <w:instrText xml:space="preserve"> PAGEREF _Toc223973723 \h </w:instrText>
            </w:r>
            <w:r>
              <w:rPr>
                <w:webHidden/>
              </w:rPr>
            </w:r>
            <w:r>
              <w:rPr>
                <w:webHidden/>
              </w:rPr>
              <w:fldChar w:fldCharType="separate"/>
            </w:r>
            <w:r>
              <w:rPr>
                <w:webHidden/>
              </w:rPr>
              <w:t>26</w:t>
            </w:r>
            <w:r>
              <w:rPr>
                <w:webHidden/>
              </w:rPr>
              <w:fldChar w:fldCharType="end"/>
            </w:r>
          </w:hyperlink>
        </w:p>
        <w:p w14:paraId="32D6BA99" w14:textId="49101BAD" w:rsidR="00F17D75" w:rsidRDefault="00F17D75">
          <w:pPr>
            <w:pStyle w:val="TOC3"/>
            <w:rPr>
              <w:color w:val="auto"/>
              <w:kern w:val="2"/>
              <w:sz w:val="24"/>
              <w:szCs w:val="24"/>
              <w14:ligatures w14:val="standardContextual"/>
            </w:rPr>
          </w:pPr>
          <w:hyperlink w:anchor="_Toc223973724" w:history="1">
            <w:r w:rsidRPr="00A9624B">
              <w:rPr>
                <w:rStyle w:val="Hyperlink"/>
                <w:rFonts w:ascii="Arial" w:hAnsi="Arial"/>
              </w:rPr>
              <w:t>1.13.4</w:t>
            </w:r>
            <w:r>
              <w:rPr>
                <w:color w:val="auto"/>
                <w:kern w:val="2"/>
                <w:sz w:val="24"/>
                <w:szCs w:val="24"/>
                <w14:ligatures w14:val="standardContextual"/>
              </w:rPr>
              <w:tab/>
            </w:r>
            <w:r w:rsidRPr="00A9624B">
              <w:rPr>
                <w:rStyle w:val="Hyperlink"/>
              </w:rPr>
              <w:t>Module Handling</w:t>
            </w:r>
            <w:r>
              <w:rPr>
                <w:webHidden/>
              </w:rPr>
              <w:tab/>
            </w:r>
            <w:r>
              <w:rPr>
                <w:webHidden/>
              </w:rPr>
              <w:fldChar w:fldCharType="begin"/>
            </w:r>
            <w:r>
              <w:rPr>
                <w:webHidden/>
              </w:rPr>
              <w:instrText xml:space="preserve"> PAGEREF _Toc223973724 \h </w:instrText>
            </w:r>
            <w:r>
              <w:rPr>
                <w:webHidden/>
              </w:rPr>
            </w:r>
            <w:r>
              <w:rPr>
                <w:webHidden/>
              </w:rPr>
              <w:fldChar w:fldCharType="separate"/>
            </w:r>
            <w:r>
              <w:rPr>
                <w:webHidden/>
              </w:rPr>
              <w:t>26</w:t>
            </w:r>
            <w:r>
              <w:rPr>
                <w:webHidden/>
              </w:rPr>
              <w:fldChar w:fldCharType="end"/>
            </w:r>
          </w:hyperlink>
        </w:p>
        <w:p w14:paraId="72C13D05" w14:textId="1E8905E2" w:rsidR="00F17D75" w:rsidRDefault="00F17D75">
          <w:pPr>
            <w:pStyle w:val="TOC3"/>
            <w:rPr>
              <w:color w:val="auto"/>
              <w:kern w:val="2"/>
              <w:sz w:val="24"/>
              <w:szCs w:val="24"/>
              <w14:ligatures w14:val="standardContextual"/>
            </w:rPr>
          </w:pPr>
          <w:hyperlink w:anchor="_Toc223973725" w:history="1">
            <w:r w:rsidRPr="00A9624B">
              <w:rPr>
                <w:rStyle w:val="Hyperlink"/>
                <w:rFonts w:ascii="Arial" w:hAnsi="Arial"/>
              </w:rPr>
              <w:t>1.13.5</w:t>
            </w:r>
            <w:r>
              <w:rPr>
                <w:color w:val="auto"/>
                <w:kern w:val="2"/>
                <w:sz w:val="24"/>
                <w:szCs w:val="24"/>
                <w14:ligatures w14:val="standardContextual"/>
              </w:rPr>
              <w:tab/>
            </w:r>
            <w:r w:rsidRPr="00A9624B">
              <w:rPr>
                <w:rStyle w:val="Hyperlink"/>
              </w:rPr>
              <w:t>DC Connectors</w:t>
            </w:r>
            <w:r>
              <w:rPr>
                <w:webHidden/>
              </w:rPr>
              <w:tab/>
            </w:r>
            <w:r>
              <w:rPr>
                <w:webHidden/>
              </w:rPr>
              <w:fldChar w:fldCharType="begin"/>
            </w:r>
            <w:r>
              <w:rPr>
                <w:webHidden/>
              </w:rPr>
              <w:instrText xml:space="preserve"> PAGEREF _Toc223973725 \h </w:instrText>
            </w:r>
            <w:r>
              <w:rPr>
                <w:webHidden/>
              </w:rPr>
            </w:r>
            <w:r>
              <w:rPr>
                <w:webHidden/>
              </w:rPr>
              <w:fldChar w:fldCharType="separate"/>
            </w:r>
            <w:r>
              <w:rPr>
                <w:webHidden/>
              </w:rPr>
              <w:t>26</w:t>
            </w:r>
            <w:r>
              <w:rPr>
                <w:webHidden/>
              </w:rPr>
              <w:fldChar w:fldCharType="end"/>
            </w:r>
          </w:hyperlink>
        </w:p>
        <w:p w14:paraId="7A4EE6EB" w14:textId="41D0F9D3" w:rsidR="00F17D75" w:rsidRDefault="00F17D75">
          <w:pPr>
            <w:pStyle w:val="TOC3"/>
            <w:rPr>
              <w:color w:val="auto"/>
              <w:kern w:val="2"/>
              <w:sz w:val="24"/>
              <w:szCs w:val="24"/>
              <w14:ligatures w14:val="standardContextual"/>
            </w:rPr>
          </w:pPr>
          <w:hyperlink w:anchor="_Toc223973726" w:history="1">
            <w:r w:rsidRPr="00A9624B">
              <w:rPr>
                <w:rStyle w:val="Hyperlink"/>
                <w:rFonts w:ascii="Arial" w:hAnsi="Arial"/>
              </w:rPr>
              <w:t>1.13.6</w:t>
            </w:r>
            <w:r>
              <w:rPr>
                <w:color w:val="auto"/>
                <w:kern w:val="2"/>
                <w:sz w:val="24"/>
                <w:szCs w:val="24"/>
                <w14:ligatures w14:val="standardContextual"/>
              </w:rPr>
              <w:tab/>
            </w:r>
            <w:r w:rsidRPr="00A9624B">
              <w:rPr>
                <w:rStyle w:val="Hyperlink"/>
              </w:rPr>
              <w:t>In Line Connections</w:t>
            </w:r>
            <w:r>
              <w:rPr>
                <w:webHidden/>
              </w:rPr>
              <w:tab/>
            </w:r>
            <w:r>
              <w:rPr>
                <w:webHidden/>
              </w:rPr>
              <w:fldChar w:fldCharType="begin"/>
            </w:r>
            <w:r>
              <w:rPr>
                <w:webHidden/>
              </w:rPr>
              <w:instrText xml:space="preserve"> PAGEREF _Toc223973726 \h </w:instrText>
            </w:r>
            <w:r>
              <w:rPr>
                <w:webHidden/>
              </w:rPr>
            </w:r>
            <w:r>
              <w:rPr>
                <w:webHidden/>
              </w:rPr>
              <w:fldChar w:fldCharType="separate"/>
            </w:r>
            <w:r>
              <w:rPr>
                <w:webHidden/>
              </w:rPr>
              <w:t>26</w:t>
            </w:r>
            <w:r>
              <w:rPr>
                <w:webHidden/>
              </w:rPr>
              <w:fldChar w:fldCharType="end"/>
            </w:r>
          </w:hyperlink>
        </w:p>
        <w:p w14:paraId="3FFDBA2F" w14:textId="51C8D7E2" w:rsidR="00F17D75" w:rsidRDefault="00F17D75">
          <w:pPr>
            <w:pStyle w:val="TOC3"/>
            <w:rPr>
              <w:color w:val="auto"/>
              <w:kern w:val="2"/>
              <w:sz w:val="24"/>
              <w:szCs w:val="24"/>
              <w14:ligatures w14:val="standardContextual"/>
            </w:rPr>
          </w:pPr>
          <w:hyperlink w:anchor="_Toc223973727" w:history="1">
            <w:r w:rsidRPr="00A9624B">
              <w:rPr>
                <w:rStyle w:val="Hyperlink"/>
                <w:rFonts w:ascii="Arial" w:hAnsi="Arial"/>
              </w:rPr>
              <w:t>1.13.7</w:t>
            </w:r>
            <w:r>
              <w:rPr>
                <w:color w:val="auto"/>
                <w:kern w:val="2"/>
                <w:sz w:val="24"/>
                <w:szCs w:val="24"/>
                <w14:ligatures w14:val="standardContextual"/>
              </w:rPr>
              <w:tab/>
            </w:r>
            <w:r w:rsidRPr="00A9624B">
              <w:rPr>
                <w:rStyle w:val="Hyperlink"/>
              </w:rPr>
              <w:t>Cable Lugs</w:t>
            </w:r>
            <w:r>
              <w:rPr>
                <w:webHidden/>
              </w:rPr>
              <w:tab/>
            </w:r>
            <w:r>
              <w:rPr>
                <w:webHidden/>
              </w:rPr>
              <w:fldChar w:fldCharType="begin"/>
            </w:r>
            <w:r>
              <w:rPr>
                <w:webHidden/>
              </w:rPr>
              <w:instrText xml:space="preserve"> PAGEREF _Toc223973727 \h </w:instrText>
            </w:r>
            <w:r>
              <w:rPr>
                <w:webHidden/>
              </w:rPr>
            </w:r>
            <w:r>
              <w:rPr>
                <w:webHidden/>
              </w:rPr>
              <w:fldChar w:fldCharType="separate"/>
            </w:r>
            <w:r>
              <w:rPr>
                <w:webHidden/>
              </w:rPr>
              <w:t>26</w:t>
            </w:r>
            <w:r>
              <w:rPr>
                <w:webHidden/>
              </w:rPr>
              <w:fldChar w:fldCharType="end"/>
            </w:r>
          </w:hyperlink>
        </w:p>
        <w:p w14:paraId="03DC7DD0" w14:textId="50381F4D" w:rsidR="00F17D75" w:rsidRDefault="00F17D75">
          <w:pPr>
            <w:pStyle w:val="TOC3"/>
            <w:rPr>
              <w:color w:val="auto"/>
              <w:kern w:val="2"/>
              <w:sz w:val="24"/>
              <w:szCs w:val="24"/>
              <w14:ligatures w14:val="standardContextual"/>
            </w:rPr>
          </w:pPr>
          <w:hyperlink w:anchor="_Toc223973728" w:history="1">
            <w:r w:rsidRPr="00A9624B">
              <w:rPr>
                <w:rStyle w:val="Hyperlink"/>
                <w:rFonts w:ascii="Arial" w:hAnsi="Arial"/>
              </w:rPr>
              <w:t>1.13.8</w:t>
            </w:r>
            <w:r>
              <w:rPr>
                <w:color w:val="auto"/>
                <w:kern w:val="2"/>
                <w:sz w:val="24"/>
                <w:szCs w:val="24"/>
                <w14:ligatures w14:val="standardContextual"/>
              </w:rPr>
              <w:tab/>
            </w:r>
            <w:r w:rsidRPr="00A9624B">
              <w:rPr>
                <w:rStyle w:val="Hyperlink"/>
              </w:rPr>
              <w:t>Cable Management</w:t>
            </w:r>
            <w:r>
              <w:rPr>
                <w:webHidden/>
              </w:rPr>
              <w:tab/>
            </w:r>
            <w:r>
              <w:rPr>
                <w:webHidden/>
              </w:rPr>
              <w:fldChar w:fldCharType="begin"/>
            </w:r>
            <w:r>
              <w:rPr>
                <w:webHidden/>
              </w:rPr>
              <w:instrText xml:space="preserve"> PAGEREF _Toc223973728 \h </w:instrText>
            </w:r>
            <w:r>
              <w:rPr>
                <w:webHidden/>
              </w:rPr>
            </w:r>
            <w:r>
              <w:rPr>
                <w:webHidden/>
              </w:rPr>
              <w:fldChar w:fldCharType="separate"/>
            </w:r>
            <w:r>
              <w:rPr>
                <w:webHidden/>
              </w:rPr>
              <w:t>27</w:t>
            </w:r>
            <w:r>
              <w:rPr>
                <w:webHidden/>
              </w:rPr>
              <w:fldChar w:fldCharType="end"/>
            </w:r>
          </w:hyperlink>
        </w:p>
        <w:p w14:paraId="3CD334C8" w14:textId="1DE3E8C8" w:rsidR="00F17D75" w:rsidRDefault="00F17D75">
          <w:pPr>
            <w:pStyle w:val="TOC3"/>
            <w:rPr>
              <w:color w:val="auto"/>
              <w:kern w:val="2"/>
              <w:sz w:val="24"/>
              <w:szCs w:val="24"/>
              <w14:ligatures w14:val="standardContextual"/>
            </w:rPr>
          </w:pPr>
          <w:hyperlink w:anchor="_Toc223973729" w:history="1">
            <w:r w:rsidRPr="00A9624B">
              <w:rPr>
                <w:rStyle w:val="Hyperlink"/>
                <w:rFonts w:ascii="Arial" w:hAnsi="Arial"/>
              </w:rPr>
              <w:t>1.13.9</w:t>
            </w:r>
            <w:r>
              <w:rPr>
                <w:color w:val="auto"/>
                <w:kern w:val="2"/>
                <w:sz w:val="24"/>
                <w:szCs w:val="24"/>
                <w14:ligatures w14:val="standardContextual"/>
              </w:rPr>
              <w:tab/>
            </w:r>
            <w:r w:rsidRPr="00A9624B">
              <w:rPr>
                <w:rStyle w:val="Hyperlink"/>
              </w:rPr>
              <w:t>Warnings / Labels</w:t>
            </w:r>
            <w:r>
              <w:rPr>
                <w:webHidden/>
              </w:rPr>
              <w:tab/>
            </w:r>
            <w:r>
              <w:rPr>
                <w:webHidden/>
              </w:rPr>
              <w:fldChar w:fldCharType="begin"/>
            </w:r>
            <w:r>
              <w:rPr>
                <w:webHidden/>
              </w:rPr>
              <w:instrText xml:space="preserve"> PAGEREF _Toc223973729 \h </w:instrText>
            </w:r>
            <w:r>
              <w:rPr>
                <w:webHidden/>
              </w:rPr>
            </w:r>
            <w:r>
              <w:rPr>
                <w:webHidden/>
              </w:rPr>
              <w:fldChar w:fldCharType="separate"/>
            </w:r>
            <w:r>
              <w:rPr>
                <w:webHidden/>
              </w:rPr>
              <w:t>27</w:t>
            </w:r>
            <w:r>
              <w:rPr>
                <w:webHidden/>
              </w:rPr>
              <w:fldChar w:fldCharType="end"/>
            </w:r>
          </w:hyperlink>
        </w:p>
        <w:p w14:paraId="0D9CBA8B" w14:textId="2105F184" w:rsidR="00F17D75" w:rsidRDefault="00F17D75">
          <w:pPr>
            <w:pStyle w:val="TOC2"/>
            <w:rPr>
              <w:color w:val="auto"/>
              <w:kern w:val="2"/>
              <w:sz w:val="24"/>
              <w:szCs w:val="24"/>
              <w14:ligatures w14:val="standardContextual"/>
            </w:rPr>
          </w:pPr>
          <w:hyperlink w:anchor="_Toc223973730" w:history="1">
            <w:r w:rsidRPr="00A9624B">
              <w:rPr>
                <w:rStyle w:val="Hyperlink"/>
                <w:rFonts w:ascii="Arial" w:hAnsi="Arial"/>
              </w:rPr>
              <w:t>1.14</w:t>
            </w:r>
            <w:r>
              <w:rPr>
                <w:color w:val="auto"/>
                <w:kern w:val="2"/>
                <w:sz w:val="24"/>
                <w:szCs w:val="24"/>
                <w14:ligatures w14:val="standardContextual"/>
              </w:rPr>
              <w:tab/>
            </w:r>
            <w:r w:rsidRPr="00A9624B">
              <w:rPr>
                <w:rStyle w:val="Hyperlink"/>
              </w:rPr>
              <w:t>Inspection and Testing of Major Components</w:t>
            </w:r>
            <w:r>
              <w:rPr>
                <w:webHidden/>
              </w:rPr>
              <w:tab/>
            </w:r>
            <w:r>
              <w:rPr>
                <w:webHidden/>
              </w:rPr>
              <w:fldChar w:fldCharType="begin"/>
            </w:r>
            <w:r>
              <w:rPr>
                <w:webHidden/>
              </w:rPr>
              <w:instrText xml:space="preserve"> PAGEREF _Toc223973730 \h </w:instrText>
            </w:r>
            <w:r>
              <w:rPr>
                <w:webHidden/>
              </w:rPr>
            </w:r>
            <w:r>
              <w:rPr>
                <w:webHidden/>
              </w:rPr>
              <w:fldChar w:fldCharType="separate"/>
            </w:r>
            <w:r>
              <w:rPr>
                <w:webHidden/>
              </w:rPr>
              <w:t>29</w:t>
            </w:r>
            <w:r>
              <w:rPr>
                <w:webHidden/>
              </w:rPr>
              <w:fldChar w:fldCharType="end"/>
            </w:r>
          </w:hyperlink>
        </w:p>
        <w:p w14:paraId="50AD30D3" w14:textId="6CDF1AC9" w:rsidR="00F17D75" w:rsidRDefault="00F17D75">
          <w:pPr>
            <w:pStyle w:val="TOC3"/>
            <w:rPr>
              <w:color w:val="auto"/>
              <w:kern w:val="2"/>
              <w:sz w:val="24"/>
              <w:szCs w:val="24"/>
              <w14:ligatures w14:val="standardContextual"/>
            </w:rPr>
          </w:pPr>
          <w:hyperlink w:anchor="_Toc223973731" w:history="1">
            <w:r w:rsidRPr="00A9624B">
              <w:rPr>
                <w:rStyle w:val="Hyperlink"/>
                <w:rFonts w:ascii="Arial" w:hAnsi="Arial"/>
              </w:rPr>
              <w:t>1.14.1</w:t>
            </w:r>
            <w:r>
              <w:rPr>
                <w:color w:val="auto"/>
                <w:kern w:val="2"/>
                <w:sz w:val="24"/>
                <w:szCs w:val="24"/>
                <w14:ligatures w14:val="standardContextual"/>
              </w:rPr>
              <w:tab/>
            </w:r>
            <w:r w:rsidRPr="00A9624B">
              <w:rPr>
                <w:rStyle w:val="Hyperlink"/>
              </w:rPr>
              <w:t>Factory Inspection and Testing</w:t>
            </w:r>
            <w:r>
              <w:rPr>
                <w:webHidden/>
              </w:rPr>
              <w:tab/>
            </w:r>
            <w:r>
              <w:rPr>
                <w:webHidden/>
              </w:rPr>
              <w:fldChar w:fldCharType="begin"/>
            </w:r>
            <w:r>
              <w:rPr>
                <w:webHidden/>
              </w:rPr>
              <w:instrText xml:space="preserve"> PAGEREF _Toc223973731 \h </w:instrText>
            </w:r>
            <w:r>
              <w:rPr>
                <w:webHidden/>
              </w:rPr>
            </w:r>
            <w:r>
              <w:rPr>
                <w:webHidden/>
              </w:rPr>
              <w:fldChar w:fldCharType="separate"/>
            </w:r>
            <w:r>
              <w:rPr>
                <w:webHidden/>
              </w:rPr>
              <w:t>29</w:t>
            </w:r>
            <w:r>
              <w:rPr>
                <w:webHidden/>
              </w:rPr>
              <w:fldChar w:fldCharType="end"/>
            </w:r>
          </w:hyperlink>
        </w:p>
        <w:p w14:paraId="1F36EFB0" w14:textId="785DC1F3" w:rsidR="00F17D75" w:rsidRDefault="00F17D75">
          <w:pPr>
            <w:pStyle w:val="TOC3"/>
            <w:rPr>
              <w:color w:val="auto"/>
              <w:kern w:val="2"/>
              <w:sz w:val="24"/>
              <w:szCs w:val="24"/>
              <w14:ligatures w14:val="standardContextual"/>
            </w:rPr>
          </w:pPr>
          <w:hyperlink w:anchor="_Toc223973732" w:history="1">
            <w:r w:rsidRPr="00A9624B">
              <w:rPr>
                <w:rStyle w:val="Hyperlink"/>
                <w:rFonts w:ascii="Arial" w:hAnsi="Arial"/>
              </w:rPr>
              <w:t>1.14.2</w:t>
            </w:r>
            <w:r>
              <w:rPr>
                <w:color w:val="auto"/>
                <w:kern w:val="2"/>
                <w:sz w:val="24"/>
                <w:szCs w:val="24"/>
                <w14:ligatures w14:val="standardContextual"/>
              </w:rPr>
              <w:tab/>
            </w:r>
            <w:r w:rsidRPr="00A9624B">
              <w:rPr>
                <w:rStyle w:val="Hyperlink"/>
              </w:rPr>
              <w:t>Pre-Shipment Factory Testing and Inspection</w:t>
            </w:r>
            <w:r>
              <w:rPr>
                <w:webHidden/>
              </w:rPr>
              <w:tab/>
            </w:r>
            <w:r>
              <w:rPr>
                <w:webHidden/>
              </w:rPr>
              <w:fldChar w:fldCharType="begin"/>
            </w:r>
            <w:r>
              <w:rPr>
                <w:webHidden/>
              </w:rPr>
              <w:instrText xml:space="preserve"> PAGEREF _Toc223973732 \h </w:instrText>
            </w:r>
            <w:r>
              <w:rPr>
                <w:webHidden/>
              </w:rPr>
            </w:r>
            <w:r>
              <w:rPr>
                <w:webHidden/>
              </w:rPr>
              <w:fldChar w:fldCharType="separate"/>
            </w:r>
            <w:r>
              <w:rPr>
                <w:webHidden/>
              </w:rPr>
              <w:t>30</w:t>
            </w:r>
            <w:r>
              <w:rPr>
                <w:webHidden/>
              </w:rPr>
              <w:fldChar w:fldCharType="end"/>
            </w:r>
          </w:hyperlink>
        </w:p>
        <w:p w14:paraId="1995EF08" w14:textId="098F2F5E" w:rsidR="00F17D75" w:rsidRDefault="00F17D75">
          <w:pPr>
            <w:pStyle w:val="TOC3"/>
            <w:rPr>
              <w:color w:val="auto"/>
              <w:kern w:val="2"/>
              <w:sz w:val="24"/>
              <w:szCs w:val="24"/>
              <w14:ligatures w14:val="standardContextual"/>
            </w:rPr>
          </w:pPr>
          <w:hyperlink w:anchor="_Toc223973733" w:history="1">
            <w:r w:rsidRPr="00A9624B">
              <w:rPr>
                <w:rStyle w:val="Hyperlink"/>
                <w:rFonts w:ascii="Arial" w:hAnsi="Arial"/>
              </w:rPr>
              <w:t>1.14.3</w:t>
            </w:r>
            <w:r>
              <w:rPr>
                <w:color w:val="auto"/>
                <w:kern w:val="2"/>
                <w:sz w:val="24"/>
                <w:szCs w:val="24"/>
                <w14:ligatures w14:val="standardContextual"/>
              </w:rPr>
              <w:tab/>
            </w:r>
            <w:r w:rsidRPr="00A9624B">
              <w:rPr>
                <w:rStyle w:val="Hyperlink"/>
              </w:rPr>
              <w:t>Production Witnessing of PV Modules</w:t>
            </w:r>
            <w:r>
              <w:rPr>
                <w:webHidden/>
              </w:rPr>
              <w:tab/>
            </w:r>
            <w:r>
              <w:rPr>
                <w:webHidden/>
              </w:rPr>
              <w:fldChar w:fldCharType="begin"/>
            </w:r>
            <w:r>
              <w:rPr>
                <w:webHidden/>
              </w:rPr>
              <w:instrText xml:space="preserve"> PAGEREF _Toc223973733 \h </w:instrText>
            </w:r>
            <w:r>
              <w:rPr>
                <w:webHidden/>
              </w:rPr>
            </w:r>
            <w:r>
              <w:rPr>
                <w:webHidden/>
              </w:rPr>
              <w:fldChar w:fldCharType="separate"/>
            </w:r>
            <w:r>
              <w:rPr>
                <w:webHidden/>
              </w:rPr>
              <w:t>30</w:t>
            </w:r>
            <w:r>
              <w:rPr>
                <w:webHidden/>
              </w:rPr>
              <w:fldChar w:fldCharType="end"/>
            </w:r>
          </w:hyperlink>
        </w:p>
        <w:p w14:paraId="27FFD34F" w14:textId="37A942B8" w:rsidR="00F17D75" w:rsidRDefault="00F17D75">
          <w:pPr>
            <w:pStyle w:val="TOC3"/>
            <w:rPr>
              <w:color w:val="auto"/>
              <w:kern w:val="2"/>
              <w:sz w:val="24"/>
              <w:szCs w:val="24"/>
              <w14:ligatures w14:val="standardContextual"/>
            </w:rPr>
          </w:pPr>
          <w:hyperlink w:anchor="_Toc223973734" w:history="1">
            <w:r w:rsidRPr="00A9624B">
              <w:rPr>
                <w:rStyle w:val="Hyperlink"/>
                <w:rFonts w:ascii="Arial" w:hAnsi="Arial"/>
              </w:rPr>
              <w:t>1.14.4</w:t>
            </w:r>
            <w:r>
              <w:rPr>
                <w:color w:val="auto"/>
                <w:kern w:val="2"/>
                <w:sz w:val="24"/>
                <w:szCs w:val="24"/>
                <w14:ligatures w14:val="standardContextual"/>
              </w:rPr>
              <w:tab/>
            </w:r>
            <w:r w:rsidRPr="00A9624B">
              <w:rPr>
                <w:rStyle w:val="Hyperlink"/>
              </w:rPr>
              <w:t>PV Module Independent Laboratory Testing</w:t>
            </w:r>
            <w:r>
              <w:rPr>
                <w:webHidden/>
              </w:rPr>
              <w:tab/>
            </w:r>
            <w:r>
              <w:rPr>
                <w:webHidden/>
              </w:rPr>
              <w:fldChar w:fldCharType="begin"/>
            </w:r>
            <w:r>
              <w:rPr>
                <w:webHidden/>
              </w:rPr>
              <w:instrText xml:space="preserve"> PAGEREF _Toc223973734 \h </w:instrText>
            </w:r>
            <w:r>
              <w:rPr>
                <w:webHidden/>
              </w:rPr>
            </w:r>
            <w:r>
              <w:rPr>
                <w:webHidden/>
              </w:rPr>
              <w:fldChar w:fldCharType="separate"/>
            </w:r>
            <w:r>
              <w:rPr>
                <w:webHidden/>
              </w:rPr>
              <w:t>31</w:t>
            </w:r>
            <w:r>
              <w:rPr>
                <w:webHidden/>
              </w:rPr>
              <w:fldChar w:fldCharType="end"/>
            </w:r>
          </w:hyperlink>
        </w:p>
        <w:p w14:paraId="1C5A4987" w14:textId="5D7D9BC6" w:rsidR="00F17D75" w:rsidRDefault="00F17D75">
          <w:pPr>
            <w:pStyle w:val="TOC3"/>
            <w:rPr>
              <w:color w:val="auto"/>
              <w:kern w:val="2"/>
              <w:sz w:val="24"/>
              <w:szCs w:val="24"/>
              <w14:ligatures w14:val="standardContextual"/>
            </w:rPr>
          </w:pPr>
          <w:hyperlink w:anchor="_Toc223973735" w:history="1">
            <w:r w:rsidRPr="00A9624B">
              <w:rPr>
                <w:rStyle w:val="Hyperlink"/>
                <w:rFonts w:ascii="Arial" w:hAnsi="Arial"/>
              </w:rPr>
              <w:t>1.14.5</w:t>
            </w:r>
            <w:r>
              <w:rPr>
                <w:color w:val="auto"/>
                <w:kern w:val="2"/>
                <w:sz w:val="24"/>
                <w:szCs w:val="24"/>
                <w14:ligatures w14:val="standardContextual"/>
              </w:rPr>
              <w:tab/>
            </w:r>
            <w:r w:rsidRPr="00A9624B">
              <w:rPr>
                <w:rStyle w:val="Hyperlink"/>
              </w:rPr>
              <w:t>Cold Commissioning</w:t>
            </w:r>
            <w:r>
              <w:rPr>
                <w:webHidden/>
              </w:rPr>
              <w:tab/>
            </w:r>
            <w:r>
              <w:rPr>
                <w:webHidden/>
              </w:rPr>
              <w:fldChar w:fldCharType="begin"/>
            </w:r>
            <w:r>
              <w:rPr>
                <w:webHidden/>
              </w:rPr>
              <w:instrText xml:space="preserve"> PAGEREF _Toc223973735 \h </w:instrText>
            </w:r>
            <w:r>
              <w:rPr>
                <w:webHidden/>
              </w:rPr>
            </w:r>
            <w:r>
              <w:rPr>
                <w:webHidden/>
              </w:rPr>
              <w:fldChar w:fldCharType="separate"/>
            </w:r>
            <w:r>
              <w:rPr>
                <w:webHidden/>
              </w:rPr>
              <w:t>33</w:t>
            </w:r>
            <w:r>
              <w:rPr>
                <w:webHidden/>
              </w:rPr>
              <w:fldChar w:fldCharType="end"/>
            </w:r>
          </w:hyperlink>
        </w:p>
        <w:p w14:paraId="4EC392FD" w14:textId="15452EC1" w:rsidR="00F17D75" w:rsidRDefault="00F17D75">
          <w:pPr>
            <w:pStyle w:val="TOC3"/>
            <w:rPr>
              <w:color w:val="auto"/>
              <w:kern w:val="2"/>
              <w:sz w:val="24"/>
              <w:szCs w:val="24"/>
              <w14:ligatures w14:val="standardContextual"/>
            </w:rPr>
          </w:pPr>
          <w:hyperlink w:anchor="_Toc223973736" w:history="1">
            <w:r w:rsidRPr="00A9624B">
              <w:rPr>
                <w:rStyle w:val="Hyperlink"/>
                <w:rFonts w:ascii="Arial" w:hAnsi="Arial"/>
              </w:rPr>
              <w:t>1.14.6</w:t>
            </w:r>
            <w:r>
              <w:rPr>
                <w:color w:val="auto"/>
                <w:kern w:val="2"/>
                <w:sz w:val="24"/>
                <w:szCs w:val="24"/>
                <w14:ligatures w14:val="standardContextual"/>
              </w:rPr>
              <w:tab/>
            </w:r>
            <w:r w:rsidRPr="00A9624B">
              <w:rPr>
                <w:rStyle w:val="Hyperlink"/>
              </w:rPr>
              <w:t>Hot Commissioning</w:t>
            </w:r>
            <w:r>
              <w:rPr>
                <w:webHidden/>
              </w:rPr>
              <w:tab/>
            </w:r>
            <w:r>
              <w:rPr>
                <w:webHidden/>
              </w:rPr>
              <w:fldChar w:fldCharType="begin"/>
            </w:r>
            <w:r>
              <w:rPr>
                <w:webHidden/>
              </w:rPr>
              <w:instrText xml:space="preserve"> PAGEREF _Toc223973736 \h </w:instrText>
            </w:r>
            <w:r>
              <w:rPr>
                <w:webHidden/>
              </w:rPr>
            </w:r>
            <w:r>
              <w:rPr>
                <w:webHidden/>
              </w:rPr>
              <w:fldChar w:fldCharType="separate"/>
            </w:r>
            <w:r>
              <w:rPr>
                <w:webHidden/>
              </w:rPr>
              <w:t>34</w:t>
            </w:r>
            <w:r>
              <w:rPr>
                <w:webHidden/>
              </w:rPr>
              <w:fldChar w:fldCharType="end"/>
            </w:r>
          </w:hyperlink>
        </w:p>
        <w:p w14:paraId="3FEAD0AC" w14:textId="3F571133" w:rsidR="00F17D75" w:rsidRDefault="00F17D75">
          <w:pPr>
            <w:pStyle w:val="TOC2"/>
            <w:rPr>
              <w:color w:val="auto"/>
              <w:kern w:val="2"/>
              <w:sz w:val="24"/>
              <w:szCs w:val="24"/>
              <w14:ligatures w14:val="standardContextual"/>
            </w:rPr>
          </w:pPr>
          <w:hyperlink w:anchor="_Toc223973737" w:history="1">
            <w:r w:rsidRPr="00A9624B">
              <w:rPr>
                <w:rStyle w:val="Hyperlink"/>
                <w:rFonts w:ascii="Arial" w:hAnsi="Arial"/>
              </w:rPr>
              <w:t>1.15</w:t>
            </w:r>
            <w:r>
              <w:rPr>
                <w:color w:val="auto"/>
                <w:kern w:val="2"/>
                <w:sz w:val="24"/>
                <w:szCs w:val="24"/>
                <w14:ligatures w14:val="standardContextual"/>
              </w:rPr>
              <w:tab/>
            </w:r>
            <w:r w:rsidRPr="00A9624B">
              <w:rPr>
                <w:rStyle w:val="Hyperlink"/>
              </w:rPr>
              <w:t>Documentation</w:t>
            </w:r>
            <w:r>
              <w:rPr>
                <w:webHidden/>
              </w:rPr>
              <w:tab/>
            </w:r>
            <w:r>
              <w:rPr>
                <w:webHidden/>
              </w:rPr>
              <w:fldChar w:fldCharType="begin"/>
            </w:r>
            <w:r>
              <w:rPr>
                <w:webHidden/>
              </w:rPr>
              <w:instrText xml:space="preserve"> PAGEREF _Toc223973737 \h </w:instrText>
            </w:r>
            <w:r>
              <w:rPr>
                <w:webHidden/>
              </w:rPr>
            </w:r>
            <w:r>
              <w:rPr>
                <w:webHidden/>
              </w:rPr>
              <w:fldChar w:fldCharType="separate"/>
            </w:r>
            <w:r>
              <w:rPr>
                <w:webHidden/>
              </w:rPr>
              <w:t>34</w:t>
            </w:r>
            <w:r>
              <w:rPr>
                <w:webHidden/>
              </w:rPr>
              <w:fldChar w:fldCharType="end"/>
            </w:r>
          </w:hyperlink>
        </w:p>
        <w:p w14:paraId="2E542B61" w14:textId="2E7A8333" w:rsidR="00F17D75" w:rsidRDefault="00F17D75">
          <w:pPr>
            <w:pStyle w:val="TOC3"/>
            <w:rPr>
              <w:color w:val="auto"/>
              <w:kern w:val="2"/>
              <w:sz w:val="24"/>
              <w:szCs w:val="24"/>
              <w14:ligatures w14:val="standardContextual"/>
            </w:rPr>
          </w:pPr>
          <w:hyperlink w:anchor="_Toc223973738" w:history="1">
            <w:r w:rsidRPr="00A9624B">
              <w:rPr>
                <w:rStyle w:val="Hyperlink"/>
                <w:rFonts w:ascii="Arial" w:hAnsi="Arial"/>
              </w:rPr>
              <w:t>1.15.1</w:t>
            </w:r>
            <w:r>
              <w:rPr>
                <w:color w:val="auto"/>
                <w:kern w:val="2"/>
                <w:sz w:val="24"/>
                <w:szCs w:val="24"/>
                <w14:ligatures w14:val="standardContextual"/>
              </w:rPr>
              <w:tab/>
            </w:r>
            <w:r w:rsidRPr="00A9624B">
              <w:rPr>
                <w:rStyle w:val="Hyperlink"/>
              </w:rPr>
              <w:t>Documentation Standards</w:t>
            </w:r>
            <w:r>
              <w:rPr>
                <w:webHidden/>
              </w:rPr>
              <w:tab/>
            </w:r>
            <w:r>
              <w:rPr>
                <w:webHidden/>
              </w:rPr>
              <w:fldChar w:fldCharType="begin"/>
            </w:r>
            <w:r>
              <w:rPr>
                <w:webHidden/>
              </w:rPr>
              <w:instrText xml:space="preserve"> PAGEREF _Toc223973738 \h </w:instrText>
            </w:r>
            <w:r>
              <w:rPr>
                <w:webHidden/>
              </w:rPr>
            </w:r>
            <w:r>
              <w:rPr>
                <w:webHidden/>
              </w:rPr>
              <w:fldChar w:fldCharType="separate"/>
            </w:r>
            <w:r>
              <w:rPr>
                <w:webHidden/>
              </w:rPr>
              <w:t>35</w:t>
            </w:r>
            <w:r>
              <w:rPr>
                <w:webHidden/>
              </w:rPr>
              <w:fldChar w:fldCharType="end"/>
            </w:r>
          </w:hyperlink>
        </w:p>
        <w:p w14:paraId="6E10FA5B" w14:textId="2A0BCA1D" w:rsidR="00F17D75" w:rsidRDefault="00F17D75">
          <w:pPr>
            <w:pStyle w:val="TOC3"/>
            <w:rPr>
              <w:color w:val="auto"/>
              <w:kern w:val="2"/>
              <w:sz w:val="24"/>
              <w:szCs w:val="24"/>
              <w14:ligatures w14:val="standardContextual"/>
            </w:rPr>
          </w:pPr>
          <w:hyperlink w:anchor="_Toc223973739" w:history="1">
            <w:r w:rsidRPr="00A9624B">
              <w:rPr>
                <w:rStyle w:val="Hyperlink"/>
                <w:rFonts w:ascii="Arial" w:hAnsi="Arial"/>
              </w:rPr>
              <w:t>1.15.2</w:t>
            </w:r>
            <w:r>
              <w:rPr>
                <w:color w:val="auto"/>
                <w:kern w:val="2"/>
                <w:sz w:val="24"/>
                <w:szCs w:val="24"/>
                <w14:ligatures w14:val="standardContextual"/>
              </w:rPr>
              <w:tab/>
            </w:r>
            <w:r w:rsidRPr="00A9624B">
              <w:rPr>
                <w:rStyle w:val="Hyperlink"/>
              </w:rPr>
              <w:t>Documentation Contents</w:t>
            </w:r>
            <w:r>
              <w:rPr>
                <w:webHidden/>
              </w:rPr>
              <w:tab/>
            </w:r>
            <w:r>
              <w:rPr>
                <w:webHidden/>
              </w:rPr>
              <w:fldChar w:fldCharType="begin"/>
            </w:r>
            <w:r>
              <w:rPr>
                <w:webHidden/>
              </w:rPr>
              <w:instrText xml:space="preserve"> PAGEREF _Toc223973739 \h </w:instrText>
            </w:r>
            <w:r>
              <w:rPr>
                <w:webHidden/>
              </w:rPr>
            </w:r>
            <w:r>
              <w:rPr>
                <w:webHidden/>
              </w:rPr>
              <w:fldChar w:fldCharType="separate"/>
            </w:r>
            <w:r>
              <w:rPr>
                <w:webHidden/>
              </w:rPr>
              <w:t>35</w:t>
            </w:r>
            <w:r>
              <w:rPr>
                <w:webHidden/>
              </w:rPr>
              <w:fldChar w:fldCharType="end"/>
            </w:r>
          </w:hyperlink>
        </w:p>
        <w:p w14:paraId="1C617843" w14:textId="6B85F468" w:rsidR="00F17D75" w:rsidRDefault="00F17D75">
          <w:pPr>
            <w:pStyle w:val="TOC1"/>
            <w:rPr>
              <w:rFonts w:asciiTheme="minorHAnsi" w:hAnsiTheme="minorHAnsi"/>
              <w:color w:val="auto"/>
              <w:kern w:val="2"/>
              <w:sz w:val="24"/>
              <w:szCs w:val="24"/>
              <w14:ligatures w14:val="standardContextual"/>
            </w:rPr>
          </w:pPr>
          <w:hyperlink w:anchor="_Toc223973740" w:history="1">
            <w:r w:rsidRPr="00A9624B">
              <w:rPr>
                <w:rStyle w:val="Hyperlink"/>
              </w:rPr>
              <w:t>A.</w:t>
            </w:r>
            <w:r>
              <w:rPr>
                <w:rFonts w:asciiTheme="minorHAnsi" w:hAnsiTheme="minorHAnsi"/>
                <w:color w:val="auto"/>
                <w:kern w:val="2"/>
                <w:sz w:val="24"/>
                <w:szCs w:val="24"/>
                <w14:ligatures w14:val="standardContextual"/>
              </w:rPr>
              <w:tab/>
            </w:r>
            <w:r w:rsidRPr="00A9624B">
              <w:rPr>
                <w:rStyle w:val="Hyperlink"/>
              </w:rPr>
              <w:t>Initial Performance Test</w:t>
            </w:r>
            <w:r>
              <w:rPr>
                <w:webHidden/>
              </w:rPr>
              <w:tab/>
            </w:r>
            <w:r>
              <w:rPr>
                <w:webHidden/>
              </w:rPr>
              <w:fldChar w:fldCharType="begin"/>
            </w:r>
            <w:r>
              <w:rPr>
                <w:webHidden/>
              </w:rPr>
              <w:instrText xml:space="preserve"> PAGEREF _Toc223973740 \h </w:instrText>
            </w:r>
            <w:r>
              <w:rPr>
                <w:webHidden/>
              </w:rPr>
            </w:r>
            <w:r>
              <w:rPr>
                <w:webHidden/>
              </w:rPr>
              <w:fldChar w:fldCharType="separate"/>
            </w:r>
            <w:r>
              <w:rPr>
                <w:webHidden/>
              </w:rPr>
              <w:t>37</w:t>
            </w:r>
            <w:r>
              <w:rPr>
                <w:webHidden/>
              </w:rPr>
              <w:fldChar w:fldCharType="end"/>
            </w:r>
          </w:hyperlink>
        </w:p>
        <w:p w14:paraId="624F57E9" w14:textId="0D6E280B" w:rsidR="00F17D75" w:rsidRDefault="00F17D75">
          <w:pPr>
            <w:pStyle w:val="TOC2"/>
            <w:rPr>
              <w:color w:val="auto"/>
              <w:kern w:val="2"/>
              <w:sz w:val="24"/>
              <w:szCs w:val="24"/>
              <w14:ligatures w14:val="standardContextual"/>
            </w:rPr>
          </w:pPr>
          <w:hyperlink w:anchor="_Toc223973741" w:history="1">
            <w:r w:rsidRPr="00A9624B">
              <w:rPr>
                <w:rStyle w:val="Hyperlink"/>
              </w:rPr>
              <w:t>A.1.</w:t>
            </w:r>
            <w:r>
              <w:rPr>
                <w:color w:val="auto"/>
                <w:kern w:val="2"/>
                <w:sz w:val="24"/>
                <w:szCs w:val="24"/>
                <w14:ligatures w14:val="standardContextual"/>
              </w:rPr>
              <w:tab/>
            </w:r>
            <w:r w:rsidRPr="00A9624B">
              <w:rPr>
                <w:rStyle w:val="Hyperlink"/>
              </w:rPr>
              <w:t>Purpose</w:t>
            </w:r>
            <w:r>
              <w:rPr>
                <w:webHidden/>
              </w:rPr>
              <w:tab/>
            </w:r>
            <w:r>
              <w:rPr>
                <w:webHidden/>
              </w:rPr>
              <w:fldChar w:fldCharType="begin"/>
            </w:r>
            <w:r>
              <w:rPr>
                <w:webHidden/>
              </w:rPr>
              <w:instrText xml:space="preserve"> PAGEREF _Toc223973741 \h </w:instrText>
            </w:r>
            <w:r>
              <w:rPr>
                <w:webHidden/>
              </w:rPr>
            </w:r>
            <w:r>
              <w:rPr>
                <w:webHidden/>
              </w:rPr>
              <w:fldChar w:fldCharType="separate"/>
            </w:r>
            <w:r>
              <w:rPr>
                <w:webHidden/>
              </w:rPr>
              <w:t>37</w:t>
            </w:r>
            <w:r>
              <w:rPr>
                <w:webHidden/>
              </w:rPr>
              <w:fldChar w:fldCharType="end"/>
            </w:r>
          </w:hyperlink>
        </w:p>
        <w:p w14:paraId="18EC80FB" w14:textId="46DB98C7" w:rsidR="00F17D75" w:rsidRDefault="00F17D75">
          <w:pPr>
            <w:pStyle w:val="TOC2"/>
            <w:rPr>
              <w:color w:val="auto"/>
              <w:kern w:val="2"/>
              <w:sz w:val="24"/>
              <w:szCs w:val="24"/>
              <w14:ligatures w14:val="standardContextual"/>
            </w:rPr>
          </w:pPr>
          <w:hyperlink w:anchor="_Toc223973742" w:history="1">
            <w:r w:rsidRPr="00A9624B">
              <w:rPr>
                <w:rStyle w:val="Hyperlink"/>
              </w:rPr>
              <w:t>A.2.</w:t>
            </w:r>
            <w:r>
              <w:rPr>
                <w:color w:val="auto"/>
                <w:kern w:val="2"/>
                <w:sz w:val="24"/>
                <w:szCs w:val="24"/>
                <w14:ligatures w14:val="standardContextual"/>
              </w:rPr>
              <w:tab/>
            </w:r>
            <w:r w:rsidRPr="00A9624B">
              <w:rPr>
                <w:rStyle w:val="Hyperlink"/>
              </w:rPr>
              <w:t>Performance Ratio</w:t>
            </w:r>
            <w:r>
              <w:rPr>
                <w:webHidden/>
              </w:rPr>
              <w:tab/>
            </w:r>
            <w:r>
              <w:rPr>
                <w:webHidden/>
              </w:rPr>
              <w:fldChar w:fldCharType="begin"/>
            </w:r>
            <w:r>
              <w:rPr>
                <w:webHidden/>
              </w:rPr>
              <w:instrText xml:space="preserve"> PAGEREF _Toc223973742 \h </w:instrText>
            </w:r>
            <w:r>
              <w:rPr>
                <w:webHidden/>
              </w:rPr>
            </w:r>
            <w:r>
              <w:rPr>
                <w:webHidden/>
              </w:rPr>
              <w:fldChar w:fldCharType="separate"/>
            </w:r>
            <w:r>
              <w:rPr>
                <w:webHidden/>
              </w:rPr>
              <w:t>37</w:t>
            </w:r>
            <w:r>
              <w:rPr>
                <w:webHidden/>
              </w:rPr>
              <w:fldChar w:fldCharType="end"/>
            </w:r>
          </w:hyperlink>
        </w:p>
        <w:p w14:paraId="441CCFE9" w14:textId="77556E30" w:rsidR="00F17D75" w:rsidRDefault="00F17D75">
          <w:pPr>
            <w:pStyle w:val="TOC2"/>
            <w:rPr>
              <w:color w:val="auto"/>
              <w:kern w:val="2"/>
              <w:sz w:val="24"/>
              <w:szCs w:val="24"/>
              <w14:ligatures w14:val="standardContextual"/>
            </w:rPr>
          </w:pPr>
          <w:hyperlink w:anchor="_Toc223973743" w:history="1">
            <w:r w:rsidRPr="00A9624B">
              <w:rPr>
                <w:rStyle w:val="Hyperlink"/>
              </w:rPr>
              <w:t>A.3.</w:t>
            </w:r>
            <w:r>
              <w:rPr>
                <w:color w:val="auto"/>
                <w:kern w:val="2"/>
                <w:sz w:val="24"/>
                <w:szCs w:val="24"/>
                <w14:ligatures w14:val="standardContextual"/>
              </w:rPr>
              <w:tab/>
            </w:r>
            <w:r w:rsidRPr="00A9624B">
              <w:rPr>
                <w:rStyle w:val="Hyperlink"/>
              </w:rPr>
              <w:t>Guarantee Values</w:t>
            </w:r>
            <w:r>
              <w:rPr>
                <w:webHidden/>
              </w:rPr>
              <w:tab/>
            </w:r>
            <w:r>
              <w:rPr>
                <w:webHidden/>
              </w:rPr>
              <w:fldChar w:fldCharType="begin"/>
            </w:r>
            <w:r>
              <w:rPr>
                <w:webHidden/>
              </w:rPr>
              <w:instrText xml:space="preserve"> PAGEREF _Toc223973743 \h </w:instrText>
            </w:r>
            <w:r>
              <w:rPr>
                <w:webHidden/>
              </w:rPr>
            </w:r>
            <w:r>
              <w:rPr>
                <w:webHidden/>
              </w:rPr>
              <w:fldChar w:fldCharType="separate"/>
            </w:r>
            <w:r>
              <w:rPr>
                <w:webHidden/>
              </w:rPr>
              <w:t>37</w:t>
            </w:r>
            <w:r>
              <w:rPr>
                <w:webHidden/>
              </w:rPr>
              <w:fldChar w:fldCharType="end"/>
            </w:r>
          </w:hyperlink>
        </w:p>
        <w:p w14:paraId="2060F65D" w14:textId="43B1F6DD" w:rsidR="00F17D75" w:rsidRDefault="00F17D75">
          <w:pPr>
            <w:pStyle w:val="TOC2"/>
            <w:rPr>
              <w:color w:val="auto"/>
              <w:kern w:val="2"/>
              <w:sz w:val="24"/>
              <w:szCs w:val="24"/>
              <w14:ligatures w14:val="standardContextual"/>
            </w:rPr>
          </w:pPr>
          <w:hyperlink w:anchor="_Toc223973744" w:history="1">
            <w:r w:rsidRPr="00A9624B">
              <w:rPr>
                <w:rStyle w:val="Hyperlink"/>
              </w:rPr>
              <w:t>A.4.</w:t>
            </w:r>
            <w:r>
              <w:rPr>
                <w:color w:val="auto"/>
                <w:kern w:val="2"/>
                <w:sz w:val="24"/>
                <w:szCs w:val="24"/>
                <w14:ligatures w14:val="standardContextual"/>
              </w:rPr>
              <w:tab/>
            </w:r>
            <w:r w:rsidRPr="00A9624B">
              <w:rPr>
                <w:rStyle w:val="Hyperlink"/>
              </w:rPr>
              <w:t>Test Duration and Conditions</w:t>
            </w:r>
            <w:r>
              <w:rPr>
                <w:webHidden/>
              </w:rPr>
              <w:tab/>
            </w:r>
            <w:r>
              <w:rPr>
                <w:webHidden/>
              </w:rPr>
              <w:fldChar w:fldCharType="begin"/>
            </w:r>
            <w:r>
              <w:rPr>
                <w:webHidden/>
              </w:rPr>
              <w:instrText xml:space="preserve"> PAGEREF _Toc223973744 \h </w:instrText>
            </w:r>
            <w:r>
              <w:rPr>
                <w:webHidden/>
              </w:rPr>
            </w:r>
            <w:r>
              <w:rPr>
                <w:webHidden/>
              </w:rPr>
              <w:fldChar w:fldCharType="separate"/>
            </w:r>
            <w:r>
              <w:rPr>
                <w:webHidden/>
              </w:rPr>
              <w:t>37</w:t>
            </w:r>
            <w:r>
              <w:rPr>
                <w:webHidden/>
              </w:rPr>
              <w:fldChar w:fldCharType="end"/>
            </w:r>
          </w:hyperlink>
        </w:p>
        <w:p w14:paraId="42D803A9" w14:textId="61F82F45" w:rsidR="00F17D75" w:rsidRDefault="00F17D75">
          <w:pPr>
            <w:pStyle w:val="TOC2"/>
            <w:rPr>
              <w:color w:val="auto"/>
              <w:kern w:val="2"/>
              <w:sz w:val="24"/>
              <w:szCs w:val="24"/>
              <w14:ligatures w14:val="standardContextual"/>
            </w:rPr>
          </w:pPr>
          <w:hyperlink w:anchor="_Toc223973745" w:history="1">
            <w:r w:rsidRPr="00A9624B">
              <w:rPr>
                <w:rStyle w:val="Hyperlink"/>
              </w:rPr>
              <w:t>A.5.</w:t>
            </w:r>
            <w:r>
              <w:rPr>
                <w:color w:val="auto"/>
                <w:kern w:val="2"/>
                <w:sz w:val="24"/>
                <w:szCs w:val="24"/>
                <w14:ligatures w14:val="standardContextual"/>
              </w:rPr>
              <w:tab/>
            </w:r>
            <w:r w:rsidRPr="00A9624B">
              <w:rPr>
                <w:rStyle w:val="Hyperlink"/>
              </w:rPr>
              <w:t>Eligible Data Points</w:t>
            </w:r>
            <w:r>
              <w:rPr>
                <w:webHidden/>
              </w:rPr>
              <w:tab/>
            </w:r>
            <w:r>
              <w:rPr>
                <w:webHidden/>
              </w:rPr>
              <w:fldChar w:fldCharType="begin"/>
            </w:r>
            <w:r>
              <w:rPr>
                <w:webHidden/>
              </w:rPr>
              <w:instrText xml:space="preserve"> PAGEREF _Toc223973745 \h </w:instrText>
            </w:r>
            <w:r>
              <w:rPr>
                <w:webHidden/>
              </w:rPr>
            </w:r>
            <w:r>
              <w:rPr>
                <w:webHidden/>
              </w:rPr>
              <w:fldChar w:fldCharType="separate"/>
            </w:r>
            <w:r>
              <w:rPr>
                <w:webHidden/>
              </w:rPr>
              <w:t>37</w:t>
            </w:r>
            <w:r>
              <w:rPr>
                <w:webHidden/>
              </w:rPr>
              <w:fldChar w:fldCharType="end"/>
            </w:r>
          </w:hyperlink>
        </w:p>
        <w:p w14:paraId="741134DF" w14:textId="1B490D16" w:rsidR="00F17D75" w:rsidRDefault="00F17D75">
          <w:pPr>
            <w:pStyle w:val="TOC2"/>
            <w:rPr>
              <w:color w:val="auto"/>
              <w:kern w:val="2"/>
              <w:sz w:val="24"/>
              <w:szCs w:val="24"/>
              <w14:ligatures w14:val="standardContextual"/>
            </w:rPr>
          </w:pPr>
          <w:hyperlink w:anchor="_Toc223973746" w:history="1">
            <w:r w:rsidRPr="00A9624B">
              <w:rPr>
                <w:rStyle w:val="Hyperlink"/>
              </w:rPr>
              <w:t>A.6.</w:t>
            </w:r>
            <w:r>
              <w:rPr>
                <w:color w:val="auto"/>
                <w:kern w:val="2"/>
                <w:sz w:val="24"/>
                <w:szCs w:val="24"/>
                <w14:ligatures w14:val="standardContextual"/>
              </w:rPr>
              <w:tab/>
            </w:r>
            <w:r w:rsidRPr="00A9624B">
              <w:rPr>
                <w:rStyle w:val="Hyperlink"/>
              </w:rPr>
              <w:t>Availability During the Initial Performance Test</w:t>
            </w:r>
            <w:r>
              <w:rPr>
                <w:webHidden/>
              </w:rPr>
              <w:tab/>
            </w:r>
            <w:r>
              <w:rPr>
                <w:webHidden/>
              </w:rPr>
              <w:fldChar w:fldCharType="begin"/>
            </w:r>
            <w:r>
              <w:rPr>
                <w:webHidden/>
              </w:rPr>
              <w:instrText xml:space="preserve"> PAGEREF _Toc223973746 \h </w:instrText>
            </w:r>
            <w:r>
              <w:rPr>
                <w:webHidden/>
              </w:rPr>
            </w:r>
            <w:r>
              <w:rPr>
                <w:webHidden/>
              </w:rPr>
              <w:fldChar w:fldCharType="separate"/>
            </w:r>
            <w:r>
              <w:rPr>
                <w:webHidden/>
              </w:rPr>
              <w:t>38</w:t>
            </w:r>
            <w:r>
              <w:rPr>
                <w:webHidden/>
              </w:rPr>
              <w:fldChar w:fldCharType="end"/>
            </w:r>
          </w:hyperlink>
        </w:p>
        <w:p w14:paraId="53263DFB" w14:textId="5E497EED" w:rsidR="00F17D75" w:rsidRDefault="00F17D75">
          <w:pPr>
            <w:pStyle w:val="TOC2"/>
            <w:rPr>
              <w:color w:val="auto"/>
              <w:kern w:val="2"/>
              <w:sz w:val="24"/>
              <w:szCs w:val="24"/>
              <w14:ligatures w14:val="standardContextual"/>
            </w:rPr>
          </w:pPr>
          <w:hyperlink w:anchor="_Toc223973747" w:history="1">
            <w:r w:rsidRPr="00A9624B">
              <w:rPr>
                <w:rStyle w:val="Hyperlink"/>
              </w:rPr>
              <w:t>A.7.</w:t>
            </w:r>
            <w:r>
              <w:rPr>
                <w:color w:val="auto"/>
                <w:kern w:val="2"/>
                <w:sz w:val="24"/>
                <w:szCs w:val="24"/>
                <w14:ligatures w14:val="standardContextual"/>
              </w:rPr>
              <w:tab/>
            </w:r>
            <w:r w:rsidRPr="00A9624B">
              <w:rPr>
                <w:rStyle w:val="Hyperlink"/>
              </w:rPr>
              <w:t>Calculation of PV Cell Temperature</w:t>
            </w:r>
            <w:r>
              <w:rPr>
                <w:webHidden/>
              </w:rPr>
              <w:tab/>
            </w:r>
            <w:r>
              <w:rPr>
                <w:webHidden/>
              </w:rPr>
              <w:fldChar w:fldCharType="begin"/>
            </w:r>
            <w:r>
              <w:rPr>
                <w:webHidden/>
              </w:rPr>
              <w:instrText xml:space="preserve"> PAGEREF _Toc223973747 \h </w:instrText>
            </w:r>
            <w:r>
              <w:rPr>
                <w:webHidden/>
              </w:rPr>
            </w:r>
            <w:r>
              <w:rPr>
                <w:webHidden/>
              </w:rPr>
              <w:fldChar w:fldCharType="separate"/>
            </w:r>
            <w:r>
              <w:rPr>
                <w:webHidden/>
              </w:rPr>
              <w:t>38</w:t>
            </w:r>
            <w:r>
              <w:rPr>
                <w:webHidden/>
              </w:rPr>
              <w:fldChar w:fldCharType="end"/>
            </w:r>
          </w:hyperlink>
        </w:p>
        <w:p w14:paraId="7D24A078" w14:textId="7974EFE0" w:rsidR="00F17D75" w:rsidRDefault="00F17D75">
          <w:pPr>
            <w:pStyle w:val="TOC2"/>
            <w:rPr>
              <w:color w:val="auto"/>
              <w:kern w:val="2"/>
              <w:sz w:val="24"/>
              <w:szCs w:val="24"/>
              <w14:ligatures w14:val="standardContextual"/>
            </w:rPr>
          </w:pPr>
          <w:hyperlink w:anchor="_Toc223973748" w:history="1">
            <w:r w:rsidRPr="00A9624B">
              <w:rPr>
                <w:rStyle w:val="Hyperlink"/>
              </w:rPr>
              <w:t>A.8.</w:t>
            </w:r>
            <w:r>
              <w:rPr>
                <w:color w:val="auto"/>
                <w:kern w:val="2"/>
                <w:sz w:val="24"/>
                <w:szCs w:val="24"/>
                <w14:ligatures w14:val="standardContextual"/>
              </w:rPr>
              <w:tab/>
            </w:r>
            <w:r w:rsidRPr="00A9624B">
              <w:rPr>
                <w:rStyle w:val="Hyperlink"/>
              </w:rPr>
              <w:t>Requirements for Successful Completion of the Initial Performance Test</w:t>
            </w:r>
            <w:r>
              <w:rPr>
                <w:webHidden/>
              </w:rPr>
              <w:tab/>
            </w:r>
            <w:r>
              <w:rPr>
                <w:webHidden/>
              </w:rPr>
              <w:fldChar w:fldCharType="begin"/>
            </w:r>
            <w:r>
              <w:rPr>
                <w:webHidden/>
              </w:rPr>
              <w:instrText xml:space="preserve"> PAGEREF _Toc223973748 \h </w:instrText>
            </w:r>
            <w:r>
              <w:rPr>
                <w:webHidden/>
              </w:rPr>
            </w:r>
            <w:r>
              <w:rPr>
                <w:webHidden/>
              </w:rPr>
              <w:fldChar w:fldCharType="separate"/>
            </w:r>
            <w:r>
              <w:rPr>
                <w:webHidden/>
              </w:rPr>
              <w:t>38</w:t>
            </w:r>
            <w:r>
              <w:rPr>
                <w:webHidden/>
              </w:rPr>
              <w:fldChar w:fldCharType="end"/>
            </w:r>
          </w:hyperlink>
        </w:p>
        <w:p w14:paraId="012D1714" w14:textId="679CAA83" w:rsidR="00F17D75" w:rsidRDefault="00F17D75">
          <w:pPr>
            <w:pStyle w:val="TOC2"/>
            <w:rPr>
              <w:color w:val="auto"/>
              <w:kern w:val="2"/>
              <w:sz w:val="24"/>
              <w:szCs w:val="24"/>
              <w14:ligatures w14:val="standardContextual"/>
            </w:rPr>
          </w:pPr>
          <w:hyperlink w:anchor="_Toc223973749" w:history="1">
            <w:r w:rsidRPr="00A9624B">
              <w:rPr>
                <w:rStyle w:val="Hyperlink"/>
              </w:rPr>
              <w:t>A.9.</w:t>
            </w:r>
            <w:r>
              <w:rPr>
                <w:color w:val="auto"/>
                <w:kern w:val="2"/>
                <w:sz w:val="24"/>
                <w:szCs w:val="24"/>
                <w14:ligatures w14:val="standardContextual"/>
              </w:rPr>
              <w:tab/>
            </w:r>
            <w:r w:rsidRPr="00A9624B">
              <w:rPr>
                <w:rStyle w:val="Hyperlink"/>
              </w:rPr>
              <w:t>Initial Performance Test Report</w:t>
            </w:r>
            <w:r>
              <w:rPr>
                <w:webHidden/>
              </w:rPr>
              <w:tab/>
            </w:r>
            <w:r>
              <w:rPr>
                <w:webHidden/>
              </w:rPr>
              <w:fldChar w:fldCharType="begin"/>
            </w:r>
            <w:r>
              <w:rPr>
                <w:webHidden/>
              </w:rPr>
              <w:instrText xml:space="preserve"> PAGEREF _Toc223973749 \h </w:instrText>
            </w:r>
            <w:r>
              <w:rPr>
                <w:webHidden/>
              </w:rPr>
            </w:r>
            <w:r>
              <w:rPr>
                <w:webHidden/>
              </w:rPr>
              <w:fldChar w:fldCharType="separate"/>
            </w:r>
            <w:r>
              <w:rPr>
                <w:webHidden/>
              </w:rPr>
              <w:t>38</w:t>
            </w:r>
            <w:r>
              <w:rPr>
                <w:webHidden/>
              </w:rPr>
              <w:fldChar w:fldCharType="end"/>
            </w:r>
          </w:hyperlink>
        </w:p>
        <w:p w14:paraId="39DB1AEE" w14:textId="24FF707C" w:rsidR="00F17D75" w:rsidRDefault="00F17D75">
          <w:pPr>
            <w:pStyle w:val="TOC1"/>
            <w:rPr>
              <w:rFonts w:asciiTheme="minorHAnsi" w:hAnsiTheme="minorHAnsi"/>
              <w:color w:val="auto"/>
              <w:kern w:val="2"/>
              <w:sz w:val="24"/>
              <w:szCs w:val="24"/>
              <w14:ligatures w14:val="standardContextual"/>
            </w:rPr>
          </w:pPr>
          <w:hyperlink w:anchor="_Toc223973750" w:history="1">
            <w:r w:rsidRPr="00A9624B">
              <w:rPr>
                <w:rStyle w:val="Hyperlink"/>
              </w:rPr>
              <w:t>B.</w:t>
            </w:r>
            <w:r>
              <w:rPr>
                <w:rFonts w:asciiTheme="minorHAnsi" w:hAnsiTheme="minorHAnsi"/>
                <w:color w:val="auto"/>
                <w:kern w:val="2"/>
                <w:sz w:val="24"/>
                <w:szCs w:val="24"/>
                <w14:ligatures w14:val="standardContextual"/>
              </w:rPr>
              <w:tab/>
            </w:r>
            <w:r w:rsidRPr="00A9624B">
              <w:rPr>
                <w:rStyle w:val="Hyperlink"/>
              </w:rPr>
              <w:t>Interim and Final Performance Tests</w:t>
            </w:r>
            <w:r>
              <w:rPr>
                <w:webHidden/>
              </w:rPr>
              <w:tab/>
            </w:r>
            <w:r>
              <w:rPr>
                <w:webHidden/>
              </w:rPr>
              <w:fldChar w:fldCharType="begin"/>
            </w:r>
            <w:r>
              <w:rPr>
                <w:webHidden/>
              </w:rPr>
              <w:instrText xml:space="preserve"> PAGEREF _Toc223973750 \h </w:instrText>
            </w:r>
            <w:r>
              <w:rPr>
                <w:webHidden/>
              </w:rPr>
            </w:r>
            <w:r>
              <w:rPr>
                <w:webHidden/>
              </w:rPr>
              <w:fldChar w:fldCharType="separate"/>
            </w:r>
            <w:r>
              <w:rPr>
                <w:webHidden/>
              </w:rPr>
              <w:t>39</w:t>
            </w:r>
            <w:r>
              <w:rPr>
                <w:webHidden/>
              </w:rPr>
              <w:fldChar w:fldCharType="end"/>
            </w:r>
          </w:hyperlink>
        </w:p>
        <w:p w14:paraId="25A4ECF0" w14:textId="4E24D8F3" w:rsidR="00F17D75" w:rsidRDefault="00F17D75">
          <w:pPr>
            <w:pStyle w:val="TOC2"/>
            <w:rPr>
              <w:color w:val="auto"/>
              <w:kern w:val="2"/>
              <w:sz w:val="24"/>
              <w:szCs w:val="24"/>
              <w14:ligatures w14:val="standardContextual"/>
            </w:rPr>
          </w:pPr>
          <w:hyperlink w:anchor="_Toc223973751" w:history="1">
            <w:r w:rsidRPr="00A9624B">
              <w:rPr>
                <w:rStyle w:val="Hyperlink"/>
              </w:rPr>
              <w:t>B.1.</w:t>
            </w:r>
            <w:r>
              <w:rPr>
                <w:color w:val="auto"/>
                <w:kern w:val="2"/>
                <w:sz w:val="24"/>
                <w:szCs w:val="24"/>
                <w14:ligatures w14:val="standardContextual"/>
              </w:rPr>
              <w:tab/>
            </w:r>
            <w:r w:rsidRPr="00A9624B">
              <w:rPr>
                <w:rStyle w:val="Hyperlink"/>
              </w:rPr>
              <w:t>Purpose</w:t>
            </w:r>
            <w:r>
              <w:rPr>
                <w:webHidden/>
              </w:rPr>
              <w:tab/>
            </w:r>
            <w:r>
              <w:rPr>
                <w:webHidden/>
              </w:rPr>
              <w:fldChar w:fldCharType="begin"/>
            </w:r>
            <w:r>
              <w:rPr>
                <w:webHidden/>
              </w:rPr>
              <w:instrText xml:space="preserve"> PAGEREF _Toc223973751 \h </w:instrText>
            </w:r>
            <w:r>
              <w:rPr>
                <w:webHidden/>
              </w:rPr>
            </w:r>
            <w:r>
              <w:rPr>
                <w:webHidden/>
              </w:rPr>
              <w:fldChar w:fldCharType="separate"/>
            </w:r>
            <w:r>
              <w:rPr>
                <w:webHidden/>
              </w:rPr>
              <w:t>39</w:t>
            </w:r>
            <w:r>
              <w:rPr>
                <w:webHidden/>
              </w:rPr>
              <w:fldChar w:fldCharType="end"/>
            </w:r>
          </w:hyperlink>
        </w:p>
        <w:p w14:paraId="43227546" w14:textId="04ED001F" w:rsidR="00F17D75" w:rsidRDefault="00F17D75">
          <w:pPr>
            <w:pStyle w:val="TOC2"/>
            <w:rPr>
              <w:color w:val="auto"/>
              <w:kern w:val="2"/>
              <w:sz w:val="24"/>
              <w:szCs w:val="24"/>
              <w14:ligatures w14:val="standardContextual"/>
            </w:rPr>
          </w:pPr>
          <w:hyperlink w:anchor="_Toc223973752" w:history="1">
            <w:r w:rsidRPr="00A9624B">
              <w:rPr>
                <w:rStyle w:val="Hyperlink"/>
              </w:rPr>
              <w:t>B.2.</w:t>
            </w:r>
            <w:r>
              <w:rPr>
                <w:color w:val="auto"/>
                <w:kern w:val="2"/>
                <w:sz w:val="24"/>
                <w:szCs w:val="24"/>
                <w14:ligatures w14:val="standardContextual"/>
              </w:rPr>
              <w:tab/>
            </w:r>
            <w:r w:rsidRPr="00A9624B">
              <w:rPr>
                <w:rStyle w:val="Hyperlink"/>
              </w:rPr>
              <w:t>Guarantee Values</w:t>
            </w:r>
            <w:r>
              <w:rPr>
                <w:webHidden/>
              </w:rPr>
              <w:tab/>
            </w:r>
            <w:r>
              <w:rPr>
                <w:webHidden/>
              </w:rPr>
              <w:fldChar w:fldCharType="begin"/>
            </w:r>
            <w:r>
              <w:rPr>
                <w:webHidden/>
              </w:rPr>
              <w:instrText xml:space="preserve"> PAGEREF _Toc223973752 \h </w:instrText>
            </w:r>
            <w:r>
              <w:rPr>
                <w:webHidden/>
              </w:rPr>
            </w:r>
            <w:r>
              <w:rPr>
                <w:webHidden/>
              </w:rPr>
              <w:fldChar w:fldCharType="separate"/>
            </w:r>
            <w:r>
              <w:rPr>
                <w:webHidden/>
              </w:rPr>
              <w:t>39</w:t>
            </w:r>
            <w:r>
              <w:rPr>
                <w:webHidden/>
              </w:rPr>
              <w:fldChar w:fldCharType="end"/>
            </w:r>
          </w:hyperlink>
        </w:p>
        <w:p w14:paraId="1BF9E037" w14:textId="5CAC0489" w:rsidR="00F17D75" w:rsidRDefault="00F17D75">
          <w:pPr>
            <w:pStyle w:val="TOC2"/>
            <w:rPr>
              <w:color w:val="auto"/>
              <w:kern w:val="2"/>
              <w:sz w:val="24"/>
              <w:szCs w:val="24"/>
              <w14:ligatures w14:val="standardContextual"/>
            </w:rPr>
          </w:pPr>
          <w:hyperlink w:anchor="_Toc223973753" w:history="1">
            <w:r w:rsidRPr="00A9624B">
              <w:rPr>
                <w:rStyle w:val="Hyperlink"/>
              </w:rPr>
              <w:t>B.3.</w:t>
            </w:r>
            <w:r>
              <w:rPr>
                <w:color w:val="auto"/>
                <w:kern w:val="2"/>
                <w:sz w:val="24"/>
                <w:szCs w:val="24"/>
                <w14:ligatures w14:val="standardContextual"/>
              </w:rPr>
              <w:tab/>
            </w:r>
            <w:r w:rsidRPr="00A9624B">
              <w:rPr>
                <w:rStyle w:val="Hyperlink"/>
              </w:rPr>
              <w:t>Test Duration and Conditions</w:t>
            </w:r>
            <w:r>
              <w:rPr>
                <w:webHidden/>
              </w:rPr>
              <w:tab/>
            </w:r>
            <w:r>
              <w:rPr>
                <w:webHidden/>
              </w:rPr>
              <w:fldChar w:fldCharType="begin"/>
            </w:r>
            <w:r>
              <w:rPr>
                <w:webHidden/>
              </w:rPr>
              <w:instrText xml:space="preserve"> PAGEREF _Toc223973753 \h </w:instrText>
            </w:r>
            <w:r>
              <w:rPr>
                <w:webHidden/>
              </w:rPr>
            </w:r>
            <w:r>
              <w:rPr>
                <w:webHidden/>
              </w:rPr>
              <w:fldChar w:fldCharType="separate"/>
            </w:r>
            <w:r>
              <w:rPr>
                <w:webHidden/>
              </w:rPr>
              <w:t>39</w:t>
            </w:r>
            <w:r>
              <w:rPr>
                <w:webHidden/>
              </w:rPr>
              <w:fldChar w:fldCharType="end"/>
            </w:r>
          </w:hyperlink>
        </w:p>
        <w:p w14:paraId="5C1B5307" w14:textId="29F5449A" w:rsidR="00F17D75" w:rsidRDefault="00F17D75">
          <w:pPr>
            <w:pStyle w:val="TOC2"/>
            <w:rPr>
              <w:color w:val="auto"/>
              <w:kern w:val="2"/>
              <w:sz w:val="24"/>
              <w:szCs w:val="24"/>
              <w14:ligatures w14:val="standardContextual"/>
            </w:rPr>
          </w:pPr>
          <w:hyperlink w:anchor="_Toc223973754" w:history="1">
            <w:r w:rsidRPr="00A9624B">
              <w:rPr>
                <w:rStyle w:val="Hyperlink"/>
              </w:rPr>
              <w:t>B.4.</w:t>
            </w:r>
            <w:r>
              <w:rPr>
                <w:color w:val="auto"/>
                <w:kern w:val="2"/>
                <w:sz w:val="24"/>
                <w:szCs w:val="24"/>
                <w14:ligatures w14:val="standardContextual"/>
              </w:rPr>
              <w:tab/>
            </w:r>
            <w:r w:rsidRPr="00A9624B">
              <w:rPr>
                <w:rStyle w:val="Hyperlink"/>
              </w:rPr>
              <w:t>Eligible Data Points</w:t>
            </w:r>
            <w:r>
              <w:rPr>
                <w:webHidden/>
              </w:rPr>
              <w:tab/>
            </w:r>
            <w:r>
              <w:rPr>
                <w:webHidden/>
              </w:rPr>
              <w:fldChar w:fldCharType="begin"/>
            </w:r>
            <w:r>
              <w:rPr>
                <w:webHidden/>
              </w:rPr>
              <w:instrText xml:space="preserve"> PAGEREF _Toc223973754 \h </w:instrText>
            </w:r>
            <w:r>
              <w:rPr>
                <w:webHidden/>
              </w:rPr>
            </w:r>
            <w:r>
              <w:rPr>
                <w:webHidden/>
              </w:rPr>
              <w:fldChar w:fldCharType="separate"/>
            </w:r>
            <w:r>
              <w:rPr>
                <w:webHidden/>
              </w:rPr>
              <w:t>39</w:t>
            </w:r>
            <w:r>
              <w:rPr>
                <w:webHidden/>
              </w:rPr>
              <w:fldChar w:fldCharType="end"/>
            </w:r>
          </w:hyperlink>
        </w:p>
        <w:p w14:paraId="1F4D2476" w14:textId="0BB0FEC4" w:rsidR="00F17D75" w:rsidRDefault="00F17D75">
          <w:pPr>
            <w:pStyle w:val="TOC2"/>
            <w:rPr>
              <w:color w:val="auto"/>
              <w:kern w:val="2"/>
              <w:sz w:val="24"/>
              <w:szCs w:val="24"/>
              <w14:ligatures w14:val="standardContextual"/>
            </w:rPr>
          </w:pPr>
          <w:hyperlink w:anchor="_Toc223973755" w:history="1">
            <w:r w:rsidRPr="00A9624B">
              <w:rPr>
                <w:rStyle w:val="Hyperlink"/>
              </w:rPr>
              <w:t>B.5.</w:t>
            </w:r>
            <w:r>
              <w:rPr>
                <w:color w:val="auto"/>
                <w:kern w:val="2"/>
                <w:sz w:val="24"/>
                <w:szCs w:val="24"/>
                <w14:ligatures w14:val="standardContextual"/>
              </w:rPr>
              <w:tab/>
            </w:r>
            <w:r w:rsidRPr="00A9624B">
              <w:rPr>
                <w:rStyle w:val="Hyperlink"/>
              </w:rPr>
              <w:t>Availability Test</w:t>
            </w:r>
            <w:r>
              <w:rPr>
                <w:webHidden/>
              </w:rPr>
              <w:tab/>
            </w:r>
            <w:r>
              <w:rPr>
                <w:webHidden/>
              </w:rPr>
              <w:fldChar w:fldCharType="begin"/>
            </w:r>
            <w:r>
              <w:rPr>
                <w:webHidden/>
              </w:rPr>
              <w:instrText xml:space="preserve"> PAGEREF _Toc223973755 \h </w:instrText>
            </w:r>
            <w:r>
              <w:rPr>
                <w:webHidden/>
              </w:rPr>
            </w:r>
            <w:r>
              <w:rPr>
                <w:webHidden/>
              </w:rPr>
              <w:fldChar w:fldCharType="separate"/>
            </w:r>
            <w:r>
              <w:rPr>
                <w:webHidden/>
              </w:rPr>
              <w:t>40</w:t>
            </w:r>
            <w:r>
              <w:rPr>
                <w:webHidden/>
              </w:rPr>
              <w:fldChar w:fldCharType="end"/>
            </w:r>
          </w:hyperlink>
        </w:p>
        <w:p w14:paraId="6D7C9270" w14:textId="149011C4" w:rsidR="00F17D75" w:rsidRDefault="00F17D75">
          <w:pPr>
            <w:pStyle w:val="TOC2"/>
            <w:rPr>
              <w:color w:val="auto"/>
              <w:kern w:val="2"/>
              <w:sz w:val="24"/>
              <w:szCs w:val="24"/>
              <w14:ligatures w14:val="standardContextual"/>
            </w:rPr>
          </w:pPr>
          <w:hyperlink w:anchor="_Toc223973756" w:history="1">
            <w:r w:rsidRPr="00A9624B">
              <w:rPr>
                <w:rStyle w:val="Hyperlink"/>
              </w:rPr>
              <w:t>B.6.</w:t>
            </w:r>
            <w:r>
              <w:rPr>
                <w:color w:val="auto"/>
                <w:kern w:val="2"/>
                <w:sz w:val="24"/>
                <w:szCs w:val="24"/>
                <w14:ligatures w14:val="standardContextual"/>
              </w:rPr>
              <w:tab/>
            </w:r>
            <w:r w:rsidRPr="00A9624B">
              <w:rPr>
                <w:rStyle w:val="Hyperlink"/>
              </w:rPr>
              <w:t>Interim and Final Performance Test PR Calculation Methodology</w:t>
            </w:r>
            <w:r>
              <w:rPr>
                <w:webHidden/>
              </w:rPr>
              <w:tab/>
            </w:r>
            <w:r>
              <w:rPr>
                <w:webHidden/>
              </w:rPr>
              <w:fldChar w:fldCharType="begin"/>
            </w:r>
            <w:r>
              <w:rPr>
                <w:webHidden/>
              </w:rPr>
              <w:instrText xml:space="preserve"> PAGEREF _Toc223973756 \h </w:instrText>
            </w:r>
            <w:r>
              <w:rPr>
                <w:webHidden/>
              </w:rPr>
            </w:r>
            <w:r>
              <w:rPr>
                <w:webHidden/>
              </w:rPr>
              <w:fldChar w:fldCharType="separate"/>
            </w:r>
            <w:r>
              <w:rPr>
                <w:webHidden/>
              </w:rPr>
              <w:t>40</w:t>
            </w:r>
            <w:r>
              <w:rPr>
                <w:webHidden/>
              </w:rPr>
              <w:fldChar w:fldCharType="end"/>
            </w:r>
          </w:hyperlink>
        </w:p>
        <w:p w14:paraId="5F0ACF24" w14:textId="6755D86F" w:rsidR="00F17D75" w:rsidRDefault="00F17D75">
          <w:pPr>
            <w:pStyle w:val="TOC2"/>
            <w:rPr>
              <w:color w:val="auto"/>
              <w:kern w:val="2"/>
              <w:sz w:val="24"/>
              <w:szCs w:val="24"/>
              <w14:ligatures w14:val="standardContextual"/>
            </w:rPr>
          </w:pPr>
          <w:hyperlink w:anchor="_Toc223973757" w:history="1">
            <w:r w:rsidRPr="00A9624B">
              <w:rPr>
                <w:rStyle w:val="Hyperlink"/>
              </w:rPr>
              <w:t>B.7.</w:t>
            </w:r>
            <w:r>
              <w:rPr>
                <w:color w:val="auto"/>
                <w:kern w:val="2"/>
                <w:sz w:val="24"/>
                <w:szCs w:val="24"/>
                <w14:ligatures w14:val="standardContextual"/>
              </w:rPr>
              <w:tab/>
            </w:r>
            <w:r w:rsidRPr="00A9624B">
              <w:rPr>
                <w:rStyle w:val="Hyperlink"/>
              </w:rPr>
              <w:t>Requirements for Successful Completion of the Initial Performance Test</w:t>
            </w:r>
            <w:r>
              <w:rPr>
                <w:webHidden/>
              </w:rPr>
              <w:tab/>
            </w:r>
            <w:r>
              <w:rPr>
                <w:webHidden/>
              </w:rPr>
              <w:fldChar w:fldCharType="begin"/>
            </w:r>
            <w:r>
              <w:rPr>
                <w:webHidden/>
              </w:rPr>
              <w:instrText xml:space="preserve"> PAGEREF _Toc223973757 \h </w:instrText>
            </w:r>
            <w:r>
              <w:rPr>
                <w:webHidden/>
              </w:rPr>
            </w:r>
            <w:r>
              <w:rPr>
                <w:webHidden/>
              </w:rPr>
              <w:fldChar w:fldCharType="separate"/>
            </w:r>
            <w:r>
              <w:rPr>
                <w:webHidden/>
              </w:rPr>
              <w:t>40</w:t>
            </w:r>
            <w:r>
              <w:rPr>
                <w:webHidden/>
              </w:rPr>
              <w:fldChar w:fldCharType="end"/>
            </w:r>
          </w:hyperlink>
        </w:p>
        <w:p w14:paraId="3CB98D0B" w14:textId="04540FCA" w:rsidR="00F17D75" w:rsidRDefault="00F17D75">
          <w:pPr>
            <w:pStyle w:val="TOC2"/>
            <w:rPr>
              <w:color w:val="auto"/>
              <w:kern w:val="2"/>
              <w:sz w:val="24"/>
              <w:szCs w:val="24"/>
              <w14:ligatures w14:val="standardContextual"/>
            </w:rPr>
          </w:pPr>
          <w:hyperlink w:anchor="_Toc223973758" w:history="1">
            <w:r w:rsidRPr="00A9624B">
              <w:rPr>
                <w:rStyle w:val="Hyperlink"/>
              </w:rPr>
              <w:t>B.8.</w:t>
            </w:r>
            <w:r>
              <w:rPr>
                <w:color w:val="auto"/>
                <w:kern w:val="2"/>
                <w:sz w:val="24"/>
                <w:szCs w:val="24"/>
                <w14:ligatures w14:val="standardContextual"/>
              </w:rPr>
              <w:tab/>
            </w:r>
            <w:r w:rsidRPr="00A9624B">
              <w:rPr>
                <w:rStyle w:val="Hyperlink"/>
              </w:rPr>
              <w:t>Interim and Final Performance Test Reports</w:t>
            </w:r>
            <w:r>
              <w:rPr>
                <w:webHidden/>
              </w:rPr>
              <w:tab/>
            </w:r>
            <w:r>
              <w:rPr>
                <w:webHidden/>
              </w:rPr>
              <w:fldChar w:fldCharType="begin"/>
            </w:r>
            <w:r>
              <w:rPr>
                <w:webHidden/>
              </w:rPr>
              <w:instrText xml:space="preserve"> PAGEREF _Toc223973758 \h </w:instrText>
            </w:r>
            <w:r>
              <w:rPr>
                <w:webHidden/>
              </w:rPr>
            </w:r>
            <w:r>
              <w:rPr>
                <w:webHidden/>
              </w:rPr>
              <w:fldChar w:fldCharType="separate"/>
            </w:r>
            <w:r>
              <w:rPr>
                <w:webHidden/>
              </w:rPr>
              <w:t>40</w:t>
            </w:r>
            <w:r>
              <w:rPr>
                <w:webHidden/>
              </w:rPr>
              <w:fldChar w:fldCharType="end"/>
            </w:r>
          </w:hyperlink>
        </w:p>
        <w:p w14:paraId="3564A73A" w14:textId="01A3DD7A" w:rsidR="00F17D75" w:rsidRDefault="00F17D75">
          <w:pPr>
            <w:pStyle w:val="TOC1"/>
            <w:rPr>
              <w:rFonts w:asciiTheme="minorHAnsi" w:hAnsiTheme="minorHAnsi"/>
              <w:color w:val="auto"/>
              <w:kern w:val="2"/>
              <w:sz w:val="24"/>
              <w:szCs w:val="24"/>
              <w14:ligatures w14:val="standardContextual"/>
            </w:rPr>
          </w:pPr>
          <w:hyperlink w:anchor="_Toc223973759" w:history="1">
            <w:r w:rsidRPr="00A9624B">
              <w:rPr>
                <w:rStyle w:val="Hyperlink"/>
                <w:caps/>
              </w:rPr>
              <w:t>C.</w:t>
            </w:r>
            <w:r>
              <w:rPr>
                <w:rFonts w:asciiTheme="minorHAnsi" w:hAnsiTheme="minorHAnsi"/>
                <w:color w:val="auto"/>
                <w:kern w:val="2"/>
                <w:sz w:val="24"/>
                <w:szCs w:val="24"/>
                <w14:ligatures w14:val="standardContextual"/>
              </w:rPr>
              <w:tab/>
            </w:r>
            <w:r w:rsidRPr="00A9624B">
              <w:rPr>
                <w:rStyle w:val="Hyperlink"/>
              </w:rPr>
              <w:t>Final Acceptance Tests</w:t>
            </w:r>
            <w:r>
              <w:rPr>
                <w:webHidden/>
              </w:rPr>
              <w:tab/>
            </w:r>
            <w:r>
              <w:rPr>
                <w:webHidden/>
              </w:rPr>
              <w:fldChar w:fldCharType="begin"/>
            </w:r>
            <w:r>
              <w:rPr>
                <w:webHidden/>
              </w:rPr>
              <w:instrText xml:space="preserve"> PAGEREF _Toc223973759 \h </w:instrText>
            </w:r>
            <w:r>
              <w:rPr>
                <w:webHidden/>
              </w:rPr>
            </w:r>
            <w:r>
              <w:rPr>
                <w:webHidden/>
              </w:rPr>
              <w:fldChar w:fldCharType="separate"/>
            </w:r>
            <w:r>
              <w:rPr>
                <w:webHidden/>
              </w:rPr>
              <w:t>40</w:t>
            </w:r>
            <w:r>
              <w:rPr>
                <w:webHidden/>
              </w:rPr>
              <w:fldChar w:fldCharType="end"/>
            </w:r>
          </w:hyperlink>
        </w:p>
        <w:p w14:paraId="717039CE" w14:textId="34102856" w:rsidR="00F17D75" w:rsidRDefault="00F17D75">
          <w:pPr>
            <w:pStyle w:val="TOC2"/>
            <w:rPr>
              <w:color w:val="auto"/>
              <w:kern w:val="2"/>
              <w:sz w:val="24"/>
              <w:szCs w:val="24"/>
              <w14:ligatures w14:val="standardContextual"/>
            </w:rPr>
          </w:pPr>
          <w:hyperlink w:anchor="_Toc223973760" w:history="1">
            <w:r w:rsidRPr="00A9624B">
              <w:rPr>
                <w:rStyle w:val="Hyperlink"/>
              </w:rPr>
              <w:t>C.1.</w:t>
            </w:r>
            <w:r>
              <w:rPr>
                <w:color w:val="auto"/>
                <w:kern w:val="2"/>
                <w:sz w:val="24"/>
                <w:szCs w:val="24"/>
                <w14:ligatures w14:val="standardContextual"/>
              </w:rPr>
              <w:tab/>
            </w:r>
            <w:r w:rsidRPr="00A9624B">
              <w:rPr>
                <w:rStyle w:val="Hyperlink"/>
              </w:rPr>
              <w:t>Visual Inspection Tests</w:t>
            </w:r>
            <w:r>
              <w:rPr>
                <w:webHidden/>
              </w:rPr>
              <w:tab/>
            </w:r>
            <w:r>
              <w:rPr>
                <w:webHidden/>
              </w:rPr>
              <w:fldChar w:fldCharType="begin"/>
            </w:r>
            <w:r>
              <w:rPr>
                <w:webHidden/>
              </w:rPr>
              <w:instrText xml:space="preserve"> PAGEREF _Toc223973760 \h </w:instrText>
            </w:r>
            <w:r>
              <w:rPr>
                <w:webHidden/>
              </w:rPr>
            </w:r>
            <w:r>
              <w:rPr>
                <w:webHidden/>
              </w:rPr>
              <w:fldChar w:fldCharType="separate"/>
            </w:r>
            <w:r>
              <w:rPr>
                <w:webHidden/>
              </w:rPr>
              <w:t>41</w:t>
            </w:r>
            <w:r>
              <w:rPr>
                <w:webHidden/>
              </w:rPr>
              <w:fldChar w:fldCharType="end"/>
            </w:r>
          </w:hyperlink>
        </w:p>
        <w:p w14:paraId="79667697" w14:textId="6BE6E7C5" w:rsidR="00F17D75" w:rsidRDefault="00F17D75">
          <w:pPr>
            <w:pStyle w:val="TOC2"/>
            <w:rPr>
              <w:color w:val="auto"/>
              <w:kern w:val="2"/>
              <w:sz w:val="24"/>
              <w:szCs w:val="24"/>
              <w14:ligatures w14:val="standardContextual"/>
            </w:rPr>
          </w:pPr>
          <w:hyperlink w:anchor="_Toc223973761" w:history="1">
            <w:r w:rsidRPr="00A9624B">
              <w:rPr>
                <w:rStyle w:val="Hyperlink"/>
              </w:rPr>
              <w:t>C.2.</w:t>
            </w:r>
            <w:r>
              <w:rPr>
                <w:color w:val="auto"/>
                <w:kern w:val="2"/>
                <w:sz w:val="24"/>
                <w:szCs w:val="24"/>
                <w14:ligatures w14:val="standardContextual"/>
              </w:rPr>
              <w:tab/>
            </w:r>
            <w:r w:rsidRPr="00A9624B">
              <w:rPr>
                <w:rStyle w:val="Hyperlink"/>
              </w:rPr>
              <w:t>Functional Inspection Tests</w:t>
            </w:r>
            <w:r>
              <w:rPr>
                <w:webHidden/>
              </w:rPr>
              <w:tab/>
            </w:r>
            <w:r>
              <w:rPr>
                <w:webHidden/>
              </w:rPr>
              <w:fldChar w:fldCharType="begin"/>
            </w:r>
            <w:r>
              <w:rPr>
                <w:webHidden/>
              </w:rPr>
              <w:instrText xml:space="preserve"> PAGEREF _Toc223973761 \h </w:instrText>
            </w:r>
            <w:r>
              <w:rPr>
                <w:webHidden/>
              </w:rPr>
            </w:r>
            <w:r>
              <w:rPr>
                <w:webHidden/>
              </w:rPr>
              <w:fldChar w:fldCharType="separate"/>
            </w:r>
            <w:r>
              <w:rPr>
                <w:webHidden/>
              </w:rPr>
              <w:t>41</w:t>
            </w:r>
            <w:r>
              <w:rPr>
                <w:webHidden/>
              </w:rPr>
              <w:fldChar w:fldCharType="end"/>
            </w:r>
          </w:hyperlink>
        </w:p>
        <w:p w14:paraId="768C9890" w14:textId="6AE06847" w:rsidR="00FF2B09" w:rsidRDefault="00FF2B09">
          <w:r>
            <w:rPr>
              <w:b/>
              <w:bCs/>
              <w:noProof/>
            </w:rPr>
            <w:fldChar w:fldCharType="end"/>
          </w:r>
        </w:p>
      </w:sdtContent>
    </w:sdt>
    <w:p w14:paraId="0AC5C8EC" w14:textId="77777777" w:rsidR="00FF2B09" w:rsidRDefault="00FF2B09" w:rsidP="00FF2B09"/>
    <w:p w14:paraId="60B9BBE8" w14:textId="77777777" w:rsidR="00FF2B09" w:rsidRDefault="00FF2B09" w:rsidP="00FF2B09"/>
    <w:p w14:paraId="506A99A2" w14:textId="77777777" w:rsidR="00F4667F" w:rsidRPr="00FF2B09" w:rsidRDefault="00F4667F" w:rsidP="00FF2B09">
      <w:pPr>
        <w:sectPr w:rsidR="00F4667F" w:rsidRPr="00FF2B09" w:rsidSect="0045566F">
          <w:headerReference w:type="default" r:id="rId13"/>
          <w:footerReference w:type="default" r:id="rId14"/>
          <w:pgSz w:w="11906" w:h="16838" w:code="9"/>
          <w:pgMar w:top="2268" w:right="851" w:bottom="1588" w:left="1985" w:header="567" w:footer="567" w:gutter="0"/>
          <w:cols w:space="708"/>
          <w:docGrid w:linePitch="360"/>
        </w:sectPr>
      </w:pPr>
    </w:p>
    <w:p w14:paraId="67B1E805" w14:textId="4B475889" w:rsidR="0043357B" w:rsidRDefault="0043357B" w:rsidP="0043357B">
      <w:pPr>
        <w:pStyle w:val="Heading1"/>
      </w:pPr>
      <w:bookmarkStart w:id="10" w:name="BM_Start"/>
      <w:bookmarkStart w:id="11" w:name="_Toc530749668"/>
      <w:bookmarkStart w:id="12" w:name="_Ref71731614"/>
      <w:bookmarkStart w:id="13" w:name="_Toc134539737"/>
      <w:bookmarkStart w:id="14" w:name="_Toc140693230"/>
      <w:bookmarkStart w:id="15" w:name="_Toc142387483"/>
      <w:bookmarkStart w:id="16" w:name="_Toc152575753"/>
      <w:bookmarkStart w:id="17" w:name="_Toc195602438"/>
      <w:bookmarkStart w:id="18" w:name="_Toc223973652"/>
      <w:bookmarkStart w:id="19" w:name="_Ref499807401"/>
      <w:bookmarkStart w:id="20" w:name="_Ref530484454"/>
      <w:bookmarkStart w:id="21" w:name="_Ref531859954"/>
      <w:bookmarkEnd w:id="9"/>
      <w:bookmarkEnd w:id="10"/>
      <w:bookmarkEnd w:id="11"/>
      <w:r>
        <w:lastRenderedPageBreak/>
        <w:t xml:space="preserve">Solar PV </w:t>
      </w:r>
      <w:r w:rsidR="007E6061">
        <w:t>Specific Scope of Work</w:t>
      </w:r>
      <w:bookmarkEnd w:id="12"/>
      <w:bookmarkEnd w:id="13"/>
      <w:bookmarkEnd w:id="14"/>
      <w:bookmarkEnd w:id="15"/>
      <w:bookmarkEnd w:id="16"/>
      <w:bookmarkEnd w:id="17"/>
      <w:bookmarkEnd w:id="18"/>
    </w:p>
    <w:p w14:paraId="1ACFC3B8" w14:textId="65C08782" w:rsidR="00D24F73" w:rsidRPr="00927B7E" w:rsidRDefault="00D24F73" w:rsidP="00D24F73">
      <w:r w:rsidRPr="00927B7E">
        <w:t xml:space="preserve">The following Employer's Requirements are incorporated into the EPC Contract applicable to the construction of the </w:t>
      </w:r>
      <w:r>
        <w:t>Albrighton</w:t>
      </w:r>
      <w:r w:rsidRPr="00927B7E">
        <w:t xml:space="preserve"> solar park</w:t>
      </w:r>
      <w:r>
        <w:t xml:space="preserve"> (</w:t>
      </w:r>
      <w:r w:rsidRPr="0017177A">
        <w:rPr>
          <w:b/>
          <w:bCs/>
        </w:rPr>
        <w:t>Contract</w:t>
      </w:r>
      <w:r>
        <w:t>).</w:t>
      </w:r>
    </w:p>
    <w:p w14:paraId="0E6A2A12" w14:textId="44B772C5" w:rsidR="00D24F73" w:rsidRDefault="00D24F73" w:rsidP="0043357B">
      <w:r w:rsidRPr="00927B7E">
        <w:t xml:space="preserve">The site layout is provided </w:t>
      </w:r>
      <w:r>
        <w:t xml:space="preserve">in the Project </w:t>
      </w:r>
      <w:r w:rsidR="0009675F">
        <w:t>SharePoint</w:t>
      </w:r>
      <w:r>
        <w:t xml:space="preserve"> (</w:t>
      </w:r>
      <w:r>
        <w:rPr>
          <w:b/>
          <w:bCs/>
        </w:rPr>
        <w:t>Site Layout Plan</w:t>
      </w:r>
      <w:r>
        <w:t>)</w:t>
      </w:r>
      <w:r w:rsidRPr="00405AC5">
        <w:t>.</w:t>
      </w:r>
    </w:p>
    <w:p w14:paraId="2FBA5F51" w14:textId="3FD5DB03" w:rsidR="00582BF3" w:rsidRDefault="00582BF3" w:rsidP="00582BF3">
      <w:pPr>
        <w:pStyle w:val="BodyText"/>
      </w:pPr>
      <w:r>
        <w:t>These Employer’s Requirements (</w:t>
      </w:r>
      <w:r w:rsidRPr="0017177A">
        <w:rPr>
          <w:b/>
          <w:bCs/>
        </w:rPr>
        <w:t>ERs</w:t>
      </w:r>
      <w:r>
        <w:t xml:space="preserve">), contained in Part </w:t>
      </w:r>
      <w:r w:rsidR="00992496">
        <w:t>2</w:t>
      </w:r>
      <w:r>
        <w:t xml:space="preserve"> of Appendix 11 of the Contract, </w:t>
      </w:r>
      <w:r w:rsidR="00992496" w:rsidRPr="00884F12">
        <w:t>detail the specifics of the</w:t>
      </w:r>
      <w:r w:rsidR="00992496">
        <w:t xml:space="preserve"> Engineering, Procurement and Construction (EPC)</w:t>
      </w:r>
      <w:r w:rsidR="00992496" w:rsidRPr="00884F12">
        <w:t xml:space="preserve"> Contractor’s scope of Work in relation to the Projec</w:t>
      </w:r>
      <w:r w:rsidR="00E159CB">
        <w:t>t</w:t>
      </w:r>
      <w:r w:rsidR="00C90CD4">
        <w:t xml:space="preserve">. These ERs must be read in conjunction with the Employer's Requirements document titled </w:t>
      </w:r>
      <w:r w:rsidR="008D7B4D">
        <w:t xml:space="preserve">"Employer's Requirements – General - Solar PV" contained in </w:t>
      </w:r>
      <w:r w:rsidR="008D7B4D" w:rsidRPr="00C93D14">
        <w:rPr>
          <w:highlight w:val="yellow"/>
        </w:rPr>
        <w:t xml:space="preserve">Part </w:t>
      </w:r>
      <w:r w:rsidR="00C93D14" w:rsidRPr="00C93D14">
        <w:rPr>
          <w:highlight w:val="yellow"/>
        </w:rPr>
        <w:t xml:space="preserve">x </w:t>
      </w:r>
      <w:r w:rsidR="008D7B4D" w:rsidRPr="00C93D14">
        <w:rPr>
          <w:highlight w:val="yellow"/>
        </w:rPr>
        <w:t xml:space="preserve">of Appendix </w:t>
      </w:r>
      <w:r w:rsidR="00C93D14" w:rsidRPr="00C93D14">
        <w:rPr>
          <w:highlight w:val="yellow"/>
        </w:rPr>
        <w:t>x</w:t>
      </w:r>
      <w:r w:rsidR="00C93D14">
        <w:t xml:space="preserve"> </w:t>
      </w:r>
      <w:r w:rsidR="008D7B4D">
        <w:t>of the Contract</w:t>
      </w:r>
      <w:r w:rsidR="00504021">
        <w:t xml:space="preserve"> which </w:t>
      </w:r>
      <w:r>
        <w:t>describe and make reference to the minimum technical requirements for the Plant, including compliance, scope, design and execution requirements</w:t>
      </w:r>
      <w:r w:rsidR="00620D37">
        <w:t xml:space="preserve"> (</w:t>
      </w:r>
      <w:r w:rsidR="00620D37" w:rsidRPr="003E49D1">
        <w:rPr>
          <w:b/>
          <w:bCs/>
        </w:rPr>
        <w:t xml:space="preserve">PV </w:t>
      </w:r>
      <w:r w:rsidR="00620D37" w:rsidRPr="00AD48AE">
        <w:rPr>
          <w:b/>
          <w:bCs/>
        </w:rPr>
        <w:t xml:space="preserve">Technology </w:t>
      </w:r>
      <w:r w:rsidR="00620D37">
        <w:rPr>
          <w:b/>
          <w:bCs/>
        </w:rPr>
        <w:t>General</w:t>
      </w:r>
      <w:r w:rsidR="00620D37" w:rsidRPr="00AD48AE">
        <w:rPr>
          <w:b/>
          <w:bCs/>
        </w:rPr>
        <w:t xml:space="preserve"> ERs</w:t>
      </w:r>
      <w:r w:rsidR="00620D37">
        <w:t>)</w:t>
      </w:r>
      <w:r w:rsidR="00C0571A">
        <w:t xml:space="preserve"> </w:t>
      </w:r>
      <w:r>
        <w:t xml:space="preserve">and with the Employer's Requirements document titled "ICP Employer's Requirements - Solar PV" contained in </w:t>
      </w:r>
      <w:r w:rsidRPr="00C93D14">
        <w:rPr>
          <w:highlight w:val="yellow"/>
        </w:rPr>
        <w:t xml:space="preserve">Part </w:t>
      </w:r>
      <w:r w:rsidR="00C93D14">
        <w:rPr>
          <w:highlight w:val="yellow"/>
        </w:rPr>
        <w:t>x</w:t>
      </w:r>
      <w:r w:rsidRPr="00C93D14">
        <w:rPr>
          <w:highlight w:val="yellow"/>
        </w:rPr>
        <w:t xml:space="preserve"> of Appendix </w:t>
      </w:r>
      <w:r w:rsidR="00C93D14">
        <w:rPr>
          <w:highlight w:val="yellow"/>
        </w:rPr>
        <w:t>x</w:t>
      </w:r>
      <w:r w:rsidRPr="00C93D14">
        <w:rPr>
          <w:highlight w:val="yellow"/>
        </w:rPr>
        <w:t xml:space="preserve"> of</w:t>
      </w:r>
      <w:r>
        <w:t xml:space="preserve"> the Contract (</w:t>
      </w:r>
      <w:r w:rsidRPr="003E49D1">
        <w:rPr>
          <w:b/>
          <w:bCs/>
        </w:rPr>
        <w:t>ICP Technology Specific ERs</w:t>
      </w:r>
      <w:r>
        <w:t>).</w:t>
      </w:r>
    </w:p>
    <w:p w14:paraId="2F1EF8BC" w14:textId="19195D85" w:rsidR="0043357B" w:rsidRDefault="0043357B" w:rsidP="0043357B">
      <w:r w:rsidRPr="00884F12">
        <w:t>This section details the specifics of the</w:t>
      </w:r>
      <w:r w:rsidR="00D90F7B">
        <w:t xml:space="preserve"> Engineering, Procurement and Construction (EPC)</w:t>
      </w:r>
      <w:r w:rsidRPr="00884F12">
        <w:t xml:space="preserve"> Contractor’s scope of Work in relation to the Project. The Contractor’s general scope of Work is detailed in </w:t>
      </w:r>
      <w:r w:rsidR="00F97790">
        <w:t>the General ERs document ‘</w:t>
      </w:r>
      <w:r w:rsidR="00CA56FE" w:rsidRPr="00CA56FE">
        <w:t>P004</w:t>
      </w:r>
      <w:r w:rsidR="003374A4">
        <w:t>9208</w:t>
      </w:r>
      <w:r w:rsidR="00CA56FE" w:rsidRPr="00CA56FE">
        <w:t>_RINA_General ERs_Rev00</w:t>
      </w:r>
      <w:r w:rsidR="00CA56FE">
        <w:t>.doc</w:t>
      </w:r>
      <w:r w:rsidR="00F97790">
        <w:t>’</w:t>
      </w:r>
      <w:r w:rsidRPr="00884F12">
        <w:t>.</w:t>
      </w:r>
      <w:r w:rsidRPr="00BB0582">
        <w:t xml:space="preserve"> </w:t>
      </w:r>
    </w:p>
    <w:p w14:paraId="72BC281A" w14:textId="3F2C926F" w:rsidR="0043357B" w:rsidRPr="000604FB" w:rsidRDefault="0043357B" w:rsidP="0043357B">
      <w:r w:rsidRPr="000604FB">
        <w:t xml:space="preserve">The Contractor shall provide a “turn-key” solar photovoltaic PV power plant, including related infrastructure, to export the generated power to the local electricity network up to the nominated Point of Connection. The Facility shall be constructed in compliance with the terms and obligations of the Contract and this ERs. </w:t>
      </w:r>
    </w:p>
    <w:p w14:paraId="375B6256" w14:textId="3BC53D9B" w:rsidR="0043357B" w:rsidRPr="00AC435F" w:rsidRDefault="0043357B" w:rsidP="0043357B">
      <w:pPr>
        <w:pStyle w:val="Heading2"/>
      </w:pPr>
      <w:bookmarkStart w:id="22" w:name="_Toc134539738"/>
      <w:bookmarkStart w:id="23" w:name="_Toc140693231"/>
      <w:bookmarkStart w:id="24" w:name="_Toc142387484"/>
      <w:bookmarkStart w:id="25" w:name="_Toc152575754"/>
      <w:r>
        <w:t xml:space="preserve"> </w:t>
      </w:r>
      <w:bookmarkStart w:id="26" w:name="_Toc195602439"/>
      <w:bookmarkStart w:id="27" w:name="_Toc223973653"/>
      <w:r w:rsidR="00FF3EED" w:rsidRPr="00AC435F">
        <w:t xml:space="preserve">General Technical </w:t>
      </w:r>
      <w:bookmarkEnd w:id="19"/>
      <w:r w:rsidR="00FF3EED" w:rsidRPr="00AC435F">
        <w:t>Requirements</w:t>
      </w:r>
      <w:bookmarkEnd w:id="20"/>
      <w:bookmarkEnd w:id="21"/>
      <w:bookmarkEnd w:id="22"/>
      <w:bookmarkEnd w:id="23"/>
      <w:bookmarkEnd w:id="24"/>
      <w:bookmarkEnd w:id="25"/>
      <w:bookmarkEnd w:id="26"/>
      <w:bookmarkEnd w:id="27"/>
    </w:p>
    <w:p w14:paraId="47D83E81" w14:textId="77777777" w:rsidR="0043357B" w:rsidRPr="00350ADD" w:rsidRDefault="0043357B" w:rsidP="0043357B">
      <w:r w:rsidRPr="000604FB">
        <w:t xml:space="preserve">The general Facility equipment and technical characteristics are provided in </w:t>
      </w:r>
      <w:r>
        <w:t>Table 1</w:t>
      </w:r>
      <w:r w:rsidRPr="00350ADD">
        <w:t>. This table is provided for guidance only and alternate specifications may be proposed by the Contractor</w:t>
      </w:r>
      <w:r>
        <w:t>.</w:t>
      </w:r>
    </w:p>
    <w:p w14:paraId="4DE2BCB8" w14:textId="3E57C575" w:rsidR="0043357B" w:rsidRDefault="0043357B" w:rsidP="0043357B">
      <w:pPr>
        <w:pStyle w:val="Caption"/>
      </w:pPr>
      <w:r>
        <w:t xml:space="preserve">Table </w:t>
      </w:r>
      <w:r>
        <w:fldChar w:fldCharType="begin"/>
      </w:r>
      <w:r>
        <w:instrText>SEQ Table \* ARABIC</w:instrText>
      </w:r>
      <w:r>
        <w:fldChar w:fldCharType="separate"/>
      </w:r>
      <w:r w:rsidR="00BF1536">
        <w:rPr>
          <w:noProof/>
        </w:rPr>
        <w:t>1</w:t>
      </w:r>
      <w:r>
        <w:fldChar w:fldCharType="end"/>
      </w:r>
      <w:r>
        <w:t xml:space="preserve">: </w:t>
      </w:r>
      <w:r w:rsidRPr="00814A7E">
        <w:t>Assumed General facility and equipment characteristics</w:t>
      </w:r>
    </w:p>
    <w:tbl>
      <w:tblPr>
        <w:tblW w:w="9020" w:type="dxa"/>
        <w:tblBorders>
          <w:top w:val="single" w:sz="4" w:space="0" w:color="469EC6"/>
          <w:left w:val="single" w:sz="4" w:space="0" w:color="BABBBD"/>
          <w:bottom w:val="single" w:sz="8" w:space="0" w:color="469EC6"/>
          <w:right w:val="single" w:sz="4" w:space="0" w:color="BABBBD"/>
          <w:insideH w:val="single" w:sz="4" w:space="0" w:color="BABBBD"/>
          <w:insideV w:val="single" w:sz="4" w:space="0" w:color="BABBBD"/>
        </w:tblBorders>
        <w:tblLayout w:type="fixed"/>
        <w:tblLook w:val="0620" w:firstRow="1" w:lastRow="0" w:firstColumn="0" w:lastColumn="0" w:noHBand="1" w:noVBand="1"/>
      </w:tblPr>
      <w:tblGrid>
        <w:gridCol w:w="4548"/>
        <w:gridCol w:w="4472"/>
      </w:tblGrid>
      <w:tr w:rsidR="0043357B" w:rsidRPr="00225621" w14:paraId="3A08E8D0" w14:textId="77777777" w:rsidTr="07EEAD98">
        <w:trPr>
          <w:tblHeader/>
        </w:trPr>
        <w:tc>
          <w:tcPr>
            <w:tcW w:w="2521" w:type="pct"/>
            <w:shd w:val="clear" w:color="auto" w:fill="006BA6" w:themeFill="accent1"/>
          </w:tcPr>
          <w:p w14:paraId="0E6EC13A" w14:textId="77777777" w:rsidR="0043357B" w:rsidRPr="00225621" w:rsidRDefault="0043357B" w:rsidP="00DF3A20">
            <w:pPr>
              <w:pStyle w:val="TableHeadingLeft"/>
            </w:pPr>
            <w:r>
              <w:t>Characteristic</w:t>
            </w:r>
          </w:p>
        </w:tc>
        <w:tc>
          <w:tcPr>
            <w:tcW w:w="2479" w:type="pct"/>
            <w:shd w:val="clear" w:color="auto" w:fill="006BA6" w:themeFill="accent1"/>
          </w:tcPr>
          <w:p w14:paraId="49F79481" w14:textId="77777777" w:rsidR="0043357B" w:rsidRPr="00225621" w:rsidRDefault="0043357B" w:rsidP="00DF3A20">
            <w:pPr>
              <w:pStyle w:val="TableHeadingLeft"/>
            </w:pPr>
            <w:r>
              <w:t>Value</w:t>
            </w:r>
          </w:p>
        </w:tc>
      </w:tr>
      <w:tr w:rsidR="0043357B" w:rsidRPr="00225621" w14:paraId="3CF93E5A" w14:textId="77777777" w:rsidTr="07EEAD98">
        <w:tc>
          <w:tcPr>
            <w:tcW w:w="2521" w:type="pct"/>
          </w:tcPr>
          <w:p w14:paraId="02D84623" w14:textId="77777777" w:rsidR="0043357B" w:rsidRPr="00225621" w:rsidRDefault="0043357B" w:rsidP="00DF3A20">
            <w:pPr>
              <w:pStyle w:val="TableTextLeft"/>
            </w:pPr>
            <w:r>
              <w:t>DC Power (kWp)</w:t>
            </w:r>
          </w:p>
        </w:tc>
        <w:tc>
          <w:tcPr>
            <w:tcW w:w="2479" w:type="pct"/>
          </w:tcPr>
          <w:p w14:paraId="3E0766A3" w14:textId="5F951D5F" w:rsidR="0043357B" w:rsidRPr="00225621" w:rsidRDefault="006B0515" w:rsidP="07EEAD98">
            <w:pPr>
              <w:pStyle w:val="TableTextLeft"/>
            </w:pPr>
            <w:del w:id="28" w:author="Mia Seabrook" w:date="2026-06-02T09:07:00Z" w16du:dateUtc="2026-06-02T09:07:41Z">
              <w:r w:rsidRPr="07EEAD98" w:rsidDel="006B0515">
                <w:rPr>
                  <w:highlight w:val="yellow"/>
                </w:rPr>
                <w:delText>XXXXX</w:delText>
              </w:r>
            </w:del>
            <w:ins w:id="29" w:author="Mia Seabrook" w:date="2026-06-02T09:07:00Z" w16du:dateUtc="2026-06-02T09:07:41Z">
              <w:r w:rsidR="16CAC9CC" w:rsidRPr="07EEAD98">
                <w:rPr>
                  <w:rFonts w:ascii="Arial" w:eastAsia="Arial" w:hAnsi="Arial" w:cs="Arial"/>
                </w:rPr>
                <w:t xml:space="preserve"> 49.16MWp</w:t>
              </w:r>
            </w:ins>
          </w:p>
        </w:tc>
      </w:tr>
      <w:tr w:rsidR="0043357B" w:rsidRPr="00225621" w14:paraId="6B26E3DE" w14:textId="77777777" w:rsidTr="07EEAD98">
        <w:tc>
          <w:tcPr>
            <w:tcW w:w="2521" w:type="pct"/>
          </w:tcPr>
          <w:p w14:paraId="40D9E9F2" w14:textId="742F2DD1" w:rsidR="0043357B" w:rsidRPr="00225621" w:rsidRDefault="0043357B" w:rsidP="00E1330B">
            <w:pPr>
              <w:pStyle w:val="TableTextLeft"/>
              <w:tabs>
                <w:tab w:val="left" w:pos="2625"/>
              </w:tabs>
            </w:pPr>
            <w:r>
              <w:t>AC Power (kVA)</w:t>
            </w:r>
            <w:r w:rsidR="00907ACC">
              <w:t xml:space="preserve"> (40</w:t>
            </w:r>
            <w:r w:rsidR="00907ACC" w:rsidRPr="00E1330B">
              <w:t>°</w:t>
            </w:r>
            <w:r w:rsidR="00907ACC">
              <w:t>C nominal operating temperature)</w:t>
            </w:r>
          </w:p>
        </w:tc>
        <w:tc>
          <w:tcPr>
            <w:tcW w:w="2479" w:type="pct"/>
          </w:tcPr>
          <w:p w14:paraId="02F0CE4C" w14:textId="048CA41F" w:rsidR="0043357B" w:rsidRPr="00225621" w:rsidRDefault="006B0515" w:rsidP="00DF3A20">
            <w:pPr>
              <w:pStyle w:val="TableTextLeft"/>
            </w:pPr>
            <w:r w:rsidRPr="006B0515">
              <w:rPr>
                <w:highlight w:val="yellow"/>
              </w:rPr>
              <w:t>XXXXX</w:t>
            </w:r>
          </w:p>
        </w:tc>
      </w:tr>
      <w:tr w:rsidR="0043357B" w:rsidRPr="00225621" w14:paraId="3612FC63" w14:textId="77777777" w:rsidTr="07EEAD98">
        <w:tc>
          <w:tcPr>
            <w:tcW w:w="2521" w:type="pct"/>
          </w:tcPr>
          <w:p w14:paraId="4E00A693" w14:textId="77777777" w:rsidR="0043357B" w:rsidRPr="00225621" w:rsidRDefault="0043357B" w:rsidP="00DF3A20">
            <w:pPr>
              <w:pStyle w:val="TableTextLeft"/>
            </w:pPr>
            <w:r>
              <w:t>Max. Export Capacity</w:t>
            </w:r>
          </w:p>
        </w:tc>
        <w:tc>
          <w:tcPr>
            <w:tcW w:w="2479" w:type="pct"/>
          </w:tcPr>
          <w:p w14:paraId="0A03279A" w14:textId="28B66E98" w:rsidR="0043357B" w:rsidRPr="00225621" w:rsidRDefault="34EBD9F3">
            <w:pPr>
              <w:pStyle w:val="TableTextLeft"/>
              <w:pPrChange w:id="30" w:author="Mia Seabrook" w:date="2026-06-02T09:08:00Z">
                <w:pPr/>
              </w:pPrChange>
            </w:pPr>
            <w:ins w:id="31" w:author="Mia Seabrook" w:date="2026-06-02T09:08:00Z" w16du:dateUtc="2026-06-02T09:08:10Z">
              <w:r w:rsidRPr="07EEAD98">
                <w:rPr>
                  <w:rFonts w:ascii="Arial" w:eastAsia="Arial" w:hAnsi="Arial" w:cs="Arial"/>
                </w:rPr>
                <w:t>40MW</w:t>
              </w:r>
              <w:r w:rsidRPr="07EEAD98">
                <w:t xml:space="preserve"> </w:t>
              </w:r>
            </w:ins>
            <w:del w:id="32" w:author="Mia Seabrook" w:date="2026-06-02T09:08:00Z" w16du:dateUtc="2026-06-02T09:08:08Z">
              <w:r w:rsidR="006B0515" w:rsidRPr="07EEAD98" w:rsidDel="006B0515">
                <w:rPr>
                  <w:highlight w:val="yellow"/>
                </w:rPr>
                <w:delText>XXXXX</w:delText>
              </w:r>
            </w:del>
          </w:p>
        </w:tc>
      </w:tr>
      <w:tr w:rsidR="0043357B" w:rsidRPr="00225621" w14:paraId="479A02AD" w14:textId="77777777" w:rsidTr="07EEAD98">
        <w:tc>
          <w:tcPr>
            <w:tcW w:w="2521" w:type="pct"/>
          </w:tcPr>
          <w:p w14:paraId="116939B6" w14:textId="14FA278E" w:rsidR="0043357B" w:rsidRPr="00225621" w:rsidRDefault="0043357B" w:rsidP="00DF3A20">
            <w:pPr>
              <w:pStyle w:val="TableTextLeft"/>
            </w:pPr>
            <w:r>
              <w:t xml:space="preserve">No. of </w:t>
            </w:r>
            <w:r w:rsidR="00BC58CB">
              <w:t>m</w:t>
            </w:r>
            <w:r>
              <w:t>odules</w:t>
            </w:r>
          </w:p>
        </w:tc>
        <w:tc>
          <w:tcPr>
            <w:tcW w:w="2479" w:type="pct"/>
          </w:tcPr>
          <w:p w14:paraId="0CD7A322" w14:textId="2237E2C1" w:rsidR="0043357B" w:rsidRPr="00225621" w:rsidRDefault="006B0515" w:rsidP="07EEAD98">
            <w:pPr>
              <w:pStyle w:val="TableTextLeft"/>
            </w:pPr>
            <w:del w:id="33" w:author="Mia Seabrook" w:date="2026-06-02T09:08:00Z" w16du:dateUtc="2026-06-02T09:08:16Z">
              <w:r w:rsidRPr="07EEAD98" w:rsidDel="006B0515">
                <w:rPr>
                  <w:highlight w:val="yellow"/>
                </w:rPr>
                <w:delText>XXXXX</w:delText>
              </w:r>
            </w:del>
            <w:ins w:id="34" w:author="Mia Seabrook" w:date="2026-06-02T09:08:00Z" w16du:dateUtc="2026-06-02T09:08:16Z">
              <w:r w:rsidR="2B94C5C8" w:rsidRPr="07EEAD98">
                <w:rPr>
                  <w:rFonts w:ascii="Arial" w:eastAsia="Arial" w:hAnsi="Arial" w:cs="Arial"/>
                </w:rPr>
                <w:t xml:space="preserve"> 80001</w:t>
              </w:r>
            </w:ins>
          </w:p>
        </w:tc>
      </w:tr>
      <w:tr w:rsidR="0043357B" w:rsidRPr="00225621" w14:paraId="4C884969" w14:textId="77777777" w:rsidTr="07EEAD98">
        <w:tc>
          <w:tcPr>
            <w:tcW w:w="2521" w:type="pct"/>
          </w:tcPr>
          <w:p w14:paraId="7A6590F1" w14:textId="77777777" w:rsidR="0043357B" w:rsidRPr="00225621" w:rsidRDefault="0043357B" w:rsidP="00DF3A20">
            <w:pPr>
              <w:pStyle w:val="TableTextLeft"/>
            </w:pPr>
            <w:r>
              <w:t>Module Type</w:t>
            </w:r>
          </w:p>
        </w:tc>
        <w:tc>
          <w:tcPr>
            <w:tcW w:w="2479" w:type="pct"/>
          </w:tcPr>
          <w:p w14:paraId="2576758C" w14:textId="7D8D1E1C" w:rsidR="0043357B" w:rsidRPr="00225621" w:rsidRDefault="006B0515" w:rsidP="07EEAD98">
            <w:pPr>
              <w:pStyle w:val="TableTextLeft"/>
              <w:spacing w:before="0" w:after="0" w:line="240" w:lineRule="auto"/>
            </w:pPr>
            <w:del w:id="35" w:author="Mia Seabrook" w:date="2026-06-02T09:08:00Z" w16du:dateUtc="2026-06-02T09:08:29Z">
              <w:r w:rsidRPr="07EEAD98" w:rsidDel="006B0515">
                <w:rPr>
                  <w:highlight w:val="yellow"/>
                </w:rPr>
                <w:delText>XXXXX</w:delText>
              </w:r>
            </w:del>
            <w:ins w:id="36" w:author="Mia Seabrook" w:date="2026-06-02T09:08:00Z" w16du:dateUtc="2026-06-02T09:08:29Z">
              <w:r w:rsidR="3613E0FD" w:rsidRPr="07EEAD98">
                <w:rPr>
                  <w:rFonts w:ascii="Aptos Narrow" w:eastAsia="Aptos Narrow" w:hAnsi="Aptos Narrow" w:cs="Aptos Narrow"/>
                  <w:color w:val="000000" w:themeColor="text1"/>
                  <w:sz w:val="22"/>
                  <w:szCs w:val="22"/>
                </w:rPr>
                <w:t xml:space="preserve"> JAM66D45-640/LB</w:t>
              </w:r>
            </w:ins>
          </w:p>
        </w:tc>
      </w:tr>
      <w:tr w:rsidR="0043357B" w:rsidRPr="00225621" w14:paraId="41705ED8" w14:textId="77777777" w:rsidTr="07EEAD98">
        <w:tc>
          <w:tcPr>
            <w:tcW w:w="2521" w:type="pct"/>
          </w:tcPr>
          <w:p w14:paraId="23751AE9" w14:textId="77777777" w:rsidR="0043357B" w:rsidRPr="00225621" w:rsidRDefault="0043357B" w:rsidP="00DF3A20">
            <w:pPr>
              <w:pStyle w:val="TableTextLeft"/>
            </w:pPr>
            <w:r>
              <w:t>Dimensions</w:t>
            </w:r>
          </w:p>
        </w:tc>
        <w:tc>
          <w:tcPr>
            <w:tcW w:w="2479" w:type="pct"/>
          </w:tcPr>
          <w:p w14:paraId="5E962759" w14:textId="291197E2" w:rsidR="0043357B" w:rsidRPr="00225621" w:rsidRDefault="006B0515" w:rsidP="07EEAD98">
            <w:pPr>
              <w:pStyle w:val="TableTextLeft"/>
            </w:pPr>
            <w:del w:id="37" w:author="Mia Seabrook" w:date="2026-06-02T09:08:00Z" w16du:dateUtc="2026-06-02T09:08:40Z">
              <w:r w:rsidRPr="07EEAD98" w:rsidDel="006B0515">
                <w:rPr>
                  <w:highlight w:val="yellow"/>
                </w:rPr>
                <w:delText>XXXXX</w:delText>
              </w:r>
            </w:del>
            <w:ins w:id="38" w:author="Mia Seabrook" w:date="2026-06-02T09:08:00Z" w16du:dateUtc="2026-06-02T09:08:40Z">
              <w:r w:rsidR="34FF023E" w:rsidRPr="07EEAD98">
                <w:rPr>
                  <w:sz w:val="24"/>
                  <w:szCs w:val="24"/>
                </w:rPr>
                <w:t xml:space="preserve"> 2382mm x 1134mm x 30mm</w:t>
              </w:r>
            </w:ins>
          </w:p>
        </w:tc>
      </w:tr>
      <w:tr w:rsidR="0043357B" w:rsidRPr="00225621" w14:paraId="3B78BD65" w14:textId="77777777" w:rsidTr="07EEAD98">
        <w:tc>
          <w:tcPr>
            <w:tcW w:w="2521" w:type="pct"/>
          </w:tcPr>
          <w:p w14:paraId="0EF35253" w14:textId="77777777" w:rsidR="0043357B" w:rsidRPr="00225621" w:rsidRDefault="0043357B" w:rsidP="00DF3A20">
            <w:pPr>
              <w:pStyle w:val="TableTextLeft"/>
            </w:pPr>
            <w:r>
              <w:t>Substructure Type</w:t>
            </w:r>
          </w:p>
        </w:tc>
        <w:tc>
          <w:tcPr>
            <w:tcW w:w="2479" w:type="pct"/>
          </w:tcPr>
          <w:p w14:paraId="27A9E311" w14:textId="57B72702" w:rsidR="0043357B" w:rsidRPr="00225621" w:rsidRDefault="006B0515" w:rsidP="07EEAD98">
            <w:pPr>
              <w:pStyle w:val="TableTextLeft"/>
              <w:rPr>
                <w:highlight w:val="yellow"/>
              </w:rPr>
            </w:pPr>
            <w:del w:id="39" w:author="Mia Seabrook" w:date="2026-06-02T09:08:00Z" w16du:dateUtc="2026-06-02T09:08:45Z">
              <w:r w:rsidRPr="07EEAD98" w:rsidDel="006B0515">
                <w:rPr>
                  <w:highlight w:val="yellow"/>
                </w:rPr>
                <w:delText>XXXXX</w:delText>
              </w:r>
            </w:del>
            <w:ins w:id="40" w:author="Mia Seabrook" w:date="2026-06-02T09:08:00Z" w16du:dateUtc="2026-06-02T09:08:57Z">
              <w:r w:rsidR="03303CCD" w:rsidRPr="07EEAD98">
                <w:rPr>
                  <w:highlight w:val="yellow"/>
                </w:rPr>
                <w:t xml:space="preserve"> Piled </w:t>
              </w:r>
            </w:ins>
          </w:p>
        </w:tc>
      </w:tr>
      <w:tr w:rsidR="0043357B" w:rsidRPr="00225621" w14:paraId="56B4771C" w14:textId="77777777" w:rsidTr="07EEAD98">
        <w:tc>
          <w:tcPr>
            <w:tcW w:w="2521" w:type="pct"/>
          </w:tcPr>
          <w:p w14:paraId="2206AAB4" w14:textId="77777777" w:rsidR="0043357B" w:rsidRPr="00225621" w:rsidRDefault="0043357B" w:rsidP="00DF3A20">
            <w:pPr>
              <w:pStyle w:val="TableTextLeft"/>
            </w:pPr>
            <w:r>
              <w:t>Modules per String</w:t>
            </w:r>
          </w:p>
        </w:tc>
        <w:tc>
          <w:tcPr>
            <w:tcW w:w="2479" w:type="pct"/>
          </w:tcPr>
          <w:p w14:paraId="74CF7B27" w14:textId="01459323" w:rsidR="0043357B" w:rsidRPr="00225621" w:rsidRDefault="006B0515" w:rsidP="00DF3A20">
            <w:pPr>
              <w:pStyle w:val="TableTextLeft"/>
            </w:pPr>
            <w:del w:id="41" w:author="Mia Seabrook" w:date="2026-06-02T09:09:00Z" w16du:dateUtc="2026-06-02T09:09:29Z">
              <w:r w:rsidRPr="07EEAD98" w:rsidDel="006B0515">
                <w:rPr>
                  <w:highlight w:val="yellow"/>
                </w:rPr>
                <w:delText>XXXXX</w:delText>
              </w:r>
            </w:del>
            <w:ins w:id="42" w:author="Mia Seabrook" w:date="2026-06-02T10:10:00Z" w16du:dateUtc="2026-06-02T10:10:04Z">
              <w:r w:rsidR="792E539D" w:rsidRPr="07EEAD98">
                <w:rPr>
                  <w:highlight w:val="yellow"/>
                </w:rPr>
                <w:t xml:space="preserve"> Varies </w:t>
              </w:r>
            </w:ins>
          </w:p>
        </w:tc>
      </w:tr>
      <w:tr w:rsidR="0043357B" w:rsidRPr="00225621" w14:paraId="299FF03D" w14:textId="77777777" w:rsidTr="07EEAD98">
        <w:tc>
          <w:tcPr>
            <w:tcW w:w="2521" w:type="pct"/>
          </w:tcPr>
          <w:p w14:paraId="644A5565" w14:textId="27C9D69C" w:rsidR="0043357B" w:rsidRPr="00225621" w:rsidRDefault="0043357B" w:rsidP="07EEAD98">
            <w:r>
              <w:t>Number of Strings</w:t>
            </w:r>
          </w:p>
        </w:tc>
        <w:tc>
          <w:tcPr>
            <w:tcW w:w="2479" w:type="pct"/>
          </w:tcPr>
          <w:p w14:paraId="12BAF6EF" w14:textId="449E4680" w:rsidR="0043357B" w:rsidRPr="00225621" w:rsidRDefault="006B0515" w:rsidP="00DF3A20">
            <w:pPr>
              <w:pStyle w:val="TableTextLeft"/>
            </w:pPr>
            <w:r w:rsidRPr="006B0515">
              <w:rPr>
                <w:highlight w:val="yellow"/>
              </w:rPr>
              <w:t>XXXXX</w:t>
            </w:r>
          </w:p>
        </w:tc>
      </w:tr>
      <w:tr w:rsidR="0043357B" w:rsidRPr="00225621" w14:paraId="160214E5" w14:textId="77777777" w:rsidTr="07EEAD98">
        <w:tc>
          <w:tcPr>
            <w:tcW w:w="2521" w:type="pct"/>
          </w:tcPr>
          <w:p w14:paraId="77D01D96" w14:textId="77777777" w:rsidR="0043357B" w:rsidRPr="00225621" w:rsidRDefault="0043357B" w:rsidP="00DF3A20">
            <w:pPr>
              <w:pStyle w:val="TableTextLeft"/>
            </w:pPr>
            <w:r>
              <w:t>Tilt Angle</w:t>
            </w:r>
          </w:p>
        </w:tc>
        <w:tc>
          <w:tcPr>
            <w:tcW w:w="2479" w:type="pct"/>
          </w:tcPr>
          <w:p w14:paraId="060C0400" w14:textId="4BF561FB" w:rsidR="0043357B" w:rsidRPr="00225621" w:rsidRDefault="006B0515" w:rsidP="00DF3A20">
            <w:pPr>
              <w:pStyle w:val="TableTextLeft"/>
            </w:pPr>
            <w:del w:id="43" w:author="Mia Seabrook" w:date="2026-06-02T09:09:00Z" w16du:dateUtc="2026-06-02T09:09:35Z">
              <w:r w:rsidRPr="07EEAD98" w:rsidDel="006B0515">
                <w:rPr>
                  <w:highlight w:val="yellow"/>
                </w:rPr>
                <w:delText>XXXXX</w:delText>
              </w:r>
            </w:del>
            <w:ins w:id="44" w:author="Mia Seabrook" w:date="2026-06-02T09:09:00Z" w16du:dateUtc="2026-06-02T09:09:41Z">
              <w:r w:rsidR="0EF4DF15" w:rsidRPr="07EEAD98">
                <w:rPr>
                  <w:highlight w:val="yellow"/>
                </w:rPr>
                <w:t xml:space="preserve"> 15*</w:t>
              </w:r>
            </w:ins>
          </w:p>
        </w:tc>
      </w:tr>
      <w:tr w:rsidR="0043357B" w:rsidRPr="00225621" w14:paraId="02AF9EB3" w14:textId="77777777" w:rsidTr="07EEAD98">
        <w:tc>
          <w:tcPr>
            <w:tcW w:w="2521" w:type="pct"/>
          </w:tcPr>
          <w:p w14:paraId="68E86510" w14:textId="77777777" w:rsidR="0043357B" w:rsidRPr="00225621" w:rsidRDefault="0043357B" w:rsidP="00DF3A20">
            <w:pPr>
              <w:pStyle w:val="TableTextLeft"/>
            </w:pPr>
            <w:r>
              <w:t>Shading Angle</w:t>
            </w:r>
          </w:p>
        </w:tc>
        <w:tc>
          <w:tcPr>
            <w:tcW w:w="2479" w:type="pct"/>
          </w:tcPr>
          <w:p w14:paraId="367A08C8" w14:textId="5FDFE5CD" w:rsidR="0043357B" w:rsidRPr="00225621" w:rsidRDefault="006B0515" w:rsidP="00DF3A20">
            <w:pPr>
              <w:pStyle w:val="TableTextLeft"/>
            </w:pPr>
            <w:r w:rsidRPr="006B0515">
              <w:rPr>
                <w:highlight w:val="yellow"/>
              </w:rPr>
              <w:t>XXXXX</w:t>
            </w:r>
          </w:p>
        </w:tc>
      </w:tr>
      <w:tr w:rsidR="0043357B" w:rsidRPr="00225621" w14:paraId="1063F3DC" w14:textId="77777777" w:rsidTr="07EEAD98">
        <w:tc>
          <w:tcPr>
            <w:tcW w:w="2521" w:type="pct"/>
          </w:tcPr>
          <w:p w14:paraId="2667FBCA" w14:textId="77777777" w:rsidR="0043357B" w:rsidRPr="00225621" w:rsidRDefault="0043357B" w:rsidP="00DF3A20">
            <w:pPr>
              <w:pStyle w:val="TableTextLeft"/>
            </w:pPr>
            <w:r>
              <w:lastRenderedPageBreak/>
              <w:t>Azimuth from South</w:t>
            </w:r>
          </w:p>
        </w:tc>
        <w:tc>
          <w:tcPr>
            <w:tcW w:w="2479" w:type="pct"/>
          </w:tcPr>
          <w:p w14:paraId="7E334827" w14:textId="16CEAFEA" w:rsidR="0043357B" w:rsidRPr="00225621" w:rsidRDefault="006B0515" w:rsidP="00DF3A20">
            <w:pPr>
              <w:pStyle w:val="TableTextLeft"/>
            </w:pPr>
            <w:r w:rsidRPr="006B0515">
              <w:rPr>
                <w:highlight w:val="yellow"/>
              </w:rPr>
              <w:t>XXXXX</w:t>
            </w:r>
          </w:p>
        </w:tc>
      </w:tr>
      <w:tr w:rsidR="0043357B" w:rsidRPr="00225621" w14:paraId="63F02397" w14:textId="77777777" w:rsidTr="07EEAD98">
        <w:tc>
          <w:tcPr>
            <w:tcW w:w="2521" w:type="pct"/>
          </w:tcPr>
          <w:p w14:paraId="658F03C7" w14:textId="77777777" w:rsidR="0043357B" w:rsidRPr="00225621" w:rsidRDefault="0043357B" w:rsidP="00DF3A20">
            <w:pPr>
              <w:pStyle w:val="TableTextLeft"/>
            </w:pPr>
            <w:r>
              <w:t>Inverter Model</w:t>
            </w:r>
          </w:p>
        </w:tc>
        <w:tc>
          <w:tcPr>
            <w:tcW w:w="2479" w:type="pct"/>
          </w:tcPr>
          <w:p w14:paraId="3A90E6B9" w14:textId="219C3279" w:rsidR="0043357B" w:rsidRPr="00225621" w:rsidRDefault="006B0515" w:rsidP="07EEAD98">
            <w:pPr>
              <w:pStyle w:val="TableTextLeft"/>
            </w:pPr>
            <w:del w:id="45" w:author="Mia Seabrook" w:date="2026-06-02T09:09:00Z" w16du:dateUtc="2026-06-02T09:09:52Z">
              <w:r w:rsidRPr="07EEAD98" w:rsidDel="006B0515">
                <w:rPr>
                  <w:highlight w:val="yellow"/>
                </w:rPr>
                <w:delText>XXXXX</w:delText>
              </w:r>
            </w:del>
            <w:ins w:id="46" w:author="Mia Seabrook" w:date="2026-06-02T09:09:00Z" w16du:dateUtc="2026-06-02T09:09:52Z">
              <w:r w:rsidR="311A2160" w:rsidRPr="07EEAD98">
                <w:rPr>
                  <w:rFonts w:ascii="Aptos Narrow" w:eastAsia="Aptos Narrow" w:hAnsi="Aptos Narrow" w:cs="Aptos Narrow"/>
                  <w:color w:val="000000" w:themeColor="text1"/>
                  <w:sz w:val="22"/>
                  <w:szCs w:val="22"/>
                </w:rPr>
                <w:t xml:space="preserve"> SG350HX-16 MPPT</w:t>
              </w:r>
            </w:ins>
          </w:p>
        </w:tc>
      </w:tr>
      <w:tr w:rsidR="0043357B" w:rsidRPr="00225621" w14:paraId="20B5E7BB" w14:textId="77777777" w:rsidTr="07EEAD98">
        <w:tc>
          <w:tcPr>
            <w:tcW w:w="2521" w:type="pct"/>
          </w:tcPr>
          <w:p w14:paraId="0E9256A3" w14:textId="7F094386" w:rsidR="0043357B" w:rsidRPr="00225621" w:rsidRDefault="0043357B" w:rsidP="00DF3A20">
            <w:pPr>
              <w:pStyle w:val="TableTextLeft"/>
            </w:pPr>
            <w:r>
              <w:t>Inverter Power, kVA</w:t>
            </w:r>
            <w:r w:rsidR="00C72BA0">
              <w:t xml:space="preserve"> </w:t>
            </w:r>
            <w:r w:rsidR="00907ACC">
              <w:t xml:space="preserve"> (40</w:t>
            </w:r>
            <w:r w:rsidR="00907ACC" w:rsidRPr="00E1330B">
              <w:t>°</w:t>
            </w:r>
            <w:r w:rsidR="00907ACC">
              <w:t>C nominal operating temperature)</w:t>
            </w:r>
          </w:p>
        </w:tc>
        <w:tc>
          <w:tcPr>
            <w:tcW w:w="2479" w:type="pct"/>
          </w:tcPr>
          <w:p w14:paraId="1F126B95" w14:textId="4127BD57" w:rsidR="0043357B" w:rsidRPr="00225621" w:rsidRDefault="006B0515" w:rsidP="00DF3A20">
            <w:pPr>
              <w:pStyle w:val="TableTextLeft"/>
            </w:pPr>
            <w:r w:rsidRPr="006B0515">
              <w:rPr>
                <w:highlight w:val="yellow"/>
              </w:rPr>
              <w:t>XXXXX</w:t>
            </w:r>
          </w:p>
        </w:tc>
      </w:tr>
      <w:tr w:rsidR="0043357B" w:rsidRPr="00225621" w14:paraId="1D1D87AC" w14:textId="77777777" w:rsidTr="07EEAD98">
        <w:tc>
          <w:tcPr>
            <w:tcW w:w="2521" w:type="pct"/>
          </w:tcPr>
          <w:p w14:paraId="7D87B80A" w14:textId="77777777" w:rsidR="0043357B" w:rsidRDefault="0043357B" w:rsidP="00DF3A20">
            <w:pPr>
              <w:pStyle w:val="TableTextLeft"/>
            </w:pPr>
            <w:r>
              <w:t>No. of Inverters</w:t>
            </w:r>
          </w:p>
        </w:tc>
        <w:tc>
          <w:tcPr>
            <w:tcW w:w="2479" w:type="pct"/>
          </w:tcPr>
          <w:p w14:paraId="5AAC3FEF" w14:textId="296555DE" w:rsidR="0043357B" w:rsidRDefault="006B0515" w:rsidP="00DF3A20">
            <w:pPr>
              <w:pStyle w:val="TableTextLeft"/>
            </w:pPr>
            <w:del w:id="47" w:author="Mia Seabrook" w:date="2026-06-02T09:09:00Z" w16du:dateUtc="2026-06-02T09:09:57Z">
              <w:r w:rsidRPr="07EEAD98" w:rsidDel="006B0515">
                <w:rPr>
                  <w:highlight w:val="yellow"/>
                </w:rPr>
                <w:delText>XXXXX</w:delText>
              </w:r>
            </w:del>
            <w:ins w:id="48" w:author="Mia Seabrook" w:date="2026-06-02T09:10:00Z" w16du:dateUtc="2026-06-02T09:10:02Z">
              <w:r w:rsidR="457F58BA" w:rsidRPr="07EEAD98">
                <w:rPr>
                  <w:highlight w:val="yellow"/>
                </w:rPr>
                <w:t xml:space="preserve"> 125</w:t>
              </w:r>
            </w:ins>
          </w:p>
        </w:tc>
      </w:tr>
      <w:tr w:rsidR="00255FF0" w:rsidRPr="00225621" w14:paraId="7B8694E4" w14:textId="77777777" w:rsidTr="07EEAD98">
        <w:tc>
          <w:tcPr>
            <w:tcW w:w="2521" w:type="pct"/>
          </w:tcPr>
          <w:p w14:paraId="70B8400F" w14:textId="2BA4CBF1" w:rsidR="00255FF0" w:rsidRDefault="00907ACC" w:rsidP="004E152E">
            <w:pPr>
              <w:pStyle w:val="TableTextLeft"/>
            </w:pPr>
            <w:r w:rsidRPr="00907ACC">
              <w:t>Nominal operating temperature DC/AC ratio on STC</w:t>
            </w:r>
          </w:p>
        </w:tc>
        <w:tc>
          <w:tcPr>
            <w:tcW w:w="2479" w:type="pct"/>
          </w:tcPr>
          <w:p w14:paraId="677E8379" w14:textId="0C14CB09" w:rsidR="00255FF0" w:rsidRDefault="006B0515" w:rsidP="004E152E">
            <w:pPr>
              <w:pStyle w:val="TableTextLeft"/>
            </w:pPr>
            <w:r w:rsidRPr="006B0515">
              <w:rPr>
                <w:highlight w:val="yellow"/>
              </w:rPr>
              <w:t>XXXXX</w:t>
            </w:r>
          </w:p>
        </w:tc>
      </w:tr>
      <w:tr w:rsidR="002558A3" w:rsidRPr="00225621" w14:paraId="175885FE" w14:textId="77777777" w:rsidTr="07EEAD98">
        <w:tc>
          <w:tcPr>
            <w:tcW w:w="2521" w:type="pct"/>
          </w:tcPr>
          <w:p w14:paraId="2DE9B11C" w14:textId="6B9DA5A8" w:rsidR="002558A3" w:rsidRPr="00E7561E" w:rsidRDefault="006112BA" w:rsidP="004E152E">
            <w:pPr>
              <w:pStyle w:val="TableTextLeft"/>
            </w:pPr>
            <w:r w:rsidRPr="00E7561E">
              <w:t xml:space="preserve">Nominal operating temperature DC/AC ratio </w:t>
            </w:r>
            <w:r>
              <w:t>at the PoC (with grid limitation)</w:t>
            </w:r>
          </w:p>
        </w:tc>
        <w:tc>
          <w:tcPr>
            <w:tcW w:w="2479" w:type="pct"/>
          </w:tcPr>
          <w:p w14:paraId="793C3F62" w14:textId="6924F6CA" w:rsidR="002558A3" w:rsidRDefault="006B0515" w:rsidP="004E152E">
            <w:pPr>
              <w:pStyle w:val="TableTextLeft"/>
            </w:pPr>
            <w:r w:rsidRPr="006B0515">
              <w:rPr>
                <w:highlight w:val="yellow"/>
              </w:rPr>
              <w:t>XXXXX</w:t>
            </w:r>
          </w:p>
        </w:tc>
      </w:tr>
    </w:tbl>
    <w:p w14:paraId="31710EF8" w14:textId="4FB155B2" w:rsidR="0043357B" w:rsidRDefault="008B5BA5" w:rsidP="0043357B">
      <w:pPr>
        <w:pStyle w:val="Heading3"/>
      </w:pPr>
      <w:bookmarkStart w:id="49" w:name="_Toc134539739"/>
      <w:bookmarkStart w:id="50" w:name="_Toc140693232"/>
      <w:bookmarkStart w:id="51" w:name="_Toc142387485"/>
      <w:bookmarkStart w:id="52" w:name="_Toc152575755"/>
      <w:bookmarkStart w:id="53" w:name="_Toc195602440"/>
      <w:bookmarkStart w:id="54" w:name="_Toc223973654"/>
      <w:bookmarkStart w:id="55" w:name="_Ref529527915"/>
      <w:bookmarkStart w:id="56" w:name="_Ref529527940"/>
      <w:bookmarkStart w:id="57" w:name="_Ref529967915"/>
      <w:bookmarkStart w:id="58" w:name="_Ref530468565"/>
      <w:bookmarkStart w:id="59" w:name="_Ref530484658"/>
      <w:bookmarkStart w:id="60" w:name="_Ref532221720"/>
      <w:r>
        <w:t>Supporting Documentation</w:t>
      </w:r>
      <w:bookmarkEnd w:id="49"/>
      <w:bookmarkEnd w:id="50"/>
      <w:bookmarkEnd w:id="51"/>
      <w:bookmarkEnd w:id="52"/>
      <w:bookmarkEnd w:id="53"/>
      <w:bookmarkEnd w:id="54"/>
    </w:p>
    <w:p w14:paraId="59580ADF" w14:textId="77777777" w:rsidR="0043357B" w:rsidRPr="00CC3103" w:rsidRDefault="0043357B" w:rsidP="0043357B">
      <w:r w:rsidRPr="00CC3103">
        <w:t>The Contractor shall maintain and comply with all documentation detailed in the following section.</w:t>
      </w:r>
    </w:p>
    <w:p w14:paraId="21A5F17E" w14:textId="6934398F" w:rsidR="0043357B" w:rsidRDefault="008B5BA5" w:rsidP="0043357B">
      <w:pPr>
        <w:pStyle w:val="Heading2"/>
      </w:pPr>
      <w:bookmarkStart w:id="61" w:name="_Toc152575760"/>
      <w:bookmarkStart w:id="62" w:name="_Toc195602441"/>
      <w:bookmarkStart w:id="63" w:name="_Toc223973655"/>
      <w:bookmarkEnd w:id="55"/>
      <w:bookmarkEnd w:id="56"/>
      <w:bookmarkEnd w:id="57"/>
      <w:bookmarkEnd w:id="58"/>
      <w:bookmarkEnd w:id="59"/>
      <w:bookmarkEnd w:id="60"/>
      <w:r>
        <w:t>Civil Works</w:t>
      </w:r>
      <w:bookmarkEnd w:id="61"/>
      <w:bookmarkEnd w:id="62"/>
      <w:bookmarkEnd w:id="63"/>
    </w:p>
    <w:p w14:paraId="762E3880" w14:textId="7AC6D7AB" w:rsidR="0043357B" w:rsidRPr="00AC435F" w:rsidRDefault="00075776" w:rsidP="0043357B">
      <w:pPr>
        <w:pStyle w:val="Heading3"/>
      </w:pPr>
      <w:bookmarkStart w:id="64" w:name="_Toc195602442"/>
      <w:bookmarkStart w:id="65" w:name="_Toc223973656"/>
      <w:r w:rsidRPr="00AC435F">
        <w:t xml:space="preserve">Foundations </w:t>
      </w:r>
      <w:r>
        <w:t>f</w:t>
      </w:r>
      <w:r w:rsidRPr="00AC435F">
        <w:t>or P</w:t>
      </w:r>
      <w:r>
        <w:t>V</w:t>
      </w:r>
      <w:r w:rsidRPr="00AC435F">
        <w:t xml:space="preserve"> Arrays</w:t>
      </w:r>
      <w:bookmarkEnd w:id="64"/>
      <w:bookmarkEnd w:id="65"/>
    </w:p>
    <w:p w14:paraId="663A7C83" w14:textId="77777777" w:rsidR="0043357B" w:rsidRPr="00980D85" w:rsidRDefault="0043357B" w:rsidP="0043357B">
      <w:r w:rsidRPr="00980D85">
        <w:t xml:space="preserve">The Contractor shall design the foundations according to the mounting structure manufacturer’s requirements. </w:t>
      </w:r>
    </w:p>
    <w:p w14:paraId="6CC78AB9" w14:textId="77777777" w:rsidR="0043357B" w:rsidRPr="00980D85" w:rsidRDefault="0043357B" w:rsidP="0043357B">
      <w:r w:rsidRPr="00980D85">
        <w:t>The Contractor shall provide a detailed structural analysis demonstrating that the design conforms to the contractual requirements and shall clearly state in its report the load assumptions, design specifications and design life.</w:t>
      </w:r>
    </w:p>
    <w:p w14:paraId="3E21D2F1" w14:textId="36454C5C" w:rsidR="0043357B" w:rsidRPr="00BF591F" w:rsidRDefault="0043357B" w:rsidP="0043357B">
      <w:r w:rsidRPr="00980D85">
        <w:t>In designing the foundations, the Contractor shall take into account all loads from the upper structures. The foundations and sub-structures shall be able to transfer all actual load combinations, including horizontal and uplift forces, safely to the foundation system with an appropriate factor of safety. The Contractor shall state in its calculations the maximum permissible foundation movement that may be tolerated consistent with normal operation of the Facility.</w:t>
      </w:r>
      <w:r w:rsidRPr="00E3021B">
        <w:t xml:space="preserve"> </w:t>
      </w:r>
    </w:p>
    <w:p w14:paraId="32A64B95" w14:textId="57396556" w:rsidR="0043357B" w:rsidRPr="00AC435F" w:rsidRDefault="00600DA4" w:rsidP="0043357B">
      <w:pPr>
        <w:pStyle w:val="Heading2"/>
      </w:pPr>
      <w:bookmarkStart w:id="66" w:name="_Toc152575761"/>
      <w:bookmarkStart w:id="67" w:name="_Toc152575762"/>
      <w:bookmarkStart w:id="68" w:name="_Toc152575763"/>
      <w:bookmarkStart w:id="69" w:name="_Toc152575764"/>
      <w:bookmarkStart w:id="70" w:name="_Toc152575765"/>
      <w:bookmarkStart w:id="71" w:name="_Toc152575766"/>
      <w:bookmarkStart w:id="72" w:name="_Toc152575767"/>
      <w:bookmarkStart w:id="73" w:name="_Toc152575768"/>
      <w:bookmarkStart w:id="74" w:name="_Toc152575769"/>
      <w:bookmarkStart w:id="75" w:name="_Toc152575770"/>
      <w:bookmarkStart w:id="76" w:name="_Toc152575771"/>
      <w:bookmarkStart w:id="77" w:name="_Toc152575772"/>
      <w:bookmarkStart w:id="78" w:name="_Toc152575773"/>
      <w:bookmarkStart w:id="79" w:name="_Toc152575774"/>
      <w:bookmarkStart w:id="80" w:name="_Toc152575775"/>
      <w:bookmarkStart w:id="81" w:name="_Toc152575776"/>
      <w:bookmarkStart w:id="82" w:name="_Toc152575777"/>
      <w:bookmarkStart w:id="83" w:name="_Toc152575778"/>
      <w:bookmarkStart w:id="84" w:name="_Toc152575779"/>
      <w:bookmarkStart w:id="85" w:name="_Toc152575780"/>
      <w:bookmarkStart w:id="86" w:name="_Toc152575781"/>
      <w:bookmarkStart w:id="87" w:name="_Toc152575782"/>
      <w:bookmarkStart w:id="88" w:name="_Toc152575783"/>
      <w:bookmarkStart w:id="89" w:name="_Toc152575784"/>
      <w:bookmarkStart w:id="90" w:name="_Toc152575785"/>
      <w:bookmarkStart w:id="91" w:name="_Toc152575786"/>
      <w:bookmarkStart w:id="92" w:name="_Toc152575787"/>
      <w:bookmarkStart w:id="93" w:name="_Toc152575788"/>
      <w:bookmarkStart w:id="94" w:name="_Toc152575789"/>
      <w:bookmarkStart w:id="95" w:name="_Toc76654674"/>
      <w:bookmarkStart w:id="96" w:name="_Toc77925521"/>
      <w:bookmarkStart w:id="97" w:name="_Toc78283639"/>
      <w:bookmarkStart w:id="98" w:name="_Toc78792751"/>
      <w:bookmarkStart w:id="99" w:name="_Toc78793555"/>
      <w:bookmarkStart w:id="100" w:name="_Toc78794361"/>
      <w:bookmarkStart w:id="101" w:name="_Toc88221338"/>
      <w:bookmarkStart w:id="102" w:name="_Toc88637869"/>
      <w:bookmarkStart w:id="103" w:name="_Toc88645263"/>
      <w:bookmarkStart w:id="104" w:name="_Toc88646066"/>
      <w:bookmarkStart w:id="105" w:name="_Toc88647672"/>
      <w:bookmarkStart w:id="106" w:name="_Toc88657751"/>
      <w:bookmarkStart w:id="107" w:name="_Toc88658554"/>
      <w:bookmarkStart w:id="108" w:name="_Toc88659194"/>
      <w:bookmarkStart w:id="109" w:name="_Toc88659997"/>
      <w:bookmarkStart w:id="110" w:name="_Toc88660798"/>
      <w:bookmarkStart w:id="111" w:name="_Toc88659238"/>
      <w:bookmarkStart w:id="112" w:name="_Toc89156843"/>
      <w:bookmarkStart w:id="113" w:name="_Toc89159769"/>
      <w:bookmarkStart w:id="114" w:name="_Toc92701222"/>
      <w:bookmarkStart w:id="115" w:name="_Toc93657360"/>
      <w:bookmarkStart w:id="116" w:name="_Toc99629732"/>
      <w:bookmarkStart w:id="117" w:name="_Toc103345473"/>
      <w:bookmarkStart w:id="118" w:name="_Toc133931218"/>
      <w:bookmarkStart w:id="119" w:name="_Toc133939322"/>
      <w:bookmarkStart w:id="120" w:name="_Toc134523908"/>
      <w:bookmarkStart w:id="121" w:name="_Toc135119331"/>
      <w:bookmarkStart w:id="122" w:name="_Toc134539745"/>
      <w:bookmarkStart w:id="123" w:name="_Toc135307879"/>
      <w:bookmarkStart w:id="124" w:name="_Toc135749531"/>
      <w:bookmarkStart w:id="125" w:name="_Toc135827677"/>
      <w:bookmarkStart w:id="126" w:name="_Toc138064760"/>
      <w:bookmarkStart w:id="127" w:name="_Toc140134833"/>
      <w:bookmarkStart w:id="128" w:name="_Toc141875209"/>
      <w:bookmarkStart w:id="129" w:name="_Toc141963628"/>
      <w:bookmarkStart w:id="130" w:name="_Toc142312376"/>
      <w:bookmarkStart w:id="131" w:name="_Toc142383221"/>
      <w:bookmarkStart w:id="132" w:name="_Toc142387491"/>
      <w:bookmarkStart w:id="133" w:name="_Toc144215529"/>
      <w:bookmarkStart w:id="134" w:name="_Toc144326654"/>
      <w:bookmarkStart w:id="135" w:name="_Toc144410782"/>
      <w:bookmarkStart w:id="136" w:name="_Toc144733251"/>
      <w:bookmarkStart w:id="137" w:name="_Toc144754225"/>
      <w:bookmarkStart w:id="138" w:name="_Toc144802361"/>
      <w:bookmarkStart w:id="139" w:name="_Toc76654675"/>
      <w:bookmarkStart w:id="140" w:name="_Toc77925522"/>
      <w:bookmarkStart w:id="141" w:name="_Toc78283640"/>
      <w:bookmarkStart w:id="142" w:name="_Toc78792752"/>
      <w:bookmarkStart w:id="143" w:name="_Toc78793556"/>
      <w:bookmarkStart w:id="144" w:name="_Toc78794362"/>
      <w:bookmarkStart w:id="145" w:name="_Toc88221339"/>
      <w:bookmarkStart w:id="146" w:name="_Toc88637870"/>
      <w:bookmarkStart w:id="147" w:name="_Toc88645264"/>
      <w:bookmarkStart w:id="148" w:name="_Toc88646067"/>
      <w:bookmarkStart w:id="149" w:name="_Toc88647673"/>
      <w:bookmarkStart w:id="150" w:name="_Toc88657752"/>
      <w:bookmarkStart w:id="151" w:name="_Toc88658555"/>
      <w:bookmarkStart w:id="152" w:name="_Toc88659195"/>
      <w:bookmarkStart w:id="153" w:name="_Toc88659998"/>
      <w:bookmarkStart w:id="154" w:name="_Toc88660799"/>
      <w:bookmarkStart w:id="155" w:name="_Toc88659239"/>
      <w:bookmarkStart w:id="156" w:name="_Toc89156844"/>
      <w:bookmarkStart w:id="157" w:name="_Toc89159770"/>
      <w:bookmarkStart w:id="158" w:name="_Toc92701223"/>
      <w:bookmarkStart w:id="159" w:name="_Toc93657361"/>
      <w:bookmarkStart w:id="160" w:name="_Toc99629733"/>
      <w:bookmarkStart w:id="161" w:name="_Toc103345474"/>
      <w:bookmarkStart w:id="162" w:name="_Toc133931219"/>
      <w:bookmarkStart w:id="163" w:name="_Toc133939323"/>
      <w:bookmarkStart w:id="164" w:name="_Toc134523909"/>
      <w:bookmarkStart w:id="165" w:name="_Toc135119332"/>
      <w:bookmarkStart w:id="166" w:name="_Toc134539746"/>
      <w:bookmarkStart w:id="167" w:name="_Toc135307880"/>
      <w:bookmarkStart w:id="168" w:name="_Toc135749532"/>
      <w:bookmarkStart w:id="169" w:name="_Toc135827678"/>
      <w:bookmarkStart w:id="170" w:name="_Toc138064761"/>
      <w:bookmarkStart w:id="171" w:name="_Toc140134834"/>
      <w:bookmarkStart w:id="172" w:name="_Toc141875210"/>
      <w:bookmarkStart w:id="173" w:name="_Toc141963629"/>
      <w:bookmarkStart w:id="174" w:name="_Toc142312377"/>
      <w:bookmarkStart w:id="175" w:name="_Toc142383222"/>
      <w:bookmarkStart w:id="176" w:name="_Toc142387492"/>
      <w:bookmarkStart w:id="177" w:name="_Toc144215530"/>
      <w:bookmarkStart w:id="178" w:name="_Toc144326655"/>
      <w:bookmarkStart w:id="179" w:name="_Toc144410783"/>
      <w:bookmarkStart w:id="180" w:name="_Toc144733252"/>
      <w:bookmarkStart w:id="181" w:name="_Toc144754226"/>
      <w:bookmarkStart w:id="182" w:name="_Toc144802362"/>
      <w:bookmarkStart w:id="183" w:name="_Toc76654676"/>
      <w:bookmarkStart w:id="184" w:name="_Toc77925523"/>
      <w:bookmarkStart w:id="185" w:name="_Toc78283641"/>
      <w:bookmarkStart w:id="186" w:name="_Toc78792753"/>
      <w:bookmarkStart w:id="187" w:name="_Toc78793557"/>
      <w:bookmarkStart w:id="188" w:name="_Toc78794363"/>
      <w:bookmarkStart w:id="189" w:name="_Toc88221340"/>
      <w:bookmarkStart w:id="190" w:name="_Toc88637871"/>
      <w:bookmarkStart w:id="191" w:name="_Toc88645265"/>
      <w:bookmarkStart w:id="192" w:name="_Toc88646068"/>
      <w:bookmarkStart w:id="193" w:name="_Toc88647674"/>
      <w:bookmarkStart w:id="194" w:name="_Toc88657753"/>
      <w:bookmarkStart w:id="195" w:name="_Toc88658556"/>
      <w:bookmarkStart w:id="196" w:name="_Toc88659196"/>
      <w:bookmarkStart w:id="197" w:name="_Toc88659999"/>
      <w:bookmarkStart w:id="198" w:name="_Toc88660800"/>
      <w:bookmarkStart w:id="199" w:name="_Toc88659240"/>
      <w:bookmarkStart w:id="200" w:name="_Toc89156845"/>
      <w:bookmarkStart w:id="201" w:name="_Toc89159771"/>
      <w:bookmarkStart w:id="202" w:name="_Toc92701224"/>
      <w:bookmarkStart w:id="203" w:name="_Toc93657362"/>
      <w:bookmarkStart w:id="204" w:name="_Toc99629734"/>
      <w:bookmarkStart w:id="205" w:name="_Toc103345475"/>
      <w:bookmarkStart w:id="206" w:name="_Toc133931220"/>
      <w:bookmarkStart w:id="207" w:name="_Toc133939324"/>
      <w:bookmarkStart w:id="208" w:name="_Toc134523910"/>
      <w:bookmarkStart w:id="209" w:name="_Toc135119333"/>
      <w:bookmarkStart w:id="210" w:name="_Toc134539747"/>
      <w:bookmarkStart w:id="211" w:name="_Toc135307881"/>
      <w:bookmarkStart w:id="212" w:name="_Toc135749533"/>
      <w:bookmarkStart w:id="213" w:name="_Toc135827679"/>
      <w:bookmarkStart w:id="214" w:name="_Toc138064762"/>
      <w:bookmarkStart w:id="215" w:name="_Toc140134835"/>
      <w:bookmarkStart w:id="216" w:name="_Toc141875211"/>
      <w:bookmarkStart w:id="217" w:name="_Toc141963630"/>
      <w:bookmarkStart w:id="218" w:name="_Toc142312378"/>
      <w:bookmarkStart w:id="219" w:name="_Toc142383223"/>
      <w:bookmarkStart w:id="220" w:name="_Toc142387493"/>
      <w:bookmarkStart w:id="221" w:name="_Toc144215531"/>
      <w:bookmarkStart w:id="222" w:name="_Toc144326656"/>
      <w:bookmarkStart w:id="223" w:name="_Toc144410784"/>
      <w:bookmarkStart w:id="224" w:name="_Toc144733253"/>
      <w:bookmarkStart w:id="225" w:name="_Toc144754227"/>
      <w:bookmarkStart w:id="226" w:name="_Toc144802363"/>
      <w:bookmarkStart w:id="227" w:name="_Toc140693239"/>
      <w:bookmarkStart w:id="228" w:name="_Ref71729686"/>
      <w:bookmarkStart w:id="229" w:name="_Toc134539748"/>
      <w:bookmarkStart w:id="230" w:name="_Toc142387494"/>
      <w:bookmarkStart w:id="231" w:name="_Toc152575790"/>
      <w:bookmarkStart w:id="232" w:name="_Toc195602443"/>
      <w:bookmarkStart w:id="233" w:name="_Toc223973657"/>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r w:rsidRPr="00AC435F">
        <w:t>Guaranteed Performance Ratios</w:t>
      </w:r>
      <w:bookmarkEnd w:id="227"/>
      <w:bookmarkEnd w:id="228"/>
      <w:bookmarkEnd w:id="229"/>
      <w:bookmarkEnd w:id="230"/>
      <w:bookmarkEnd w:id="231"/>
      <w:bookmarkEnd w:id="232"/>
      <w:bookmarkEnd w:id="233"/>
    </w:p>
    <w:p w14:paraId="4534AE76" w14:textId="1BCE0681" w:rsidR="0043357B" w:rsidRPr="00B261DC" w:rsidRDefault="00B261DC" w:rsidP="00AC3286">
      <w:pPr>
        <w:pStyle w:val="Bullet10"/>
        <w:numPr>
          <w:ilvl w:val="0"/>
          <w:numId w:val="0"/>
        </w:numPr>
        <w:tabs>
          <w:tab w:val="left" w:pos="624"/>
        </w:tabs>
        <w:rPr>
          <w:rFonts w:eastAsiaTheme="minorHAnsi" w:cstheme="minorBidi"/>
        </w:rPr>
      </w:pPr>
      <w:r w:rsidRPr="00B261DC">
        <w:rPr>
          <w:rFonts w:eastAsiaTheme="minorHAnsi" w:cstheme="minorBidi"/>
        </w:rPr>
        <w:t>The Plant Performance Guarantee (including Performance Ratio and/or Energy Yield, as applicable) shall be calculated in accordance with the methodology set out in the relevant Schedule to the EPC Contract.</w:t>
      </w:r>
    </w:p>
    <w:p w14:paraId="1115B9C4" w14:textId="1C30924A" w:rsidR="0043357B" w:rsidRPr="00AC435F" w:rsidRDefault="003601F1" w:rsidP="0043357B">
      <w:pPr>
        <w:pStyle w:val="Heading2"/>
      </w:pPr>
      <w:bookmarkStart w:id="234" w:name="_Ref71730112"/>
      <w:bookmarkStart w:id="235" w:name="_Toc134539749"/>
      <w:bookmarkStart w:id="236" w:name="_Toc140693240"/>
      <w:bookmarkStart w:id="237" w:name="_Toc142387495"/>
      <w:bookmarkStart w:id="238" w:name="_Toc195602444"/>
      <w:bookmarkStart w:id="239" w:name="_Toc223973658"/>
      <w:bookmarkStart w:id="240" w:name="_Toc152575791"/>
      <w:r>
        <w:t>Employer</w:t>
      </w:r>
      <w:r w:rsidRPr="00AC435F">
        <w:t xml:space="preserve"> Provided Equipment</w:t>
      </w:r>
      <w:bookmarkEnd w:id="234"/>
      <w:bookmarkEnd w:id="235"/>
      <w:bookmarkEnd w:id="236"/>
      <w:bookmarkEnd w:id="237"/>
      <w:bookmarkEnd w:id="238"/>
      <w:bookmarkEnd w:id="239"/>
      <w:r w:rsidRPr="00AC435F">
        <w:t xml:space="preserve"> </w:t>
      </w:r>
      <w:bookmarkEnd w:id="240"/>
    </w:p>
    <w:p w14:paraId="7BA8529A" w14:textId="0FD7BA26" w:rsidR="00B436BB" w:rsidRPr="00B436BB" w:rsidRDefault="00B436BB" w:rsidP="00B436BB">
      <w:pPr>
        <w:spacing w:before="0" w:after="0" w:line="240" w:lineRule="auto"/>
        <w:textAlignment w:val="baseline"/>
        <w:rPr>
          <w:rFonts w:ascii="Arial" w:eastAsia="Times New Roman" w:hAnsi="Arial" w:cs="Arial"/>
          <w:color w:val="53565A"/>
          <w:lang w:eastAsia="en-GB"/>
        </w:rPr>
      </w:pPr>
      <w:r w:rsidRPr="00B436BB">
        <w:rPr>
          <w:rFonts w:ascii="Arial" w:eastAsia="Times New Roman" w:hAnsi="Arial" w:cs="Arial"/>
          <w:color w:val="53565A"/>
          <w:lang w:eastAsia="en-GB"/>
        </w:rPr>
        <w:t>This Section has been included to cover situations whereby the Employer wishes to procure equipment itself under separate contracts. Solar PV modules</w:t>
      </w:r>
      <w:r w:rsidR="00B261DC">
        <w:rPr>
          <w:rFonts w:ascii="Arial" w:eastAsia="Times New Roman" w:hAnsi="Arial" w:cs="Arial"/>
          <w:color w:val="53565A"/>
          <w:lang w:eastAsia="en-GB"/>
        </w:rPr>
        <w:t>,</w:t>
      </w:r>
      <w:r w:rsidR="00B261DC" w:rsidRPr="00B436BB">
        <w:rPr>
          <w:rFonts w:ascii="Arial" w:eastAsia="Times New Roman" w:hAnsi="Arial" w:cs="Arial"/>
          <w:color w:val="53565A"/>
          <w:lang w:eastAsia="en-GB"/>
        </w:rPr>
        <w:t xml:space="preserve"> </w:t>
      </w:r>
      <w:r w:rsidRPr="00B436BB">
        <w:rPr>
          <w:rFonts w:ascii="Arial" w:eastAsia="Times New Roman" w:hAnsi="Arial" w:cs="Arial"/>
          <w:color w:val="53565A"/>
          <w:lang w:eastAsia="en-GB"/>
        </w:rPr>
        <w:t>inverters</w:t>
      </w:r>
      <w:r w:rsidR="00B261DC">
        <w:rPr>
          <w:rFonts w:ascii="Arial" w:eastAsia="Times New Roman" w:hAnsi="Arial" w:cs="Arial"/>
          <w:color w:val="53565A"/>
          <w:lang w:eastAsia="en-GB"/>
        </w:rPr>
        <w:t xml:space="preserve">, </w:t>
      </w:r>
      <w:r w:rsidR="00DB58A3">
        <w:rPr>
          <w:rFonts w:ascii="Arial" w:eastAsia="Times New Roman" w:hAnsi="Arial" w:cs="Arial"/>
          <w:color w:val="53565A"/>
          <w:lang w:eastAsia="en-GB"/>
        </w:rPr>
        <w:t>MVS units and SCADA</w:t>
      </w:r>
      <w:r w:rsidRPr="00B436BB">
        <w:rPr>
          <w:rFonts w:ascii="Arial" w:eastAsia="Times New Roman" w:hAnsi="Arial" w:cs="Arial"/>
          <w:color w:val="53565A"/>
          <w:lang w:eastAsia="en-GB"/>
        </w:rPr>
        <w:t> will be Free</w:t>
      </w:r>
      <w:r w:rsidR="00B261DC">
        <w:rPr>
          <w:rFonts w:ascii="Arial" w:eastAsia="Times New Roman" w:hAnsi="Arial" w:cs="Arial"/>
          <w:color w:val="53565A"/>
          <w:lang w:eastAsia="en-GB"/>
        </w:rPr>
        <w:t xml:space="preserve"> </w:t>
      </w:r>
      <w:r w:rsidRPr="00B436BB">
        <w:rPr>
          <w:rFonts w:ascii="Arial" w:eastAsia="Times New Roman" w:hAnsi="Arial" w:cs="Arial"/>
          <w:color w:val="53565A"/>
          <w:lang w:eastAsia="en-GB"/>
        </w:rPr>
        <w:t>Issued to the Contractor by the Employer.  </w:t>
      </w:r>
    </w:p>
    <w:p w14:paraId="4D56E53B" w14:textId="49A1634F" w:rsidR="00DB58A3" w:rsidRPr="00B436BB" w:rsidRDefault="00B436BB" w:rsidP="00B436BB">
      <w:pPr>
        <w:spacing w:before="0" w:after="0" w:line="240" w:lineRule="auto"/>
        <w:textAlignment w:val="baseline"/>
        <w:rPr>
          <w:rFonts w:ascii="Arial" w:eastAsia="Times New Roman" w:hAnsi="Arial" w:cs="Arial"/>
          <w:color w:val="53565A"/>
          <w:lang w:eastAsia="en-GB"/>
        </w:rPr>
      </w:pPr>
      <w:r w:rsidRPr="00B436BB">
        <w:rPr>
          <w:rFonts w:ascii="Arial" w:eastAsia="Times New Roman" w:hAnsi="Arial" w:cs="Arial"/>
          <w:color w:val="53565A"/>
          <w:lang w:eastAsia="en-GB"/>
        </w:rPr>
        <w:t xml:space="preserve">Table </w:t>
      </w:r>
      <w:r w:rsidR="00E97E8C">
        <w:rPr>
          <w:rFonts w:ascii="Arial" w:eastAsia="Times New Roman" w:hAnsi="Arial" w:cs="Arial"/>
          <w:color w:val="53565A"/>
          <w:lang w:eastAsia="en-GB"/>
        </w:rPr>
        <w:t>2</w:t>
      </w:r>
      <w:r w:rsidRPr="00B436BB">
        <w:rPr>
          <w:rFonts w:ascii="Arial" w:eastAsia="Times New Roman" w:hAnsi="Arial" w:cs="Arial"/>
          <w:color w:val="53565A"/>
          <w:lang w:eastAsia="en-GB"/>
        </w:rPr>
        <w:t> includes a list of equipment, which will be Free-Issued by the Employer and the location, and date at which Free-Issue will occur.  </w:t>
      </w:r>
    </w:p>
    <w:p w14:paraId="22A52418" w14:textId="77777777" w:rsidR="00DB58A3" w:rsidRDefault="00DB58A3" w:rsidP="00B436BB">
      <w:pPr>
        <w:spacing w:before="0" w:after="0" w:line="240" w:lineRule="auto"/>
        <w:jc w:val="left"/>
        <w:textAlignment w:val="baseline"/>
        <w:rPr>
          <w:rFonts w:ascii="Arial" w:eastAsia="Times New Roman" w:hAnsi="Arial" w:cs="Arial"/>
          <w:b/>
          <w:bCs/>
          <w:color w:val="006BA6"/>
          <w:lang w:eastAsia="en-GB"/>
        </w:rPr>
      </w:pPr>
    </w:p>
    <w:p w14:paraId="5D7616ED" w14:textId="3041F475" w:rsidR="00B436BB" w:rsidRPr="00B436BB" w:rsidRDefault="00B436BB" w:rsidP="00B436BB">
      <w:pPr>
        <w:spacing w:before="0" w:after="0" w:line="240" w:lineRule="auto"/>
        <w:jc w:val="left"/>
        <w:textAlignment w:val="baseline"/>
        <w:rPr>
          <w:rFonts w:ascii="Segoe UI" w:eastAsia="Times New Roman" w:hAnsi="Segoe UI" w:cs="Segoe UI"/>
          <w:b/>
          <w:bCs/>
          <w:color w:val="006BA6"/>
          <w:sz w:val="18"/>
          <w:szCs w:val="18"/>
          <w:lang w:eastAsia="en-GB"/>
        </w:rPr>
      </w:pPr>
      <w:r w:rsidRPr="00B436BB">
        <w:rPr>
          <w:rFonts w:ascii="Arial" w:eastAsia="Times New Roman" w:hAnsi="Arial" w:cs="Arial"/>
          <w:b/>
          <w:bCs/>
          <w:color w:val="006BA6"/>
          <w:lang w:eastAsia="en-GB"/>
        </w:rPr>
        <w:t>Table </w:t>
      </w:r>
      <w:r w:rsidR="00E97E8C" w:rsidRPr="00E97E8C">
        <w:rPr>
          <w:rFonts w:ascii="Arial" w:eastAsia="Times New Roman" w:hAnsi="Arial" w:cs="Arial"/>
          <w:b/>
          <w:bCs/>
          <w:color w:val="006BA6"/>
          <w:lang w:eastAsia="en-GB"/>
        </w:rPr>
        <w:t>2</w:t>
      </w:r>
      <w:r w:rsidRPr="00B436BB">
        <w:rPr>
          <w:rFonts w:ascii="Arial" w:eastAsia="Times New Roman" w:hAnsi="Arial" w:cs="Arial"/>
          <w:b/>
          <w:bCs/>
          <w:color w:val="006BA6"/>
          <w:lang w:eastAsia="en-GB"/>
        </w:rPr>
        <w:t>: List of Free-Issued equipment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2250"/>
        <w:gridCol w:w="2250"/>
        <w:gridCol w:w="2250"/>
      </w:tblGrid>
      <w:tr w:rsidR="00B436BB" w:rsidRPr="00B436BB" w14:paraId="7CA4F31A" w14:textId="77777777">
        <w:trPr>
          <w:trHeight w:val="300"/>
        </w:trPr>
        <w:tc>
          <w:tcPr>
            <w:tcW w:w="2250" w:type="dxa"/>
            <w:tcBorders>
              <w:top w:val="single" w:sz="6" w:space="0" w:color="006BA6"/>
              <w:left w:val="single" w:sz="6" w:space="0" w:color="006BA6"/>
              <w:bottom w:val="single" w:sz="6" w:space="0" w:color="006BA6"/>
              <w:right w:val="single" w:sz="6" w:space="0" w:color="FFFFFF"/>
            </w:tcBorders>
            <w:shd w:val="clear" w:color="auto" w:fill="006BA6"/>
            <w:hideMark/>
          </w:tcPr>
          <w:p w14:paraId="165A76D7" w14:textId="77777777" w:rsidR="00B436BB" w:rsidRPr="00B436BB" w:rsidRDefault="00B436BB" w:rsidP="00B436BB">
            <w:pPr>
              <w:spacing w:before="0" w:after="0" w:line="240" w:lineRule="auto"/>
              <w:jc w:val="left"/>
              <w:textAlignment w:val="baseline"/>
              <w:rPr>
                <w:rFonts w:ascii="Times New Roman" w:eastAsia="Times New Roman" w:hAnsi="Times New Roman" w:cs="Times New Roman"/>
                <w:b/>
                <w:bCs/>
                <w:color w:val="FFFFFF"/>
                <w:sz w:val="24"/>
                <w:szCs w:val="24"/>
                <w:lang w:eastAsia="en-GB"/>
              </w:rPr>
            </w:pPr>
            <w:r w:rsidRPr="00B436BB">
              <w:rPr>
                <w:rFonts w:ascii="Arial" w:eastAsia="Times New Roman" w:hAnsi="Arial" w:cs="Arial"/>
                <w:b/>
                <w:bCs/>
                <w:color w:val="FFFFFF"/>
                <w:lang w:eastAsia="en-GB"/>
              </w:rPr>
              <w:t>Contractor </w:t>
            </w:r>
          </w:p>
        </w:tc>
        <w:tc>
          <w:tcPr>
            <w:tcW w:w="2250" w:type="dxa"/>
            <w:tcBorders>
              <w:top w:val="single" w:sz="6" w:space="0" w:color="006BA6"/>
              <w:left w:val="single" w:sz="6" w:space="0" w:color="FFFFFF"/>
              <w:bottom w:val="single" w:sz="6" w:space="0" w:color="006BA6"/>
              <w:right w:val="single" w:sz="6" w:space="0" w:color="FFFFFF"/>
            </w:tcBorders>
            <w:shd w:val="clear" w:color="auto" w:fill="006BA6"/>
            <w:hideMark/>
          </w:tcPr>
          <w:p w14:paraId="278DC96F" w14:textId="77777777" w:rsidR="00B436BB" w:rsidRPr="00B436BB" w:rsidRDefault="00B436BB" w:rsidP="00B436BB">
            <w:pPr>
              <w:spacing w:before="0" w:after="0" w:line="240" w:lineRule="auto"/>
              <w:jc w:val="left"/>
              <w:textAlignment w:val="baseline"/>
              <w:rPr>
                <w:rFonts w:ascii="Times New Roman" w:eastAsia="Times New Roman" w:hAnsi="Times New Roman" w:cs="Times New Roman"/>
                <w:b/>
                <w:bCs/>
                <w:color w:val="FFFFFF"/>
                <w:sz w:val="24"/>
                <w:szCs w:val="24"/>
                <w:lang w:eastAsia="en-GB"/>
              </w:rPr>
            </w:pPr>
            <w:r w:rsidRPr="00B436BB">
              <w:rPr>
                <w:rFonts w:ascii="Arial" w:eastAsia="Times New Roman" w:hAnsi="Arial" w:cs="Arial"/>
                <w:b/>
                <w:bCs/>
                <w:color w:val="FFFFFF"/>
                <w:lang w:eastAsia="en-GB"/>
              </w:rPr>
              <w:t>Equipment  </w:t>
            </w:r>
          </w:p>
        </w:tc>
        <w:tc>
          <w:tcPr>
            <w:tcW w:w="2250" w:type="dxa"/>
            <w:tcBorders>
              <w:top w:val="single" w:sz="6" w:space="0" w:color="006BA6"/>
              <w:left w:val="single" w:sz="6" w:space="0" w:color="FFFFFF"/>
              <w:bottom w:val="single" w:sz="6" w:space="0" w:color="006BA6"/>
              <w:right w:val="single" w:sz="6" w:space="0" w:color="FFFFFF"/>
            </w:tcBorders>
            <w:shd w:val="clear" w:color="auto" w:fill="006BA6"/>
            <w:hideMark/>
          </w:tcPr>
          <w:p w14:paraId="05756B10" w14:textId="77777777" w:rsidR="00B436BB" w:rsidRPr="00B436BB" w:rsidRDefault="00B436BB" w:rsidP="00B436BB">
            <w:pPr>
              <w:spacing w:before="0" w:after="0" w:line="240" w:lineRule="auto"/>
              <w:jc w:val="left"/>
              <w:textAlignment w:val="baseline"/>
              <w:rPr>
                <w:rFonts w:ascii="Times New Roman" w:eastAsia="Times New Roman" w:hAnsi="Times New Roman" w:cs="Times New Roman"/>
                <w:b/>
                <w:bCs/>
                <w:color w:val="FFFFFF"/>
                <w:sz w:val="24"/>
                <w:szCs w:val="24"/>
                <w:lang w:eastAsia="en-GB"/>
              </w:rPr>
            </w:pPr>
            <w:r w:rsidRPr="00B436BB">
              <w:rPr>
                <w:rFonts w:ascii="Arial" w:eastAsia="Times New Roman" w:hAnsi="Arial" w:cs="Arial"/>
                <w:b/>
                <w:bCs/>
                <w:color w:val="FFFFFF"/>
                <w:lang w:eastAsia="en-GB"/>
              </w:rPr>
              <w:t>Delivery Point  </w:t>
            </w:r>
          </w:p>
        </w:tc>
        <w:tc>
          <w:tcPr>
            <w:tcW w:w="2250" w:type="dxa"/>
            <w:tcBorders>
              <w:top w:val="single" w:sz="6" w:space="0" w:color="006BA6"/>
              <w:left w:val="single" w:sz="6" w:space="0" w:color="FFFFFF"/>
              <w:bottom w:val="single" w:sz="6" w:space="0" w:color="006BA6"/>
              <w:right w:val="single" w:sz="6" w:space="0" w:color="006BA6"/>
            </w:tcBorders>
            <w:shd w:val="clear" w:color="auto" w:fill="006BA6"/>
            <w:hideMark/>
          </w:tcPr>
          <w:p w14:paraId="04990016" w14:textId="77777777" w:rsidR="00B436BB" w:rsidRPr="00B436BB" w:rsidRDefault="00B436BB" w:rsidP="00B436BB">
            <w:pPr>
              <w:spacing w:before="0" w:after="0" w:line="240" w:lineRule="auto"/>
              <w:jc w:val="left"/>
              <w:textAlignment w:val="baseline"/>
              <w:rPr>
                <w:rFonts w:ascii="Times New Roman" w:eastAsia="Times New Roman" w:hAnsi="Times New Roman" w:cs="Times New Roman"/>
                <w:b/>
                <w:bCs/>
                <w:color w:val="FFFFFF"/>
                <w:sz w:val="24"/>
                <w:szCs w:val="24"/>
                <w:lang w:eastAsia="en-GB"/>
              </w:rPr>
            </w:pPr>
            <w:r w:rsidRPr="00B436BB">
              <w:rPr>
                <w:rFonts w:ascii="Arial" w:eastAsia="Times New Roman" w:hAnsi="Arial" w:cs="Arial"/>
                <w:b/>
                <w:bCs/>
                <w:color w:val="FFFFFF"/>
                <w:lang w:eastAsia="en-GB"/>
              </w:rPr>
              <w:t>Schedule  </w:t>
            </w:r>
          </w:p>
        </w:tc>
      </w:tr>
      <w:tr w:rsidR="00B436BB" w:rsidRPr="00B436BB" w14:paraId="62ABC7BD" w14:textId="77777777">
        <w:trPr>
          <w:trHeight w:val="300"/>
        </w:trPr>
        <w:tc>
          <w:tcPr>
            <w:tcW w:w="2250" w:type="dxa"/>
            <w:tcBorders>
              <w:top w:val="single" w:sz="6" w:space="0" w:color="006BA6"/>
              <w:left w:val="single" w:sz="6" w:space="0" w:color="7E8083"/>
              <w:bottom w:val="single" w:sz="6" w:space="0" w:color="006BA6"/>
              <w:right w:val="single" w:sz="6" w:space="0" w:color="7E8083"/>
            </w:tcBorders>
            <w:hideMark/>
          </w:tcPr>
          <w:p w14:paraId="5F0F259A" w14:textId="77777777" w:rsidR="00B436BB" w:rsidRPr="00B436BB" w:rsidRDefault="00B436BB" w:rsidP="00B436BB">
            <w:pPr>
              <w:spacing w:before="0" w:after="0" w:line="240" w:lineRule="auto"/>
              <w:jc w:val="left"/>
              <w:textAlignment w:val="baseline"/>
              <w:rPr>
                <w:rFonts w:ascii="Times New Roman" w:eastAsia="Times New Roman" w:hAnsi="Times New Roman" w:cs="Times New Roman"/>
                <w:color w:val="53565A"/>
                <w:sz w:val="24"/>
                <w:szCs w:val="24"/>
                <w:lang w:eastAsia="en-GB"/>
              </w:rPr>
            </w:pPr>
            <w:r w:rsidRPr="00B436BB">
              <w:rPr>
                <w:rFonts w:ascii="Arial" w:eastAsia="Times New Roman" w:hAnsi="Arial" w:cs="Arial"/>
                <w:color w:val="53565A"/>
                <w:shd w:val="clear" w:color="auto" w:fill="FFFF00"/>
                <w:lang w:eastAsia="en-GB"/>
              </w:rPr>
              <w:lastRenderedPageBreak/>
              <w:t>TBD at later stage</w:t>
            </w:r>
            <w:r w:rsidRPr="00B436BB">
              <w:rPr>
                <w:rFonts w:ascii="Arial" w:eastAsia="Times New Roman" w:hAnsi="Arial" w:cs="Arial"/>
                <w:color w:val="53565A"/>
                <w:lang w:eastAsia="en-GB"/>
              </w:rPr>
              <w:t> </w:t>
            </w:r>
          </w:p>
        </w:tc>
        <w:tc>
          <w:tcPr>
            <w:tcW w:w="2250" w:type="dxa"/>
            <w:tcBorders>
              <w:top w:val="single" w:sz="6" w:space="0" w:color="006BA6"/>
              <w:left w:val="single" w:sz="6" w:space="0" w:color="7E8083"/>
              <w:bottom w:val="single" w:sz="6" w:space="0" w:color="006BA6"/>
              <w:right w:val="single" w:sz="6" w:space="0" w:color="7E8083"/>
            </w:tcBorders>
            <w:hideMark/>
          </w:tcPr>
          <w:p w14:paraId="63227A35" w14:textId="77777777" w:rsidR="00B436BB" w:rsidRPr="00B436BB" w:rsidRDefault="00B436BB" w:rsidP="00B436BB">
            <w:pPr>
              <w:spacing w:before="0" w:after="0" w:line="240" w:lineRule="auto"/>
              <w:jc w:val="left"/>
              <w:textAlignment w:val="baseline"/>
              <w:rPr>
                <w:rFonts w:ascii="Times New Roman" w:eastAsia="Times New Roman" w:hAnsi="Times New Roman" w:cs="Times New Roman"/>
                <w:color w:val="53565A"/>
                <w:sz w:val="24"/>
                <w:szCs w:val="24"/>
                <w:lang w:eastAsia="en-GB"/>
              </w:rPr>
            </w:pPr>
            <w:r w:rsidRPr="00B436BB">
              <w:rPr>
                <w:rFonts w:ascii="Arial" w:eastAsia="Times New Roman" w:hAnsi="Arial" w:cs="Arial"/>
                <w:color w:val="53565A"/>
                <w:shd w:val="clear" w:color="auto" w:fill="FFFF00"/>
                <w:lang w:eastAsia="en-GB"/>
              </w:rPr>
              <w:t> TBD at later stage</w:t>
            </w:r>
            <w:r w:rsidRPr="00B436BB">
              <w:rPr>
                <w:rFonts w:ascii="Arial" w:eastAsia="Times New Roman" w:hAnsi="Arial" w:cs="Arial"/>
                <w:color w:val="53565A"/>
                <w:lang w:eastAsia="en-GB"/>
              </w:rPr>
              <w:t> </w:t>
            </w:r>
          </w:p>
        </w:tc>
        <w:tc>
          <w:tcPr>
            <w:tcW w:w="2250" w:type="dxa"/>
            <w:tcBorders>
              <w:top w:val="single" w:sz="6" w:space="0" w:color="006BA6"/>
              <w:left w:val="single" w:sz="6" w:space="0" w:color="7E8083"/>
              <w:bottom w:val="single" w:sz="6" w:space="0" w:color="006BA6"/>
              <w:right w:val="single" w:sz="6" w:space="0" w:color="7E8083"/>
            </w:tcBorders>
            <w:hideMark/>
          </w:tcPr>
          <w:p w14:paraId="3CB7275C" w14:textId="77777777" w:rsidR="00B436BB" w:rsidRPr="00B436BB" w:rsidRDefault="00B436BB" w:rsidP="00B436BB">
            <w:pPr>
              <w:spacing w:before="0" w:after="0" w:line="240" w:lineRule="auto"/>
              <w:jc w:val="left"/>
              <w:textAlignment w:val="baseline"/>
              <w:rPr>
                <w:rFonts w:ascii="Times New Roman" w:eastAsia="Times New Roman" w:hAnsi="Times New Roman" w:cs="Times New Roman"/>
                <w:color w:val="53565A"/>
                <w:sz w:val="24"/>
                <w:szCs w:val="24"/>
                <w:lang w:eastAsia="en-GB"/>
              </w:rPr>
            </w:pPr>
            <w:r w:rsidRPr="00B436BB">
              <w:rPr>
                <w:rFonts w:ascii="Arial" w:eastAsia="Times New Roman" w:hAnsi="Arial" w:cs="Arial"/>
                <w:color w:val="53565A"/>
                <w:shd w:val="clear" w:color="auto" w:fill="FFFF00"/>
                <w:lang w:eastAsia="en-GB"/>
              </w:rPr>
              <w:t>Address of delivery point </w:t>
            </w:r>
            <w:r w:rsidRPr="00B436BB">
              <w:rPr>
                <w:rFonts w:ascii="Arial" w:eastAsia="Times New Roman" w:hAnsi="Arial" w:cs="Arial"/>
                <w:color w:val="53565A"/>
                <w:lang w:eastAsia="en-GB"/>
              </w:rPr>
              <w:t> </w:t>
            </w:r>
          </w:p>
        </w:tc>
        <w:tc>
          <w:tcPr>
            <w:tcW w:w="2250" w:type="dxa"/>
            <w:tcBorders>
              <w:top w:val="single" w:sz="6" w:space="0" w:color="006BA6"/>
              <w:left w:val="single" w:sz="6" w:space="0" w:color="7E8083"/>
              <w:bottom w:val="single" w:sz="6" w:space="0" w:color="006BA6"/>
              <w:right w:val="single" w:sz="6" w:space="0" w:color="7E8083"/>
            </w:tcBorders>
            <w:hideMark/>
          </w:tcPr>
          <w:p w14:paraId="596DC1AC" w14:textId="77777777" w:rsidR="00B436BB" w:rsidRPr="00B436BB" w:rsidRDefault="00B436BB" w:rsidP="00B436BB">
            <w:pPr>
              <w:spacing w:before="0" w:after="0" w:line="240" w:lineRule="auto"/>
              <w:jc w:val="left"/>
              <w:textAlignment w:val="baseline"/>
              <w:rPr>
                <w:rFonts w:ascii="Times New Roman" w:eastAsia="Times New Roman" w:hAnsi="Times New Roman" w:cs="Times New Roman"/>
                <w:color w:val="53565A"/>
                <w:sz w:val="24"/>
                <w:szCs w:val="24"/>
                <w:lang w:eastAsia="en-GB"/>
              </w:rPr>
            </w:pPr>
            <w:r w:rsidRPr="00B436BB">
              <w:rPr>
                <w:rFonts w:ascii="Arial" w:eastAsia="Times New Roman" w:hAnsi="Arial" w:cs="Arial"/>
                <w:color w:val="53565A"/>
                <w:shd w:val="clear" w:color="auto" w:fill="FFFF00"/>
                <w:lang w:eastAsia="en-GB"/>
              </w:rPr>
              <w:t>Schedule for delivery of equipment. If equipment is being delivered in multiple batches, delivery dates for each batch should be included here. It should be noted that failure to achieve these dates would allow the EPC Contractor to claim a Variation, so it may be worthwhile including some float between the date the equipment is meant to be delivered under the Framework, and the date included in this Table.</w:t>
            </w:r>
            <w:r w:rsidRPr="00B436BB">
              <w:rPr>
                <w:rFonts w:ascii="Arial" w:eastAsia="Times New Roman" w:hAnsi="Arial" w:cs="Arial"/>
                <w:color w:val="53565A"/>
                <w:lang w:eastAsia="en-GB"/>
              </w:rPr>
              <w:t> </w:t>
            </w:r>
          </w:p>
        </w:tc>
      </w:tr>
    </w:tbl>
    <w:p w14:paraId="7A478081" w14:textId="7998F2D2" w:rsidR="00840C91" w:rsidRDefault="00840C91" w:rsidP="0043357B"/>
    <w:p w14:paraId="361DF7BC" w14:textId="53EBD270" w:rsidR="0043357B" w:rsidRDefault="00A74DF4" w:rsidP="0043357B">
      <w:pPr>
        <w:pStyle w:val="Heading2"/>
      </w:pPr>
      <w:bookmarkStart w:id="241" w:name="_Toc76654679"/>
      <w:bookmarkStart w:id="242" w:name="_Toc77925526"/>
      <w:bookmarkStart w:id="243" w:name="_Toc78283644"/>
      <w:bookmarkStart w:id="244" w:name="_Toc78792756"/>
      <w:bookmarkStart w:id="245" w:name="_Toc78793560"/>
      <w:bookmarkStart w:id="246" w:name="_Toc78794366"/>
      <w:bookmarkStart w:id="247" w:name="_Toc88221343"/>
      <w:bookmarkStart w:id="248" w:name="_Toc88637874"/>
      <w:bookmarkStart w:id="249" w:name="_Toc88645268"/>
      <w:bookmarkStart w:id="250" w:name="_Toc88646071"/>
      <w:bookmarkStart w:id="251" w:name="_Toc88647677"/>
      <w:bookmarkStart w:id="252" w:name="_Toc88657756"/>
      <w:bookmarkStart w:id="253" w:name="_Toc88658559"/>
      <w:bookmarkStart w:id="254" w:name="_Toc88659199"/>
      <w:bookmarkStart w:id="255" w:name="_Toc152575793"/>
      <w:bookmarkStart w:id="256" w:name="_Ref153545915"/>
      <w:bookmarkStart w:id="257" w:name="_Toc195602445"/>
      <w:bookmarkStart w:id="258" w:name="_Toc223973659"/>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r>
        <w:t>System Requirements</w:t>
      </w:r>
      <w:bookmarkEnd w:id="255"/>
      <w:bookmarkEnd w:id="256"/>
      <w:bookmarkEnd w:id="257"/>
      <w:bookmarkEnd w:id="258"/>
      <w:r>
        <w:t xml:space="preserve"> </w:t>
      </w:r>
    </w:p>
    <w:p w14:paraId="36B5C02A" w14:textId="41E9A555" w:rsidR="0043357B" w:rsidRPr="00AC435F" w:rsidRDefault="00302874" w:rsidP="0043357B">
      <w:pPr>
        <w:pStyle w:val="Heading3"/>
      </w:pPr>
      <w:bookmarkStart w:id="259" w:name="_Toc223973660"/>
      <w:bookmarkStart w:id="260" w:name="_Toc195602446"/>
      <w:bookmarkStart w:id="261" w:name="_Toc152575794"/>
      <w:r>
        <w:t>Solar PV Modules</w:t>
      </w:r>
      <w:bookmarkEnd w:id="259"/>
      <w:r w:rsidR="0043357B">
        <w:t xml:space="preserve"> </w:t>
      </w:r>
      <w:bookmarkEnd w:id="260"/>
      <w:bookmarkEnd w:id="261"/>
    </w:p>
    <w:p w14:paraId="7599CF11" w14:textId="2AC3671B" w:rsidR="0043357B" w:rsidRPr="00507C24" w:rsidRDefault="0043357B" w:rsidP="0043357B">
      <w:r w:rsidRPr="00507C24">
        <w:t xml:space="preserve">Modules will be supplied at a maximum DC voltage </w:t>
      </w:r>
      <w:r w:rsidRPr="00F962FA">
        <w:t xml:space="preserve">of </w:t>
      </w:r>
      <w:r w:rsidR="00093782" w:rsidRPr="00E7561E">
        <w:t xml:space="preserve">1500 </w:t>
      </w:r>
      <w:r w:rsidRPr="00E7561E">
        <w:t>V</w:t>
      </w:r>
      <w:r w:rsidRPr="00F962FA">
        <w:t xml:space="preserve"> </w:t>
      </w:r>
      <w:r w:rsidRPr="00507C24">
        <w:t>and will comply with following requirements:</w:t>
      </w:r>
    </w:p>
    <w:p w14:paraId="114A3DE8" w14:textId="2E4D7BD5" w:rsidR="005D4E06" w:rsidRDefault="005D4E06" w:rsidP="0043357B">
      <w:pPr>
        <w:pStyle w:val="Bullet10"/>
      </w:pPr>
      <w:r>
        <w:t>The</w:t>
      </w:r>
      <w:r w:rsidR="00F962FA">
        <w:t xml:space="preserve"> </w:t>
      </w:r>
      <w:r w:rsidR="00783B27">
        <w:t>m</w:t>
      </w:r>
      <w:r w:rsidR="00F962FA">
        <w:t>odules shall be of Tier 1 manufacturer and bankable;</w:t>
      </w:r>
    </w:p>
    <w:p w14:paraId="28A9A7C7" w14:textId="43CCDCF8" w:rsidR="0043357B" w:rsidRPr="00FC5ED0" w:rsidRDefault="0043357B" w:rsidP="0043357B">
      <w:pPr>
        <w:pStyle w:val="Bullet10"/>
      </w:pPr>
      <w:r w:rsidRPr="00FC5ED0">
        <w:t xml:space="preserve">The </w:t>
      </w:r>
      <w:r w:rsidR="00783B27">
        <w:t>m</w:t>
      </w:r>
      <w:r w:rsidRPr="00FC5ED0">
        <w:t>odule shall have a positive initial power tolerance</w:t>
      </w:r>
      <w:r>
        <w:t>;</w:t>
      </w:r>
    </w:p>
    <w:p w14:paraId="0F9646A7" w14:textId="2545DEB4" w:rsidR="0043357B" w:rsidRPr="00FC5ED0" w:rsidRDefault="0043357B" w:rsidP="0043357B">
      <w:pPr>
        <w:pStyle w:val="Bullet10"/>
      </w:pPr>
      <w:r w:rsidRPr="00FC5ED0">
        <w:t xml:space="preserve">Crystalline silicon module efficiency shall be not less than </w:t>
      </w:r>
      <w:r w:rsidR="00F962FA">
        <w:t>20</w:t>
      </w:r>
      <w:r w:rsidRPr="00FC5ED0">
        <w:t xml:space="preserve">% at STC and corresponding cell efficiency shall not be less than </w:t>
      </w:r>
      <w:r>
        <w:t>22</w:t>
      </w:r>
      <w:r w:rsidRPr="00FC5ED0">
        <w:t>% at STC.  Module efficiency is defined as the ratio of the module output power to the intensity of incident solar radiation perpendicular to the surface of the Module including the frame</w:t>
      </w:r>
      <w:r>
        <w:t>;</w:t>
      </w:r>
    </w:p>
    <w:p w14:paraId="1321217A" w14:textId="77777777" w:rsidR="0043357B" w:rsidRPr="00FC5ED0" w:rsidRDefault="0043357B" w:rsidP="0043357B">
      <w:pPr>
        <w:pStyle w:val="Bullet10"/>
      </w:pPr>
      <w:r w:rsidRPr="00FC5ED0">
        <w:t>Module efficiency at an irradiation of 200 W/m</w:t>
      </w:r>
      <w:r w:rsidRPr="00C9062A">
        <w:rPr>
          <w:vertAlign w:val="superscript"/>
        </w:rPr>
        <w:t>2</w:t>
      </w:r>
      <w:r w:rsidRPr="00FC5ED0">
        <w:t xml:space="preserve"> will be 96% or higher of the efficiency under STC</w:t>
      </w:r>
      <w:r>
        <w:t>;</w:t>
      </w:r>
    </w:p>
    <w:p w14:paraId="790E109F" w14:textId="77777777" w:rsidR="0043357B" w:rsidRDefault="0043357B" w:rsidP="0043357B">
      <w:pPr>
        <w:pStyle w:val="Bullet10"/>
      </w:pPr>
      <w:r>
        <w:t>Yearly degradation warranted shall not exceed 0.4%/yr;</w:t>
      </w:r>
    </w:p>
    <w:p w14:paraId="2BA092A8" w14:textId="77777777" w:rsidR="0043357B" w:rsidRPr="00AC435F" w:rsidRDefault="0043357B" w:rsidP="0043357B">
      <w:pPr>
        <w:pStyle w:val="Bullet10"/>
      </w:pPr>
      <w:r>
        <w:t>LID shall not exceed 1.0%;</w:t>
      </w:r>
    </w:p>
    <w:p w14:paraId="4A270A47" w14:textId="56EF3FAC" w:rsidR="0043357B" w:rsidRPr="00FC5ED0" w:rsidRDefault="0043357B" w:rsidP="0043357B">
      <w:pPr>
        <w:pStyle w:val="Bullet10"/>
      </w:pPr>
      <w:r w:rsidRPr="00FC5ED0">
        <w:t>The connection box shall include at least 3 by-pass diodes to protect against partial shading and module overheating. Crystalline silicon modules must have flying leads fitted with at least IP67 rated pin type “Multi-Contact” (MC) connectors</w:t>
      </w:r>
      <w:r w:rsidR="00CF2E5A">
        <w:t xml:space="preserve"> with copper conductors</w:t>
      </w:r>
      <w:r w:rsidRPr="00FC5ED0">
        <w:t xml:space="preserve"> or equivalent with a clear indication of polarity for the connections</w:t>
      </w:r>
      <w:r>
        <w:t xml:space="preserve">. </w:t>
      </w:r>
      <w:r w:rsidRPr="002E536E">
        <w:t>All connectors, including those at each end of the strings, will be of uniform type to prevent MC4 mismatc</w:t>
      </w:r>
      <w:r>
        <w:t>h</w:t>
      </w:r>
    </w:p>
    <w:p w14:paraId="56C21810" w14:textId="77777777" w:rsidR="0043357B" w:rsidRPr="00FC5ED0" w:rsidRDefault="0043357B" w:rsidP="0043357B">
      <w:pPr>
        <w:pStyle w:val="Bullet10"/>
      </w:pPr>
      <w:r w:rsidRPr="00FC5ED0">
        <w:t>Factory fitted module cables shall be long enough to allow the modules to be interconnected electrically in series to form strings</w:t>
      </w:r>
      <w:r>
        <w:t>;</w:t>
      </w:r>
    </w:p>
    <w:p w14:paraId="6F220895" w14:textId="1AD4DAF4" w:rsidR="0043357B" w:rsidRPr="00FC5ED0" w:rsidRDefault="0043357B" w:rsidP="0043357B">
      <w:pPr>
        <w:pStyle w:val="Bullet10"/>
      </w:pPr>
      <w:r w:rsidRPr="00FC5ED0">
        <w:t xml:space="preserve">The </w:t>
      </w:r>
      <w:r w:rsidR="00783B27">
        <w:t>m</w:t>
      </w:r>
      <w:r w:rsidRPr="00FC5ED0">
        <w:t xml:space="preserve">odules shall be capable of operating under extreme temperature (-40°C to +85°C) and humidity (5% to 95%) conditions and will be designed to ensure the highest possible reliability in operation and to ensure minimum and efficient required maintenance over the lifetime of the system. </w:t>
      </w:r>
      <w:r w:rsidR="00783B27">
        <w:t>m</w:t>
      </w:r>
      <w:r w:rsidRPr="00FC5ED0">
        <w:t>odules shall operate at the Site Conditions</w:t>
      </w:r>
      <w:r>
        <w:t>;</w:t>
      </w:r>
      <w:r w:rsidRPr="00FC5ED0">
        <w:t xml:space="preserve"> </w:t>
      </w:r>
    </w:p>
    <w:p w14:paraId="07B0361E" w14:textId="77777777" w:rsidR="0043357B" w:rsidRPr="00FC5ED0" w:rsidRDefault="0043357B" w:rsidP="0043357B">
      <w:pPr>
        <w:pStyle w:val="Bullet10"/>
      </w:pPr>
      <w:r w:rsidRPr="00FC5ED0">
        <w:lastRenderedPageBreak/>
        <w:t>Each Module shall permanently display a technical characteristics nameplate carrying the following information as a minimum:</w:t>
      </w:r>
    </w:p>
    <w:p w14:paraId="0E18C54A" w14:textId="242EC522" w:rsidR="0043357B" w:rsidRPr="00FC5ED0" w:rsidRDefault="0043357B" w:rsidP="0043357B">
      <w:pPr>
        <w:pStyle w:val="Bullet2"/>
      </w:pPr>
      <w:r w:rsidRPr="00FC5ED0">
        <w:t>Name of manufacturer (or monogram or symbol)</w:t>
      </w:r>
      <w:r w:rsidR="001F2F15">
        <w:t>;</w:t>
      </w:r>
      <w:r w:rsidRPr="00FC5ED0">
        <w:t> </w:t>
      </w:r>
    </w:p>
    <w:p w14:paraId="675557AF" w14:textId="0EC9EA6D" w:rsidR="0043357B" w:rsidRPr="00FC5ED0" w:rsidRDefault="0043357B" w:rsidP="0043357B">
      <w:pPr>
        <w:pStyle w:val="Bullet2"/>
      </w:pPr>
      <w:r w:rsidRPr="00FC5ED0">
        <w:t>Type or model number</w:t>
      </w:r>
      <w:r w:rsidR="001F2F15">
        <w:t>;</w:t>
      </w:r>
    </w:p>
    <w:p w14:paraId="5011D06E" w14:textId="3DC291AA" w:rsidR="0043357B" w:rsidRPr="00FC5ED0" w:rsidRDefault="0043357B" w:rsidP="0043357B">
      <w:pPr>
        <w:pStyle w:val="Bullet2"/>
      </w:pPr>
      <w:r w:rsidRPr="00FC5ED0">
        <w:t>Serial number</w:t>
      </w:r>
      <w:r>
        <w:t>, barcodes to be placed on front and back</w:t>
      </w:r>
      <w:r w:rsidR="001F2F15">
        <w:t>;</w:t>
      </w:r>
    </w:p>
    <w:p w14:paraId="5675EF77" w14:textId="01242A4D" w:rsidR="0043357B" w:rsidRPr="00FC5ED0" w:rsidRDefault="0043357B" w:rsidP="0043357B">
      <w:pPr>
        <w:pStyle w:val="Bullet2"/>
      </w:pPr>
      <w:r w:rsidRPr="00FC5ED0">
        <w:t>Polarity of terminals or leads (colour coding is permissible)</w:t>
      </w:r>
      <w:r w:rsidR="001F2F15">
        <w:t>;</w:t>
      </w:r>
    </w:p>
    <w:p w14:paraId="05708A77" w14:textId="1E9D8BC7" w:rsidR="0043357B" w:rsidRPr="00FC5ED0" w:rsidRDefault="0043357B" w:rsidP="0043357B">
      <w:pPr>
        <w:pStyle w:val="Bullet2"/>
      </w:pPr>
      <w:r w:rsidRPr="00FC5ED0">
        <w:t>Max system voltage</w:t>
      </w:r>
      <w:r w:rsidR="001F2F15">
        <w:t>;</w:t>
      </w:r>
    </w:p>
    <w:p w14:paraId="497CAFBA" w14:textId="3DF00AF5" w:rsidR="0043357B" w:rsidRPr="00FC5ED0" w:rsidRDefault="0043357B" w:rsidP="0043357B">
      <w:pPr>
        <w:pStyle w:val="Bullet2"/>
      </w:pPr>
      <w:r w:rsidRPr="00FC5ED0">
        <w:t>Safety class</w:t>
      </w:r>
      <w:r w:rsidR="001F2F15">
        <w:t>;</w:t>
      </w:r>
    </w:p>
    <w:p w14:paraId="4F6E4AC3" w14:textId="3711687F" w:rsidR="0043357B" w:rsidRPr="00FC5ED0" w:rsidRDefault="0043357B" w:rsidP="0043357B">
      <w:pPr>
        <w:pStyle w:val="Bullet2"/>
      </w:pPr>
      <w:r w:rsidRPr="00FC5ED0">
        <w:t>Application class</w:t>
      </w:r>
      <w:r w:rsidR="001F2F15">
        <w:t>;</w:t>
      </w:r>
    </w:p>
    <w:p w14:paraId="5536ECA9" w14:textId="05817981" w:rsidR="0043357B" w:rsidRPr="00FC5ED0" w:rsidRDefault="0043357B" w:rsidP="0043357B">
      <w:pPr>
        <w:pStyle w:val="Bullet2"/>
      </w:pPr>
      <w:r w:rsidRPr="00FC5ED0">
        <w:t>For class A modules the safety class II symbol</w:t>
      </w:r>
      <w:r w:rsidR="001F2F15">
        <w:t>;</w:t>
      </w:r>
    </w:p>
    <w:p w14:paraId="3721F6B9" w14:textId="712B8BA5" w:rsidR="0043357B" w:rsidRPr="00FC5ED0" w:rsidRDefault="0043357B" w:rsidP="0043357B">
      <w:pPr>
        <w:pStyle w:val="Bullet2"/>
      </w:pPr>
      <w:r w:rsidRPr="00FC5ED0">
        <w:t>Date and place of manufacture on label or traceable from serial number</w:t>
      </w:r>
      <w:r w:rsidR="001F2F15">
        <w:t>; and</w:t>
      </w:r>
    </w:p>
    <w:p w14:paraId="2D02DD31" w14:textId="77777777" w:rsidR="0043357B" w:rsidRPr="00FC5ED0" w:rsidRDefault="0043357B" w:rsidP="0043357B">
      <w:pPr>
        <w:pStyle w:val="Bullet2"/>
      </w:pPr>
      <w:r w:rsidRPr="00FC5ED0">
        <w:t>The percentage power loss as a function of temperature (maximum power temperature coefficient) shall not exceed 0.45% per °C away from STC.</w:t>
      </w:r>
    </w:p>
    <w:p w14:paraId="0FEE79A7" w14:textId="29200310" w:rsidR="002B1D72" w:rsidRPr="00FC5ED0" w:rsidRDefault="0043357B" w:rsidP="00DF3A20">
      <w:pPr>
        <w:pStyle w:val="Bullet10"/>
      </w:pPr>
      <w:r w:rsidRPr="00FC5ED0">
        <w:t>Flash test will be provided at 25°C for a minimum of four different levels of irradiance between 200 W/m</w:t>
      </w:r>
      <w:r w:rsidRPr="0088190D">
        <w:rPr>
          <w:vertAlign w:val="superscript"/>
        </w:rPr>
        <w:t>2</w:t>
      </w:r>
      <w:r w:rsidRPr="00FC5ED0">
        <w:t xml:space="preserve"> and 1000 W/m</w:t>
      </w:r>
      <w:r w:rsidRPr="0088190D">
        <w:rPr>
          <w:vertAlign w:val="superscript"/>
        </w:rPr>
        <w:t>2</w:t>
      </w:r>
      <w:r w:rsidR="00937214">
        <w:t xml:space="preserve">. </w:t>
      </w:r>
      <w:r w:rsidR="002B1D72" w:rsidRPr="002B1D72">
        <w:t xml:space="preserve">The modules quality gain should be same or above the name plate capacity of the PV </w:t>
      </w:r>
      <w:r w:rsidR="00BC58CB">
        <w:t>m</w:t>
      </w:r>
      <w:r w:rsidR="002B1D72" w:rsidRPr="002B1D72">
        <w:t>odules</w:t>
      </w:r>
      <w:r w:rsidR="002B1D72">
        <w:t>;</w:t>
      </w:r>
    </w:p>
    <w:p w14:paraId="462A0E45" w14:textId="4C2240C6" w:rsidR="0043357B" w:rsidRPr="00FC5ED0" w:rsidRDefault="0043357B" w:rsidP="0043357B">
      <w:pPr>
        <w:pStyle w:val="Bullet10"/>
      </w:pPr>
      <w:r w:rsidRPr="00FC5ED0">
        <w:t xml:space="preserve">The solar cells within the </w:t>
      </w:r>
      <w:r w:rsidR="00BC58CB">
        <w:t>m</w:t>
      </w:r>
      <w:r w:rsidRPr="00FC5ED0">
        <w:t>odules shall be protected from mechanical stress and moisture via encapsulation in a plastic material of high clarity that is sufficiently flexible to allow contractions and expansions</w:t>
      </w:r>
      <w:r>
        <w:t>;</w:t>
      </w:r>
    </w:p>
    <w:p w14:paraId="56724B1A" w14:textId="77777777" w:rsidR="0043357B" w:rsidRPr="00FC5ED0" w:rsidRDefault="0043357B" w:rsidP="0043357B">
      <w:pPr>
        <w:pStyle w:val="Bullet10"/>
      </w:pPr>
      <w:r w:rsidRPr="00FC5ED0">
        <w:t>The Module must be certified for resistance to a suction pressure of 2400 Pa (</w:t>
      </w:r>
      <w:r w:rsidRPr="00237100">
        <w:t>Wind speed XX km/h with safety factor 3) and an increased distributed mechanical load of 5400 Pa on the</w:t>
      </w:r>
      <w:r w:rsidRPr="00FC5ED0">
        <w:t xml:space="preserve"> front glass surface (wind, snow and ice</w:t>
      </w:r>
      <w:r>
        <w:t>);</w:t>
      </w:r>
    </w:p>
    <w:p w14:paraId="79B7FCB5" w14:textId="36341FFC" w:rsidR="0043357B" w:rsidRPr="00FC5ED0" w:rsidRDefault="0043357B" w:rsidP="0043357B">
      <w:pPr>
        <w:pStyle w:val="Bullet10"/>
      </w:pPr>
      <w:r w:rsidRPr="00FC5ED0">
        <w:t>The PV laminate (glass / encapsulant + solar cells / rear side) may be surrounded with a metal frame made of stainless steel or aluminium alloy</w:t>
      </w:r>
      <w:r>
        <w:t>;</w:t>
      </w:r>
      <w:r w:rsidRPr="00FC5ED0">
        <w:t xml:space="preserve"> </w:t>
      </w:r>
      <w:r w:rsidR="00C668C4">
        <w:t>and</w:t>
      </w:r>
    </w:p>
    <w:p w14:paraId="2266AAE9" w14:textId="5D616B18" w:rsidR="0043357B" w:rsidRPr="00FC5ED0" w:rsidRDefault="0043357B" w:rsidP="0043357B">
      <w:pPr>
        <w:pStyle w:val="Bullet10"/>
      </w:pPr>
      <w:r w:rsidRPr="00FC5ED0">
        <w:t>To avoid galvanic corrosion due to electrolytic action between different materials, any contact between different metals in the Module frame, if applicable, must be fully electrically isolated</w:t>
      </w:r>
      <w:r w:rsidR="00C668C4">
        <w:t>.</w:t>
      </w:r>
      <w:r w:rsidR="00FB122D">
        <w:t xml:space="preserve"> </w:t>
      </w:r>
      <w:r w:rsidR="00FB122D" w:rsidRPr="00FB122D">
        <w:t>The modules should be IEC 61701 salt a mist test complaint.</w:t>
      </w:r>
    </w:p>
    <w:p w14:paraId="57B7698F" w14:textId="5644E936" w:rsidR="0043357B" w:rsidRPr="00AC435F" w:rsidRDefault="0043357B" w:rsidP="0043357B">
      <w:r>
        <w:t xml:space="preserve">The modules shall come with a minimum product warranty of </w:t>
      </w:r>
      <w:r w:rsidRPr="00AC7B9B">
        <w:rPr>
          <w:highlight w:val="yellow"/>
        </w:rPr>
        <w:t>25-years</w:t>
      </w:r>
      <w:r>
        <w:t xml:space="preserve">, and a minimum performance warranty </w:t>
      </w:r>
      <w:r w:rsidRPr="00AC7B9B">
        <w:rPr>
          <w:highlight w:val="yellow"/>
        </w:rPr>
        <w:t>of 25-years, but preferably 3</w:t>
      </w:r>
      <w:r w:rsidR="009F770C" w:rsidRPr="00AC7B9B">
        <w:rPr>
          <w:highlight w:val="yellow"/>
        </w:rPr>
        <w:t>0</w:t>
      </w:r>
      <w:r w:rsidRPr="00AC7B9B">
        <w:rPr>
          <w:highlight w:val="yellow"/>
        </w:rPr>
        <w:t>-years.</w:t>
      </w:r>
    </w:p>
    <w:p w14:paraId="325986A4" w14:textId="77777777" w:rsidR="0043357B" w:rsidRPr="00270DFD" w:rsidRDefault="0043357B" w:rsidP="0043357B">
      <w:r w:rsidRPr="00270DFD">
        <w:t xml:space="preserve">The factory-leaving acceptance criteria of the module manufacturer shall be provided to the Employer for approval prior to any modules being dispatched from the factory. The site rejection criteria for modules delivered to Site shall be equivalent to the factory-leaving acceptance criteria. Specifically, modules containing dendritic micro-cracks shall be regarded as defective. </w:t>
      </w:r>
    </w:p>
    <w:p w14:paraId="2F8F0670" w14:textId="77777777" w:rsidR="0043357B" w:rsidRPr="00270DFD" w:rsidRDefault="0043357B" w:rsidP="0043357B">
      <w:r w:rsidRPr="00270DFD">
        <w:t>Modules must be handled carefully during the transportation and construction activities to avoid unnecessary additional micro-crack damage to the modules. Additionally, a module handling plan, covering all aspects of packing, transportation, reception on site, storage and installation is to be provided by the Contractor prior to</w:t>
      </w:r>
      <w:r>
        <w:t xml:space="preserve"> shipping</w:t>
      </w:r>
    </w:p>
    <w:p w14:paraId="1CF6CDC2" w14:textId="77777777" w:rsidR="0043357B" w:rsidRPr="00270DFD" w:rsidRDefault="0043357B" w:rsidP="0043357B">
      <w:r w:rsidRPr="00270DFD">
        <w:t>Modules must be installed in accordance with the module installation manuals.</w:t>
      </w:r>
    </w:p>
    <w:p w14:paraId="43404180" w14:textId="180C18ED" w:rsidR="0043357B" w:rsidRPr="00270DFD" w:rsidRDefault="0043357B" w:rsidP="0043357B">
      <w:r w:rsidRPr="00270DFD">
        <w:t xml:space="preserve">The Contractor shall provide evidence that the module manufacturer has measured flash test IMP currents of each </w:t>
      </w:r>
      <w:r w:rsidR="00DE2B28" w:rsidRPr="00270DFD">
        <w:t>Module and</w:t>
      </w:r>
      <w:r w:rsidRPr="00270DFD">
        <w:t xml:space="preserve"> shipped </w:t>
      </w:r>
      <w:r w:rsidR="001B5805">
        <w:t>m</w:t>
      </w:r>
      <w:r w:rsidRPr="00270DFD">
        <w:t>odules with similar flash test results in batches such that modules with similar flash test IMP currents are connected in strings on site.</w:t>
      </w:r>
    </w:p>
    <w:p w14:paraId="131DA3EB" w14:textId="77777777" w:rsidR="0043357B" w:rsidRPr="00B731CA" w:rsidRDefault="0043357B" w:rsidP="0043357B">
      <w:pPr>
        <w:pStyle w:val="BodyHeading"/>
      </w:pPr>
      <w:r w:rsidRPr="00B731CA">
        <w:t xml:space="preserve">Modules’ </w:t>
      </w:r>
      <w:r>
        <w:t>D</w:t>
      </w:r>
      <w:r w:rsidRPr="00B731CA">
        <w:t>efects</w:t>
      </w:r>
    </w:p>
    <w:p w14:paraId="73262EBB" w14:textId="77777777" w:rsidR="0043357B" w:rsidRPr="008A49C6" w:rsidRDefault="0043357B" w:rsidP="0043357B">
      <w:r w:rsidRPr="008A49C6">
        <w:t>Should any module display signs of any of the following issues, the module will be deemed to be defective:</w:t>
      </w:r>
    </w:p>
    <w:p w14:paraId="1ADBBD43" w14:textId="77777777" w:rsidR="0043357B" w:rsidRPr="00AC435F" w:rsidRDefault="0043357B" w:rsidP="0043357B">
      <w:pPr>
        <w:pStyle w:val="Bullet10"/>
      </w:pPr>
      <w:r>
        <w:lastRenderedPageBreak/>
        <w:t>Major cracks;</w:t>
      </w:r>
    </w:p>
    <w:p w14:paraId="7AF87A98" w14:textId="77777777" w:rsidR="0043357B" w:rsidRPr="00AC435F" w:rsidRDefault="0043357B" w:rsidP="0043357B">
      <w:pPr>
        <w:pStyle w:val="Bullet10"/>
      </w:pPr>
      <w:r>
        <w:t>Discolouration of cells;</w:t>
      </w:r>
    </w:p>
    <w:p w14:paraId="29840F75" w14:textId="77777777" w:rsidR="0043357B" w:rsidRPr="00AC435F" w:rsidRDefault="0043357B" w:rsidP="0043357B">
      <w:pPr>
        <w:pStyle w:val="Bullet10"/>
      </w:pPr>
      <w:r>
        <w:t>Water ingress;</w:t>
      </w:r>
    </w:p>
    <w:p w14:paraId="4A51C742" w14:textId="77777777" w:rsidR="0043357B" w:rsidRPr="00AC435F" w:rsidRDefault="0043357B" w:rsidP="0043357B">
      <w:pPr>
        <w:pStyle w:val="Bullet10"/>
      </w:pPr>
      <w:r>
        <w:t>Cell micro-cracks/snail trails – as per factory acceptance tests and as a maximum 6 cells per 72-cell module or if dendritic or if the crack electrically isolates 5% of one cell;</w:t>
      </w:r>
    </w:p>
    <w:p w14:paraId="3E55FAF4" w14:textId="77777777" w:rsidR="0043357B" w:rsidRPr="00AC435F" w:rsidRDefault="0043357B" w:rsidP="0043357B">
      <w:pPr>
        <w:pStyle w:val="Bullet10"/>
      </w:pPr>
      <w:r>
        <w:t>EVA or backsheet delamination;</w:t>
      </w:r>
    </w:p>
    <w:p w14:paraId="03894387" w14:textId="77777777" w:rsidR="0043357B" w:rsidRPr="00AC435F" w:rsidRDefault="0043357B" w:rsidP="0043357B">
      <w:pPr>
        <w:pStyle w:val="Bullet10"/>
      </w:pPr>
      <w:r>
        <w:t>Backsheet punctures/rips;</w:t>
      </w:r>
    </w:p>
    <w:p w14:paraId="43F04033" w14:textId="77777777" w:rsidR="0043357B" w:rsidRPr="00AC435F" w:rsidRDefault="0043357B" w:rsidP="0043357B">
      <w:pPr>
        <w:pStyle w:val="Bullet10"/>
      </w:pPr>
      <w:r>
        <w:t>Metal corrosion or cracking/ broken interconnects;</w:t>
      </w:r>
    </w:p>
    <w:p w14:paraId="72DBBA2B" w14:textId="77777777" w:rsidR="0043357B" w:rsidRPr="00AC435F" w:rsidRDefault="0043357B" w:rsidP="0043357B">
      <w:pPr>
        <w:pStyle w:val="Bullet10"/>
      </w:pPr>
      <w:r>
        <w:t>PID;</w:t>
      </w:r>
    </w:p>
    <w:p w14:paraId="7281F50F" w14:textId="77777777" w:rsidR="0043357B" w:rsidRPr="00AC435F" w:rsidRDefault="0043357B" w:rsidP="0043357B">
      <w:pPr>
        <w:pStyle w:val="Bullet10"/>
      </w:pPr>
      <w:r>
        <w:t>Glass breakage;</w:t>
      </w:r>
    </w:p>
    <w:p w14:paraId="7EA340F3" w14:textId="77777777" w:rsidR="0043357B" w:rsidRPr="00AC435F" w:rsidRDefault="0043357B" w:rsidP="0043357B">
      <w:pPr>
        <w:pStyle w:val="Bullet10"/>
      </w:pPr>
      <w:r>
        <w:t>Hot spots;</w:t>
      </w:r>
    </w:p>
    <w:p w14:paraId="57FF97E5" w14:textId="77777777" w:rsidR="0043357B" w:rsidRPr="00AC435F" w:rsidRDefault="0043357B" w:rsidP="0043357B">
      <w:pPr>
        <w:pStyle w:val="Bullet10"/>
      </w:pPr>
      <w:r>
        <w:t>Junction box failure including adhesion/sealant failure;</w:t>
      </w:r>
    </w:p>
    <w:p w14:paraId="03732282" w14:textId="77777777" w:rsidR="0043357B" w:rsidRPr="00AC435F" w:rsidRDefault="0043357B" w:rsidP="0043357B">
      <w:pPr>
        <w:pStyle w:val="Bullet10"/>
      </w:pPr>
      <w:r>
        <w:t>Frame sealant gaps;</w:t>
      </w:r>
    </w:p>
    <w:p w14:paraId="72FF816E" w14:textId="3452C62A" w:rsidR="0043357B" w:rsidRPr="00AC435F" w:rsidRDefault="0043357B" w:rsidP="0043357B">
      <w:pPr>
        <w:pStyle w:val="Bullet10"/>
      </w:pPr>
      <w:r>
        <w:t xml:space="preserve">Cell mismatch causing the operation of the bypass diodes or affecting the output characteristic of the module (as evidenced in a stepped or otherwise affected I-V curve etc.); </w:t>
      </w:r>
      <w:r w:rsidR="00C668C4">
        <w:t>and</w:t>
      </w:r>
    </w:p>
    <w:p w14:paraId="4F155F9B" w14:textId="77777777" w:rsidR="0043357B" w:rsidRPr="00AC435F" w:rsidRDefault="0043357B" w:rsidP="0043357B">
      <w:pPr>
        <w:pStyle w:val="Bullet10"/>
      </w:pPr>
      <w:r>
        <w:t>Bypass diode defects and/or failure.</w:t>
      </w:r>
    </w:p>
    <w:p w14:paraId="0201A6E3" w14:textId="77777777" w:rsidR="0043357B" w:rsidRPr="008A49C6" w:rsidRDefault="0043357B" w:rsidP="0043357B">
      <w:r w:rsidRPr="008A49C6">
        <w:t xml:space="preserve">The list presented above is not exhaustive. </w:t>
      </w:r>
    </w:p>
    <w:p w14:paraId="146C0352" w14:textId="255752AC" w:rsidR="0043357B" w:rsidRPr="00674C7D" w:rsidRDefault="001207EA" w:rsidP="0043357B">
      <w:pPr>
        <w:pStyle w:val="Heading3"/>
      </w:pPr>
      <w:bookmarkStart w:id="262" w:name="_Toc195602447"/>
      <w:bookmarkStart w:id="263" w:name="_Toc223973661"/>
      <w:r w:rsidRPr="00674C7D">
        <w:t>Inverters</w:t>
      </w:r>
      <w:bookmarkEnd w:id="262"/>
      <w:bookmarkEnd w:id="263"/>
      <w:r w:rsidR="00C53815" w:rsidRPr="00674C7D">
        <w:t xml:space="preserve"> </w:t>
      </w:r>
    </w:p>
    <w:p w14:paraId="0EC824C1" w14:textId="7376B66F" w:rsidR="0043357B" w:rsidRPr="00B66AA7" w:rsidRDefault="0043357B" w:rsidP="0043357B">
      <w:r w:rsidRPr="00674C7D">
        <w:t>The inverters may</w:t>
      </w:r>
      <w:r w:rsidRPr="00B66AA7">
        <w:t xml:space="preserve"> be either </w:t>
      </w:r>
      <w:r w:rsidRPr="001F2F15">
        <w:rPr>
          <w:highlight w:val="yellow"/>
        </w:rPr>
        <w:t>central or string</w:t>
      </w:r>
      <w:r w:rsidRPr="00B66AA7" w:rsidDel="0086498B">
        <w:t xml:space="preserve"> </w:t>
      </w:r>
      <w:r w:rsidRPr="00B66AA7">
        <w:t>and shall be rated to maximum DC input voltage of</w:t>
      </w:r>
      <w:r w:rsidR="00ED4CEC">
        <w:t xml:space="preserve"> </w:t>
      </w:r>
      <w:r w:rsidR="00093782" w:rsidRPr="00ED4CEC">
        <w:rPr>
          <w:highlight w:val="yellow"/>
        </w:rPr>
        <w:t>1500</w:t>
      </w:r>
      <w:r w:rsidRPr="00ED4CEC">
        <w:rPr>
          <w:highlight w:val="yellow"/>
        </w:rPr>
        <w:t>V</w:t>
      </w:r>
      <w:r w:rsidRPr="00B66AA7">
        <w:t xml:space="preserve">. The final choice of use of </w:t>
      </w:r>
      <w:r w:rsidRPr="001F2F15">
        <w:rPr>
          <w:highlight w:val="yellow"/>
        </w:rPr>
        <w:t>string or central</w:t>
      </w:r>
      <w:r w:rsidRPr="00B66AA7">
        <w:t xml:space="preserve"> inverter, and of DC voltage level, will be subject to Employer approval. Inverters will meet the following minimum requirements:</w:t>
      </w:r>
    </w:p>
    <w:p w14:paraId="000F0A36" w14:textId="381EA8CF" w:rsidR="00E92783" w:rsidRDefault="00E92783" w:rsidP="0043357B">
      <w:pPr>
        <w:pStyle w:val="Bullet10"/>
      </w:pPr>
      <w:r>
        <w:t>The</w:t>
      </w:r>
      <w:r w:rsidR="000D5C79">
        <w:t xml:space="preserve"> inverter should be of Tier 1 manufacturer and bankable;</w:t>
      </w:r>
    </w:p>
    <w:p w14:paraId="7460F02D" w14:textId="284E4F50" w:rsidR="00D85C44" w:rsidRDefault="00E574A1" w:rsidP="0043357B">
      <w:pPr>
        <w:pStyle w:val="Bullet10"/>
      </w:pPr>
      <w:r>
        <w:t xml:space="preserve">The inverter should be compliant to the local </w:t>
      </w:r>
      <w:r w:rsidR="00990B34">
        <w:t>G</w:t>
      </w:r>
      <w:r>
        <w:t xml:space="preserve">rid </w:t>
      </w:r>
      <w:r w:rsidR="00990B34">
        <w:t>C</w:t>
      </w:r>
      <w:r>
        <w:t>ode and approved vendors;</w:t>
      </w:r>
    </w:p>
    <w:p w14:paraId="2F36C0ED" w14:textId="2C41BDFB" w:rsidR="0043357B" w:rsidRPr="00873FD8" w:rsidRDefault="0043357B" w:rsidP="0043357B">
      <w:pPr>
        <w:pStyle w:val="Bullet10"/>
      </w:pPr>
      <w:r>
        <w:t xml:space="preserve">String inverters shall be at least </w:t>
      </w:r>
      <w:r w:rsidR="005D7AF4">
        <w:t>IP66</w:t>
      </w:r>
      <w:r>
        <w:t xml:space="preserve"> rated and shall be capable of being mounted such that they are installed under the Module arrays or specially constructed shades to prevent exposure from precipitation, ice melt and prevent exposure to direct sunlight;</w:t>
      </w:r>
    </w:p>
    <w:p w14:paraId="62942281" w14:textId="7122112F" w:rsidR="0043357B" w:rsidRPr="00873FD8" w:rsidRDefault="0043357B" w:rsidP="0043357B">
      <w:pPr>
        <w:pStyle w:val="Bullet10"/>
      </w:pPr>
      <w:r>
        <w:t xml:space="preserve">Central inverters shall be installed in pre-fabricated lockable substations or in an outdoor installation. Electronics shall be protected with weather-proof material to at least </w:t>
      </w:r>
      <w:r w:rsidR="005D7AF4">
        <w:t>IP66</w:t>
      </w:r>
      <w:r>
        <w:t xml:space="preserve"> protection degree and protected against corrosion and any other natural elements. </w:t>
      </w:r>
    </w:p>
    <w:p w14:paraId="67FCA9F8" w14:textId="77777777" w:rsidR="0043357B" w:rsidRPr="00873FD8" w:rsidRDefault="0043357B" w:rsidP="0043357B">
      <w:pPr>
        <w:pStyle w:val="Bullet10"/>
      </w:pPr>
      <w:r>
        <w:t>The inverters shall have proven track records in terms of performance, operation, and obtaining long term debt (international project finance), and the OEM shall have a proven track record for after sales support in the UK covering remote technical support and on-site technical support (if central inverters are used) and fulfilment of warranty claims;</w:t>
      </w:r>
    </w:p>
    <w:p w14:paraId="631179A4" w14:textId="1348393D" w:rsidR="0043357B" w:rsidRPr="00873FD8" w:rsidRDefault="0043357B" w:rsidP="0043357B">
      <w:pPr>
        <w:pStyle w:val="Bullet10"/>
      </w:pPr>
      <w:r>
        <w:t>The inverters provided shall have euro efficiency ≥</w:t>
      </w:r>
      <w:r w:rsidR="005D7AF4">
        <w:t>98.80</w:t>
      </w:r>
      <w:r>
        <w:t>% and peak efficiency ≥</w:t>
      </w:r>
      <w:r w:rsidR="005D7AF4">
        <w:t>99.00</w:t>
      </w:r>
      <w:r>
        <w:t>%;</w:t>
      </w:r>
    </w:p>
    <w:p w14:paraId="30746DA8" w14:textId="77777777" w:rsidR="0043357B" w:rsidRPr="00873FD8" w:rsidRDefault="0043357B" w:rsidP="0043357B">
      <w:pPr>
        <w:pStyle w:val="Bullet10"/>
      </w:pPr>
      <w:r w:rsidRPr="008A1A01">
        <w:t>The inverters provided shall have high reliability (expected availability ≥99%)</w:t>
      </w:r>
      <w:r>
        <w:t>;</w:t>
      </w:r>
    </w:p>
    <w:p w14:paraId="7D9FA124" w14:textId="77777777" w:rsidR="0043357B" w:rsidRPr="00873FD8" w:rsidRDefault="0043357B" w:rsidP="0043357B">
      <w:pPr>
        <w:pStyle w:val="Bullet10"/>
      </w:pPr>
      <w:r w:rsidRPr="008A1A01">
        <w:t>The inverters shall be capable of operating with Third Party monitoring systems</w:t>
      </w:r>
      <w:r>
        <w:t xml:space="preserve">. </w:t>
      </w:r>
      <w:r w:rsidRPr="00DD0608">
        <w:t>The inverters shall be capable of operating with Third Party monitoring systems; it is recommended to include additional specifications such as remote viewing of fault codes, remote restart capabilities, and for string inverters, specifying remote RISO testing and/or remote IV curve tracing capabilitie</w:t>
      </w:r>
      <w:r>
        <w:t>s;</w:t>
      </w:r>
    </w:p>
    <w:p w14:paraId="6FF5DD7C" w14:textId="77777777" w:rsidR="0043357B" w:rsidRPr="00873FD8" w:rsidRDefault="0043357B" w:rsidP="0043357B">
      <w:pPr>
        <w:pStyle w:val="Bullet10"/>
      </w:pPr>
      <w:r w:rsidRPr="008A1A01">
        <w:t>The inverters shall be able to accept remote signals for the power quality regulation of such as active / reactive power and power factor</w:t>
      </w:r>
      <w:r>
        <w:t>;</w:t>
      </w:r>
    </w:p>
    <w:p w14:paraId="463EBE2E" w14:textId="77777777" w:rsidR="0043357B" w:rsidRPr="00873FD8" w:rsidRDefault="0043357B" w:rsidP="0043357B">
      <w:pPr>
        <w:pStyle w:val="Bullet10"/>
      </w:pPr>
      <w:r w:rsidRPr="008A1A01">
        <w:t>The inverters shall be able to operate in a power factor range from 0.8 leading to 0.8 lagging and shall meet specific reactive power management requirements specified in the Connection Agreement</w:t>
      </w:r>
      <w:r>
        <w:t>;</w:t>
      </w:r>
    </w:p>
    <w:p w14:paraId="7012C658" w14:textId="77777777" w:rsidR="0043357B" w:rsidRPr="00873FD8" w:rsidRDefault="0043357B" w:rsidP="0043357B">
      <w:pPr>
        <w:pStyle w:val="Bullet10"/>
      </w:pPr>
      <w:r w:rsidRPr="008A1A01">
        <w:t xml:space="preserve">Inverters will be designed to achieve </w:t>
      </w:r>
      <w:r>
        <w:t>Total Harmonic Distortion (</w:t>
      </w:r>
      <w:r w:rsidRPr="008A1A01">
        <w:t>THD</w:t>
      </w:r>
      <w:r>
        <w:t>)</w:t>
      </w:r>
      <w:r w:rsidRPr="008A1A01">
        <w:t xml:space="preserve"> within limits specified in </w:t>
      </w:r>
      <w:r>
        <w:t xml:space="preserve">BS EN </w:t>
      </w:r>
      <w:r w:rsidRPr="008A1A01">
        <w:t>IEC 61000-3</w:t>
      </w:r>
      <w:r>
        <w:t>;</w:t>
      </w:r>
    </w:p>
    <w:p w14:paraId="1B5023CB" w14:textId="77777777" w:rsidR="0043357B" w:rsidRPr="00873FD8" w:rsidRDefault="0043357B" w:rsidP="0043357B">
      <w:pPr>
        <w:pStyle w:val="Bullet10"/>
      </w:pPr>
      <w:r w:rsidRPr="008A1A01">
        <w:lastRenderedPageBreak/>
        <w:t>The inverters shall be equipped with</w:t>
      </w:r>
      <w:r>
        <w:t>;</w:t>
      </w:r>
    </w:p>
    <w:p w14:paraId="6C79E61B" w14:textId="77777777" w:rsidR="0043357B" w:rsidRPr="00873FD8" w:rsidRDefault="0043357B" w:rsidP="0043357B">
      <w:pPr>
        <w:pStyle w:val="Bullet2"/>
      </w:pPr>
      <w:r w:rsidRPr="008A1A01">
        <w:t>DC fuses or circuit breakers</w:t>
      </w:r>
      <w:r>
        <w:t>;</w:t>
      </w:r>
    </w:p>
    <w:p w14:paraId="1B7D7EF7" w14:textId="77777777" w:rsidR="0043357B" w:rsidRPr="00873FD8" w:rsidRDefault="0043357B" w:rsidP="0043357B">
      <w:pPr>
        <w:pStyle w:val="Bullet2"/>
      </w:pPr>
      <w:r w:rsidRPr="008A1A01">
        <w:t>Surge protection devices to protect inverters from AC and DC overvoltage</w:t>
      </w:r>
      <w:r>
        <w:t xml:space="preserve">. </w:t>
      </w:r>
      <w:r w:rsidRPr="00231E39">
        <w:t>In general type II protection is sufficient. When connected with external lightning protection type I+II overvoltage protection is required in the AC installation and on the DC side of the inverters.</w:t>
      </w:r>
      <w:r>
        <w:t>;</w:t>
      </w:r>
    </w:p>
    <w:p w14:paraId="387C8599" w14:textId="77777777" w:rsidR="0043357B" w:rsidRPr="00873FD8" w:rsidRDefault="0043357B" w:rsidP="0043357B">
      <w:pPr>
        <w:pStyle w:val="Bullet2"/>
      </w:pPr>
      <w:r w:rsidRPr="008A1A01">
        <w:t>An AC side automatic circuit breaker to protect and isolate the inverter</w:t>
      </w:r>
      <w:r>
        <w:t>;</w:t>
      </w:r>
    </w:p>
    <w:p w14:paraId="1C1E1D72" w14:textId="738A64B5" w:rsidR="0043357B" w:rsidRPr="00873FD8" w:rsidRDefault="0043357B" w:rsidP="0043357B">
      <w:pPr>
        <w:pStyle w:val="Bullet2"/>
      </w:pPr>
      <w:r w:rsidRPr="008A1A01">
        <w:t>Suitable ventilation</w:t>
      </w:r>
      <w:r>
        <w:t>;</w:t>
      </w:r>
      <w:r w:rsidR="001F2F15">
        <w:t xml:space="preserve"> and</w:t>
      </w:r>
    </w:p>
    <w:p w14:paraId="4A5C503E" w14:textId="77777777" w:rsidR="0043357B" w:rsidRPr="00873FD8" w:rsidRDefault="0043357B" w:rsidP="0043357B">
      <w:pPr>
        <w:pStyle w:val="Bullet2"/>
      </w:pPr>
      <w:r w:rsidRPr="008A1A01">
        <w:t>Integrated interface to allow for modifying operational parameters and displaying settings, main production variables, warnings, alarms</w:t>
      </w:r>
      <w:r>
        <w:t>,</w:t>
      </w:r>
      <w:r w:rsidRPr="008A1A01">
        <w:t xml:space="preserve"> and faults. </w:t>
      </w:r>
    </w:p>
    <w:p w14:paraId="527F2C58" w14:textId="4C9C8F8D" w:rsidR="0043357B" w:rsidRDefault="0043357B" w:rsidP="0043357B">
      <w:pPr>
        <w:pStyle w:val="Bullet10"/>
      </w:pPr>
      <w:r w:rsidRPr="008A1A01">
        <w:t>Inverters shall be capable of operating in a temperature range of -25 C to +55 C and a relative humidity range of 5% to 95% and in the Site Conditions</w:t>
      </w:r>
      <w:r>
        <w:t xml:space="preserve">. </w:t>
      </w:r>
      <w:r w:rsidRPr="00231E39">
        <w:t>This applies to individual inverters and assemblies with more than one inverter</w:t>
      </w:r>
      <w:r>
        <w:t xml:space="preserve">; </w:t>
      </w:r>
      <w:r w:rsidR="001F2F15">
        <w:t>and</w:t>
      </w:r>
    </w:p>
    <w:p w14:paraId="73D5134B" w14:textId="2324E9A8" w:rsidR="0043357B" w:rsidRPr="00873FD8" w:rsidRDefault="0043357B" w:rsidP="0043357B">
      <w:pPr>
        <w:pStyle w:val="Bullet10"/>
      </w:pPr>
      <w:r>
        <w:t>Inverters should come with a minimum warranty of 10-years.</w:t>
      </w:r>
    </w:p>
    <w:p w14:paraId="50521097" w14:textId="1D2AD405" w:rsidR="0043357B" w:rsidRPr="00544752" w:rsidRDefault="00015943" w:rsidP="0043357B">
      <w:pPr>
        <w:pStyle w:val="Heading3"/>
      </w:pPr>
      <w:bookmarkStart w:id="264" w:name="_Toc195602448"/>
      <w:bookmarkStart w:id="265" w:name="_Toc223973662"/>
      <w:r w:rsidRPr="00544752">
        <w:t>Inverter Position</w:t>
      </w:r>
      <w:r>
        <w:t>ing</w:t>
      </w:r>
      <w:bookmarkEnd w:id="264"/>
      <w:bookmarkEnd w:id="265"/>
    </w:p>
    <w:p w14:paraId="775363DE" w14:textId="5CB20BD0" w:rsidR="0043357B" w:rsidRPr="00535556" w:rsidRDefault="0043357B" w:rsidP="0043357B">
      <w:pPr>
        <w:rPr>
          <w:szCs w:val="20"/>
        </w:rPr>
      </w:pPr>
      <w:r w:rsidRPr="00535556">
        <w:rPr>
          <w:szCs w:val="20"/>
        </w:rPr>
        <w:t>The placement of the inverters must meet the following requirements:</w:t>
      </w:r>
    </w:p>
    <w:p w14:paraId="552B34E2" w14:textId="77777777" w:rsidR="0043357B" w:rsidRDefault="0043357B" w:rsidP="0043357B">
      <w:pPr>
        <w:pStyle w:val="Bullet10"/>
      </w:pPr>
      <w:r w:rsidRPr="005732D2">
        <w:t>In accordance with the constraints</w:t>
      </w:r>
      <w:r>
        <w:t xml:space="preserve"> and recommendations</w:t>
      </w:r>
      <w:r w:rsidRPr="005732D2">
        <w:t xml:space="preserve"> </w:t>
      </w:r>
      <w:r>
        <w:t xml:space="preserve">from </w:t>
      </w:r>
      <w:r w:rsidRPr="005732D2">
        <w:t>the manufacturer</w:t>
      </w:r>
      <w:r>
        <w:t xml:space="preserve"> as outlined in manuals or other documentation from manufacturer</w:t>
      </w:r>
      <w:r w:rsidRPr="005732D2">
        <w:t>;</w:t>
      </w:r>
    </w:p>
    <w:p w14:paraId="103FA9C1" w14:textId="440B31B7" w:rsidR="00191F2C" w:rsidRPr="00191F2C" w:rsidRDefault="00F93A13" w:rsidP="00191F2C">
      <w:pPr>
        <w:pStyle w:val="Bullet10"/>
      </w:pPr>
      <w:r>
        <w:t>I</w:t>
      </w:r>
      <w:r w:rsidR="00191F2C">
        <w:t xml:space="preserve">nverter positioning should be easily </w:t>
      </w:r>
      <w:r w:rsidR="00191F2C" w:rsidRPr="00191F2C">
        <w:t>accessible and should enable ease of operability and replacement</w:t>
      </w:r>
      <w:r w:rsidR="00191F2C">
        <w:t>;</w:t>
      </w:r>
      <w:r w:rsidR="00191F2C" w:rsidRPr="00191F2C">
        <w:t xml:space="preserve"> </w:t>
      </w:r>
    </w:p>
    <w:p w14:paraId="7598980B" w14:textId="569D97DA" w:rsidR="0043357B" w:rsidRPr="005732D2" w:rsidRDefault="0043357B" w:rsidP="0043357B">
      <w:pPr>
        <w:pStyle w:val="Bullet10"/>
      </w:pPr>
      <w:r>
        <w:t>If inverters are to be mounted on parts of an existing structure (walls, façades, …), a</w:t>
      </w:r>
      <w:r w:rsidDel="00F05A01">
        <w:t xml:space="preserve"> </w:t>
      </w:r>
      <w:r>
        <w:t>load bearing calculation according to the requirements of the Eurocodes must be carried out</w:t>
      </w:r>
      <w:r w:rsidR="009E28EC">
        <w:t xml:space="preserve"> that</w:t>
      </w:r>
      <w:r>
        <w:t xml:space="preserve"> demonstrates that the load bearing capacity of the structure is sufficient and the mounting method meets the requirements of the Eurocodes;</w:t>
      </w:r>
    </w:p>
    <w:p w14:paraId="7A0DC4F2" w14:textId="77777777" w:rsidR="0043357B" w:rsidRDefault="0043357B" w:rsidP="0043357B">
      <w:pPr>
        <w:pStyle w:val="Bullet10"/>
      </w:pPr>
      <w:r w:rsidRPr="005732D2">
        <w:t xml:space="preserve">Sufficient space between the different inverters to ensure good ventilation, </w:t>
      </w:r>
      <w:r>
        <w:t xml:space="preserve">taking into account environmental conditions at the inverter location </w:t>
      </w:r>
      <w:r w:rsidRPr="005732D2">
        <w:t>and the manufacturer</w:t>
      </w:r>
      <w:r>
        <w:t xml:space="preserve"> specification</w:t>
      </w:r>
      <w:r w:rsidRPr="005732D2">
        <w:t>;</w:t>
      </w:r>
    </w:p>
    <w:p w14:paraId="7D4967EE" w14:textId="77777777" w:rsidR="0043357B" w:rsidRDefault="0043357B" w:rsidP="0043357B">
      <w:pPr>
        <w:pStyle w:val="Bullet10"/>
      </w:pPr>
      <w:r>
        <w:t>Positioned to avoid direct sunlight;</w:t>
      </w:r>
    </w:p>
    <w:p w14:paraId="64A98137" w14:textId="62A828BA" w:rsidR="00C02AE8" w:rsidRDefault="00C02AE8" w:rsidP="0043357B">
      <w:pPr>
        <w:pStyle w:val="Bullet10"/>
      </w:pPr>
      <w:r>
        <w:t>Sheep grazing protection for sheep grazing areas;</w:t>
      </w:r>
    </w:p>
    <w:p w14:paraId="04250495" w14:textId="77777777" w:rsidR="0043357B" w:rsidRDefault="0043357B" w:rsidP="0043357B">
      <w:pPr>
        <w:pStyle w:val="Bullet10"/>
      </w:pPr>
      <w:r>
        <w:t>When place indoors sufficient ventilation must be provided to ensure ambient temperature remains below 30</w:t>
      </w:r>
      <w:r w:rsidRPr="003E0EA4">
        <w:t>°C</w:t>
      </w:r>
      <w:r>
        <w:t>;</w:t>
      </w:r>
    </w:p>
    <w:p w14:paraId="1B2D89FE" w14:textId="77777777" w:rsidR="0043357B" w:rsidRPr="00BE2E2D" w:rsidRDefault="0043357B" w:rsidP="0043357B">
      <w:pPr>
        <w:pStyle w:val="Bullet10"/>
      </w:pPr>
      <w:r w:rsidRPr="00BE2E2D">
        <w:t>Inverters must be easily and safely accessible for inspection, maintenance and replacement;</w:t>
      </w:r>
    </w:p>
    <w:p w14:paraId="3D13A226" w14:textId="77777777" w:rsidR="0043357B" w:rsidRPr="00BE2E2D" w:rsidRDefault="0043357B" w:rsidP="0043357B">
      <w:pPr>
        <w:pStyle w:val="Bullet10"/>
      </w:pPr>
      <w:r w:rsidRPr="00BE2E2D">
        <w:t>Risk of fire propagation must be minimised;</w:t>
      </w:r>
    </w:p>
    <w:p w14:paraId="35407395" w14:textId="77777777" w:rsidR="0043357B" w:rsidRDefault="0043357B" w:rsidP="0043357B">
      <w:pPr>
        <w:pStyle w:val="Bullet10"/>
      </w:pPr>
      <w:r w:rsidRPr="0060708B">
        <w:t>If the inverter is installed outside, the protection class must be at least IP65</w:t>
      </w:r>
      <w:r>
        <w:t>; and</w:t>
      </w:r>
    </w:p>
    <w:p w14:paraId="049EE490" w14:textId="49E994A3" w:rsidR="0043357B" w:rsidRPr="00237100" w:rsidRDefault="0043357B" w:rsidP="0043357B">
      <w:pPr>
        <w:pStyle w:val="Bullet10"/>
      </w:pPr>
      <w:r>
        <w:t xml:space="preserve">Noise from inverters </w:t>
      </w:r>
      <w:r w:rsidRPr="00237100">
        <w:t xml:space="preserve">must be considered when determining inverter positions. </w:t>
      </w:r>
      <w:r w:rsidRPr="00237100">
        <w:rPr>
          <w:rFonts w:cs="Times New Roman"/>
        </w:rPr>
        <w:t xml:space="preserve">Nuisance to neighbours, site users or other stakeholders must be avoided (see </w:t>
      </w:r>
      <w:r w:rsidR="00497D3E" w:rsidRPr="00237100">
        <w:t>document ‘P004</w:t>
      </w:r>
      <w:r w:rsidR="003374A4" w:rsidRPr="00237100">
        <w:t>9208</w:t>
      </w:r>
      <w:r w:rsidR="00497D3E" w:rsidRPr="00237100">
        <w:t>_RINA_General ERs_Rev00.doc’</w:t>
      </w:r>
      <w:r w:rsidRPr="00237100">
        <w:rPr>
          <w:rFonts w:cs="Times New Roman"/>
        </w:rPr>
        <w:t xml:space="preserve"> specific section).</w:t>
      </w:r>
    </w:p>
    <w:p w14:paraId="5EB31C16" w14:textId="3404077E" w:rsidR="0043357B" w:rsidRPr="00237100" w:rsidRDefault="00880915" w:rsidP="0043357B">
      <w:pPr>
        <w:pStyle w:val="Heading3"/>
      </w:pPr>
      <w:bookmarkStart w:id="266" w:name="_Toc152575799"/>
      <w:bookmarkStart w:id="267" w:name="_Toc195602449"/>
      <w:bookmarkStart w:id="268" w:name="_Toc223973663"/>
      <w:r w:rsidRPr="00237100">
        <w:t xml:space="preserve">Fixed Mounting </w:t>
      </w:r>
      <w:bookmarkEnd w:id="266"/>
      <w:r w:rsidRPr="00237100">
        <w:t>Structures</w:t>
      </w:r>
      <w:bookmarkEnd w:id="267"/>
      <w:bookmarkEnd w:id="268"/>
    </w:p>
    <w:p w14:paraId="1849658A" w14:textId="261D9490" w:rsidR="0043357B" w:rsidRPr="00237100" w:rsidRDefault="0043357B" w:rsidP="0043357B">
      <w:r w:rsidRPr="00237100">
        <w:t xml:space="preserve">The Contractor shall supply fixed tilt </w:t>
      </w:r>
      <w:r w:rsidRPr="00AC7B9B">
        <w:t>mounting structures oriented true South. The structures shall be made from aluminium, galvanised steel or Magnelis steel</w:t>
      </w:r>
      <w:r w:rsidRPr="00AC7B9B" w:rsidDel="008077EE">
        <w:t>.</w:t>
      </w:r>
      <w:r w:rsidRPr="00AC7B9B">
        <w:t xml:space="preserve"> Galvanisation coating thickness shall be suitable for the anticipated site-specific corrosion rates and designed to last at least </w:t>
      </w:r>
      <w:r w:rsidR="00776744" w:rsidRPr="00AC7B9B">
        <w:t>35</w:t>
      </w:r>
      <w:r w:rsidRPr="00AC7B9B">
        <w:t xml:space="preserve"> years. The mounting structures shall guarantee the prescribed tilt of the module plane and shall maintain this condition over the Facility’s design life (considering extreme and fatigue loadings</w:t>
      </w:r>
      <w:r w:rsidRPr="00237100">
        <w:t>).</w:t>
      </w:r>
    </w:p>
    <w:p w14:paraId="52C9280A" w14:textId="3D0D9166" w:rsidR="0043357B" w:rsidRPr="00980ED9" w:rsidRDefault="0043357B" w:rsidP="0043357B">
      <w:r w:rsidRPr="00237100">
        <w:t xml:space="preserve">The evaluation of the structural design of the mounting structures shall consider the selection of permanent loads, </w:t>
      </w:r>
      <w:r w:rsidR="00AC1DC5" w:rsidRPr="00237100">
        <w:t xml:space="preserve">local area </w:t>
      </w:r>
      <w:r w:rsidR="00AC1DC5" w:rsidRPr="006B0515">
        <w:rPr>
          <w:highlight w:val="cyan"/>
        </w:rPr>
        <w:t>site wind conditions</w:t>
      </w:r>
      <w:r w:rsidR="00AC1DC5" w:rsidRPr="00237100">
        <w:t xml:space="preserve"> </w:t>
      </w:r>
      <w:r w:rsidRPr="00237100">
        <w:t>(</w:t>
      </w:r>
      <w:r w:rsidRPr="006B0515">
        <w:rPr>
          <w:highlight w:val="yellow"/>
        </w:rPr>
        <w:t>XX km/h</w:t>
      </w:r>
      <w:r w:rsidRPr="00237100">
        <w:t>), seismic</w:t>
      </w:r>
      <w:r w:rsidRPr="00980ED9">
        <w:t xml:space="preserve"> events, structural dimensioning and the control of the foundation, the sizing of members, the control of connections, and the effect </w:t>
      </w:r>
      <w:r w:rsidRPr="00980ED9">
        <w:lastRenderedPageBreak/>
        <w:t>of temperature changes and snow loads (if applicable for the location). The Contractor shall demonstrate that modules will remain attached to the structure under all environmental conditions reasonably expected at Site and that the maximum loading condition prescribed by the module manufacturer is not reached.</w:t>
      </w:r>
    </w:p>
    <w:p w14:paraId="0A11D75C" w14:textId="77777777" w:rsidR="0043357B" w:rsidRPr="00980ED9" w:rsidRDefault="0043357B" w:rsidP="0043357B">
      <w:r w:rsidRPr="00980ED9">
        <w:t>All connections including bolts, nuts, shall be of stainless steel or compliant with other industry standard practices appropriate for the application defined ensuring no corrosion risk. Fasteners that compromise the corrosion protection coating, such as self-tapping screws, shall not be used.</w:t>
      </w:r>
    </w:p>
    <w:p w14:paraId="697FA216" w14:textId="77777777" w:rsidR="0043357B" w:rsidRPr="00980ED9" w:rsidRDefault="0043357B" w:rsidP="0043357B">
      <w:r w:rsidRPr="00980ED9">
        <w:t>Pile saturation and pull-out test</w:t>
      </w:r>
      <w:r>
        <w:t>s</w:t>
      </w:r>
      <w:r w:rsidRPr="00980ED9">
        <w:t xml:space="preserve"> (including but not limited to lateral, uplift and downward force) shall be completed in line with design requirements.</w:t>
      </w:r>
    </w:p>
    <w:p w14:paraId="26331A9A" w14:textId="77777777" w:rsidR="00BE2FEF" w:rsidRPr="00BE2FEF" w:rsidRDefault="0043357B" w:rsidP="00BE2FEF">
      <w:r>
        <w:t>The m</w:t>
      </w:r>
      <w:r w:rsidRPr="00980ED9">
        <w:t>odule clamping system shall receive formal approval from the module manufacturer before commencing module installation. Sufficient space shall be left between module frames to allow for thermal expansion.</w:t>
      </w:r>
      <w:r w:rsidR="00BE2FEF">
        <w:t xml:space="preserve"> </w:t>
      </w:r>
      <w:r w:rsidR="00BE2FEF" w:rsidRPr="00BE2FEF">
        <w:t>Cable trays in mounting structure should have water drainage holes.</w:t>
      </w:r>
    </w:p>
    <w:p w14:paraId="4629DF97" w14:textId="3C627D86" w:rsidR="0043357B" w:rsidRPr="00AF0520" w:rsidRDefault="0043357B" w:rsidP="0043357B">
      <w:r w:rsidRPr="00980ED9">
        <w:t xml:space="preserve">The fixed-mounting structures should come with a minimum </w:t>
      </w:r>
      <w:r>
        <w:t xml:space="preserve">product and </w:t>
      </w:r>
      <w:r w:rsidRPr="00C30AD9">
        <w:rPr>
          <w:highlight w:val="yellow"/>
        </w:rPr>
        <w:t xml:space="preserve">corrosion warranty of </w:t>
      </w:r>
      <w:r w:rsidR="009C2336" w:rsidRPr="00C30AD9">
        <w:rPr>
          <w:highlight w:val="yellow"/>
        </w:rPr>
        <w:t xml:space="preserve">20 </w:t>
      </w:r>
      <w:r w:rsidRPr="00C30AD9">
        <w:rPr>
          <w:highlight w:val="yellow"/>
        </w:rPr>
        <w:t>years</w:t>
      </w:r>
      <w:r w:rsidRPr="00AF0520">
        <w:t>.</w:t>
      </w:r>
    </w:p>
    <w:p w14:paraId="4F737EAB" w14:textId="1973A591" w:rsidR="0043357B" w:rsidRPr="00674C7D" w:rsidRDefault="0043357B" w:rsidP="0043357B">
      <w:pPr>
        <w:pStyle w:val="Heading3"/>
      </w:pPr>
      <w:bookmarkStart w:id="269" w:name="_Toc152575801"/>
      <w:bookmarkStart w:id="270" w:name="_Toc195602450"/>
      <w:bookmarkStart w:id="271" w:name="_Toc223973664"/>
      <w:r w:rsidRPr="00674C7D">
        <w:t xml:space="preserve">PV </w:t>
      </w:r>
      <w:r w:rsidR="00A22067" w:rsidRPr="00674C7D">
        <w:t>Combiner Box</w:t>
      </w:r>
      <w:bookmarkEnd w:id="269"/>
      <w:bookmarkEnd w:id="270"/>
      <w:bookmarkEnd w:id="271"/>
    </w:p>
    <w:p w14:paraId="1CCF45A8" w14:textId="77777777" w:rsidR="0043357B" w:rsidRPr="00AF0520" w:rsidRDefault="0043357B" w:rsidP="0043357B">
      <w:r w:rsidRPr="2B11D1BB">
        <w:t>If string combiner boxes (SCBs) are included:</w:t>
      </w:r>
    </w:p>
    <w:p w14:paraId="56B00836" w14:textId="77777777" w:rsidR="0043357B" w:rsidRPr="00606633" w:rsidRDefault="0043357B" w:rsidP="0043357B">
      <w:pPr>
        <w:pStyle w:val="Bullet10"/>
      </w:pPr>
      <w:r w:rsidRPr="00606633">
        <w:t xml:space="preserve">Load switch separators must be installed to enable separation of the DC cables between </w:t>
      </w:r>
      <w:r>
        <w:t>SCB</w:t>
      </w:r>
      <w:r w:rsidRPr="00606633">
        <w:t xml:space="preserve"> and inverter</w:t>
      </w:r>
      <w:r>
        <w:t>;</w:t>
      </w:r>
    </w:p>
    <w:p w14:paraId="3A37D2B7" w14:textId="4BC7EF30" w:rsidR="0043357B" w:rsidRDefault="0096213D" w:rsidP="0043357B">
      <w:pPr>
        <w:pStyle w:val="Bullet10"/>
      </w:pPr>
      <w:r>
        <w:t>Positive and negative</w:t>
      </w:r>
      <w:r w:rsidR="0043357B" w:rsidRPr="00606633">
        <w:t xml:space="preserve"> string leads must have fuses to prevent overload or damage from reverse current</w:t>
      </w:r>
      <w:r w:rsidR="0043357B">
        <w:t>;</w:t>
      </w:r>
    </w:p>
    <w:p w14:paraId="0A9B7AD2" w14:textId="16EF03B2" w:rsidR="0043357B" w:rsidRDefault="0043357B" w:rsidP="0043357B">
      <w:pPr>
        <w:pStyle w:val="Bullet10"/>
      </w:pPr>
      <w:r>
        <w:t>SCBs must be mounted so that all cable glands point downward at an angle of at least</w:t>
      </w:r>
      <w:r w:rsidR="000D4839">
        <w:t xml:space="preserve"> </w:t>
      </w:r>
      <w:r>
        <w:t>15</w:t>
      </w:r>
      <w:r w:rsidRPr="005B1D37">
        <w:rPr>
          <w:vertAlign w:val="superscript"/>
        </w:rPr>
        <w:t>o</w:t>
      </w:r>
      <w:r>
        <w:t xml:space="preserve"> from horizontal. Cables must point downward at the exit of the cable gland to avoid water ingress along the cables through the gland;</w:t>
      </w:r>
    </w:p>
    <w:p w14:paraId="09C37095" w14:textId="77777777" w:rsidR="0043357B" w:rsidRDefault="0043357B" w:rsidP="0043357B">
      <w:pPr>
        <w:pStyle w:val="Bullet10"/>
      </w:pPr>
      <w:r>
        <w:t>SCB design must be such that water accumulation on gaskets / access points is not possible in the intended orientation, to avoid water ingress in general and especially when opening access doors;</w:t>
      </w:r>
    </w:p>
    <w:p w14:paraId="29C2B0A3" w14:textId="77777777" w:rsidR="0043357B" w:rsidRDefault="0043357B" w:rsidP="0043357B">
      <w:pPr>
        <w:pStyle w:val="Bullet10"/>
      </w:pPr>
      <w:r>
        <w:t>Condensation inside SCBs must be avoided by placing one way drain valves at the lowest point(s) of the SCB and vapor tight waterproof air vents at appropriate locations in the SCBs;</w:t>
      </w:r>
    </w:p>
    <w:p w14:paraId="2CFF3302" w14:textId="77777777" w:rsidR="0043357B" w:rsidRPr="00B8445C" w:rsidRDefault="0043357B" w:rsidP="0043357B">
      <w:pPr>
        <w:pStyle w:val="Bullet10"/>
      </w:pPr>
      <w:r>
        <w:t>Note: SCBs must be of protection class II. This also implies that conducting parts (screws etc.) may not penetrate the housing;</w:t>
      </w:r>
    </w:p>
    <w:p w14:paraId="5554ACBE" w14:textId="18BC37A9" w:rsidR="0043357B" w:rsidRPr="00FC3625" w:rsidRDefault="0043357B" w:rsidP="0043357B">
      <w:pPr>
        <w:pStyle w:val="Bullet10"/>
      </w:pPr>
      <w:r>
        <w:t xml:space="preserve">SCBs </w:t>
      </w:r>
      <w:r w:rsidRPr="00873FD8">
        <w:t>will have the following characteristics:</w:t>
      </w:r>
    </w:p>
    <w:p w14:paraId="2C73C6C6" w14:textId="77777777" w:rsidR="0043357B" w:rsidRPr="00873FD8" w:rsidRDefault="0043357B" w:rsidP="0043357B">
      <w:pPr>
        <w:pStyle w:val="Bullet2"/>
      </w:pPr>
      <w:r w:rsidRPr="00FC3625">
        <w:t>Be CE certified</w:t>
      </w:r>
      <w:r>
        <w:t>;</w:t>
      </w:r>
    </w:p>
    <w:p w14:paraId="709D53EC" w14:textId="77777777" w:rsidR="0043357B" w:rsidRPr="00AC435F" w:rsidRDefault="0043357B" w:rsidP="0043357B">
      <w:pPr>
        <w:pStyle w:val="Bullet2"/>
      </w:pPr>
      <w:r>
        <w:t>UV resistant;</w:t>
      </w:r>
    </w:p>
    <w:p w14:paraId="5EA97533" w14:textId="77777777" w:rsidR="0043357B" w:rsidRPr="00AC435F" w:rsidRDefault="0043357B" w:rsidP="0043357B">
      <w:pPr>
        <w:pStyle w:val="Bullet2"/>
      </w:pPr>
      <w:r>
        <w:t>Be halogen free;</w:t>
      </w:r>
    </w:p>
    <w:p w14:paraId="26021818" w14:textId="77777777" w:rsidR="0043357B" w:rsidRDefault="0043357B" w:rsidP="0043357B">
      <w:pPr>
        <w:pStyle w:val="Bullet2"/>
      </w:pPr>
      <w:r w:rsidRPr="00C01BB1">
        <w:t xml:space="preserve">Feature protection </w:t>
      </w:r>
      <w:r w:rsidRPr="002C32E8">
        <w:t>isolation and</w:t>
      </w:r>
      <w:r w:rsidRPr="00C01BB1">
        <w:t xml:space="preserve"> be capable of fully isolating internal components</w:t>
      </w:r>
      <w:r>
        <w:t>;</w:t>
      </w:r>
    </w:p>
    <w:p w14:paraId="3EE42337" w14:textId="2AC611F0" w:rsidR="00947637" w:rsidRDefault="00947637" w:rsidP="0043357B">
      <w:pPr>
        <w:pStyle w:val="Bullet2"/>
      </w:pPr>
      <w:r w:rsidRPr="00947637">
        <w:t>Surge protection of at least Type 2 should be provided, including contact for operational detection</w:t>
      </w:r>
      <w:r>
        <w:t>;</w:t>
      </w:r>
    </w:p>
    <w:p w14:paraId="1732341F" w14:textId="6B6457E1" w:rsidR="00C44AA4" w:rsidRPr="00873FD8" w:rsidRDefault="00C44AA4" w:rsidP="0043357B">
      <w:pPr>
        <w:pStyle w:val="Bullet2"/>
      </w:pPr>
      <w:r>
        <w:t>Earthing touch protection;</w:t>
      </w:r>
    </w:p>
    <w:p w14:paraId="39632025" w14:textId="27CD0621" w:rsidR="0043357B" w:rsidRPr="00AC435F" w:rsidRDefault="0043357B" w:rsidP="0043357B">
      <w:pPr>
        <w:pStyle w:val="Bullet2"/>
      </w:pPr>
      <w:r>
        <w:t xml:space="preserve">Capable of operating in a temperature range of -25 </w:t>
      </w:r>
      <w:r w:rsidR="006B4AAA" w:rsidRPr="006B4AAA">
        <w:t>°</w:t>
      </w:r>
      <w:r>
        <w:t xml:space="preserve">C to +55 </w:t>
      </w:r>
      <w:r w:rsidR="006B4AAA" w:rsidRPr="006B4AAA">
        <w:t>°</w:t>
      </w:r>
      <w:r>
        <w:t>C and a relative humidity range of 5% to 95% and the Site Conditions;</w:t>
      </w:r>
    </w:p>
    <w:p w14:paraId="2AD4F399" w14:textId="77777777" w:rsidR="0043357B" w:rsidRDefault="0043357B" w:rsidP="0043357B">
      <w:pPr>
        <w:pStyle w:val="Bullet2"/>
      </w:pPr>
      <w:r>
        <w:t>Be capable of interfacing with a monitoring system based on an in/out DIN rail terminal block, using MODBUS RS485 protocol;</w:t>
      </w:r>
    </w:p>
    <w:p w14:paraId="0EB414E2" w14:textId="77777777" w:rsidR="00C600FC" w:rsidRDefault="0043357B" w:rsidP="0043357B">
      <w:pPr>
        <w:pStyle w:val="Bullet2"/>
      </w:pPr>
      <w:r>
        <w:t xml:space="preserve">IP65 if installed outside; </w:t>
      </w:r>
    </w:p>
    <w:p w14:paraId="55ADD640" w14:textId="77777777" w:rsidR="00C600FC" w:rsidRDefault="00C600FC" w:rsidP="0043357B">
      <w:pPr>
        <w:pStyle w:val="Bullet2"/>
      </w:pPr>
      <w:r w:rsidRPr="00C600FC">
        <w:t>CTs and PTs should be included for detecting string current and voltage</w:t>
      </w:r>
      <w:r>
        <w:t>;</w:t>
      </w:r>
    </w:p>
    <w:p w14:paraId="46920B59" w14:textId="22B8B5C9" w:rsidR="0043357B" w:rsidRPr="00873FD8" w:rsidRDefault="00C600FC" w:rsidP="0043357B">
      <w:pPr>
        <w:pStyle w:val="Bullet2"/>
      </w:pPr>
      <w:r>
        <w:lastRenderedPageBreak/>
        <w:t xml:space="preserve">CB temperature sensor; </w:t>
      </w:r>
      <w:r w:rsidR="00A22067">
        <w:t>and</w:t>
      </w:r>
    </w:p>
    <w:p w14:paraId="6BCA3C35" w14:textId="07B01641" w:rsidR="0043357B" w:rsidRPr="00873FD8" w:rsidRDefault="0043357B" w:rsidP="0043357B">
      <w:pPr>
        <w:pStyle w:val="Bullet2"/>
      </w:pPr>
      <w:r>
        <w:t>Protection to prevent direct contact with the busbar.</w:t>
      </w:r>
    </w:p>
    <w:p w14:paraId="4874A627" w14:textId="6594429E" w:rsidR="0043357B" w:rsidRPr="00FF2B09" w:rsidRDefault="00A22067" w:rsidP="0043357B">
      <w:pPr>
        <w:pStyle w:val="Heading2"/>
      </w:pPr>
      <w:bookmarkStart w:id="272" w:name="_Toc152575804"/>
      <w:bookmarkStart w:id="273" w:name="_Ref153545916"/>
      <w:bookmarkStart w:id="274" w:name="_Toc195602451"/>
      <w:bookmarkStart w:id="275" w:name="_Toc223973665"/>
      <w:r w:rsidRPr="00FF2B09">
        <w:t xml:space="preserve">System Design </w:t>
      </w:r>
      <w:r w:rsidR="00651C14">
        <w:t>a</w:t>
      </w:r>
      <w:r w:rsidRPr="00FF2B09">
        <w:t xml:space="preserve">nd Installation </w:t>
      </w:r>
      <w:r w:rsidRPr="0001496C">
        <w:t>Standards</w:t>
      </w:r>
      <w:bookmarkEnd w:id="272"/>
      <w:bookmarkEnd w:id="273"/>
      <w:bookmarkEnd w:id="274"/>
      <w:bookmarkEnd w:id="275"/>
      <w:r w:rsidRPr="0001496C">
        <w:t xml:space="preserve"> </w:t>
      </w:r>
    </w:p>
    <w:p w14:paraId="3E170B66" w14:textId="0FF01DF2" w:rsidR="0043357B" w:rsidRDefault="00A22067" w:rsidP="0043357B">
      <w:pPr>
        <w:pStyle w:val="Heading3"/>
      </w:pPr>
      <w:bookmarkStart w:id="276" w:name="_Toc132376898"/>
      <w:bookmarkStart w:id="277" w:name="_Toc136438855"/>
      <w:bookmarkStart w:id="278" w:name="_Toc136439100"/>
      <w:bookmarkStart w:id="279" w:name="_Toc152830794"/>
      <w:bookmarkStart w:id="280" w:name="_Toc195602452"/>
      <w:bookmarkStart w:id="281" w:name="_Toc223973666"/>
      <w:r>
        <w:t>Expected Life Span</w:t>
      </w:r>
      <w:bookmarkEnd w:id="276"/>
      <w:bookmarkEnd w:id="277"/>
      <w:bookmarkEnd w:id="278"/>
      <w:bookmarkEnd w:id="279"/>
      <w:bookmarkEnd w:id="280"/>
      <w:bookmarkEnd w:id="281"/>
      <w:r>
        <w:t xml:space="preserve"> </w:t>
      </w:r>
    </w:p>
    <w:p w14:paraId="151D0ABE" w14:textId="592130F6" w:rsidR="0043357B" w:rsidRPr="005A6CF9" w:rsidRDefault="0043357B" w:rsidP="0043357B">
      <w:pPr>
        <w:pStyle w:val="Bullet10"/>
      </w:pPr>
      <w:r w:rsidRPr="005A6CF9">
        <w:t xml:space="preserve">The design of the installation should be based on a life expectancy of at </w:t>
      </w:r>
      <w:r w:rsidRPr="00F4556C">
        <w:t xml:space="preserve">least </w:t>
      </w:r>
      <w:r w:rsidR="00C37957">
        <w:t>40</w:t>
      </w:r>
      <w:r w:rsidR="00C30AD9">
        <w:t xml:space="preserve"> </w:t>
      </w:r>
      <w:r w:rsidRPr="006359B6">
        <w:t>years.</w:t>
      </w:r>
      <w:r w:rsidRPr="005A6CF9">
        <w:t xml:space="preserve"> </w:t>
      </w:r>
      <w:r>
        <w:t>Employer</w:t>
      </w:r>
      <w:r w:rsidRPr="005A6CF9">
        <w:t xml:space="preserve"> understands that inverters may have a shorter life expectancy</w:t>
      </w:r>
      <w:r>
        <w:t>;</w:t>
      </w:r>
    </w:p>
    <w:p w14:paraId="1631E7D4" w14:textId="77777777" w:rsidR="0043357B" w:rsidRPr="005A6CF9" w:rsidRDefault="0043357B" w:rsidP="0043357B">
      <w:pPr>
        <w:pStyle w:val="Bullet10"/>
      </w:pPr>
      <w:r w:rsidRPr="005A6CF9">
        <w:t>All components must be new</w:t>
      </w:r>
      <w:r>
        <w:t>;</w:t>
      </w:r>
    </w:p>
    <w:p w14:paraId="13976A76" w14:textId="77777777" w:rsidR="0043357B" w:rsidRDefault="0043357B" w:rsidP="0043357B">
      <w:pPr>
        <w:pStyle w:val="Bullet10"/>
      </w:pPr>
      <w:r>
        <w:rPr>
          <w:rFonts w:cs="Times New Roman"/>
        </w:rPr>
        <w:t>All components and assemblies</w:t>
      </w:r>
      <w:r w:rsidRPr="005A6CF9">
        <w:rPr>
          <w:rFonts w:cs="Times New Roman"/>
        </w:rPr>
        <w:t xml:space="preserve"> </w:t>
      </w:r>
      <w:r w:rsidRPr="005A6CF9">
        <w:t xml:space="preserve">must be suitable for the applicable climate class according to </w:t>
      </w:r>
      <w:r>
        <w:t xml:space="preserve">BS EN </w:t>
      </w:r>
      <w:r w:rsidRPr="005A6CF9">
        <w:t>ISO 9223</w:t>
      </w:r>
      <w:r>
        <w:t>:2012</w:t>
      </w:r>
      <w:r w:rsidRPr="005A6CF9">
        <w:t xml:space="preserve">, the minimum requirement is C3. </w:t>
      </w:r>
      <w:r>
        <w:t>Typically f</w:t>
      </w:r>
      <w:r w:rsidRPr="005A6CF9">
        <w:t xml:space="preserve">or locations less than 30 km from sea C4 is the minimum requirement. For locations </w:t>
      </w:r>
      <w:r>
        <w:t xml:space="preserve">within 1 km of the coastline </w:t>
      </w:r>
      <w:r w:rsidRPr="005A6CF9">
        <w:t xml:space="preserve">C5 </w:t>
      </w:r>
      <w:r>
        <w:t>is</w:t>
      </w:r>
      <w:r w:rsidRPr="005A6CF9">
        <w:t xml:space="preserve"> required. </w:t>
      </w:r>
      <w:r>
        <w:t>In specific locations (e.g. industrial locations) C5 may also be required;</w:t>
      </w:r>
    </w:p>
    <w:p w14:paraId="32DBFE6B" w14:textId="77777777" w:rsidR="0043357B" w:rsidRDefault="0043357B" w:rsidP="0043357B">
      <w:pPr>
        <w:pStyle w:val="Bullet10"/>
      </w:pPr>
      <w:r>
        <w:t>To prevent electrogalvanic corrosion direct or indirect electrically conducting contact between dissimilar metals must be avoided;</w:t>
      </w:r>
    </w:p>
    <w:p w14:paraId="3CBC28A3" w14:textId="1EB69A18" w:rsidR="0043357B" w:rsidRDefault="0043357B" w:rsidP="0043357B">
      <w:pPr>
        <w:pStyle w:val="Bullet10"/>
      </w:pPr>
      <w:r>
        <w:t>Components and assemblies must be able to withstand the expected environmental conditions (temperatures, UV radiation, …) during the design lifetime;</w:t>
      </w:r>
      <w:r w:rsidR="008077EC">
        <w:t xml:space="preserve"> and</w:t>
      </w:r>
    </w:p>
    <w:p w14:paraId="196FBFEC" w14:textId="77777777" w:rsidR="0043357B" w:rsidRPr="000A25F5" w:rsidRDefault="0043357B" w:rsidP="0043357B">
      <w:pPr>
        <w:pStyle w:val="Bullet10"/>
      </w:pPr>
      <w:r>
        <w:t xml:space="preserve">Electro-galvanised material may not be used outside. </w:t>
      </w:r>
    </w:p>
    <w:p w14:paraId="6F2277E1" w14:textId="28ECA464" w:rsidR="0043357B" w:rsidRPr="00AC435F" w:rsidRDefault="008077EC" w:rsidP="0043357B">
      <w:pPr>
        <w:pStyle w:val="Heading3"/>
      </w:pPr>
      <w:bookmarkStart w:id="282" w:name="_Toc152575805"/>
      <w:bookmarkStart w:id="283" w:name="_Toc195602453"/>
      <w:bookmarkStart w:id="284" w:name="_Toc223973667"/>
      <w:r w:rsidRPr="00AC435F">
        <w:t>General</w:t>
      </w:r>
      <w:bookmarkEnd w:id="282"/>
      <w:bookmarkEnd w:id="283"/>
      <w:bookmarkEnd w:id="284"/>
    </w:p>
    <w:p w14:paraId="185DE6F4" w14:textId="77777777" w:rsidR="0043357B" w:rsidRPr="00DD748D" w:rsidRDefault="0043357B" w:rsidP="0043357B">
      <w:pPr>
        <w:pStyle w:val="Bullet10"/>
      </w:pPr>
      <w:r w:rsidRPr="00DD748D">
        <w:t>NESC (ANSI C2), National Electrical Safety Code for Electric Supply Stations and Equipment</w:t>
      </w:r>
      <w:r w:rsidRPr="00DD748D">
        <w:rPr>
          <w:rStyle w:val="eop"/>
          <w:rFonts w:ascii="Arial" w:hAnsi="Arial"/>
          <w:color w:val="53565A"/>
          <w:shd w:val="clear" w:color="auto" w:fill="FFFFFF"/>
        </w:rPr>
        <w:t>;</w:t>
      </w:r>
    </w:p>
    <w:p w14:paraId="6571EDFD" w14:textId="547D3115" w:rsidR="0043357B" w:rsidRPr="00DD748D" w:rsidRDefault="009F43F7" w:rsidP="0043357B">
      <w:pPr>
        <w:pStyle w:val="Bullet10"/>
      </w:pPr>
      <w:r w:rsidRPr="00DD748D">
        <w:t>BS EN 60950-1:2006+A1:2010</w:t>
      </w:r>
      <w:r w:rsidR="0043357B" w:rsidRPr="00DD748D">
        <w:t>, Information technology equipment- Safety –Part 1: General requirements;</w:t>
      </w:r>
    </w:p>
    <w:p w14:paraId="5EC3EA76" w14:textId="2852D3D3" w:rsidR="0043357B" w:rsidRPr="00DD748D" w:rsidRDefault="00B519F0" w:rsidP="0043357B">
      <w:pPr>
        <w:pStyle w:val="Bullet10"/>
      </w:pPr>
      <w:r w:rsidRPr="00DD748D">
        <w:t>BS 7671</w:t>
      </w:r>
      <w:r w:rsidR="0043357B" w:rsidRPr="00DD748D">
        <w:t>, Low-Voltage electrical installations (for topics not included in the National Electrical Standards and National Electrical Safety Code);</w:t>
      </w:r>
    </w:p>
    <w:p w14:paraId="1D068BC2" w14:textId="1F0E51C9" w:rsidR="0043357B" w:rsidRPr="00DD748D" w:rsidRDefault="00B519F0" w:rsidP="0043357B">
      <w:pPr>
        <w:pStyle w:val="Bullet10"/>
      </w:pPr>
      <w:r w:rsidRPr="00DD748D">
        <w:t>BS EN 62262:2002+A1:2021</w:t>
      </w:r>
      <w:r w:rsidR="0043357B" w:rsidRPr="00DD748D">
        <w:t>, Degrees of protection provided by enclosures for electrical equipment against external mechanical impacts (IK Code);</w:t>
      </w:r>
    </w:p>
    <w:p w14:paraId="1F2C519E" w14:textId="532DBBA2" w:rsidR="0043357B" w:rsidRPr="00DD748D" w:rsidRDefault="00B519F0" w:rsidP="0043357B">
      <w:pPr>
        <w:pStyle w:val="Bullet10"/>
      </w:pPr>
      <w:r w:rsidRPr="00DD748D">
        <w:t>BS EN 61936-1:2010+A1:2014</w:t>
      </w:r>
      <w:r w:rsidR="00DD748D" w:rsidRPr="00DD748D">
        <w:t xml:space="preserve">, </w:t>
      </w:r>
      <w:r w:rsidR="0043357B" w:rsidRPr="00DD748D">
        <w:t>Power installations exceeding 1 kV AC;</w:t>
      </w:r>
    </w:p>
    <w:p w14:paraId="0243E076" w14:textId="221A0091" w:rsidR="0043357B" w:rsidRPr="00DD748D" w:rsidRDefault="00B519F0" w:rsidP="0043357B">
      <w:pPr>
        <w:pStyle w:val="Bullet10"/>
      </w:pPr>
      <w:r w:rsidRPr="00DD748D">
        <w:t>BS EN 60529:1992+A2:2013</w:t>
      </w:r>
      <w:r w:rsidR="0043357B" w:rsidRPr="00DD748D">
        <w:t>, Degrees of protection provided by enclosures (IP Code);</w:t>
      </w:r>
    </w:p>
    <w:p w14:paraId="0106BBFA" w14:textId="5FA073D2" w:rsidR="0043357B" w:rsidRPr="00DD748D" w:rsidRDefault="00B519F0" w:rsidP="0043357B">
      <w:pPr>
        <w:pStyle w:val="Bullet10"/>
      </w:pPr>
      <w:r w:rsidRPr="00DD748D">
        <w:t>BS EN IEC 60071-2:2018</w:t>
      </w:r>
      <w:r w:rsidR="0043357B" w:rsidRPr="00DD748D">
        <w:t>, Insulation co-ordination - ALL PARTS;</w:t>
      </w:r>
    </w:p>
    <w:p w14:paraId="7A6626A2" w14:textId="2A897D54" w:rsidR="0043357B" w:rsidRPr="00AC435F" w:rsidRDefault="00DD748D" w:rsidP="0043357B">
      <w:pPr>
        <w:pStyle w:val="Bullet10"/>
      </w:pPr>
      <w:r w:rsidRPr="00DD748D">
        <w:t>BS EN IEC 61850</w:t>
      </w:r>
      <w:r w:rsidR="0043357B" w:rsidRPr="00DD748D">
        <w:t>, Communication</w:t>
      </w:r>
      <w:r w:rsidR="0043357B">
        <w:t xml:space="preserve"> networks and systems for power utility automation –ALL PARTS</w:t>
      </w:r>
      <w:r w:rsidR="008077EC">
        <w:t>; and</w:t>
      </w:r>
    </w:p>
    <w:p w14:paraId="3BE50A42" w14:textId="30ED15BB" w:rsidR="0043357B" w:rsidRPr="00AC435F" w:rsidRDefault="0043357B" w:rsidP="0043357B">
      <w:pPr>
        <w:pStyle w:val="Bullet10"/>
      </w:pPr>
      <w:r w:rsidRPr="001375DD">
        <w:t>National Fire Prevention regulations</w:t>
      </w:r>
      <w:r w:rsidR="008077EC">
        <w:t>.</w:t>
      </w:r>
    </w:p>
    <w:p w14:paraId="5CC764E9" w14:textId="2FA3E0C2" w:rsidR="0043357B" w:rsidRPr="004B6918" w:rsidRDefault="008077EC" w:rsidP="0043357B">
      <w:pPr>
        <w:pStyle w:val="Heading3"/>
      </w:pPr>
      <w:bookmarkStart w:id="285" w:name="_Toc195602454"/>
      <w:bookmarkStart w:id="286" w:name="_Toc223973668"/>
      <w:r>
        <w:t>Electrical Compliance</w:t>
      </w:r>
      <w:bookmarkEnd w:id="285"/>
      <w:bookmarkEnd w:id="286"/>
    </w:p>
    <w:p w14:paraId="68771DCD" w14:textId="77777777" w:rsidR="0043357B" w:rsidRPr="00510DE0" w:rsidRDefault="0043357B" w:rsidP="0043357B">
      <w:r w:rsidRPr="00510DE0">
        <w:t xml:space="preserve">Electrical compliance with BS 7671:2018 is a core requirement. This is applicable to all PV systems designed, built and implemented in the UK. </w:t>
      </w:r>
    </w:p>
    <w:p w14:paraId="3CBF3589" w14:textId="2C0F3EC3" w:rsidR="0043357B" w:rsidRPr="00AC435F" w:rsidRDefault="0043357B" w:rsidP="0043357B">
      <w:pPr>
        <w:pStyle w:val="Heading3"/>
      </w:pPr>
      <w:bookmarkStart w:id="287" w:name="_Toc152575806"/>
      <w:bookmarkStart w:id="288" w:name="_Toc195602455"/>
      <w:bookmarkStart w:id="289" w:name="_Toc223973669"/>
      <w:r w:rsidRPr="00AC435F">
        <w:t xml:space="preserve">PV </w:t>
      </w:r>
      <w:r w:rsidR="007B00F5" w:rsidRPr="00AC435F">
        <w:t>Specific Standards</w:t>
      </w:r>
      <w:bookmarkEnd w:id="287"/>
      <w:bookmarkEnd w:id="288"/>
      <w:bookmarkEnd w:id="289"/>
    </w:p>
    <w:p w14:paraId="0E75B079" w14:textId="6B5C5531" w:rsidR="0043357B" w:rsidRDefault="00917879" w:rsidP="0043357B">
      <w:pPr>
        <w:pStyle w:val="Bullet10"/>
      </w:pPr>
      <w:r w:rsidRPr="00E33FE3">
        <w:t>BS EN 60068-2-68:1996</w:t>
      </w:r>
      <w:r w:rsidR="0043357B">
        <w:t>: Environmental testing — Part 2-68: Tests - Test L: Dust and sand;</w:t>
      </w:r>
    </w:p>
    <w:p w14:paraId="53FFD46B" w14:textId="503D1F74" w:rsidR="0043357B" w:rsidRDefault="00CB1E10" w:rsidP="0043357B">
      <w:pPr>
        <w:pStyle w:val="Bullet10"/>
      </w:pPr>
      <w:r>
        <w:t xml:space="preserve">BS EN </w:t>
      </w:r>
      <w:r w:rsidR="0043357B">
        <w:t>IEC 60269-6:201</w:t>
      </w:r>
      <w:r w:rsidR="00D365EE">
        <w:t>1 + A1:2023</w:t>
      </w:r>
      <w:r w:rsidR="0043357B">
        <w:t>, Low-voltage fuses – Part 6: Supplementary requirements for fuse-links for the protection of solar photovoltaic energy systems;</w:t>
      </w:r>
    </w:p>
    <w:p w14:paraId="1884EB22" w14:textId="042698EA" w:rsidR="0043357B" w:rsidRDefault="00CB1E10" w:rsidP="0043357B">
      <w:pPr>
        <w:pStyle w:val="Bullet10"/>
      </w:pPr>
      <w:r>
        <w:t xml:space="preserve">BS EN </w:t>
      </w:r>
      <w:r w:rsidR="0043357B">
        <w:t>IEC 60721-2-4:2018 Classification of environmental conditions - Part 2-4: Environmental conditions appearing in nature - Solar radiation and temperature;</w:t>
      </w:r>
    </w:p>
    <w:p w14:paraId="3E3D3E29" w14:textId="671B8CA3" w:rsidR="0043357B" w:rsidRDefault="004F7647" w:rsidP="0043357B">
      <w:pPr>
        <w:pStyle w:val="Bullet10"/>
      </w:pPr>
      <w:r>
        <w:lastRenderedPageBreak/>
        <w:t xml:space="preserve">BS EN </w:t>
      </w:r>
      <w:r w:rsidR="0043357B">
        <w:t>IEC 60891</w:t>
      </w:r>
      <w:r>
        <w:t>:2021</w:t>
      </w:r>
      <w:r w:rsidR="0043357B">
        <w:t>: Procedure for temperature and irradiance corrections to measured I-V characteristics of crystalline silicon photovoltaic devices;</w:t>
      </w:r>
    </w:p>
    <w:p w14:paraId="4E867752" w14:textId="2A1E5DC5" w:rsidR="0043357B" w:rsidRDefault="004F7647" w:rsidP="0043357B">
      <w:pPr>
        <w:pStyle w:val="Bullet10"/>
      </w:pPr>
      <w:r>
        <w:t xml:space="preserve">BS EN </w:t>
      </w:r>
      <w:r w:rsidR="0043357B">
        <w:t>IEC 61215:2016, Terrestrial photovoltaic (PV) modules – Design qualification and type approval;</w:t>
      </w:r>
    </w:p>
    <w:p w14:paraId="179C691F" w14:textId="7C637B88" w:rsidR="0043357B" w:rsidRDefault="004F7647" w:rsidP="0043357B">
      <w:pPr>
        <w:pStyle w:val="Bullet10"/>
      </w:pPr>
      <w:r>
        <w:t xml:space="preserve">BS EN </w:t>
      </w:r>
      <w:r w:rsidR="0043357B">
        <w:t>IEC 61345</w:t>
      </w:r>
      <w:r w:rsidR="00E8443C">
        <w:t>:1998</w:t>
      </w:r>
      <w:r w:rsidR="0043357B">
        <w:t>, UV test for photovoltaic (PV) modules;</w:t>
      </w:r>
    </w:p>
    <w:p w14:paraId="6679860D" w14:textId="31F5BEAF" w:rsidR="0043357B" w:rsidRDefault="00E8443C" w:rsidP="0043357B">
      <w:pPr>
        <w:pStyle w:val="Bullet10"/>
      </w:pPr>
      <w:r>
        <w:t xml:space="preserve">BS EN </w:t>
      </w:r>
      <w:r w:rsidR="0043357B">
        <w:t>IEC 61701:20</w:t>
      </w:r>
      <w:r>
        <w:t>20</w:t>
      </w:r>
      <w:r w:rsidR="0043357B">
        <w:t>, Salt Mist Corrosion Testing of Photovoltaic (PV) modules;</w:t>
      </w:r>
    </w:p>
    <w:p w14:paraId="5F189EFA" w14:textId="41104B1A" w:rsidR="0043357B" w:rsidRDefault="00FB1DB5" w:rsidP="0043357B">
      <w:pPr>
        <w:pStyle w:val="Bullet10"/>
      </w:pPr>
      <w:r>
        <w:t xml:space="preserve">BS EN </w:t>
      </w:r>
      <w:r w:rsidR="0043357B">
        <w:t>IEC 61724</w:t>
      </w:r>
      <w:r w:rsidR="009C2DD0">
        <w:t xml:space="preserve">-1:2017, </w:t>
      </w:r>
      <w:r w:rsidR="0043357B">
        <w:t>Photovoltaic System Performance Monitoring;</w:t>
      </w:r>
    </w:p>
    <w:p w14:paraId="4E97B922" w14:textId="5129BFBF" w:rsidR="0043357B" w:rsidRDefault="00061EBC" w:rsidP="0043357B">
      <w:pPr>
        <w:pStyle w:val="Bullet10"/>
      </w:pPr>
      <w:r w:rsidRPr="00061EBC">
        <w:t>BS EN IEC 61730-1:2016</w:t>
      </w:r>
      <w:r w:rsidR="0043357B">
        <w:t>, Photovoltaic (PV) module safety qualification - Part 1: Requirements for construction;</w:t>
      </w:r>
    </w:p>
    <w:p w14:paraId="2DA61ECD" w14:textId="560895E6" w:rsidR="0043357B" w:rsidRDefault="00D357D0" w:rsidP="0043357B">
      <w:pPr>
        <w:pStyle w:val="Bullet10"/>
      </w:pPr>
      <w:r w:rsidRPr="00061EBC">
        <w:t xml:space="preserve">BS EN </w:t>
      </w:r>
      <w:r w:rsidR="0043357B">
        <w:t>IEC 61730-2:2016, Photovoltaic (PV) module safety qualification - Part 2: Requirements for testing;</w:t>
      </w:r>
    </w:p>
    <w:p w14:paraId="58F862F5" w14:textId="460D3D47" w:rsidR="0043357B" w:rsidRDefault="00D357D0" w:rsidP="0043357B">
      <w:pPr>
        <w:pStyle w:val="Bullet10"/>
      </w:pPr>
      <w:r w:rsidRPr="00061EBC">
        <w:t>BS EN</w:t>
      </w:r>
      <w:r>
        <w:t xml:space="preserve"> </w:t>
      </w:r>
      <w:r w:rsidR="0043357B">
        <w:t>IEC 62093</w:t>
      </w:r>
      <w:r>
        <w:t>:2022,</w:t>
      </w:r>
      <w:r w:rsidR="0043357B">
        <w:t xml:space="preserve"> Balance-of-system components for photovoltaic systems - Design qualification natural environments;</w:t>
      </w:r>
    </w:p>
    <w:p w14:paraId="4BF92B98" w14:textId="1DE4A64A" w:rsidR="0043357B" w:rsidRDefault="00646FE3" w:rsidP="0043357B">
      <w:pPr>
        <w:pStyle w:val="Bullet10"/>
      </w:pPr>
      <w:r w:rsidRPr="00061EBC">
        <w:t>BS EN</w:t>
      </w:r>
      <w:r w:rsidR="0035086A">
        <w:t xml:space="preserve"> </w:t>
      </w:r>
      <w:r w:rsidR="0043357B">
        <w:t>62446</w:t>
      </w:r>
      <w:r w:rsidR="000711E4">
        <w:t>,</w:t>
      </w:r>
      <w:r w:rsidR="0043357B">
        <w:t xml:space="preserve"> Grid connected photovoltaic systems - Minimum requirements for system documentation, commissioning tests and inspection;</w:t>
      </w:r>
    </w:p>
    <w:p w14:paraId="310A30D9" w14:textId="01F97EB2" w:rsidR="0043357B" w:rsidRDefault="00F03880" w:rsidP="0043357B">
      <w:pPr>
        <w:pStyle w:val="Bullet10"/>
      </w:pPr>
      <w:r w:rsidRPr="00061EBC">
        <w:t xml:space="preserve">BS EN </w:t>
      </w:r>
      <w:r w:rsidR="0043357B">
        <w:t>62548</w:t>
      </w:r>
      <w:r w:rsidR="000711E4">
        <w:t>,</w:t>
      </w:r>
      <w:r w:rsidR="0043357B">
        <w:t xml:space="preserve"> Photovoltaic (PV) arrays – Design requirements;</w:t>
      </w:r>
    </w:p>
    <w:p w14:paraId="6F00CB5F" w14:textId="4E89A18E" w:rsidR="0043357B" w:rsidRDefault="00F03880" w:rsidP="0043357B">
      <w:pPr>
        <w:pStyle w:val="Bullet10"/>
      </w:pPr>
      <w:r w:rsidRPr="00061EBC">
        <w:t xml:space="preserve">BS EN </w:t>
      </w:r>
      <w:r w:rsidR="0043357B">
        <w:t>62716, Ammonia Corrosion Testing;</w:t>
      </w:r>
    </w:p>
    <w:p w14:paraId="0C86F3DA" w14:textId="2E66C796" w:rsidR="0043357B" w:rsidRDefault="000711E4" w:rsidP="0043357B">
      <w:pPr>
        <w:pStyle w:val="Bullet10"/>
      </w:pPr>
      <w:r w:rsidRPr="00061EBC">
        <w:t>BS EN</w:t>
      </w:r>
      <w:r w:rsidR="00F4043E">
        <w:t xml:space="preserve"> </w:t>
      </w:r>
      <w:r w:rsidR="0043357B">
        <w:t>62738</w:t>
      </w:r>
      <w:r>
        <w:t>,</w:t>
      </w:r>
      <w:r w:rsidR="0043357B">
        <w:t xml:space="preserve"> Ground-mounted photovoltaic power plants - Design guidelines and recommendations;</w:t>
      </w:r>
    </w:p>
    <w:p w14:paraId="30459AE2" w14:textId="04EA8FAF" w:rsidR="0043357B" w:rsidRDefault="000711E4" w:rsidP="0043357B">
      <w:pPr>
        <w:pStyle w:val="Bullet10"/>
      </w:pPr>
      <w:r w:rsidRPr="00061EBC">
        <w:t>BS EN</w:t>
      </w:r>
      <w:r>
        <w:t xml:space="preserve"> </w:t>
      </w:r>
      <w:r w:rsidR="0043357B">
        <w:t>62759-1, Photovoltaic (PV) modules - Transportation testing - Part 1: Transportation and shipping of module package units;</w:t>
      </w:r>
    </w:p>
    <w:p w14:paraId="79539BC7" w14:textId="793A8E8C" w:rsidR="0043357B" w:rsidRDefault="0035086A" w:rsidP="0043357B">
      <w:pPr>
        <w:pStyle w:val="Bullet10"/>
      </w:pPr>
      <w:r w:rsidRPr="00061EBC">
        <w:t xml:space="preserve">BS EN </w:t>
      </w:r>
      <w:r w:rsidR="0043357B">
        <w:t>6279</w:t>
      </w:r>
      <w:r w:rsidR="00F4043E">
        <w:t>0</w:t>
      </w:r>
      <w:r w:rsidR="0043357B">
        <w:t>, Junction boxes for photovoltaic modules - Safety requirements and tests;</w:t>
      </w:r>
    </w:p>
    <w:p w14:paraId="178C0CAB" w14:textId="53F73D7F" w:rsidR="0043357B" w:rsidRDefault="00887152" w:rsidP="0043357B">
      <w:pPr>
        <w:pStyle w:val="Bullet10"/>
      </w:pPr>
      <w:r>
        <w:t xml:space="preserve">BS EN </w:t>
      </w:r>
      <w:r w:rsidR="0043357B">
        <w:t>IEC TS 61836</w:t>
      </w:r>
      <w:r w:rsidR="00485150">
        <w:t xml:space="preserve">, </w:t>
      </w:r>
      <w:r w:rsidR="0043357B">
        <w:t>Solar photovoltaic energy systems - Terms, definitions and symbols;</w:t>
      </w:r>
    </w:p>
    <w:p w14:paraId="72CEBAD5" w14:textId="12EBACF3" w:rsidR="0043357B" w:rsidRDefault="00887152" w:rsidP="0043357B">
      <w:pPr>
        <w:pStyle w:val="Bullet10"/>
      </w:pPr>
      <w:r>
        <w:t xml:space="preserve">BS EN </w:t>
      </w:r>
      <w:r w:rsidR="0043357B">
        <w:t>IEC TS 62804</w:t>
      </w:r>
      <w:r w:rsidR="00405E25">
        <w:t>-1</w:t>
      </w:r>
      <w:r w:rsidR="0043357B">
        <w:t>: Test methods for the detection of potential-induced degradation – Part 1: Crystalline Silicon;</w:t>
      </w:r>
    </w:p>
    <w:p w14:paraId="7FE27EDA" w14:textId="569FD579" w:rsidR="0043357B" w:rsidRDefault="00771190" w:rsidP="0043357B">
      <w:pPr>
        <w:pStyle w:val="Bullet10"/>
      </w:pPr>
      <w:r>
        <w:t xml:space="preserve">BS EN </w:t>
      </w:r>
      <w:r w:rsidR="0043357B">
        <w:t>IEC TS 63049, Terrestrial photovoltaic (PV) systems – Guidelines for effective quality assurance in PV systems installation, operation and maintenance;</w:t>
      </w:r>
    </w:p>
    <w:p w14:paraId="2F296C9B" w14:textId="35EA4AF0" w:rsidR="0043357B" w:rsidRDefault="00771190" w:rsidP="0043357B">
      <w:pPr>
        <w:pStyle w:val="Bullet10"/>
      </w:pPr>
      <w:r>
        <w:t xml:space="preserve">BS </w:t>
      </w:r>
      <w:r w:rsidR="0043357B">
        <w:t>EN 50380:2017, Marking and documentation requirements for Photovoltaic Modules;</w:t>
      </w:r>
    </w:p>
    <w:p w14:paraId="63383014" w14:textId="74878F52" w:rsidR="0043357B" w:rsidRDefault="00771190" w:rsidP="0043357B">
      <w:pPr>
        <w:pStyle w:val="Bullet10"/>
      </w:pPr>
      <w:r>
        <w:t xml:space="preserve">BS </w:t>
      </w:r>
      <w:r w:rsidR="0043357B">
        <w:t>EN 50521:2008, Connectors for photovoltaic systems – Safety requirements and tests;</w:t>
      </w:r>
    </w:p>
    <w:p w14:paraId="7D994AD3" w14:textId="33F3B3C8" w:rsidR="0043357B" w:rsidRDefault="00771190" w:rsidP="0043357B">
      <w:pPr>
        <w:pStyle w:val="Bullet10"/>
      </w:pPr>
      <w:r>
        <w:t xml:space="preserve">BS EN </w:t>
      </w:r>
      <w:r w:rsidR="0043357B">
        <w:t>IEC</w:t>
      </w:r>
      <w:r>
        <w:t xml:space="preserve"> </w:t>
      </w:r>
      <w:r w:rsidR="0043357B">
        <w:t>TS 62751</w:t>
      </w:r>
      <w:r>
        <w:t xml:space="preserve">, </w:t>
      </w:r>
      <w:r w:rsidR="0043357B">
        <w:t>Photovoltaic (PV) arrays - Performance evaluation of partial shading;</w:t>
      </w:r>
    </w:p>
    <w:p w14:paraId="7CD87F81" w14:textId="23F4B743" w:rsidR="0043357B" w:rsidRDefault="00771190" w:rsidP="0043357B">
      <w:pPr>
        <w:pStyle w:val="Bullet10"/>
      </w:pPr>
      <w:r>
        <w:t xml:space="preserve">BS EN IEC TS </w:t>
      </w:r>
      <w:r w:rsidR="0043357B">
        <w:t>62941</w:t>
      </w:r>
      <w:r>
        <w:t xml:space="preserve">, </w:t>
      </w:r>
      <w:r w:rsidR="0043357B">
        <w:t>Photovoltaic (PV) systems - Requirements for testing procedures for the detection of infrequent defects;</w:t>
      </w:r>
    </w:p>
    <w:p w14:paraId="18A065A3" w14:textId="61397418" w:rsidR="0043357B" w:rsidRDefault="00771190" w:rsidP="0043357B">
      <w:pPr>
        <w:pStyle w:val="Bullet10"/>
      </w:pPr>
      <w:r>
        <w:t xml:space="preserve">BS EN IEC TS </w:t>
      </w:r>
      <w:r w:rsidR="0043357B">
        <w:t>62947</w:t>
      </w:r>
      <w:r>
        <w:t>,</w:t>
      </w:r>
      <w:r w:rsidR="0043357B">
        <w:t xml:space="preserve"> Terrestrial photovoltaic (PV) systems - Guidelines for the reduction of potential-induced degradation;</w:t>
      </w:r>
    </w:p>
    <w:p w14:paraId="5C67D5BC" w14:textId="1724481D" w:rsidR="0043357B" w:rsidRDefault="00771190" w:rsidP="0043357B">
      <w:pPr>
        <w:pStyle w:val="Bullet10"/>
      </w:pPr>
      <w:r>
        <w:t xml:space="preserve">BS EN IEC TS </w:t>
      </w:r>
      <w:r w:rsidR="0043357B">
        <w:t>63035</w:t>
      </w:r>
      <w:r>
        <w:t xml:space="preserve">, </w:t>
      </w:r>
      <w:r w:rsidR="0043357B">
        <w:t>Photovoltaic (PV) modules - Test methods for the detection of hot spots;</w:t>
      </w:r>
    </w:p>
    <w:p w14:paraId="167F7DFE" w14:textId="208D0D7C" w:rsidR="0043357B" w:rsidRDefault="00771190" w:rsidP="0043357B">
      <w:pPr>
        <w:pStyle w:val="Bullet10"/>
      </w:pPr>
      <w:r>
        <w:t xml:space="preserve">BS EN IEC TS </w:t>
      </w:r>
      <w:r w:rsidR="0043357B">
        <w:t>63043</w:t>
      </w:r>
      <w:r>
        <w:t>,</w:t>
      </w:r>
      <w:r w:rsidR="00762D4D">
        <w:t xml:space="preserve"> </w:t>
      </w:r>
      <w:r w:rsidR="0043357B">
        <w:t>Photovoltaic (PV) modules - Test methods for mechanical load resistance of framing system of photovoltaic modules;</w:t>
      </w:r>
      <w:r w:rsidR="007B00F5">
        <w:t xml:space="preserve"> and</w:t>
      </w:r>
    </w:p>
    <w:p w14:paraId="341133F1" w14:textId="3D165B8A" w:rsidR="0043357B" w:rsidRDefault="00771190" w:rsidP="0043357B">
      <w:pPr>
        <w:pStyle w:val="Bullet10"/>
      </w:pPr>
      <w:r>
        <w:t>BS EN IEC TS</w:t>
      </w:r>
      <w:r w:rsidR="0043357B">
        <w:t xml:space="preserve"> 63105</w:t>
      </w:r>
      <w:r>
        <w:t xml:space="preserve">, </w:t>
      </w:r>
      <w:r w:rsidR="0043357B">
        <w:t>Photovoltaic (PV) modules - Test methods for determining the resistance to circumferential mechanical forces of photovoltaic (PV) modules.</w:t>
      </w:r>
    </w:p>
    <w:p w14:paraId="13028702" w14:textId="3F5B1D55" w:rsidR="0043357B" w:rsidRDefault="007B00F5" w:rsidP="0043357B">
      <w:pPr>
        <w:pStyle w:val="Heading3"/>
      </w:pPr>
      <w:bookmarkStart w:id="290" w:name="_Toc195602456"/>
      <w:bookmarkStart w:id="291" w:name="_Toc223973670"/>
      <w:r>
        <w:t>Inverter</w:t>
      </w:r>
      <w:r w:rsidRPr="00AC435F">
        <w:t xml:space="preserve"> Standards</w:t>
      </w:r>
      <w:bookmarkEnd w:id="290"/>
      <w:bookmarkEnd w:id="291"/>
    </w:p>
    <w:p w14:paraId="63022520" w14:textId="77777777" w:rsidR="0043357B" w:rsidRPr="00AC435F" w:rsidRDefault="0043357B" w:rsidP="0043357B">
      <w:pPr>
        <w:pStyle w:val="Bullet10"/>
      </w:pPr>
      <w:r>
        <w:t>BS EN IEC 62109-1: 2010 Safety of power converters for use in photovoltaic power systems – Part 1: General requirements;</w:t>
      </w:r>
    </w:p>
    <w:p w14:paraId="64572ED0" w14:textId="77777777" w:rsidR="0043357B" w:rsidRPr="00AC435F" w:rsidRDefault="0043357B" w:rsidP="0043357B">
      <w:pPr>
        <w:pStyle w:val="Bullet10"/>
      </w:pPr>
      <w:r>
        <w:t>BS EN IEC 62109-2: 2011 Safety of power converters used in photovoltaic power systems – Part 2: Particular requirements for inverters;</w:t>
      </w:r>
    </w:p>
    <w:p w14:paraId="7FABDADE" w14:textId="77777777" w:rsidR="0043357B" w:rsidRPr="00AC435F" w:rsidRDefault="0043357B" w:rsidP="0043357B">
      <w:pPr>
        <w:pStyle w:val="Bullet10"/>
      </w:pPr>
      <w:r>
        <w:t>BS EN 50530: 2010 + A1: 2013 Overall efficiency of photovoltaic inverters;</w:t>
      </w:r>
    </w:p>
    <w:p w14:paraId="7EF879C5" w14:textId="77777777" w:rsidR="0043357B" w:rsidRPr="00AC435F" w:rsidRDefault="0043357B" w:rsidP="0043357B">
      <w:pPr>
        <w:pStyle w:val="Bullet10"/>
      </w:pPr>
      <w:r>
        <w:t>BS EN IEC 62116: 2014 Grid-connected photovoltaic inverters – Test procedure for measures against islanding;</w:t>
      </w:r>
    </w:p>
    <w:p w14:paraId="1D6475FA" w14:textId="77777777" w:rsidR="0043357B" w:rsidRPr="00AC435F" w:rsidRDefault="0043357B" w:rsidP="0043357B">
      <w:pPr>
        <w:pStyle w:val="Bullet10"/>
      </w:pPr>
      <w:r>
        <w:lastRenderedPageBreak/>
        <w:t>BS EN 61000-6-1: 2019 Requirements for electromagnetic compatibility;</w:t>
      </w:r>
    </w:p>
    <w:p w14:paraId="320EB197" w14:textId="77777777" w:rsidR="0043357B" w:rsidRPr="00AC435F" w:rsidRDefault="0043357B" w:rsidP="0043357B">
      <w:pPr>
        <w:pStyle w:val="Bullet10"/>
      </w:pPr>
      <w:r>
        <w:t>BS EN 61000-6-2: 2019 Requirements for electromagnetic compatibility;</w:t>
      </w:r>
    </w:p>
    <w:p w14:paraId="78BFC96A" w14:textId="77777777" w:rsidR="0043357B" w:rsidRPr="00AC435F" w:rsidRDefault="0043357B" w:rsidP="0043357B">
      <w:pPr>
        <w:pStyle w:val="Bullet10"/>
      </w:pPr>
      <w:r>
        <w:t>BS EN 61000-6-3: 2021 + A1: 2010 Requirements for electromagnetic compatibility;</w:t>
      </w:r>
    </w:p>
    <w:p w14:paraId="709EE65C" w14:textId="37AFAAAF" w:rsidR="0043357B" w:rsidRDefault="0043357B" w:rsidP="0043357B">
      <w:pPr>
        <w:pStyle w:val="Bullet10"/>
      </w:pPr>
      <w:r>
        <w:t xml:space="preserve">BS EN 61000-6-4: 2019 + A1: 2010 Requirements for electromagnetic compatibility; </w:t>
      </w:r>
      <w:r w:rsidR="007B00F5">
        <w:t>and</w:t>
      </w:r>
    </w:p>
    <w:p w14:paraId="1AF84532" w14:textId="77777777" w:rsidR="0043357B" w:rsidRPr="00E370F0" w:rsidRDefault="0043357B" w:rsidP="0043357B">
      <w:pPr>
        <w:pStyle w:val="Bullet10"/>
      </w:pPr>
      <w:r>
        <w:t>BS EN 61000-3-11: 2019 Requirements for electromagnetic compatibility.</w:t>
      </w:r>
    </w:p>
    <w:p w14:paraId="418346B0" w14:textId="415BB311" w:rsidR="0043357B" w:rsidRPr="00AC435F" w:rsidRDefault="007B00F5" w:rsidP="0043357B">
      <w:pPr>
        <w:pStyle w:val="Heading3"/>
      </w:pPr>
      <w:bookmarkStart w:id="292" w:name="_Toc152575807"/>
      <w:bookmarkStart w:id="293" w:name="_Toc195602457"/>
      <w:bookmarkStart w:id="294" w:name="_Toc223973671"/>
      <w:r w:rsidRPr="00AC435F">
        <w:t>Earthing Standards</w:t>
      </w:r>
      <w:bookmarkEnd w:id="292"/>
      <w:bookmarkEnd w:id="293"/>
      <w:bookmarkEnd w:id="294"/>
    </w:p>
    <w:p w14:paraId="643B9844" w14:textId="77777777" w:rsidR="0043357B" w:rsidRPr="00AC435F" w:rsidRDefault="0043357B" w:rsidP="0043357B">
      <w:pPr>
        <w:pStyle w:val="Bullet10"/>
      </w:pPr>
      <w:r>
        <w:t>IEEE Std. 80-2000, IEEE Guide for Safety in AC Substation Grounding;</w:t>
      </w:r>
    </w:p>
    <w:p w14:paraId="5D4D49BC" w14:textId="77777777" w:rsidR="0043357B" w:rsidRPr="00AC435F" w:rsidRDefault="0043357B" w:rsidP="0043357B">
      <w:pPr>
        <w:pStyle w:val="Bullet10"/>
      </w:pPr>
      <w:r>
        <w:t>IEEE 142-2007 IEEE Recommended Practice for Grounding of Industrial and Commercial Power System;</w:t>
      </w:r>
    </w:p>
    <w:p w14:paraId="791293C0" w14:textId="77777777" w:rsidR="0043357B" w:rsidRPr="00AC435F" w:rsidRDefault="0043357B" w:rsidP="0043357B">
      <w:pPr>
        <w:pStyle w:val="Bullet10"/>
      </w:pPr>
      <w:r>
        <w:t>IEC 61936-1:2010+AMD1:2014, Power installations exceeding 1 kV a.c. – Part 1: Common rules;</w:t>
      </w:r>
    </w:p>
    <w:p w14:paraId="58BB2083" w14:textId="77777777" w:rsidR="0043357B" w:rsidRPr="00AC435F" w:rsidRDefault="0043357B" w:rsidP="0043357B">
      <w:pPr>
        <w:pStyle w:val="Bullet10"/>
      </w:pPr>
      <w:r>
        <w:t>IEC 60364-7-712, Solar photovoltaic (PV) power supply systems;</w:t>
      </w:r>
    </w:p>
    <w:p w14:paraId="1DDB33DC" w14:textId="77777777" w:rsidR="0043357B" w:rsidRPr="007A202A" w:rsidRDefault="0043357B" w:rsidP="0043357B">
      <w:pPr>
        <w:pStyle w:val="Bullet10"/>
      </w:pPr>
      <w:r>
        <w:t>IEC 60999 (all parts), Connecting devices. Electrical copper conductors. Safety requirements for screw-type and screwless-type clamping units;</w:t>
      </w:r>
    </w:p>
    <w:p w14:paraId="7D613278" w14:textId="77777777" w:rsidR="0043357B" w:rsidRPr="00AC435F" w:rsidRDefault="0043357B" w:rsidP="0043357B">
      <w:pPr>
        <w:pStyle w:val="Bullet10"/>
      </w:pPr>
      <w:r>
        <w:t>IEC 60071-1:2006, Insulation co-ordination - Part 1: Definitions, principles and rules;</w:t>
      </w:r>
    </w:p>
    <w:p w14:paraId="14DA249A" w14:textId="77777777" w:rsidR="0043357B" w:rsidRPr="00AC435F" w:rsidRDefault="0043357B" w:rsidP="0043357B">
      <w:pPr>
        <w:pStyle w:val="Bullet10"/>
      </w:pPr>
      <w:r>
        <w:t>IEC 60664-1:2007, Insulation coordination for equipment within low-voltage systems - Part 1: Principles, requirements and tests;</w:t>
      </w:r>
    </w:p>
    <w:p w14:paraId="0FBAD6EE" w14:textId="4618FD0F" w:rsidR="0043357B" w:rsidRPr="00AC435F" w:rsidRDefault="0043357B" w:rsidP="0043357B">
      <w:pPr>
        <w:pStyle w:val="Bullet10"/>
      </w:pPr>
      <w:r>
        <w:t>IEC 61557-8: 2014, Electrical safety in low voltage distribution systems up to 1000 V a.c. and 1500 V d.c. - Equipment for testing, measuring or monitoring of protective measures - Part 8: Insulation monitoring devices for IT systems;</w:t>
      </w:r>
      <w:r w:rsidR="007B00F5">
        <w:t xml:space="preserve"> and</w:t>
      </w:r>
    </w:p>
    <w:p w14:paraId="0DD417AB" w14:textId="77777777" w:rsidR="0043357B" w:rsidRPr="00AC435F" w:rsidRDefault="0043357B" w:rsidP="0043357B">
      <w:pPr>
        <w:pStyle w:val="Bullet10"/>
      </w:pPr>
      <w:r>
        <w:t>IEEE 81-2012- IEEE Guide for Measuring Earth Resistivity, Ground Impedance, and Earth Surface Potential of a Grounding System.</w:t>
      </w:r>
    </w:p>
    <w:p w14:paraId="1C9CBF3C" w14:textId="27E5BBC6" w:rsidR="0043357B" w:rsidRDefault="007B00F5" w:rsidP="0043357B">
      <w:pPr>
        <w:pStyle w:val="Heading3"/>
      </w:pPr>
      <w:bookmarkStart w:id="295" w:name="_Toc103588975"/>
      <w:bookmarkStart w:id="296" w:name="_Toc132376899"/>
      <w:bookmarkStart w:id="297" w:name="_Toc136438856"/>
      <w:bookmarkStart w:id="298" w:name="_Toc136439101"/>
      <w:bookmarkStart w:id="299" w:name="_Toc152830795"/>
      <w:bookmarkStart w:id="300" w:name="_Toc195602458"/>
      <w:bookmarkStart w:id="301" w:name="_Toc223973672"/>
      <w:bookmarkStart w:id="302" w:name="_Toc103588981"/>
      <w:bookmarkStart w:id="303" w:name="_Toc132376904"/>
      <w:bookmarkStart w:id="304" w:name="_Toc136438861"/>
      <w:bookmarkStart w:id="305" w:name="_Toc136439106"/>
      <w:bookmarkStart w:id="306" w:name="_Toc152830800"/>
      <w:r>
        <w:t>Fuses in</w:t>
      </w:r>
      <w:r w:rsidR="0043357B">
        <w:t xml:space="preserve"> PV </w:t>
      </w:r>
      <w:r>
        <w:t>String Cables / Main Cables</w:t>
      </w:r>
      <w:bookmarkEnd w:id="295"/>
      <w:r>
        <w:t xml:space="preserve"> (Overload / Reverse Current)</w:t>
      </w:r>
      <w:bookmarkEnd w:id="296"/>
      <w:bookmarkEnd w:id="297"/>
      <w:bookmarkEnd w:id="298"/>
      <w:bookmarkEnd w:id="299"/>
      <w:bookmarkEnd w:id="300"/>
      <w:bookmarkEnd w:id="301"/>
    </w:p>
    <w:p w14:paraId="4461188B" w14:textId="77777777" w:rsidR="0043357B" w:rsidRPr="006D7367" w:rsidRDefault="0043357B" w:rsidP="0043357B">
      <w:pPr>
        <w:pStyle w:val="Bullet10"/>
      </w:pPr>
      <w:r w:rsidRPr="006D7367">
        <w:t xml:space="preserve">Fuses in PV string or PV array cables must be of type </w:t>
      </w:r>
      <w:r>
        <w:t>PV</w:t>
      </w:r>
      <w:r w:rsidRPr="006D7367">
        <w:t xml:space="preserve"> and suitable for the maximum current that can occur, calculated according to</w:t>
      </w:r>
      <w:r>
        <w:t xml:space="preserve"> BS EN </w:t>
      </w:r>
      <w:r w:rsidRPr="00993CB6">
        <w:rPr>
          <w:rFonts w:cstheme="minorBidi"/>
        </w:rPr>
        <w:t>60269-2:2013</w:t>
      </w:r>
      <w:r>
        <w:t>;</w:t>
      </w:r>
    </w:p>
    <w:p w14:paraId="5BF76BBB" w14:textId="77777777" w:rsidR="0043357B" w:rsidRDefault="0043357B" w:rsidP="0043357B">
      <w:pPr>
        <w:pStyle w:val="Bullet10"/>
      </w:pPr>
      <w:r w:rsidRPr="006D7367">
        <w:t>If the reverse current in parallel strings can be higher than the reverse current capacity of the modules</w:t>
      </w:r>
      <w:r>
        <w:t>,</w:t>
      </w:r>
      <w:r w:rsidRPr="006D7367">
        <w:t xml:space="preserve"> reverse current overload protection according to the requirements of </w:t>
      </w:r>
      <w:r w:rsidRPr="00993CB6">
        <w:rPr>
          <w:rFonts w:cstheme="minorBidi"/>
        </w:rPr>
        <w:t xml:space="preserve">BS EN 60269 </w:t>
      </w:r>
      <w:r w:rsidRPr="006D7367">
        <w:t>must be in place (generally this is the case for 3 or more parallel strings. If 4 strings are switched parallel protection is always required)</w:t>
      </w:r>
      <w:r>
        <w:t>;</w:t>
      </w:r>
      <w:r w:rsidRPr="006D7367">
        <w:t xml:space="preserve"> </w:t>
      </w:r>
    </w:p>
    <w:p w14:paraId="3DECB99A" w14:textId="77777777" w:rsidR="0043357B" w:rsidRDefault="0043357B" w:rsidP="0043357B">
      <w:pPr>
        <w:pStyle w:val="Bullet10"/>
      </w:pPr>
      <w:r w:rsidRPr="006D7367">
        <w:t>If protection is provided by fuses both plus and minus string leads must both be fused. Every string in a parallel configuration must be fused</w:t>
      </w:r>
      <w:r>
        <w:t>;</w:t>
      </w:r>
    </w:p>
    <w:p w14:paraId="3D992C87" w14:textId="1687AFB4" w:rsidR="0043357B" w:rsidRDefault="0043357B" w:rsidP="0043357B">
      <w:pPr>
        <w:pStyle w:val="Bullet10"/>
      </w:pPr>
      <w:r>
        <w:t xml:space="preserve">All fuses in a parallel configuration must be of the same current rating and type; </w:t>
      </w:r>
      <w:r w:rsidR="007B00F5">
        <w:t>and</w:t>
      </w:r>
    </w:p>
    <w:p w14:paraId="384DF9E1" w14:textId="77777777" w:rsidR="0043357B" w:rsidRDefault="0043357B" w:rsidP="0043357B">
      <w:pPr>
        <w:pStyle w:val="Bullet10"/>
        <w:rPr>
          <w:szCs w:val="20"/>
        </w:rPr>
      </w:pPr>
      <w:r>
        <w:t>Use of diodes as overload / reverse current protection is not allowed.</w:t>
      </w:r>
    </w:p>
    <w:p w14:paraId="2278077B" w14:textId="3EB7077D" w:rsidR="0043357B" w:rsidRPr="00544752" w:rsidRDefault="007B00F5" w:rsidP="0043357B">
      <w:pPr>
        <w:pStyle w:val="Heading3"/>
      </w:pPr>
      <w:bookmarkStart w:id="307" w:name="_Toc195602459"/>
      <w:bookmarkStart w:id="308" w:name="_Toc223973673"/>
      <w:bookmarkEnd w:id="302"/>
      <w:bookmarkEnd w:id="303"/>
      <w:bookmarkEnd w:id="304"/>
      <w:bookmarkEnd w:id="305"/>
      <w:bookmarkEnd w:id="306"/>
      <w:r w:rsidRPr="00544752">
        <w:t>Power Ratio Configuration</w:t>
      </w:r>
      <w:bookmarkEnd w:id="307"/>
      <w:bookmarkEnd w:id="308"/>
    </w:p>
    <w:p w14:paraId="71C3ABE2" w14:textId="77777777" w:rsidR="0043357B" w:rsidRPr="00EB4438" w:rsidRDefault="0043357B" w:rsidP="0043357B">
      <w:pPr>
        <w:rPr>
          <w:szCs w:val="20"/>
        </w:rPr>
      </w:pPr>
      <w:r w:rsidRPr="00EB4438">
        <w:rPr>
          <w:szCs w:val="20"/>
        </w:rPr>
        <w:t>The ratio between the maximum DC power of the inverter and the rated capacity of the combined panels must conform to the specification of the components, to be demonstrated by means of configuration calculations made in the latest version of the inverter supplier’s software developed for this purpose.</w:t>
      </w:r>
    </w:p>
    <w:p w14:paraId="7AA5F1C3" w14:textId="59A11E09" w:rsidR="0043357B" w:rsidRPr="00544752" w:rsidRDefault="007B00F5" w:rsidP="0043357B">
      <w:pPr>
        <w:pStyle w:val="Heading3"/>
      </w:pPr>
      <w:bookmarkStart w:id="309" w:name="_Toc103588982"/>
      <w:bookmarkStart w:id="310" w:name="_Toc132376905"/>
      <w:bookmarkStart w:id="311" w:name="_Toc136438862"/>
      <w:bookmarkStart w:id="312" w:name="_Toc136439107"/>
      <w:bookmarkStart w:id="313" w:name="_Toc152830801"/>
      <w:bookmarkStart w:id="314" w:name="_Toc195602460"/>
      <w:bookmarkStart w:id="315" w:name="_Toc223973674"/>
      <w:r>
        <w:t>Connected</w:t>
      </w:r>
      <w:r w:rsidR="0043357B" w:rsidRPr="00544752">
        <w:t xml:space="preserve"> </w:t>
      </w:r>
      <w:r w:rsidR="0043357B">
        <w:t xml:space="preserve">DC STC </w:t>
      </w:r>
      <w:bookmarkEnd w:id="309"/>
      <w:bookmarkEnd w:id="310"/>
      <w:bookmarkEnd w:id="311"/>
      <w:bookmarkEnd w:id="312"/>
      <w:bookmarkEnd w:id="313"/>
      <w:r w:rsidR="0043357B" w:rsidRPr="00544752">
        <w:t>P</w:t>
      </w:r>
      <w:r>
        <w:t>ower</w:t>
      </w:r>
      <w:bookmarkEnd w:id="314"/>
      <w:bookmarkEnd w:id="315"/>
    </w:p>
    <w:p w14:paraId="4B38BF00" w14:textId="77777777" w:rsidR="0043357B" w:rsidRPr="00EB4438" w:rsidRDefault="0043357B" w:rsidP="0043357B">
      <w:pPr>
        <w:rPr>
          <w:b/>
          <w:sz w:val="24"/>
          <w:szCs w:val="36"/>
        </w:rPr>
      </w:pPr>
      <w:r w:rsidRPr="00EB4438">
        <w:rPr>
          <w:szCs w:val="20"/>
        </w:rPr>
        <w:t>The connected power (per input and per inverter) must be within the range specified by the manufacturer. Values outside the specified range require a waiver from manufacturer.</w:t>
      </w:r>
    </w:p>
    <w:p w14:paraId="5B0431E6" w14:textId="36408431" w:rsidR="0043357B" w:rsidRPr="00544752" w:rsidRDefault="007B00F5" w:rsidP="0043357B">
      <w:pPr>
        <w:pStyle w:val="Heading3"/>
      </w:pPr>
      <w:bookmarkStart w:id="316" w:name="_Toc103588983"/>
      <w:bookmarkStart w:id="317" w:name="_Toc132376906"/>
      <w:bookmarkStart w:id="318" w:name="_Toc136438863"/>
      <w:bookmarkStart w:id="319" w:name="_Toc136439108"/>
      <w:bookmarkStart w:id="320" w:name="_Toc152830802"/>
      <w:bookmarkStart w:id="321" w:name="_Toc195602461"/>
      <w:bookmarkStart w:id="322" w:name="_Toc223973675"/>
      <w:r w:rsidRPr="00544752">
        <w:lastRenderedPageBreak/>
        <w:t>Exceeding Maximum Input Currents</w:t>
      </w:r>
      <w:bookmarkEnd w:id="316"/>
      <w:bookmarkEnd w:id="317"/>
      <w:bookmarkEnd w:id="318"/>
      <w:bookmarkEnd w:id="319"/>
      <w:bookmarkEnd w:id="320"/>
      <w:bookmarkEnd w:id="321"/>
      <w:bookmarkEnd w:id="322"/>
    </w:p>
    <w:p w14:paraId="4AFB28A9" w14:textId="77777777" w:rsidR="0043357B" w:rsidRPr="0050508B" w:rsidRDefault="0043357B" w:rsidP="0043357B">
      <w:pPr>
        <w:rPr>
          <w:szCs w:val="20"/>
        </w:rPr>
      </w:pPr>
      <w:r w:rsidRPr="0050508B">
        <w:rPr>
          <w:szCs w:val="20"/>
        </w:rPr>
        <w:t>If the maximum input currents of the (individual inputs of the) inverter are exceeded, this must be taken into account in the yield calculations, and there must be a waiver from the manufacturer of the inverters stating that the configuration does not affect warranty or lifetime of the inverter.</w:t>
      </w:r>
    </w:p>
    <w:p w14:paraId="2053A8A6" w14:textId="77777777" w:rsidR="0043357B" w:rsidRPr="0050508B" w:rsidRDefault="0043357B" w:rsidP="0043357B">
      <w:pPr>
        <w:rPr>
          <w:szCs w:val="20"/>
        </w:rPr>
      </w:pPr>
      <w:r w:rsidRPr="0050508B">
        <w:rPr>
          <w:szCs w:val="20"/>
        </w:rPr>
        <w:t>Generally, an exceedance of specified current for Imp is acceptable, an exceedance of specified maximum current for Isc is not. A waiver must be obtained from manufacturer for any deviation, be it Isc, Imp or both.</w:t>
      </w:r>
    </w:p>
    <w:p w14:paraId="4479A632" w14:textId="5F9F757E" w:rsidR="0043357B" w:rsidRPr="00544752" w:rsidRDefault="007B00F5" w:rsidP="0043357B">
      <w:pPr>
        <w:pStyle w:val="Heading3"/>
      </w:pPr>
      <w:bookmarkStart w:id="323" w:name="_Toc103588984"/>
      <w:bookmarkStart w:id="324" w:name="_Toc132376907"/>
      <w:bookmarkStart w:id="325" w:name="_Toc136438864"/>
      <w:bookmarkStart w:id="326" w:name="_Toc136439109"/>
      <w:bookmarkStart w:id="327" w:name="_Toc152830803"/>
      <w:bookmarkStart w:id="328" w:name="_Toc195602462"/>
      <w:bookmarkStart w:id="329" w:name="_Toc223973676"/>
      <w:r>
        <w:t>Exceeding C</w:t>
      </w:r>
      <w:r w:rsidRPr="00544752">
        <w:t xml:space="preserve">onnected </w:t>
      </w:r>
      <w:r w:rsidR="0043357B">
        <w:t xml:space="preserve">DC STC </w:t>
      </w:r>
      <w:bookmarkEnd w:id="323"/>
      <w:bookmarkEnd w:id="324"/>
      <w:bookmarkEnd w:id="325"/>
      <w:bookmarkEnd w:id="326"/>
      <w:bookmarkEnd w:id="327"/>
      <w:r>
        <w:t>Power</w:t>
      </w:r>
      <w:bookmarkEnd w:id="328"/>
      <w:bookmarkEnd w:id="329"/>
    </w:p>
    <w:p w14:paraId="09E9A75B" w14:textId="77777777" w:rsidR="0043357B" w:rsidRDefault="0043357B" w:rsidP="0043357B">
      <w:r w:rsidRPr="0007014F">
        <w:rPr>
          <w:szCs w:val="20"/>
        </w:rPr>
        <w:t>If the maximum input DC STC power of the (individual inputs of the) inverter are exceeded, this must be taken into account in the yield calculations, and there must be a waiver from the manufacturer of the inverters stating that the configuration does not affect warranty or lifetime of the inverter.</w:t>
      </w:r>
    </w:p>
    <w:p w14:paraId="63C603B5" w14:textId="727B7E38" w:rsidR="0043357B" w:rsidRPr="00544752" w:rsidRDefault="007B00F5" w:rsidP="0043357B">
      <w:pPr>
        <w:pStyle w:val="Heading3"/>
      </w:pPr>
      <w:bookmarkStart w:id="330" w:name="_Toc103588985"/>
      <w:bookmarkStart w:id="331" w:name="_Toc132376908"/>
      <w:bookmarkStart w:id="332" w:name="_Toc136438865"/>
      <w:bookmarkStart w:id="333" w:name="_Toc136439110"/>
      <w:bookmarkStart w:id="334" w:name="_Toc152830804"/>
      <w:bookmarkStart w:id="335" w:name="_Toc195602463"/>
      <w:bookmarkStart w:id="336" w:name="_Toc223973677"/>
      <w:r w:rsidRPr="00544752">
        <w:t>String Configuration</w:t>
      </w:r>
      <w:bookmarkEnd w:id="330"/>
      <w:bookmarkEnd w:id="331"/>
      <w:bookmarkEnd w:id="332"/>
      <w:bookmarkEnd w:id="333"/>
      <w:bookmarkEnd w:id="334"/>
      <w:bookmarkEnd w:id="335"/>
      <w:bookmarkEnd w:id="336"/>
    </w:p>
    <w:p w14:paraId="3E8912B1" w14:textId="77777777" w:rsidR="0043357B" w:rsidRPr="00F70086" w:rsidRDefault="0043357B" w:rsidP="0043357B">
      <w:pPr>
        <w:rPr>
          <w:szCs w:val="20"/>
        </w:rPr>
      </w:pPr>
      <w:r w:rsidRPr="00F70086">
        <w:rPr>
          <w:szCs w:val="20"/>
        </w:rPr>
        <w:t>The string configuration must comply with the connection requirements of the inverter. Furthermore:</w:t>
      </w:r>
    </w:p>
    <w:p w14:paraId="2B9EE545" w14:textId="5EDF5573" w:rsidR="0043357B" w:rsidRPr="00544752" w:rsidRDefault="0043357B" w:rsidP="0043357B">
      <w:pPr>
        <w:pStyle w:val="Bullet10"/>
      </w:pPr>
      <w:r w:rsidRPr="00544752">
        <w:t xml:space="preserve">The open-circuit voltage in the longest string must be lower than the maximum input voltage of the inverter </w:t>
      </w:r>
      <w:r w:rsidRPr="00544752" w:rsidDel="00AF44F8">
        <w:t xml:space="preserve">at </w:t>
      </w:r>
      <w:r>
        <w:t xml:space="preserve">the lowest expected cell </w:t>
      </w:r>
      <w:r w:rsidRPr="00544752">
        <w:t xml:space="preserve">temperature </w:t>
      </w:r>
      <w:r>
        <w:t>for the location (generally</w:t>
      </w:r>
      <w:r w:rsidRPr="00544752">
        <w:t xml:space="preserve"> −10°C</w:t>
      </w:r>
      <w:r>
        <w:t>, lower temperatures may apply for specific locations)</w:t>
      </w:r>
      <w:r w:rsidRPr="00544752">
        <w:t>;</w:t>
      </w:r>
      <w:r w:rsidR="009B6395">
        <w:t xml:space="preserve"> and</w:t>
      </w:r>
    </w:p>
    <w:p w14:paraId="09CE6129" w14:textId="77777777" w:rsidR="0043357B" w:rsidRDefault="0043357B" w:rsidP="0043357B">
      <w:pPr>
        <w:pStyle w:val="Bullet10"/>
      </w:pPr>
      <w:r w:rsidRPr="003E0EA4">
        <w:t>The maximum power voltage in the shortest</w:t>
      </w:r>
      <w:r>
        <w:t xml:space="preserve"> and in the longest </w:t>
      </w:r>
      <w:r w:rsidRPr="003E0EA4">
        <w:t xml:space="preserve">string must be </w:t>
      </w:r>
      <w:r>
        <w:t>within the</w:t>
      </w:r>
      <w:r w:rsidRPr="003E0EA4">
        <w:t xml:space="preserve"> maximum power voltage </w:t>
      </w:r>
      <w:r>
        <w:t xml:space="preserve">range </w:t>
      </w:r>
      <w:r w:rsidRPr="003E0EA4">
        <w:t xml:space="preserve">of the inverter at </w:t>
      </w:r>
      <w:r>
        <w:t>NOCT (typically 55</w:t>
      </w:r>
      <w:r w:rsidRPr="003E0EA4">
        <w:t>°C</w:t>
      </w:r>
      <w:r>
        <w:t>).</w:t>
      </w:r>
    </w:p>
    <w:p w14:paraId="4D72143F" w14:textId="1E485284" w:rsidR="0043357B" w:rsidRPr="00437FAD" w:rsidRDefault="009B6395" w:rsidP="0043357B">
      <w:pPr>
        <w:pStyle w:val="Heading3"/>
      </w:pPr>
      <w:bookmarkStart w:id="337" w:name="_Toc132376909"/>
      <w:bookmarkStart w:id="338" w:name="_Toc136438866"/>
      <w:bookmarkStart w:id="339" w:name="_Toc136439111"/>
      <w:bookmarkStart w:id="340" w:name="_Toc152830805"/>
      <w:bookmarkStart w:id="341" w:name="_Toc195602464"/>
      <w:bookmarkStart w:id="342" w:name="_Toc223973678"/>
      <w:r w:rsidRPr="00CE2927">
        <w:t>Low Voltage Distribution Boards</w:t>
      </w:r>
      <w:bookmarkEnd w:id="337"/>
      <w:bookmarkEnd w:id="338"/>
      <w:bookmarkEnd w:id="339"/>
      <w:bookmarkEnd w:id="340"/>
      <w:bookmarkEnd w:id="341"/>
      <w:bookmarkEnd w:id="342"/>
    </w:p>
    <w:p w14:paraId="2C7F9120" w14:textId="77777777" w:rsidR="0043357B" w:rsidRPr="004771AC" w:rsidRDefault="0043357B" w:rsidP="0043357B">
      <w:pPr>
        <w:pStyle w:val="Bullet10"/>
      </w:pPr>
      <w:r w:rsidRPr="004771AC">
        <w:t xml:space="preserve">The Low Voltage (LV) distribution boards, enclosures and all components used in the LV distribution boards must be suitable for continuous load at the total nominal power of the connected PV inverters under the expected worst case operational conditions. This can be demonstrated with heat load tests or calculations according to </w:t>
      </w:r>
      <w:r>
        <w:t xml:space="preserve">BS EN </w:t>
      </w:r>
      <w:r w:rsidRPr="004771AC">
        <w:t>IEC 61439-1 10.10 (calculation according to IEC 60890)</w:t>
      </w:r>
      <w:r>
        <w:t>;</w:t>
      </w:r>
    </w:p>
    <w:p w14:paraId="34EF431B" w14:textId="77777777" w:rsidR="0043357B" w:rsidRDefault="0043357B" w:rsidP="0043357B">
      <w:pPr>
        <w:pStyle w:val="Bullet10"/>
      </w:pPr>
      <w:r w:rsidRPr="00C87F17">
        <w:t>The rating of the fuse holders must always be at least one step in current higher than the fuse that is to be installed. i.e. if a 160A fuse is used the fuse holder must be rated for at least 200 A. Higher over</w:t>
      </w:r>
      <w:r>
        <w:t xml:space="preserve"> </w:t>
      </w:r>
      <w:r w:rsidRPr="00C87F17">
        <w:t>dimensioning of fuse</w:t>
      </w:r>
      <w:r>
        <w:t xml:space="preserve">s and fuse </w:t>
      </w:r>
      <w:r w:rsidRPr="00C87F17">
        <w:t>holders may be required in specific circumstances, for example in cases of high heat load on the switch board / high expected ambient temperatures</w:t>
      </w:r>
      <w:r>
        <w:t>;</w:t>
      </w:r>
    </w:p>
    <w:p w14:paraId="59EE2B6A" w14:textId="77777777" w:rsidR="0043357B" w:rsidRDefault="0043357B" w:rsidP="0043357B">
      <w:pPr>
        <w:pStyle w:val="Bullet10"/>
      </w:pPr>
      <w:r>
        <w:t>Continuous load on components may not exceed 80% of their nominal rating taking into account derating effects caused by heat loads from adjacent components. Exceptions to this rule can be made based on written statements from component manufacturers and / or verifications according to the first point of this clause;</w:t>
      </w:r>
    </w:p>
    <w:p w14:paraId="21045BB9" w14:textId="77777777" w:rsidR="0043357B" w:rsidRPr="004771AC" w:rsidRDefault="0043357B" w:rsidP="0043357B">
      <w:pPr>
        <w:pStyle w:val="Bullet10"/>
      </w:pPr>
      <w:r w:rsidRPr="00C87F17">
        <w:t>Fuse holders must be suitable for use as load breakers, as demonstra</w:t>
      </w:r>
      <w:r w:rsidRPr="004771AC">
        <w:t>ted by their pro</w:t>
      </w:r>
      <w:r>
        <w:t>d</w:t>
      </w:r>
      <w:r w:rsidRPr="004771AC">
        <w:t>uct specification</w:t>
      </w:r>
      <w:r>
        <w:t>;</w:t>
      </w:r>
    </w:p>
    <w:p w14:paraId="3F3F965C" w14:textId="77777777" w:rsidR="0043357B" w:rsidRDefault="0043357B" w:rsidP="0043357B">
      <w:pPr>
        <w:pStyle w:val="Bullet10"/>
      </w:pPr>
      <w:r>
        <w:t>It must be possible to lock fuse holders with external locks to implement a lock out tag out (LOTO) policy;</w:t>
      </w:r>
    </w:p>
    <w:p w14:paraId="05780C36" w14:textId="77777777" w:rsidR="0043357B" w:rsidRDefault="0043357B" w:rsidP="0043357B">
      <w:pPr>
        <w:pStyle w:val="Bullet10"/>
      </w:pPr>
      <w:r>
        <w:t>Cabinets for distribution boards that are placed outside must have at least protection class IP65;</w:t>
      </w:r>
    </w:p>
    <w:p w14:paraId="69791D5A" w14:textId="77777777" w:rsidR="0043357B" w:rsidRDefault="0043357B" w:rsidP="0043357B">
      <w:pPr>
        <w:pStyle w:val="Bullet10"/>
      </w:pPr>
      <w:r>
        <w:t>Distribution board cabinets placed outside must be designed with an overhanging top to ensure there is no water accumulation between the access door and the cabinet body;</w:t>
      </w:r>
    </w:p>
    <w:p w14:paraId="6667E633" w14:textId="77777777" w:rsidR="0043357B" w:rsidRDefault="0043357B" w:rsidP="0043357B">
      <w:pPr>
        <w:pStyle w:val="Bullet10"/>
      </w:pPr>
      <w:r>
        <w:t>AC distribution boards must be mounted vertically;</w:t>
      </w:r>
    </w:p>
    <w:p w14:paraId="3AF730EF" w14:textId="49F94014" w:rsidR="0043357B" w:rsidRDefault="0043357B" w:rsidP="0043357B">
      <w:pPr>
        <w:pStyle w:val="Bullet10"/>
      </w:pPr>
      <w:r>
        <w:lastRenderedPageBreak/>
        <w:t xml:space="preserve">Condensation inside distribution board cabinets must be avoided. Appropriate measures </w:t>
      </w:r>
      <w:r w:rsidR="000D72AF">
        <w:t>are</w:t>
      </w:r>
      <w:r>
        <w:t xml:space="preserve"> Heating with thermostat, vapour proof and water tight </w:t>
      </w:r>
      <w:r w:rsidR="009B6395">
        <w:t>one-way</w:t>
      </w:r>
      <w:r>
        <w:t xml:space="preserve"> valves, drain valves;</w:t>
      </w:r>
      <w:r w:rsidR="009B6395">
        <w:t xml:space="preserve"> and</w:t>
      </w:r>
    </w:p>
    <w:p w14:paraId="381D04B6" w14:textId="77777777" w:rsidR="0043357B" w:rsidRPr="00AB0E0E" w:rsidRDefault="0043357B" w:rsidP="0043357B">
      <w:pPr>
        <w:pStyle w:val="Bullet10"/>
      </w:pPr>
      <w:r w:rsidRPr="00082F8B">
        <w:t>Fuse holders and/or load switch separators must be marked with a unique identifying number / code that is identical to the number / code on the inverter to which they are connected.</w:t>
      </w:r>
    </w:p>
    <w:p w14:paraId="4C4A8352" w14:textId="1535E4B8" w:rsidR="0043357B" w:rsidRPr="005F2E35" w:rsidRDefault="0043357B" w:rsidP="0043357B">
      <w:pPr>
        <w:pStyle w:val="Heading3"/>
      </w:pPr>
      <w:bookmarkStart w:id="343" w:name="_Toc103588986"/>
      <w:bookmarkStart w:id="344" w:name="_Toc132376910"/>
      <w:bookmarkStart w:id="345" w:name="_Toc136438867"/>
      <w:bookmarkStart w:id="346" w:name="_Toc136439112"/>
      <w:bookmarkStart w:id="347" w:name="_Toc152830806"/>
      <w:bookmarkStart w:id="348" w:name="_Toc195602465"/>
      <w:bookmarkStart w:id="349" w:name="_Toc223973679"/>
      <w:r>
        <w:t>A</w:t>
      </w:r>
      <w:r w:rsidRPr="005F2E35">
        <w:t xml:space="preserve">C </w:t>
      </w:r>
      <w:r w:rsidR="009B6395" w:rsidRPr="005F2E35">
        <w:t>Load Switch Separators</w:t>
      </w:r>
      <w:bookmarkEnd w:id="343"/>
      <w:bookmarkEnd w:id="344"/>
      <w:bookmarkEnd w:id="345"/>
      <w:bookmarkEnd w:id="346"/>
      <w:bookmarkEnd w:id="347"/>
      <w:bookmarkEnd w:id="348"/>
      <w:bookmarkEnd w:id="349"/>
    </w:p>
    <w:p w14:paraId="619CCC62" w14:textId="77777777" w:rsidR="0043357B" w:rsidRPr="005C3807" w:rsidRDefault="0043357B" w:rsidP="0043357B">
      <w:r w:rsidRPr="005C3807">
        <w:t xml:space="preserve">On the AC side, load switch separators must be installed, if these are not part of the </w:t>
      </w:r>
      <w:r w:rsidRPr="005C3807" w:rsidDel="0081380B">
        <w:t>inverter</w:t>
      </w:r>
      <w:r w:rsidRPr="005C3807">
        <w:t>, they may be part of the low voltage switchboards if:</w:t>
      </w:r>
    </w:p>
    <w:p w14:paraId="5759C582" w14:textId="77777777" w:rsidR="0043357B" w:rsidRPr="00873FD8" w:rsidRDefault="0043357B" w:rsidP="0043357B">
      <w:pPr>
        <w:pStyle w:val="Bullet10"/>
      </w:pPr>
      <w:r>
        <w:t>T</w:t>
      </w:r>
      <w:r w:rsidRPr="00F81FC4">
        <w:t>he fuse</w:t>
      </w:r>
      <w:r>
        <w:t xml:space="preserve"> </w:t>
      </w:r>
      <w:r w:rsidRPr="00F81FC4">
        <w:t>holders or automatic load breakers are suitable for use as load switch separators (this must be explicitly stated in the manufacturer product specification); and</w:t>
      </w:r>
      <w:r>
        <w:t xml:space="preserve"> </w:t>
      </w:r>
      <w:r w:rsidRPr="0023139C">
        <w:t xml:space="preserve">the devices used are suitable for following a lock out tag out (LOTO) protocol as required in </w:t>
      </w:r>
      <w:r>
        <w:t xml:space="preserve">BS EN </w:t>
      </w:r>
      <w:r w:rsidRPr="00873FD8">
        <w:t xml:space="preserve">IEC 60898, </w:t>
      </w:r>
      <w:r>
        <w:t xml:space="preserve">BS EN </w:t>
      </w:r>
      <w:r w:rsidRPr="00873FD8">
        <w:t xml:space="preserve">IEC 60715 and </w:t>
      </w:r>
      <w:r>
        <w:t xml:space="preserve">BS EN </w:t>
      </w:r>
      <w:r w:rsidRPr="00873FD8">
        <w:t>IEC 60947</w:t>
      </w:r>
      <w:r w:rsidRPr="0023139C">
        <w:t xml:space="preserve">; </w:t>
      </w:r>
    </w:p>
    <w:p w14:paraId="29FAFA5F" w14:textId="6DF027BA" w:rsidR="0043357B" w:rsidRPr="00F81FC4" w:rsidRDefault="0043357B" w:rsidP="0043357B">
      <w:pPr>
        <w:pStyle w:val="Bullet10"/>
      </w:pPr>
      <w:r>
        <w:t>T</w:t>
      </w:r>
      <w:r w:rsidRPr="00F81FC4">
        <w:t xml:space="preserve">he </w:t>
      </w:r>
      <w:r>
        <w:t>time needed to walk</w:t>
      </w:r>
      <w:r w:rsidRPr="00F81FC4">
        <w:t xml:space="preserve"> </w:t>
      </w:r>
      <w:r>
        <w:t>from</w:t>
      </w:r>
      <w:r w:rsidRPr="00F81FC4">
        <w:t xml:space="preserve"> low voltage switchboard</w:t>
      </w:r>
      <w:r>
        <w:t xml:space="preserve"> to inverter position</w:t>
      </w:r>
      <w:r w:rsidRPr="00F81FC4">
        <w:t xml:space="preserve"> is less than</w:t>
      </w:r>
      <w:r>
        <w:t xml:space="preserve"> 5 minutes</w:t>
      </w:r>
      <w:r w:rsidRPr="00F81FC4">
        <w:t>;</w:t>
      </w:r>
      <w:r w:rsidR="009B6395">
        <w:t xml:space="preserve"> and</w:t>
      </w:r>
    </w:p>
    <w:p w14:paraId="1C63E8CE" w14:textId="77777777" w:rsidR="0043357B" w:rsidRPr="002C77E1" w:rsidRDefault="0043357B" w:rsidP="0043357B">
      <w:pPr>
        <w:pStyle w:val="Bullet10"/>
      </w:pPr>
      <w:r>
        <w:t>T</w:t>
      </w:r>
      <w:r w:rsidRPr="00F81FC4">
        <w:t>here is no specific project requirement for load switch separators in the immediate vicinity of the inverters.</w:t>
      </w:r>
    </w:p>
    <w:p w14:paraId="3FE6D597" w14:textId="5C33AE03" w:rsidR="0043357B" w:rsidRPr="005F2E35" w:rsidRDefault="009B6395" w:rsidP="0043357B">
      <w:pPr>
        <w:pStyle w:val="Heading3"/>
      </w:pPr>
      <w:bookmarkStart w:id="350" w:name="_Toc132376911"/>
      <w:bookmarkStart w:id="351" w:name="_Toc136438868"/>
      <w:bookmarkStart w:id="352" w:name="_Toc136439113"/>
      <w:bookmarkStart w:id="353" w:name="_Toc152830807"/>
      <w:bookmarkStart w:id="354" w:name="_Toc195602466"/>
      <w:bookmarkStart w:id="355" w:name="_Toc223973680"/>
      <w:r>
        <w:t>Casings / Housings / Boxes</w:t>
      </w:r>
      <w:bookmarkEnd w:id="350"/>
      <w:bookmarkEnd w:id="351"/>
      <w:bookmarkEnd w:id="352"/>
      <w:bookmarkEnd w:id="353"/>
      <w:bookmarkEnd w:id="354"/>
      <w:bookmarkEnd w:id="355"/>
    </w:p>
    <w:p w14:paraId="159CE8E3" w14:textId="77777777" w:rsidR="0043357B" w:rsidRPr="00B62369" w:rsidRDefault="0043357B" w:rsidP="0043357B">
      <w:r w:rsidRPr="00B62369">
        <w:t>All casings must be suitable for the environment in which they are to be placed:</w:t>
      </w:r>
    </w:p>
    <w:p w14:paraId="3F9EF693" w14:textId="77777777" w:rsidR="0043357B" w:rsidRDefault="0043357B" w:rsidP="0043357B">
      <w:pPr>
        <w:pStyle w:val="Bullet10"/>
      </w:pPr>
      <w:r>
        <w:t>Casings must be mounted so that all cable glands point downward at an angle of minimally 15</w:t>
      </w:r>
      <w:r w:rsidRPr="005B1D37">
        <w:rPr>
          <w:vertAlign w:val="superscript"/>
        </w:rPr>
        <w:t>o</w:t>
      </w:r>
      <w:r>
        <w:t>. Cables must point downward at the exit of the cable gland to avoid water ingress along the cables through the gland;</w:t>
      </w:r>
    </w:p>
    <w:p w14:paraId="50664263" w14:textId="77777777" w:rsidR="0043357B" w:rsidRDefault="0043357B" w:rsidP="0043357B">
      <w:pPr>
        <w:pStyle w:val="Bullet10"/>
      </w:pPr>
      <w:r>
        <w:t>Casing design must be such that water accumulation on gaskets / access points is not possible in the intended orientation, to avoid water ingress in general and especially when opening access doors;</w:t>
      </w:r>
    </w:p>
    <w:p w14:paraId="7E0DB9C3" w14:textId="77777777" w:rsidR="0043357B" w:rsidRDefault="0043357B" w:rsidP="0043357B">
      <w:pPr>
        <w:pStyle w:val="Bullet10"/>
      </w:pPr>
      <w:r>
        <w:t>Condensation inside Casings must be avoided by placing one way drain valves at the lowest point(s) of the casing and vapor tight waterproof air vents at appropriate locations in the casing;</w:t>
      </w:r>
    </w:p>
    <w:p w14:paraId="6F9C59F5" w14:textId="77777777" w:rsidR="0043357B" w:rsidRDefault="0043357B" w:rsidP="0043357B">
      <w:pPr>
        <w:pStyle w:val="Bullet10"/>
      </w:pPr>
      <w:r>
        <w:t>Casings must be able to withstand the expected environmental conditions (temperatures, UV radiation, …) during the design lifetime;</w:t>
      </w:r>
    </w:p>
    <w:p w14:paraId="5C341067" w14:textId="54C88392" w:rsidR="0043357B" w:rsidRDefault="0043357B" w:rsidP="0043357B">
      <w:pPr>
        <w:pStyle w:val="Bullet10"/>
        <w:rPr>
          <w:rFonts w:cs="Times New Roman"/>
        </w:rPr>
      </w:pPr>
      <w:r w:rsidRPr="62957982">
        <w:rPr>
          <w:rFonts w:cs="Times New Roman"/>
        </w:rPr>
        <w:t xml:space="preserve">Casings that are placed outside must have at least ingress protection class </w:t>
      </w:r>
      <w:r w:rsidR="00F4385A">
        <w:rPr>
          <w:rFonts w:cs="Times New Roman"/>
        </w:rPr>
        <w:t>IP66</w:t>
      </w:r>
      <w:r w:rsidRPr="62957982">
        <w:rPr>
          <w:rFonts w:cs="Times New Roman"/>
        </w:rPr>
        <w:t>;</w:t>
      </w:r>
      <w:r w:rsidR="009B6395" w:rsidRPr="62957982">
        <w:rPr>
          <w:rFonts w:cs="Times New Roman"/>
        </w:rPr>
        <w:t xml:space="preserve"> and</w:t>
      </w:r>
    </w:p>
    <w:p w14:paraId="546617C2" w14:textId="77777777" w:rsidR="0043357B" w:rsidRPr="002C77E1" w:rsidRDefault="0043357B" w:rsidP="0043357B">
      <w:pPr>
        <w:pStyle w:val="Bullet10"/>
        <w:rPr>
          <w:rFonts w:cs="Times New Roman"/>
        </w:rPr>
      </w:pPr>
      <w:r w:rsidRPr="00C0634D">
        <w:rPr>
          <w:rFonts w:cs="Times New Roman"/>
        </w:rPr>
        <w:t>String wiring shall enter combiner boxes through conduit, cord grips, or other</w:t>
      </w:r>
      <w:r>
        <w:rPr>
          <w:rFonts w:cs="Times New Roman"/>
        </w:rPr>
        <w:t xml:space="preserve"> </w:t>
      </w:r>
      <w:r w:rsidRPr="00014AEA">
        <w:rPr>
          <w:rFonts w:cs="Times New Roman"/>
        </w:rPr>
        <w:t>approved method that will properly seal the penetration and uphold the</w:t>
      </w:r>
      <w:r>
        <w:rPr>
          <w:rFonts w:cs="Times New Roman"/>
        </w:rPr>
        <w:t xml:space="preserve"> </w:t>
      </w:r>
      <w:r w:rsidRPr="00014AEA">
        <w:rPr>
          <w:rFonts w:cs="Times New Roman"/>
        </w:rPr>
        <w:t>weatherproof rating of the combiner box</w:t>
      </w:r>
      <w:r>
        <w:rPr>
          <w:rFonts w:cs="Times New Roman"/>
        </w:rPr>
        <w:t>.</w:t>
      </w:r>
    </w:p>
    <w:p w14:paraId="6BAA4D3C" w14:textId="6E7E4F7E" w:rsidR="0043357B" w:rsidRDefault="009B6395" w:rsidP="0043357B">
      <w:pPr>
        <w:pStyle w:val="Heading3"/>
      </w:pPr>
      <w:bookmarkStart w:id="356" w:name="_Toc103588987"/>
      <w:bookmarkStart w:id="357" w:name="_Toc132376912"/>
      <w:bookmarkStart w:id="358" w:name="_Toc136438870"/>
      <w:bookmarkStart w:id="359" w:name="_Toc136439115"/>
      <w:bookmarkStart w:id="360" w:name="_Toc152830809"/>
      <w:bookmarkStart w:id="361" w:name="_Toc195602467"/>
      <w:bookmarkStart w:id="362" w:name="_Toc223973681"/>
      <w:r>
        <w:t>Buried Cables</w:t>
      </w:r>
      <w:bookmarkEnd w:id="356"/>
      <w:bookmarkEnd w:id="357"/>
      <w:bookmarkEnd w:id="358"/>
      <w:bookmarkEnd w:id="359"/>
      <w:bookmarkEnd w:id="360"/>
      <w:bookmarkEnd w:id="361"/>
      <w:bookmarkEnd w:id="362"/>
    </w:p>
    <w:p w14:paraId="5745FC10" w14:textId="13D9CED3" w:rsidR="00F4385A" w:rsidRDefault="00F4385A" w:rsidP="0043357B">
      <w:pPr>
        <w:pStyle w:val="Bullet10"/>
      </w:pPr>
      <w:r w:rsidRPr="0828570D">
        <w:rPr>
          <w:lang w:val="en-US"/>
        </w:rPr>
        <w:t>In both Direct Buried or Ducted cables, a minimum of 100mm of sand all around the cable/duct is required for protection. A sand soil thermal resistivity ≤1.2Km/W must be used, and the ground conditions must be accounted for in the electrical calculations</w:t>
      </w:r>
    </w:p>
    <w:p w14:paraId="7F61D5E1" w14:textId="7A603108" w:rsidR="0043357B" w:rsidRPr="00F722A2" w:rsidRDefault="0043357B" w:rsidP="0043357B">
      <w:pPr>
        <w:pStyle w:val="Bullet10"/>
      </w:pPr>
      <w:r w:rsidRPr="00F722A2">
        <w:t xml:space="preserve">Cables </w:t>
      </w:r>
      <w:r>
        <w:t xml:space="preserve">that are to be placed in soil </w:t>
      </w:r>
      <w:r w:rsidRPr="00F722A2">
        <w:t>must be suitable for direct burial, as demonstrated by their specification</w:t>
      </w:r>
      <w:r>
        <w:t>;</w:t>
      </w:r>
    </w:p>
    <w:p w14:paraId="675705E8" w14:textId="77777777" w:rsidR="0043357B" w:rsidRDefault="0043357B" w:rsidP="0043357B">
      <w:pPr>
        <w:pStyle w:val="Bullet10"/>
      </w:pPr>
      <w:r w:rsidRPr="00F722A2">
        <w:t>Mechanical protection</w:t>
      </w:r>
      <w:r>
        <w:t xml:space="preserve"> must be provided either by using cables with a metal earth shield or by mounting cables in suitable conduits / ducts with sufficient impact resistance. Alternatively, protection may be provided by placing sufficiently wide plates or bands that provide impact resistance above the cables. This alternative may only be used after explicit approval by Employer;</w:t>
      </w:r>
    </w:p>
    <w:p w14:paraId="108A8826" w14:textId="77777777" w:rsidR="0043357B" w:rsidRDefault="0043357B" w:rsidP="0043357B">
      <w:pPr>
        <w:pStyle w:val="Bullet10"/>
      </w:pPr>
      <w:r w:rsidRPr="00873FD8">
        <w:t xml:space="preserve">Where cables are run within ducts or conduit, the mechanical protection must be appropriately sized to ensure thermal capacities are respected and to reduce resistive losses from the cables. </w:t>
      </w:r>
      <w:r w:rsidRPr="00873FD8">
        <w:lastRenderedPageBreak/>
        <w:t>The cables shall be protected from metal edges and openings. Underground cables must be protected from damage by termites, rats, mice, rabbits and other animals</w:t>
      </w:r>
      <w:r>
        <w:t>;</w:t>
      </w:r>
    </w:p>
    <w:p w14:paraId="2D95DEBD" w14:textId="77777777" w:rsidR="0043357B" w:rsidRPr="00873FD8" w:rsidRDefault="0043357B" w:rsidP="0043357B">
      <w:pPr>
        <w:pStyle w:val="Bullet10"/>
      </w:pPr>
      <w:r>
        <w:t>Bending radii of the cables should not exceed the minimum recommended by the manufacturer;</w:t>
      </w:r>
    </w:p>
    <w:p w14:paraId="698ED6B1" w14:textId="77777777" w:rsidR="0043357B" w:rsidRDefault="0043357B" w:rsidP="0043357B">
      <w:pPr>
        <w:pStyle w:val="Bullet10"/>
      </w:pPr>
      <w:r>
        <w:t>Cables must be buried at sufficient depth (generally 450 mm as best practice but some locations allow for 600 mm) to avoid damage;</w:t>
      </w:r>
    </w:p>
    <w:p w14:paraId="27CF42EE" w14:textId="77777777" w:rsidR="0043357B" w:rsidRDefault="0043357B" w:rsidP="0043357B">
      <w:pPr>
        <w:pStyle w:val="Bullet10"/>
      </w:pPr>
      <w:r>
        <w:t>Buried cables need to be ducted and should have a layer of tiles, boards or coloured plastic tape placed approximately 150 mm above them;</w:t>
      </w:r>
    </w:p>
    <w:p w14:paraId="55477D40" w14:textId="77777777" w:rsidR="0043357B" w:rsidRDefault="0043357B" w:rsidP="0043357B">
      <w:pPr>
        <w:pStyle w:val="Bullet10"/>
      </w:pPr>
      <w:r>
        <w:t>Buried cables from different parts of the installation (String Cables, DC string, DC Array, LV AC, HV AC, data) must be buried separately, each at their own specific depth;</w:t>
      </w:r>
    </w:p>
    <w:p w14:paraId="329CE375" w14:textId="77777777" w:rsidR="0043357B" w:rsidRDefault="0043357B" w:rsidP="0043357B">
      <w:pPr>
        <w:pStyle w:val="Bullet10"/>
      </w:pPr>
      <w:r>
        <w:t>Crossings of buried cables must be kept to a minimum;</w:t>
      </w:r>
    </w:p>
    <w:p w14:paraId="47CEC5DD" w14:textId="77777777" w:rsidR="0043357B" w:rsidRDefault="0043357B" w:rsidP="0043357B">
      <w:pPr>
        <w:pStyle w:val="Bullet10"/>
      </w:pPr>
      <w:r>
        <w:t>Positions of buried cables must be clearly marked on drawings and traceable in the finished installation;</w:t>
      </w:r>
    </w:p>
    <w:p w14:paraId="62897843" w14:textId="0A015944" w:rsidR="0043357B" w:rsidRDefault="0043357B" w:rsidP="0043357B">
      <w:pPr>
        <w:pStyle w:val="Bullet10"/>
      </w:pPr>
      <w:r>
        <w:t>Cables are preferably buried in positions that remain accessible after completion of the installation;</w:t>
      </w:r>
      <w:r w:rsidR="009B6395">
        <w:t xml:space="preserve"> and</w:t>
      </w:r>
    </w:p>
    <w:p w14:paraId="4ED79F65" w14:textId="77777777" w:rsidR="0043357B" w:rsidRPr="00EB40BF" w:rsidRDefault="0043357B" w:rsidP="0043357B">
      <w:pPr>
        <w:pStyle w:val="Bullet10"/>
      </w:pPr>
      <w:r>
        <w:t xml:space="preserve">Consideration must be given to the use and future development of the area in which the cables are buried, examples are locations with traffic from heavy vehicles, locations where trees may </w:t>
      </w:r>
      <w:r w:rsidDel="00F36024">
        <w:t>grow</w:t>
      </w:r>
      <w:r>
        <w:t>, or buildings are planned.</w:t>
      </w:r>
    </w:p>
    <w:p w14:paraId="410AC59A" w14:textId="22329F83" w:rsidR="0043357B" w:rsidRPr="00B844E3" w:rsidRDefault="00E50F53" w:rsidP="0043357B">
      <w:pPr>
        <w:pStyle w:val="Heading3"/>
      </w:pPr>
      <w:bookmarkStart w:id="363" w:name="_Toc132376913"/>
      <w:bookmarkStart w:id="364" w:name="_Toc136438871"/>
      <w:bookmarkStart w:id="365" w:name="_Toc136439116"/>
      <w:bookmarkStart w:id="366" w:name="_Toc152830810"/>
      <w:bookmarkStart w:id="367" w:name="_Toc195602468"/>
      <w:bookmarkStart w:id="368" w:name="_Toc223973682"/>
      <w:r w:rsidRPr="00B844E3">
        <w:t>Cable Trays, Cable Ladders, Pipes, Ducts</w:t>
      </w:r>
      <w:bookmarkEnd w:id="363"/>
      <w:bookmarkEnd w:id="364"/>
      <w:bookmarkEnd w:id="365"/>
      <w:bookmarkEnd w:id="366"/>
      <w:bookmarkEnd w:id="367"/>
      <w:bookmarkEnd w:id="368"/>
    </w:p>
    <w:p w14:paraId="554B6B9A" w14:textId="77777777" w:rsidR="0043357B" w:rsidRPr="00B844E3" w:rsidRDefault="0043357B" w:rsidP="0043357B">
      <w:pPr>
        <w:pStyle w:val="Bullet10"/>
        <w:rPr>
          <w:i/>
        </w:rPr>
      </w:pPr>
      <w:r w:rsidRPr="00B844E3">
        <w:t>Where the words ‘cable trays’ are used these must be read to include cable trays, ducts, cable ladders, pipes and any other tubular cable management solution</w:t>
      </w:r>
      <w:r>
        <w:t>;</w:t>
      </w:r>
    </w:p>
    <w:p w14:paraId="496BD7CC" w14:textId="77777777" w:rsidR="0043357B" w:rsidRPr="00B844E3" w:rsidRDefault="0043357B" w:rsidP="0043357B">
      <w:pPr>
        <w:pStyle w:val="Bullet10"/>
        <w:rPr>
          <w:i/>
        </w:rPr>
      </w:pPr>
      <w:r w:rsidRPr="00B844E3">
        <w:t>Where cables cannot be mounted to module frames or mounting structure cable trays must be used to support and mount cables</w:t>
      </w:r>
      <w:r>
        <w:t>;</w:t>
      </w:r>
    </w:p>
    <w:p w14:paraId="494299AE" w14:textId="77777777" w:rsidR="0043357B" w:rsidRPr="00B844E3" w:rsidRDefault="0043357B" w:rsidP="0043357B">
      <w:pPr>
        <w:pStyle w:val="Bullet10"/>
        <w:rPr>
          <w:i/>
        </w:rPr>
      </w:pPr>
      <w:r w:rsidRPr="00B844E3">
        <w:t>Mixing of cables that function at different voltage levels and/or have different functions is not allowed; DC cables, AC cables LV, AC cables HV and data cables must be in separate cable trays or, as minimum be separated by dividers in the cable trays</w:t>
      </w:r>
      <w:r>
        <w:t>;</w:t>
      </w:r>
    </w:p>
    <w:p w14:paraId="1B0E899F" w14:textId="77777777" w:rsidR="0043357B" w:rsidRPr="00547D7A" w:rsidRDefault="0043357B" w:rsidP="0043357B">
      <w:pPr>
        <w:pStyle w:val="Bullet10"/>
        <w:rPr>
          <w:i/>
        </w:rPr>
      </w:pPr>
      <w:r w:rsidRPr="00B844E3">
        <w:t>Filling of cable trays may not exceed 70% by volume</w:t>
      </w:r>
      <w:r>
        <w:t>;</w:t>
      </w:r>
    </w:p>
    <w:p w14:paraId="17C25156" w14:textId="77777777" w:rsidR="0043357B" w:rsidRPr="00B844E3" w:rsidRDefault="0043357B" w:rsidP="0043357B">
      <w:pPr>
        <w:pStyle w:val="Bullet10"/>
        <w:rPr>
          <w:i/>
        </w:rPr>
      </w:pPr>
      <w:r>
        <w:t>Filling of ducts may not exceed one third of its total volume;</w:t>
      </w:r>
    </w:p>
    <w:p w14:paraId="14B7090A" w14:textId="77777777" w:rsidR="0043357B" w:rsidRPr="00B844E3" w:rsidRDefault="0043357B" w:rsidP="0043357B">
      <w:pPr>
        <w:pStyle w:val="Bullet10"/>
        <w:rPr>
          <w:i/>
          <w:iCs/>
        </w:rPr>
      </w:pPr>
      <w:r w:rsidRPr="00B844E3">
        <w:t>Cables shall be fixed in the cable trays in such a way that damage caused by mechanical stress (caused by moving cables or the weight of the cables themselves) is avoided. Fixation method shall allow for (differential) thermal expansion and shrinking of cables and / or cable trays</w:t>
      </w:r>
      <w:r>
        <w:t>;</w:t>
      </w:r>
    </w:p>
    <w:p w14:paraId="4CE29255" w14:textId="77777777" w:rsidR="0043357B" w:rsidRPr="00B844E3" w:rsidRDefault="0043357B" w:rsidP="0043357B">
      <w:pPr>
        <w:pStyle w:val="Bullet10"/>
      </w:pPr>
      <w:r w:rsidRPr="00B844E3">
        <w:t>The cable trays must be positioned so that they do not contact the ground surface and must be supported sufficiently to prevent deflection</w:t>
      </w:r>
      <w:r>
        <w:t>;</w:t>
      </w:r>
    </w:p>
    <w:p w14:paraId="2B14AE95" w14:textId="79079CF4" w:rsidR="0043357B" w:rsidRDefault="0043357B" w:rsidP="0043357B">
      <w:pPr>
        <w:pStyle w:val="Bullet10"/>
      </w:pPr>
      <w:r w:rsidRPr="00B844E3">
        <w:t>Cut, saw</w:t>
      </w:r>
      <w:r>
        <w:t>n</w:t>
      </w:r>
      <w:r w:rsidRPr="00B844E3">
        <w:t xml:space="preserve"> or ground ends of cable trays to be treated in such a way that they are protected against corrosion to the same level as the original part</w:t>
      </w:r>
      <w:r>
        <w:t>;</w:t>
      </w:r>
      <w:r w:rsidR="00E50F53">
        <w:t xml:space="preserve"> and</w:t>
      </w:r>
    </w:p>
    <w:p w14:paraId="537A4C97" w14:textId="77777777" w:rsidR="0043357B" w:rsidRPr="00EB40BF" w:rsidRDefault="0043357B" w:rsidP="0043357B">
      <w:pPr>
        <w:pStyle w:val="Bullet10"/>
      </w:pPr>
      <w:r w:rsidRPr="006C16CA">
        <w:t xml:space="preserve">All exposed cables should be UV resistant and outdoor </w:t>
      </w:r>
      <w:bookmarkStart w:id="369" w:name="_Toc103588988"/>
      <w:r w:rsidRPr="006C16CA">
        <w:t>rated.</w:t>
      </w:r>
    </w:p>
    <w:p w14:paraId="15D91B1E" w14:textId="49523B27" w:rsidR="0043357B" w:rsidRDefault="00E50F53" w:rsidP="0043357B">
      <w:pPr>
        <w:pStyle w:val="Heading3"/>
      </w:pPr>
      <w:bookmarkStart w:id="370" w:name="_Toc132376914"/>
      <w:bookmarkStart w:id="371" w:name="_Toc136438872"/>
      <w:bookmarkStart w:id="372" w:name="_Toc136439117"/>
      <w:bookmarkStart w:id="373" w:name="_Toc152830811"/>
      <w:bookmarkStart w:id="374" w:name="_Toc195602469"/>
      <w:bookmarkStart w:id="375" w:name="_Toc223973683"/>
      <w:bookmarkEnd w:id="369"/>
      <w:r>
        <w:t>Module Mounting System</w:t>
      </w:r>
      <w:bookmarkEnd w:id="370"/>
      <w:bookmarkEnd w:id="371"/>
      <w:bookmarkEnd w:id="372"/>
      <w:bookmarkEnd w:id="373"/>
      <w:bookmarkEnd w:id="374"/>
      <w:bookmarkEnd w:id="375"/>
    </w:p>
    <w:p w14:paraId="44F214B5" w14:textId="77777777" w:rsidR="0043357B" w:rsidRPr="00C27FA1" w:rsidRDefault="0043357B" w:rsidP="0043357B">
      <w:pPr>
        <w:pStyle w:val="Bullet10"/>
      </w:pPr>
      <w:r w:rsidRPr="00C27FA1">
        <w:t>The module mounting system must allow for mounting the modules with full compliance to the requirements for mounting specified by the PV module manufacturer. Specifically clamping positions and clamp lengths must meet the requirements for the PV module and the pressure exerted on the module frames by the clamps must be below the maximum pressure specified by the PV module manufactu</w:t>
      </w:r>
      <w:r>
        <w:t>r</w:t>
      </w:r>
      <w:r w:rsidRPr="00C27FA1">
        <w:t>er;</w:t>
      </w:r>
    </w:p>
    <w:p w14:paraId="1611302F" w14:textId="77777777" w:rsidR="0043357B" w:rsidRPr="00C27FA1" w:rsidRDefault="0043357B" w:rsidP="0043357B">
      <w:pPr>
        <w:pStyle w:val="Bullet10"/>
      </w:pPr>
      <w:r>
        <w:t>F</w:t>
      </w:r>
      <w:r w:rsidRPr="00C27FA1">
        <w:t xml:space="preserve">or mounting frameless PV </w:t>
      </w:r>
      <w:r w:rsidRPr="00C27FA1" w:rsidDel="005C6F19">
        <w:t>modules</w:t>
      </w:r>
      <w:r w:rsidRPr="00C27FA1">
        <w:t>, the specific requirements specified by the PV module manufacturer must be followed with regards to choice of mounting system, clamp positions and clamp specifications. Explicit approval from the PV module manufacturer for the project engineering is required</w:t>
      </w:r>
      <w:r>
        <w:t xml:space="preserve">; </w:t>
      </w:r>
    </w:p>
    <w:p w14:paraId="2C72390B" w14:textId="6311D2F9" w:rsidR="0043357B" w:rsidRDefault="0043357B" w:rsidP="0043357B">
      <w:pPr>
        <w:pStyle w:val="Bullet10"/>
      </w:pPr>
      <w:r>
        <w:lastRenderedPageBreak/>
        <w:t>W</w:t>
      </w:r>
      <w:r w:rsidRPr="00C27FA1">
        <w:t>here a reliable equipotential bonding of the module frames is not achieved by the connection to the mounting system additional measures must be taken to ensure reliable equipotential bonding of the module frames</w:t>
      </w:r>
      <w:r>
        <w:t>;</w:t>
      </w:r>
      <w:r w:rsidR="00E50F53">
        <w:t xml:space="preserve"> and</w:t>
      </w:r>
    </w:p>
    <w:p w14:paraId="350316CA" w14:textId="77777777" w:rsidR="0043357B" w:rsidRPr="00EB40BF" w:rsidRDefault="0043357B" w:rsidP="0043357B">
      <w:pPr>
        <w:pStyle w:val="Bullet10"/>
      </w:pPr>
      <w:r w:rsidRPr="00014AEA">
        <w:t>The fixation method shall permit thermal expansion without transmitting excessive loads to the Panels.</w:t>
      </w:r>
    </w:p>
    <w:p w14:paraId="528E1B46" w14:textId="5082D782" w:rsidR="0043357B" w:rsidRDefault="00E50F53" w:rsidP="0043357B">
      <w:pPr>
        <w:pStyle w:val="Heading3"/>
      </w:pPr>
      <w:bookmarkStart w:id="376" w:name="_Toc132376915"/>
      <w:bookmarkStart w:id="377" w:name="_Toc136438873"/>
      <w:bookmarkStart w:id="378" w:name="_Toc136439118"/>
      <w:bookmarkStart w:id="379" w:name="_Toc152830812"/>
      <w:bookmarkStart w:id="380" w:name="_Toc195602470"/>
      <w:bookmarkStart w:id="381" w:name="_Toc223973684"/>
      <w:r>
        <w:t xml:space="preserve">Cable Dimensioning </w:t>
      </w:r>
      <w:r w:rsidR="0043357B">
        <w:t xml:space="preserve">(LV, DC </w:t>
      </w:r>
      <w:r>
        <w:t>and</w:t>
      </w:r>
      <w:r w:rsidR="0043357B">
        <w:t xml:space="preserve"> AC)</w:t>
      </w:r>
      <w:bookmarkEnd w:id="376"/>
      <w:bookmarkEnd w:id="377"/>
      <w:bookmarkEnd w:id="378"/>
      <w:bookmarkEnd w:id="379"/>
      <w:bookmarkEnd w:id="380"/>
      <w:bookmarkEnd w:id="381"/>
    </w:p>
    <w:p w14:paraId="30B928BE" w14:textId="77777777" w:rsidR="0043357B" w:rsidRPr="00C27FA1" w:rsidRDefault="0043357B" w:rsidP="0043357B">
      <w:pPr>
        <w:pStyle w:val="Bullet10"/>
      </w:pPr>
      <w:r w:rsidRPr="00C27FA1">
        <w:t xml:space="preserve">Cable current carrying capacity and cable losses must be calculated taking into account the cable type, chosen installation method and reduction factors for bundles and conductor dimensions as described in </w:t>
      </w:r>
      <w:r>
        <w:t xml:space="preserve">BS </w:t>
      </w:r>
      <w:r w:rsidRPr="00873FD8">
        <w:t>IEC 60287-1</w:t>
      </w:r>
      <w:r>
        <w:t>;</w:t>
      </w:r>
    </w:p>
    <w:p w14:paraId="4A5CD278" w14:textId="77777777" w:rsidR="0043357B" w:rsidRPr="00C27FA1" w:rsidRDefault="0043357B" w:rsidP="0043357B">
      <w:pPr>
        <w:pStyle w:val="Bullet10"/>
      </w:pPr>
      <w:r w:rsidRPr="00C27FA1">
        <w:t xml:space="preserve">In addition to the requirements of </w:t>
      </w:r>
      <w:r>
        <w:t>above standards</w:t>
      </w:r>
      <w:r w:rsidRPr="00C27FA1">
        <w:t xml:space="preserve"> with regards to selection and dimensioning the following applies for maximal cable losses (voltage drop) in cables</w:t>
      </w:r>
      <w:r>
        <w:t>;</w:t>
      </w:r>
    </w:p>
    <w:p w14:paraId="66033071" w14:textId="502FD2E3" w:rsidR="0043357B" w:rsidRPr="00237100" w:rsidRDefault="0043357B" w:rsidP="00C15722">
      <w:pPr>
        <w:pStyle w:val="Bullet2"/>
      </w:pPr>
      <w:r w:rsidRPr="00237100">
        <w:t>DC cables losses calculated at I = I</w:t>
      </w:r>
      <w:r w:rsidRPr="00237100">
        <w:rPr>
          <w:vertAlign w:val="subscript"/>
        </w:rPr>
        <w:t>mp,stc</w:t>
      </w:r>
      <w:r w:rsidRPr="00237100">
        <w:t xml:space="preserve"> and conductor temperature of 75 </w:t>
      </w:r>
      <w:r w:rsidRPr="00237100">
        <w:rPr>
          <w:vertAlign w:val="superscript"/>
        </w:rPr>
        <w:t>o</w:t>
      </w:r>
      <w:r w:rsidRPr="00237100">
        <w:t xml:space="preserve">C must be less than 2% for </w:t>
      </w:r>
      <w:r w:rsidR="001B37CB" w:rsidRPr="00237100">
        <w:t>c</w:t>
      </w:r>
      <w:r w:rsidR="00C15722" w:rsidRPr="00237100">
        <w:t xml:space="preserve">entral inverters and less than 1% </w:t>
      </w:r>
      <w:r w:rsidR="001B37CB" w:rsidRPr="00237100">
        <w:t>for string</w:t>
      </w:r>
      <w:r w:rsidR="00C15722" w:rsidRPr="00237100">
        <w:t xml:space="preserve"> inverters</w:t>
      </w:r>
      <w:r w:rsidRPr="00237100">
        <w:t>;</w:t>
      </w:r>
    </w:p>
    <w:p w14:paraId="236639A4" w14:textId="77777777" w:rsidR="0043357B" w:rsidRPr="00C27FA1" w:rsidRDefault="0043357B" w:rsidP="0043357B">
      <w:pPr>
        <w:pStyle w:val="Bullet2"/>
      </w:pPr>
      <w:r w:rsidRPr="00C27FA1">
        <w:t>DC cable losses are calculated between last</w:t>
      </w:r>
      <w:r>
        <w:t xml:space="preserve"> </w:t>
      </w:r>
      <w:r w:rsidRPr="00C27FA1">
        <w:t>module connection and inverter input;</w:t>
      </w:r>
    </w:p>
    <w:p w14:paraId="23BE1335" w14:textId="2B3E6A40" w:rsidR="0043357B" w:rsidRPr="00C27FA1" w:rsidRDefault="0043357B" w:rsidP="0043357B">
      <w:pPr>
        <w:pStyle w:val="Bullet2"/>
      </w:pPr>
      <w:r>
        <w:t>AC cable losses calculated at the rated current of the inverter and the maximum allowed conductor temperature for the selected cable must be less than</w:t>
      </w:r>
      <w:r w:rsidR="00F4385A">
        <w:t xml:space="preserve"> 1.50%</w:t>
      </w:r>
      <w:r>
        <w:t>;</w:t>
      </w:r>
    </w:p>
    <w:p w14:paraId="4DF3AECC" w14:textId="77777777" w:rsidR="0043357B" w:rsidRPr="00C27FA1" w:rsidRDefault="0043357B" w:rsidP="0043357B">
      <w:pPr>
        <w:pStyle w:val="Bullet2"/>
      </w:pPr>
      <w:r w:rsidRPr="00C27FA1">
        <w:t xml:space="preserve">AC cable losses are calculated between inverter output and the point where gross production is measured; </w:t>
      </w:r>
    </w:p>
    <w:p w14:paraId="18859A15" w14:textId="147EE934" w:rsidR="0043357B" w:rsidRPr="00C27FA1" w:rsidRDefault="0043357B" w:rsidP="0043357B">
      <w:pPr>
        <w:pStyle w:val="Bullet2"/>
      </w:pPr>
      <w:r>
        <w:t>The sum of cables losses AC+DC calculated with the methodology described above must be less than</w:t>
      </w:r>
      <w:r w:rsidR="00F4385A">
        <w:t xml:space="preserve"> 2.0</w:t>
      </w:r>
      <w:r w:rsidR="004E7C6F">
        <w:t>0</w:t>
      </w:r>
      <w:r>
        <w:t>%;</w:t>
      </w:r>
      <w:r w:rsidR="00E50F53">
        <w:t xml:space="preserve"> and</w:t>
      </w:r>
    </w:p>
    <w:p w14:paraId="5874E687" w14:textId="77777777" w:rsidR="0043357B" w:rsidRDefault="0043357B" w:rsidP="0043357B">
      <w:pPr>
        <w:pStyle w:val="Bullet2"/>
      </w:pPr>
      <w:r w:rsidRPr="00C27FA1">
        <w:t xml:space="preserve">In specific cases (large installations with unfavourable form factors) higher cable losses may be allowed. This is subject to explicit written approval by the </w:t>
      </w:r>
      <w:r>
        <w:t>Employer</w:t>
      </w:r>
      <w:r w:rsidRPr="00C27FA1">
        <w:t>.</w:t>
      </w:r>
    </w:p>
    <w:p w14:paraId="581798FA" w14:textId="77777777" w:rsidR="009C3A19" w:rsidRDefault="0043357B" w:rsidP="0043357B">
      <w:pPr>
        <w:pStyle w:val="Bullet10"/>
      </w:pPr>
      <w:r w:rsidRPr="007724C3">
        <w:t>In any case, cables to be designed for a minimum current of an over percentage 125% of maximum current of PV generator</w:t>
      </w:r>
      <w:r w:rsidR="009C3A19">
        <w:t xml:space="preserve">; and </w:t>
      </w:r>
    </w:p>
    <w:p w14:paraId="17BCAD26" w14:textId="63C51C19" w:rsidR="0043357B" w:rsidRPr="00EB40BF" w:rsidRDefault="00D67CED" w:rsidP="0043357B">
      <w:pPr>
        <w:pStyle w:val="Bullet10"/>
      </w:pPr>
      <w:r>
        <w:t>For Bifacial modules, the</w:t>
      </w:r>
      <w:r w:rsidR="004E7C6F">
        <w:t xml:space="preserve"> 20.00</w:t>
      </w:r>
      <w:r>
        <w:t>% bifacial factor should be considered for sizing</w:t>
      </w:r>
      <w:r w:rsidR="0043357B">
        <w:t>.</w:t>
      </w:r>
    </w:p>
    <w:p w14:paraId="3C4B580E" w14:textId="297B8C6C" w:rsidR="0043357B" w:rsidRDefault="00E50F53" w:rsidP="0043357B">
      <w:pPr>
        <w:pStyle w:val="Heading3"/>
      </w:pPr>
      <w:bookmarkStart w:id="382" w:name="_Toc132376916"/>
      <w:bookmarkStart w:id="383" w:name="_Toc136438874"/>
      <w:bookmarkStart w:id="384" w:name="_Toc136439119"/>
      <w:bookmarkStart w:id="385" w:name="_Toc152830813"/>
      <w:bookmarkStart w:id="386" w:name="_Toc195602471"/>
      <w:bookmarkStart w:id="387" w:name="_Toc223973685"/>
      <w:r>
        <w:t>Shading</w:t>
      </w:r>
      <w:bookmarkEnd w:id="382"/>
      <w:bookmarkEnd w:id="383"/>
      <w:bookmarkEnd w:id="384"/>
      <w:bookmarkEnd w:id="385"/>
      <w:bookmarkEnd w:id="386"/>
      <w:bookmarkEnd w:id="387"/>
    </w:p>
    <w:p w14:paraId="317DF557" w14:textId="77777777" w:rsidR="0043357B" w:rsidRPr="00CE777B" w:rsidRDefault="0043357B" w:rsidP="0043357B">
      <w:pPr>
        <w:rPr>
          <w:rFonts w:eastAsia="Calibri" w:cs="Times New Roman"/>
          <w:szCs w:val="20"/>
        </w:rPr>
      </w:pPr>
      <w:r w:rsidRPr="00CE777B">
        <w:rPr>
          <w:rFonts w:eastAsia="Calibri" w:cs="Times New Roman"/>
          <w:szCs w:val="20"/>
        </w:rPr>
        <w:t>Shading by external objects or parts of the PV installation must always be minimised regardless of the possible use of optimi</w:t>
      </w:r>
      <w:r>
        <w:rPr>
          <w:rFonts w:eastAsia="Calibri" w:cs="Times New Roman"/>
          <w:szCs w:val="20"/>
        </w:rPr>
        <w:t>s</w:t>
      </w:r>
      <w:r w:rsidRPr="00CE777B">
        <w:rPr>
          <w:rFonts w:eastAsia="Calibri" w:cs="Times New Roman"/>
          <w:szCs w:val="20"/>
        </w:rPr>
        <w:t>ers. When considering shading by plants / trees / shrubs their growth during the design lifetime must be taken into account.</w:t>
      </w:r>
    </w:p>
    <w:p w14:paraId="4839E5CB" w14:textId="0C355B34" w:rsidR="0043357B" w:rsidRDefault="00E50F53" w:rsidP="0043357B">
      <w:pPr>
        <w:pStyle w:val="Heading3"/>
      </w:pPr>
      <w:bookmarkStart w:id="388" w:name="_Toc132376917"/>
      <w:bookmarkStart w:id="389" w:name="_Toc136438875"/>
      <w:bookmarkStart w:id="390" w:name="_Toc136439120"/>
      <w:bookmarkStart w:id="391" w:name="_Toc152830814"/>
      <w:bookmarkStart w:id="392" w:name="_Toc195602472"/>
      <w:bookmarkStart w:id="393" w:name="_Toc223973686"/>
      <w:r>
        <w:t>Equipotential Bonding</w:t>
      </w:r>
      <w:bookmarkEnd w:id="388"/>
      <w:bookmarkEnd w:id="389"/>
      <w:bookmarkEnd w:id="390"/>
      <w:bookmarkEnd w:id="391"/>
      <w:bookmarkEnd w:id="392"/>
      <w:bookmarkEnd w:id="393"/>
    </w:p>
    <w:p w14:paraId="703178C1" w14:textId="77777777" w:rsidR="0043357B" w:rsidRPr="00074251" w:rsidRDefault="0043357B" w:rsidP="0043357B">
      <w:pPr>
        <w:pStyle w:val="BodyHeading"/>
      </w:pPr>
      <w:r w:rsidRPr="00074251">
        <w:t>General</w:t>
      </w:r>
    </w:p>
    <w:p w14:paraId="34F2866A" w14:textId="77777777" w:rsidR="0043357B" w:rsidRPr="00074251" w:rsidRDefault="0043357B" w:rsidP="0043357B">
      <w:r w:rsidRPr="00074251">
        <w:t>The load-bearing structure of the PV system must be equipotential bonded, metal cable ducts and PV modules with frame must also be bonded. This equalisation system must be connected to the Main Earthing Busbar (MEB) of the installation. The minimum conductor diameter for equalisation is 6 mm</w:t>
      </w:r>
      <w:r w:rsidRPr="00074251">
        <w:rPr>
          <w:vertAlign w:val="superscript"/>
        </w:rPr>
        <w:t>2</w:t>
      </w:r>
      <w:r w:rsidRPr="00074251">
        <w:t xml:space="preserve"> (if tinned copper is used). Equipotential bonding conductors shall be aluminium or tinned copper, bare copper will corrode and is not allowed. The main purpose of this bonding is to ensure the isolation resistance measurement and ground leakage function of the inverter can function properly. It also helps to avoid issues from electro-magnetic interference (EMI) If lightning protection is present refer to ‘External lightning protection’ below.</w:t>
      </w:r>
    </w:p>
    <w:p w14:paraId="571B658D" w14:textId="77777777" w:rsidR="0043357B" w:rsidRPr="00074251" w:rsidRDefault="0043357B" w:rsidP="0043357B">
      <w:pPr>
        <w:pStyle w:val="BodyHeading"/>
      </w:pPr>
      <w:r w:rsidRPr="00074251">
        <w:lastRenderedPageBreak/>
        <w:t>External Lightning Protection</w:t>
      </w:r>
    </w:p>
    <w:p w14:paraId="5113B248" w14:textId="77777777" w:rsidR="0043357B" w:rsidRPr="00074251" w:rsidRDefault="0043357B" w:rsidP="0043357B">
      <w:pPr>
        <w:rPr>
          <w:i/>
          <w:szCs w:val="20"/>
        </w:rPr>
      </w:pPr>
      <w:r w:rsidRPr="00074251">
        <w:rPr>
          <w:szCs w:val="20"/>
        </w:rPr>
        <w:t>If an external lightning protection system (LPS) is present on the building and the minimum separation distance cannot be observed, the frames and other conductive parts of this system must be connected to this in accordance with BS EN 62305</w:t>
      </w:r>
      <w:r>
        <w:rPr>
          <w:szCs w:val="20"/>
        </w:rPr>
        <w:t>.</w:t>
      </w:r>
      <w:r w:rsidRPr="00312EFF" w:rsidDel="00312EFF">
        <w:rPr>
          <w:szCs w:val="20"/>
        </w:rPr>
        <w:t xml:space="preserve"> </w:t>
      </w:r>
    </w:p>
    <w:p w14:paraId="7BAB48BF" w14:textId="77777777" w:rsidR="0043357B" w:rsidRPr="00074251" w:rsidRDefault="0043357B" w:rsidP="0043357B">
      <w:pPr>
        <w:pStyle w:val="BodyHeading"/>
      </w:pPr>
      <w:r w:rsidRPr="00074251">
        <w:t>Cable Trays / Cable Ladders / Cable Ducts</w:t>
      </w:r>
    </w:p>
    <w:p w14:paraId="7512CA5C" w14:textId="77777777" w:rsidR="0043357B" w:rsidRPr="00A25CE5" w:rsidRDefault="0043357B" w:rsidP="0043357B">
      <w:pPr>
        <w:rPr>
          <w:szCs w:val="20"/>
        </w:rPr>
      </w:pPr>
      <w:r w:rsidRPr="00A25CE5">
        <w:rPr>
          <w:szCs w:val="20"/>
        </w:rPr>
        <w:t xml:space="preserve">Cable trays or other components used for cable management must be equipotential bonded, or where applicable earthed. They may not be used as earthing / equipotential conductor. </w:t>
      </w:r>
    </w:p>
    <w:p w14:paraId="6CEA18BD" w14:textId="5B70A3B3" w:rsidR="0043357B" w:rsidRDefault="0091769A" w:rsidP="0043357B">
      <w:pPr>
        <w:pStyle w:val="Heading2"/>
      </w:pPr>
      <w:bookmarkStart w:id="394" w:name="_Toc103589014"/>
      <w:bookmarkStart w:id="395" w:name="_Toc132376998"/>
      <w:bookmarkStart w:id="396" w:name="_Toc136438967"/>
      <w:bookmarkStart w:id="397" w:name="_Toc136439212"/>
      <w:bookmarkStart w:id="398" w:name="_Toc152922422"/>
      <w:bookmarkStart w:id="399" w:name="_Toc195602473"/>
      <w:bookmarkStart w:id="400" w:name="_Toc223973687"/>
      <w:r>
        <w:t xml:space="preserve">Health, Safety &amp; Environment </w:t>
      </w:r>
      <w:r w:rsidR="0043357B">
        <w:t>(HSE)</w:t>
      </w:r>
      <w:bookmarkEnd w:id="394"/>
      <w:bookmarkEnd w:id="395"/>
      <w:bookmarkEnd w:id="396"/>
      <w:bookmarkEnd w:id="397"/>
      <w:bookmarkEnd w:id="398"/>
      <w:bookmarkEnd w:id="399"/>
      <w:bookmarkEnd w:id="400"/>
    </w:p>
    <w:p w14:paraId="6BC40B76" w14:textId="486707BD" w:rsidR="0043357B" w:rsidRPr="00155C29" w:rsidRDefault="0091769A" w:rsidP="0043357B">
      <w:pPr>
        <w:pStyle w:val="Heading3"/>
      </w:pPr>
      <w:bookmarkStart w:id="401" w:name="_Toc136438968"/>
      <w:bookmarkStart w:id="402" w:name="_Toc136439213"/>
      <w:bookmarkStart w:id="403" w:name="_Toc152922423"/>
      <w:bookmarkStart w:id="404" w:name="_Toc195602474"/>
      <w:bookmarkStart w:id="405" w:name="_Toc223973688"/>
      <w:r w:rsidRPr="00155C29">
        <w:t>Noise During Operational Phase</w:t>
      </w:r>
      <w:bookmarkEnd w:id="401"/>
      <w:bookmarkEnd w:id="402"/>
      <w:bookmarkEnd w:id="403"/>
      <w:bookmarkEnd w:id="404"/>
      <w:bookmarkEnd w:id="405"/>
    </w:p>
    <w:p w14:paraId="5AF890FF" w14:textId="32883AD0" w:rsidR="0043357B" w:rsidRPr="00A25CE5" w:rsidRDefault="0043357B" w:rsidP="0043357B">
      <w:pPr>
        <w:spacing w:line="240" w:lineRule="auto"/>
        <w:rPr>
          <w:rFonts w:eastAsia="Calibri" w:cs="Times New Roman"/>
          <w:szCs w:val="20"/>
        </w:rPr>
      </w:pPr>
      <w:r w:rsidRPr="00A25CE5">
        <w:rPr>
          <w:rFonts w:eastAsia="Calibri" w:cs="Times New Roman"/>
          <w:szCs w:val="20"/>
        </w:rPr>
        <w:t>Although the installations are generally constructed in a rural environment and will generally be far from areas where people gather for longer periods</w:t>
      </w:r>
      <w:r w:rsidR="00245242">
        <w:rPr>
          <w:rFonts w:eastAsia="Calibri" w:cs="Times New Roman"/>
          <w:szCs w:val="20"/>
        </w:rPr>
        <w:t>, the</w:t>
      </w:r>
      <w:r w:rsidRPr="00A25CE5">
        <w:rPr>
          <w:rFonts w:eastAsia="Calibri" w:cs="Times New Roman"/>
          <w:szCs w:val="20"/>
        </w:rPr>
        <w:t xml:space="preserve"> risk of noise disturbance must be taken into consideration</w:t>
      </w:r>
      <w:r>
        <w:rPr>
          <w:rFonts w:eastAsia="Calibri" w:cs="Times New Roman"/>
          <w:iCs/>
          <w:szCs w:val="20"/>
        </w:rPr>
        <w:t>.</w:t>
      </w:r>
      <w:r w:rsidRPr="00A25CE5">
        <w:rPr>
          <w:rFonts w:eastAsia="Calibri" w:cs="Times New Roman"/>
          <w:szCs w:val="20"/>
        </w:rPr>
        <w:t xml:space="preserve"> In </w:t>
      </w:r>
      <w:r w:rsidRPr="00A25CE5" w:rsidDel="00965ACD">
        <w:rPr>
          <w:rFonts w:eastAsia="Calibri" w:cs="Times New Roman"/>
          <w:szCs w:val="20"/>
        </w:rPr>
        <w:t>general</w:t>
      </w:r>
      <w:r w:rsidRPr="00A25CE5">
        <w:rPr>
          <w:rFonts w:eastAsia="Calibri" w:cs="Times New Roman"/>
          <w:szCs w:val="20"/>
        </w:rPr>
        <w:t xml:space="preserve">, this only has implications for inverter selection and placement. </w:t>
      </w:r>
    </w:p>
    <w:p w14:paraId="0CDF6C78" w14:textId="77777777" w:rsidR="0043357B" w:rsidRPr="003D5CF6" w:rsidRDefault="0043357B" w:rsidP="0043357B">
      <w:pPr>
        <w:pStyle w:val="Bullet10"/>
      </w:pPr>
      <w:r>
        <w:t>I</w:t>
      </w:r>
      <w:r w:rsidRPr="003D5CF6">
        <w:t>nverter</w:t>
      </w:r>
      <w:r>
        <w:t xml:space="preserve"> type</w:t>
      </w:r>
      <w:r w:rsidRPr="003D5CF6">
        <w:t xml:space="preserve"> should be selected for minimal noise production</w:t>
      </w:r>
      <w:r>
        <w:t>; and</w:t>
      </w:r>
    </w:p>
    <w:p w14:paraId="7250E54C" w14:textId="77777777" w:rsidR="0043357B" w:rsidRPr="00EB40BF" w:rsidRDefault="0043357B" w:rsidP="0043357B">
      <w:pPr>
        <w:pStyle w:val="Bullet10"/>
      </w:pPr>
      <w:r>
        <w:t>I</w:t>
      </w:r>
      <w:r w:rsidRPr="003D5CF6">
        <w:t>nverters should be placed far from residential areas other areas where noise disturbance could be an issue. This also includes recreation areas, foot paths etc</w:t>
      </w:r>
      <w:r>
        <w:t>.</w:t>
      </w:r>
    </w:p>
    <w:p w14:paraId="24798D2C" w14:textId="7B50122F" w:rsidR="0043357B" w:rsidRPr="003D5CF6" w:rsidRDefault="0091769A" w:rsidP="0043357B">
      <w:pPr>
        <w:pStyle w:val="Heading3"/>
      </w:pPr>
      <w:bookmarkStart w:id="406" w:name="_Toc132377000"/>
      <w:bookmarkStart w:id="407" w:name="_Toc136438970"/>
      <w:bookmarkStart w:id="408" w:name="_Toc136439215"/>
      <w:bookmarkStart w:id="409" w:name="_Toc152922425"/>
      <w:bookmarkStart w:id="410" w:name="_Toc195602475"/>
      <w:bookmarkStart w:id="411" w:name="_Toc223973689"/>
      <w:r w:rsidRPr="003D5CF6">
        <w:t xml:space="preserve">Restoration </w:t>
      </w:r>
      <w:r>
        <w:t>o</w:t>
      </w:r>
      <w:r w:rsidRPr="003D5CF6">
        <w:t>f Site</w:t>
      </w:r>
      <w:bookmarkEnd w:id="406"/>
      <w:bookmarkEnd w:id="407"/>
      <w:bookmarkEnd w:id="408"/>
      <w:bookmarkEnd w:id="409"/>
      <w:bookmarkEnd w:id="410"/>
      <w:bookmarkEnd w:id="411"/>
    </w:p>
    <w:p w14:paraId="66298E80" w14:textId="113C3794" w:rsidR="0043357B" w:rsidRPr="001676EA" w:rsidRDefault="0043357B" w:rsidP="0043357B">
      <w:pPr>
        <w:snapToGrid w:val="0"/>
        <w:rPr>
          <w:szCs w:val="20"/>
        </w:rPr>
      </w:pPr>
      <w:r w:rsidRPr="001676EA">
        <w:rPr>
          <w:szCs w:val="20"/>
        </w:rPr>
        <w:t xml:space="preserve">Use of the area as a solar PV </w:t>
      </w:r>
      <w:r w:rsidR="00D30F79">
        <w:rPr>
          <w:szCs w:val="20"/>
        </w:rPr>
        <w:t>site</w:t>
      </w:r>
      <w:r w:rsidRPr="001676EA">
        <w:rPr>
          <w:szCs w:val="20"/>
        </w:rPr>
        <w:t xml:space="preserve"> is foreseen to be </w:t>
      </w:r>
      <w:r w:rsidRPr="004E7C6F">
        <w:rPr>
          <w:szCs w:val="20"/>
        </w:rPr>
        <w:t xml:space="preserve">temporary. After 40 </w:t>
      </w:r>
      <w:r w:rsidR="002404F4" w:rsidRPr="004E7C6F">
        <w:rPr>
          <w:szCs w:val="20"/>
        </w:rPr>
        <w:t xml:space="preserve">years </w:t>
      </w:r>
      <w:r w:rsidRPr="004E7C6F">
        <w:rPr>
          <w:szCs w:val="20"/>
        </w:rPr>
        <w:t>it</w:t>
      </w:r>
      <w:r w:rsidRPr="001676EA">
        <w:rPr>
          <w:szCs w:val="20"/>
        </w:rPr>
        <w:t xml:space="preserve"> is expected that the solar PV installation will be removed from the site. The site must then be restored to its original condition. Component selection and engineering must take this into consideration. This includes but is not limited to:</w:t>
      </w:r>
    </w:p>
    <w:p w14:paraId="634CA335" w14:textId="77777777" w:rsidR="0043357B" w:rsidRPr="003D5CF6" w:rsidRDefault="0043357B" w:rsidP="0043357B">
      <w:pPr>
        <w:pStyle w:val="Bullet10"/>
      </w:pPr>
      <w:r>
        <w:t>Ma</w:t>
      </w:r>
      <w:r w:rsidRPr="003D5CF6">
        <w:t>terials must be selected that will not leach substances into the soil or leave residual material (flake, become brittle, …)</w:t>
      </w:r>
      <w:r>
        <w:t>;</w:t>
      </w:r>
    </w:p>
    <w:p w14:paraId="0E1E18E0" w14:textId="77777777" w:rsidR="0043357B" w:rsidRPr="003D5CF6" w:rsidRDefault="0043357B" w:rsidP="0043357B">
      <w:pPr>
        <w:pStyle w:val="Bullet10"/>
      </w:pPr>
      <w:r>
        <w:t>U</w:t>
      </w:r>
      <w:r w:rsidRPr="003D5CF6">
        <w:t xml:space="preserve">sing concrete blocks / pillars as anchoring of mounting structure is to be avoided. If the nature of the location (soil) makes using concrete anchoring unavoidable this is to be done only after explicit written consent from </w:t>
      </w:r>
      <w:r>
        <w:t>Employer</w:t>
      </w:r>
      <w:r w:rsidRPr="003D5CF6">
        <w:t xml:space="preserve"> and in such a way that concrete anchoring can be completely removed and easily separated from metal elements of mounting systems to enable separate disposal / recycling</w:t>
      </w:r>
      <w:r>
        <w:t>;</w:t>
      </w:r>
    </w:p>
    <w:p w14:paraId="33ACFD14" w14:textId="77777777" w:rsidR="0043357B" w:rsidRPr="003D5CF6" w:rsidRDefault="0043357B" w:rsidP="0043357B">
      <w:pPr>
        <w:pStyle w:val="Bullet10"/>
      </w:pPr>
      <w:r>
        <w:t>F</w:t>
      </w:r>
      <w:r w:rsidRPr="003D5CF6">
        <w:t xml:space="preserve">oundations of transformer stations, other support constructions are to be constructed in such a way that they can be removed completely without leaving any residual </w:t>
      </w:r>
      <w:r w:rsidRPr="003D5CF6" w:rsidDel="00C41061">
        <w:t>material</w:t>
      </w:r>
      <w:r>
        <w:t>;</w:t>
      </w:r>
    </w:p>
    <w:p w14:paraId="0E75A87C" w14:textId="4FE1783C" w:rsidR="0043357B" w:rsidRPr="003D5CF6" w:rsidRDefault="0043357B" w:rsidP="0043357B">
      <w:pPr>
        <w:pStyle w:val="Bullet10"/>
      </w:pPr>
      <w:r>
        <w:t>A</w:t>
      </w:r>
      <w:r w:rsidRPr="003D5CF6">
        <w:t>ccess roads must be constructed in such a way that they can be removed completely without leaving any residual material</w:t>
      </w:r>
      <w:r>
        <w:t xml:space="preserve">; </w:t>
      </w:r>
    </w:p>
    <w:p w14:paraId="52CD43B6" w14:textId="07C96B62" w:rsidR="0043357B" w:rsidRDefault="0043357B" w:rsidP="0043357B">
      <w:pPr>
        <w:pStyle w:val="Bullet10"/>
      </w:pPr>
      <w:r>
        <w:t>U</w:t>
      </w:r>
      <w:r w:rsidRPr="003D5CF6">
        <w:t>nderground cables and cable protection must be constructed and placed to allow complete removal</w:t>
      </w:r>
      <w:r w:rsidR="001D5BD7">
        <w:t>; and</w:t>
      </w:r>
    </w:p>
    <w:p w14:paraId="27AB6C78" w14:textId="7F10AD2C" w:rsidR="0043357B" w:rsidRPr="00EB40BF" w:rsidRDefault="0043357B" w:rsidP="0043357B">
      <w:pPr>
        <w:pStyle w:val="Bullet10"/>
      </w:pPr>
      <w:r w:rsidRPr="00096E03">
        <w:t>Fencing and CCTV posts should adhere to the same principles, being designed and installed to enable their complete removal without leaving any residual material, ensuring a comprehensive approach to site restoration</w:t>
      </w:r>
      <w:r w:rsidR="001D5BD7">
        <w:t>.</w:t>
      </w:r>
    </w:p>
    <w:p w14:paraId="766CF8C7" w14:textId="7D0AD7A6" w:rsidR="0043357B" w:rsidRDefault="001C7EB3" w:rsidP="0043357B">
      <w:pPr>
        <w:pStyle w:val="Heading3"/>
      </w:pPr>
      <w:bookmarkStart w:id="412" w:name="_Toc103589015"/>
      <w:bookmarkStart w:id="413" w:name="_Toc132377001"/>
      <w:bookmarkStart w:id="414" w:name="_Toc136438971"/>
      <w:bookmarkStart w:id="415" w:name="_Toc136439216"/>
      <w:bookmarkStart w:id="416" w:name="_Toc152922426"/>
      <w:bookmarkStart w:id="417" w:name="_Toc195602476"/>
      <w:bookmarkStart w:id="418" w:name="_Toc223973690"/>
      <w:r>
        <w:t>Minimising Carbon Footprint</w:t>
      </w:r>
      <w:bookmarkEnd w:id="412"/>
      <w:bookmarkEnd w:id="413"/>
      <w:bookmarkEnd w:id="414"/>
      <w:bookmarkEnd w:id="415"/>
      <w:bookmarkEnd w:id="416"/>
      <w:bookmarkEnd w:id="417"/>
      <w:bookmarkEnd w:id="418"/>
    </w:p>
    <w:p w14:paraId="4D90EB8B" w14:textId="77777777" w:rsidR="0043357B" w:rsidRPr="00D1391B" w:rsidRDefault="0043357B" w:rsidP="0043357B">
      <w:pPr>
        <w:spacing w:line="240" w:lineRule="auto"/>
        <w:rPr>
          <w:rFonts w:eastAsia="Calibri" w:cs="Times New Roman"/>
          <w:szCs w:val="20"/>
        </w:rPr>
      </w:pPr>
      <w:r w:rsidRPr="00D1391B">
        <w:rPr>
          <w:rFonts w:eastAsia="Calibri" w:cs="Times New Roman"/>
          <w:szCs w:val="20"/>
        </w:rPr>
        <w:t xml:space="preserve">Concrete is a material with a very high carbon footprint and use of concrete for anchoring of the mounting structure should be avoided. </w:t>
      </w:r>
      <w:r w:rsidRPr="00D1391B">
        <w:rPr>
          <w:szCs w:val="20"/>
        </w:rPr>
        <w:t>If the nature of the location (soil) makes using concrete anchoring unavoidable this is to be done only after explicit written consent from Employer.</w:t>
      </w:r>
    </w:p>
    <w:p w14:paraId="4BA91A13" w14:textId="098D315C" w:rsidR="0043357B" w:rsidRPr="00530616" w:rsidRDefault="001C7EB3" w:rsidP="0043357B">
      <w:pPr>
        <w:pStyle w:val="Heading3"/>
      </w:pPr>
      <w:bookmarkStart w:id="419" w:name="_Toc103589019"/>
      <w:bookmarkStart w:id="420" w:name="_Toc132377002"/>
      <w:bookmarkStart w:id="421" w:name="_Toc136438972"/>
      <w:bookmarkStart w:id="422" w:name="_Toc136439217"/>
      <w:bookmarkStart w:id="423" w:name="_Toc152922427"/>
      <w:bookmarkStart w:id="424" w:name="_Toc195602477"/>
      <w:bookmarkStart w:id="425" w:name="_Toc223973691"/>
      <w:r w:rsidRPr="00530616">
        <w:lastRenderedPageBreak/>
        <w:t xml:space="preserve">Presence </w:t>
      </w:r>
      <w:r>
        <w:t>o</w:t>
      </w:r>
      <w:r w:rsidRPr="00530616">
        <w:t>f Livestock</w:t>
      </w:r>
      <w:bookmarkEnd w:id="419"/>
      <w:bookmarkEnd w:id="420"/>
      <w:bookmarkEnd w:id="421"/>
      <w:bookmarkEnd w:id="422"/>
      <w:bookmarkEnd w:id="423"/>
      <w:bookmarkEnd w:id="424"/>
      <w:bookmarkEnd w:id="425"/>
    </w:p>
    <w:p w14:paraId="315A17EE" w14:textId="77777777" w:rsidR="0043357B" w:rsidRPr="00D1391B" w:rsidRDefault="0043357B" w:rsidP="0043357B">
      <w:r w:rsidRPr="00D1391B">
        <w:t xml:space="preserve">If grazing by sheep is planned on the location, or other animals are planned to be kept, the installation </w:t>
      </w:r>
      <w:r w:rsidRPr="00FC3DC1">
        <w:t>must</w:t>
      </w:r>
      <w:r w:rsidRPr="00D1391B">
        <w:t xml:space="preserve"> follow the recommendation of the Guide BRE (2014) Biodiversity Guidance for Solar Developments from the BRE National Solar Centre.</w:t>
      </w:r>
      <w:r>
        <w:t xml:space="preserve"> </w:t>
      </w:r>
    </w:p>
    <w:p w14:paraId="6854D4CF" w14:textId="06631BCB" w:rsidR="0043357B" w:rsidRDefault="001C7EB3" w:rsidP="0043357B">
      <w:pPr>
        <w:pStyle w:val="Heading3"/>
      </w:pPr>
      <w:bookmarkStart w:id="426" w:name="_Toc132377003"/>
      <w:bookmarkStart w:id="427" w:name="_Toc136438973"/>
      <w:bookmarkStart w:id="428" w:name="_Toc136439218"/>
      <w:bookmarkStart w:id="429" w:name="_Toc152922428"/>
      <w:bookmarkStart w:id="430" w:name="_Toc195602478"/>
      <w:bookmarkStart w:id="431" w:name="_Toc223973692"/>
      <w:r>
        <w:t>Minimising Nuisance During Execution</w:t>
      </w:r>
      <w:bookmarkEnd w:id="426"/>
      <w:bookmarkEnd w:id="427"/>
      <w:bookmarkEnd w:id="428"/>
      <w:bookmarkEnd w:id="429"/>
      <w:bookmarkEnd w:id="430"/>
      <w:bookmarkEnd w:id="431"/>
    </w:p>
    <w:p w14:paraId="1974F0C1" w14:textId="77777777" w:rsidR="0043357B" w:rsidRPr="00D1391B" w:rsidRDefault="0043357B" w:rsidP="0043357B">
      <w:r w:rsidRPr="00D1391B">
        <w:t>Access and egress from the build site and unloading activities must be carried out in a safe manner and must be organised to minimise obstruction of public roads and any pollution (mud) on public roads must be removed immediately</w:t>
      </w:r>
      <w:r>
        <w:t xml:space="preserve"> during the construction phase</w:t>
      </w:r>
      <w:r w:rsidRPr="00D1391B">
        <w:t>.</w:t>
      </w:r>
    </w:p>
    <w:p w14:paraId="3644D0A4" w14:textId="024AA11C" w:rsidR="0043357B" w:rsidRDefault="001C7EB3" w:rsidP="0043357B">
      <w:pPr>
        <w:pStyle w:val="Heading3"/>
      </w:pPr>
      <w:bookmarkStart w:id="432" w:name="_Toc132377004"/>
      <w:bookmarkStart w:id="433" w:name="_Toc136438974"/>
      <w:bookmarkStart w:id="434" w:name="_Toc136439219"/>
      <w:bookmarkStart w:id="435" w:name="_Toc152922429"/>
      <w:bookmarkStart w:id="436" w:name="_Toc195602479"/>
      <w:bookmarkStart w:id="437" w:name="_Toc223973693"/>
      <w:r>
        <w:t xml:space="preserve">Unexploded Ordnance </w:t>
      </w:r>
      <w:r w:rsidR="0043357B">
        <w:t>(UXO)</w:t>
      </w:r>
      <w:bookmarkEnd w:id="432"/>
      <w:bookmarkEnd w:id="433"/>
      <w:bookmarkEnd w:id="434"/>
      <w:bookmarkEnd w:id="435"/>
      <w:bookmarkEnd w:id="436"/>
      <w:bookmarkEnd w:id="437"/>
    </w:p>
    <w:p w14:paraId="0904E3B8" w14:textId="77777777" w:rsidR="0043357B" w:rsidRPr="00A07AD6" w:rsidRDefault="0043357B" w:rsidP="0043357B">
      <w:r w:rsidRPr="00A07AD6">
        <w:t xml:space="preserve">A study must be done to ascertain the likelihood of unexploded conventional explosives on site. </w:t>
      </w:r>
      <w:r w:rsidRPr="00A07AD6" w:rsidDel="009D7FF6">
        <w:t>Generally</w:t>
      </w:r>
      <w:r w:rsidRPr="00A07AD6">
        <w:t xml:space="preserve">, this is done in the permitting phase. Municipalities have risk studies / maps that indicate areas that have a higher likelihood of finding UXO. If such a study shows there may be UXO on site, additional </w:t>
      </w:r>
      <w:r w:rsidRPr="00A07AD6" w:rsidDel="00DB5183">
        <w:t>on</w:t>
      </w:r>
      <w:r w:rsidRPr="00A07AD6">
        <w:t>-site research must be done to ensure there are no UXO or, if any are found, a pyrotechnic clearance shall be performed in accordance with the Guidance for unexploded ordnance in infrastructure activities (PI2016/01) by the British Defence Infrastructure Organisation (DIO) before any works begin.</w:t>
      </w:r>
    </w:p>
    <w:p w14:paraId="1BA0CFE7" w14:textId="74C92480" w:rsidR="0043357B" w:rsidRDefault="00527764" w:rsidP="0043357B">
      <w:pPr>
        <w:pStyle w:val="Heading3"/>
      </w:pPr>
      <w:bookmarkStart w:id="438" w:name="_Toc132377005"/>
      <w:bookmarkStart w:id="439" w:name="_Toc136438975"/>
      <w:bookmarkStart w:id="440" w:name="_Toc136439220"/>
      <w:bookmarkStart w:id="441" w:name="_Toc152922430"/>
      <w:bookmarkStart w:id="442" w:name="_Toc195602480"/>
      <w:bookmarkStart w:id="443" w:name="_Toc223973694"/>
      <w:r>
        <w:t>Presence of High Voltage Lines</w:t>
      </w:r>
      <w:bookmarkEnd w:id="438"/>
      <w:bookmarkEnd w:id="439"/>
      <w:bookmarkEnd w:id="440"/>
      <w:bookmarkEnd w:id="441"/>
      <w:bookmarkEnd w:id="442"/>
      <w:bookmarkEnd w:id="443"/>
    </w:p>
    <w:p w14:paraId="0354A464" w14:textId="77777777" w:rsidR="0043357B" w:rsidRPr="006A6125" w:rsidRDefault="0043357B" w:rsidP="0043357B">
      <w:r w:rsidRPr="006A6125">
        <w:t xml:space="preserve">The requirements defined by the work code (Electricity at Work Regulations Regulation 14) for working near High Voltage Lines are applicable if any work is to be done within the obstructed strip. </w:t>
      </w:r>
    </w:p>
    <w:p w14:paraId="61335124" w14:textId="3A129386" w:rsidR="0043357B" w:rsidRDefault="006D40EC" w:rsidP="0043357B">
      <w:pPr>
        <w:pStyle w:val="Heading3"/>
      </w:pPr>
      <w:bookmarkStart w:id="444" w:name="_Toc132377006"/>
      <w:bookmarkStart w:id="445" w:name="_Toc136438976"/>
      <w:bookmarkStart w:id="446" w:name="_Toc136439221"/>
      <w:bookmarkStart w:id="447" w:name="_Toc152922431"/>
      <w:bookmarkStart w:id="448" w:name="_Toc195602481"/>
      <w:bookmarkStart w:id="449" w:name="_Toc223973695"/>
      <w:r>
        <w:t>Safe Access to Electrical Equipment</w:t>
      </w:r>
      <w:bookmarkEnd w:id="444"/>
      <w:bookmarkEnd w:id="445"/>
      <w:bookmarkEnd w:id="446"/>
      <w:bookmarkEnd w:id="447"/>
      <w:bookmarkEnd w:id="448"/>
      <w:bookmarkEnd w:id="449"/>
    </w:p>
    <w:p w14:paraId="08BCB07E" w14:textId="0EA52AB1" w:rsidR="0043357B" w:rsidRPr="00471F9B" w:rsidRDefault="0043357B" w:rsidP="0043357B">
      <w:r w:rsidRPr="00471F9B">
        <w:t xml:space="preserve">All electrical equipment must be safely accessible for inspection and maintenance, for ground mounted installations this also implies that the areas near this equipment may not become </w:t>
      </w:r>
      <w:r w:rsidR="006D40EC" w:rsidRPr="00471F9B">
        <w:t>waterlogged,</w:t>
      </w:r>
      <w:r w:rsidRPr="00471F9B">
        <w:t xml:space="preserve"> and measures must be taken to keep these areas reasonably dry.</w:t>
      </w:r>
    </w:p>
    <w:p w14:paraId="49CB9728" w14:textId="2C519C8B" w:rsidR="0043357B" w:rsidRDefault="006D40EC" w:rsidP="0043357B">
      <w:pPr>
        <w:pStyle w:val="Heading2"/>
      </w:pPr>
      <w:bookmarkStart w:id="450" w:name="_Toc132377007"/>
      <w:bookmarkStart w:id="451" w:name="_Toc136438977"/>
      <w:bookmarkStart w:id="452" w:name="_Toc136439222"/>
      <w:bookmarkStart w:id="453" w:name="_Toc152922432"/>
      <w:bookmarkStart w:id="454" w:name="_Toc195602482"/>
      <w:bookmarkStart w:id="455" w:name="_Toc223973696"/>
      <w:r>
        <w:t>Structural Engineering</w:t>
      </w:r>
      <w:bookmarkEnd w:id="450"/>
      <w:bookmarkEnd w:id="451"/>
      <w:bookmarkEnd w:id="452"/>
      <w:bookmarkEnd w:id="453"/>
      <w:bookmarkEnd w:id="454"/>
      <w:bookmarkEnd w:id="455"/>
    </w:p>
    <w:p w14:paraId="2272BB04" w14:textId="225D0776" w:rsidR="0043357B" w:rsidRDefault="006D40EC" w:rsidP="0043357B">
      <w:pPr>
        <w:pStyle w:val="Heading3"/>
      </w:pPr>
      <w:bookmarkStart w:id="456" w:name="_Toc132377008"/>
      <w:bookmarkStart w:id="457" w:name="_Toc136438978"/>
      <w:bookmarkStart w:id="458" w:name="_Toc136439223"/>
      <w:bookmarkStart w:id="459" w:name="_Toc152922433"/>
      <w:bookmarkStart w:id="460" w:name="_Toc195602483"/>
      <w:bookmarkStart w:id="461" w:name="_Toc223973697"/>
      <w:r>
        <w:t>Push Pull Tests</w:t>
      </w:r>
      <w:bookmarkEnd w:id="456"/>
      <w:bookmarkEnd w:id="457"/>
      <w:bookmarkEnd w:id="458"/>
      <w:bookmarkEnd w:id="459"/>
      <w:bookmarkEnd w:id="460"/>
      <w:bookmarkEnd w:id="461"/>
    </w:p>
    <w:p w14:paraId="267D47FF" w14:textId="7DFAAC11" w:rsidR="0043357B" w:rsidRPr="00755B14" w:rsidRDefault="0043357B" w:rsidP="0043357B">
      <w:r w:rsidRPr="00755B14">
        <w:t xml:space="preserve">To assess load bearing capacity / pull out resistance and resistance to lateral movement of the soil push pull tests must be carried out on a representative sample of locations of the </w:t>
      </w:r>
      <w:r w:rsidR="00D30F79">
        <w:t>site</w:t>
      </w:r>
      <w:r w:rsidRPr="00755B14">
        <w:t xml:space="preserve">. These tests must preferably be carried out with the piles that are foreseen for the PV installation and demonstrate that the design meets the requirements under the </w:t>
      </w:r>
      <w:r w:rsidR="007549FC">
        <w:t>British Standards</w:t>
      </w:r>
      <w:r w:rsidRPr="00755B14">
        <w:t>.</w:t>
      </w:r>
    </w:p>
    <w:p w14:paraId="2F3FB650" w14:textId="7F7B0681" w:rsidR="0043357B" w:rsidRDefault="007549FC" w:rsidP="0043357B">
      <w:pPr>
        <w:pStyle w:val="Heading3"/>
      </w:pPr>
      <w:bookmarkStart w:id="462" w:name="_Toc132377009"/>
      <w:bookmarkStart w:id="463" w:name="_Toc136438979"/>
      <w:bookmarkStart w:id="464" w:name="_Toc136439224"/>
      <w:bookmarkStart w:id="465" w:name="_Toc152922434"/>
      <w:bookmarkStart w:id="466" w:name="_Toc195602484"/>
      <w:bookmarkStart w:id="467" w:name="_Toc223973698"/>
      <w:r>
        <w:t>Perfo Soil Corrosivity</w:t>
      </w:r>
      <w:bookmarkEnd w:id="462"/>
      <w:bookmarkEnd w:id="463"/>
      <w:bookmarkEnd w:id="464"/>
      <w:bookmarkEnd w:id="465"/>
      <w:bookmarkEnd w:id="466"/>
      <w:bookmarkEnd w:id="467"/>
    </w:p>
    <w:p w14:paraId="3A41E923" w14:textId="77777777" w:rsidR="0043357B" w:rsidRPr="00755B14" w:rsidRDefault="0043357B" w:rsidP="0043357B">
      <w:r w:rsidRPr="00755B14">
        <w:t>When selecting protection measures / materials for piles and other underground components the soil corrosivity (acidity / salt levels) must be considered to ensure minimum required design lifetime is maintained.</w:t>
      </w:r>
    </w:p>
    <w:p w14:paraId="0D99C7E6" w14:textId="3101C89F" w:rsidR="0043357B" w:rsidRDefault="0043357B" w:rsidP="0043357B">
      <w:pPr>
        <w:pStyle w:val="Heading3"/>
      </w:pPr>
      <w:bookmarkStart w:id="468" w:name="_Toc132377010"/>
      <w:bookmarkStart w:id="469" w:name="_Toc136438980"/>
      <w:bookmarkStart w:id="470" w:name="_Toc136439225"/>
      <w:bookmarkStart w:id="471" w:name="_Toc152922435"/>
      <w:bookmarkStart w:id="472" w:name="_Toc195602485"/>
      <w:bookmarkStart w:id="473" w:name="_Toc223973699"/>
      <w:r>
        <w:lastRenderedPageBreak/>
        <w:t>(</w:t>
      </w:r>
      <w:r w:rsidR="00127D2F">
        <w:t>Other) Underground Infrastructure</w:t>
      </w:r>
      <w:bookmarkEnd w:id="468"/>
      <w:bookmarkEnd w:id="469"/>
      <w:bookmarkEnd w:id="470"/>
      <w:bookmarkEnd w:id="471"/>
      <w:bookmarkEnd w:id="472"/>
      <w:bookmarkEnd w:id="473"/>
    </w:p>
    <w:p w14:paraId="5F967069" w14:textId="5EB23493" w:rsidR="0043357B" w:rsidRPr="00C472DE" w:rsidRDefault="0043357B" w:rsidP="0043357B">
      <w:pPr>
        <w:spacing w:line="240" w:lineRule="auto"/>
        <w:rPr>
          <w:rFonts w:eastAsia="Calibri" w:cs="Times New Roman"/>
          <w:szCs w:val="20"/>
        </w:rPr>
      </w:pPr>
      <w:r w:rsidRPr="008B4E66">
        <w:rPr>
          <w:rFonts w:eastAsia="Calibri" w:cs="Times New Roman"/>
          <w:szCs w:val="20"/>
        </w:rPr>
        <w:t xml:space="preserve">The presence of underground infrastructure (cables, pipes) must be investigated in a ground survey. This is done as part of the permitting </w:t>
      </w:r>
      <w:r w:rsidR="00127D2F" w:rsidRPr="008B4E66">
        <w:rPr>
          <w:rFonts w:eastAsia="Calibri" w:cs="Times New Roman"/>
          <w:szCs w:val="20"/>
        </w:rPr>
        <w:t>process,</w:t>
      </w:r>
      <w:r w:rsidRPr="008B4E66">
        <w:rPr>
          <w:rFonts w:eastAsia="Calibri" w:cs="Times New Roman"/>
          <w:szCs w:val="20"/>
        </w:rPr>
        <w:t xml:space="preserve"> and the results must be incorporated into the design of the PV </w:t>
      </w:r>
      <w:r w:rsidR="00D30F79">
        <w:rPr>
          <w:rFonts w:eastAsia="Calibri" w:cs="Times New Roman"/>
          <w:szCs w:val="20"/>
        </w:rPr>
        <w:t>site</w:t>
      </w:r>
      <w:r w:rsidRPr="008B4E66">
        <w:rPr>
          <w:rFonts w:eastAsia="Calibri" w:cs="Times New Roman"/>
          <w:szCs w:val="20"/>
        </w:rPr>
        <w:t xml:space="preserve">. Underground infrastructure in or near the </w:t>
      </w:r>
      <w:r w:rsidR="00D30F79">
        <w:rPr>
          <w:rFonts w:eastAsia="Calibri" w:cs="Times New Roman"/>
          <w:szCs w:val="20"/>
        </w:rPr>
        <w:t>site</w:t>
      </w:r>
      <w:r w:rsidRPr="008B4E66">
        <w:rPr>
          <w:rFonts w:eastAsia="Calibri" w:cs="Times New Roman"/>
          <w:szCs w:val="20"/>
        </w:rPr>
        <w:t xml:space="preserve"> may necessitate additional measures with regards to stay currents / mutual influencing</w:t>
      </w:r>
      <w:r>
        <w:rPr>
          <w:rFonts w:eastAsia="Calibri" w:cs="Times New Roman"/>
          <w:szCs w:val="20"/>
        </w:rPr>
        <w:t>.</w:t>
      </w:r>
    </w:p>
    <w:p w14:paraId="29634C47" w14:textId="095B84A8" w:rsidR="0043357B" w:rsidRDefault="008A4583" w:rsidP="0043357B">
      <w:pPr>
        <w:pStyle w:val="Heading3"/>
      </w:pPr>
      <w:bookmarkStart w:id="474" w:name="_Toc132377011"/>
      <w:bookmarkStart w:id="475" w:name="_Toc136438981"/>
      <w:bookmarkStart w:id="476" w:name="_Toc136439226"/>
      <w:bookmarkStart w:id="477" w:name="_Toc152922436"/>
      <w:bookmarkStart w:id="478" w:name="_Toc195602486"/>
      <w:bookmarkStart w:id="479" w:name="_Toc223973700"/>
      <w:r>
        <w:t>Wind Loading (Edges</w:t>
      </w:r>
      <w:r w:rsidR="0043357B">
        <w:t>)</w:t>
      </w:r>
      <w:bookmarkEnd w:id="474"/>
      <w:bookmarkEnd w:id="475"/>
      <w:bookmarkEnd w:id="476"/>
      <w:bookmarkEnd w:id="477"/>
      <w:bookmarkEnd w:id="478"/>
      <w:bookmarkEnd w:id="479"/>
    </w:p>
    <w:p w14:paraId="61721B5B" w14:textId="77777777" w:rsidR="0043357B" w:rsidRPr="008B4E66" w:rsidRDefault="0043357B" w:rsidP="0043357B">
      <w:pPr>
        <w:spacing w:line="240" w:lineRule="auto"/>
        <w:rPr>
          <w:rFonts w:eastAsia="Calibri" w:cs="Times New Roman"/>
          <w:szCs w:val="20"/>
        </w:rPr>
      </w:pPr>
      <w:r w:rsidRPr="008B4E66">
        <w:rPr>
          <w:rFonts w:eastAsia="Calibri" w:cs="Times New Roman"/>
          <w:szCs w:val="20"/>
        </w:rPr>
        <w:t>The module tables on the outer edges of the PV field(s) are exposed to higher forces from wind loading. This must be taken into account in the design of the installation. Possible measures for PV module tables at the edges of the PV fields are:</w:t>
      </w:r>
    </w:p>
    <w:p w14:paraId="71904A8C" w14:textId="77777777" w:rsidR="0043357B" w:rsidRPr="002D50B8" w:rsidRDefault="0043357B" w:rsidP="0043357B">
      <w:pPr>
        <w:pStyle w:val="Bullet10"/>
      </w:pPr>
      <w:r>
        <w:t>A</w:t>
      </w:r>
      <w:r w:rsidRPr="002D50B8">
        <w:t>dditional cross bracing of module tables for increased stiffness of tables</w:t>
      </w:r>
      <w:r>
        <w:t>;</w:t>
      </w:r>
    </w:p>
    <w:p w14:paraId="4788CA8E" w14:textId="77777777" w:rsidR="0043357B" w:rsidRPr="002D50B8" w:rsidRDefault="0043357B" w:rsidP="0043357B">
      <w:pPr>
        <w:pStyle w:val="Bullet10"/>
      </w:pPr>
      <w:r>
        <w:t>Additional</w:t>
      </w:r>
      <w:r w:rsidRPr="002D50B8">
        <w:t xml:space="preserve"> piles for better anchoring of tables</w:t>
      </w:r>
      <w:r>
        <w:t>; and</w:t>
      </w:r>
    </w:p>
    <w:p w14:paraId="65CF806D" w14:textId="77777777" w:rsidR="0043357B" w:rsidRPr="00EB40BF" w:rsidRDefault="0043357B" w:rsidP="0043357B">
      <w:pPr>
        <w:pStyle w:val="Bullet10"/>
      </w:pPr>
      <w:r>
        <w:t>A</w:t>
      </w:r>
      <w:r w:rsidRPr="002D50B8">
        <w:t xml:space="preserve">dditional module clamps on outer PV modules (lower edge / top edge / corners). This is especially important to prevent excessive module flexing that could cause micro cracks and increased </w:t>
      </w:r>
      <w:r>
        <w:t xml:space="preserve">module efficiency </w:t>
      </w:r>
      <w:r w:rsidRPr="002D50B8">
        <w:t>degradation.</w:t>
      </w:r>
    </w:p>
    <w:p w14:paraId="647EC371" w14:textId="4DECF639" w:rsidR="0043357B" w:rsidRPr="00EB40BF" w:rsidRDefault="008A4583" w:rsidP="0043357B">
      <w:pPr>
        <w:pStyle w:val="Heading2"/>
      </w:pPr>
      <w:bookmarkStart w:id="480" w:name="_Toc103589016"/>
      <w:bookmarkStart w:id="481" w:name="_Toc132377012"/>
      <w:bookmarkStart w:id="482" w:name="_Toc136438982"/>
      <w:bookmarkStart w:id="483" w:name="_Toc136439227"/>
      <w:bookmarkStart w:id="484" w:name="_Toc152922437"/>
      <w:bookmarkStart w:id="485" w:name="_Toc195602487"/>
      <w:bookmarkStart w:id="486" w:name="_Toc223973701"/>
      <w:r>
        <w:t>Security</w:t>
      </w:r>
      <w:bookmarkStart w:id="487" w:name="_Toc103589017"/>
      <w:bookmarkEnd w:id="480"/>
      <w:bookmarkEnd w:id="481"/>
      <w:bookmarkEnd w:id="482"/>
      <w:bookmarkEnd w:id="483"/>
      <w:bookmarkEnd w:id="484"/>
      <w:bookmarkEnd w:id="485"/>
      <w:bookmarkEnd w:id="486"/>
    </w:p>
    <w:p w14:paraId="6E1CAAD4" w14:textId="12A562B8" w:rsidR="0043357B" w:rsidRPr="00DA18B8" w:rsidRDefault="008A4583" w:rsidP="0043357B">
      <w:pPr>
        <w:pStyle w:val="Heading3"/>
      </w:pPr>
      <w:bookmarkStart w:id="488" w:name="_Toc132377013"/>
      <w:bookmarkStart w:id="489" w:name="_Toc136438983"/>
      <w:bookmarkStart w:id="490" w:name="_Toc136439228"/>
      <w:bookmarkStart w:id="491" w:name="_Toc152922438"/>
      <w:bookmarkStart w:id="492" w:name="_Toc195602488"/>
      <w:bookmarkStart w:id="493" w:name="_Toc223973702"/>
      <w:bookmarkEnd w:id="487"/>
      <w:r w:rsidRPr="00DA18B8">
        <w:t>Anti-Theft System</w:t>
      </w:r>
      <w:bookmarkEnd w:id="488"/>
      <w:bookmarkEnd w:id="489"/>
      <w:bookmarkEnd w:id="490"/>
      <w:bookmarkEnd w:id="491"/>
      <w:bookmarkEnd w:id="492"/>
      <w:bookmarkEnd w:id="493"/>
      <w:r w:rsidRPr="00DA18B8">
        <w:t xml:space="preserve"> </w:t>
      </w:r>
    </w:p>
    <w:p w14:paraId="5CD26C9E" w14:textId="77777777" w:rsidR="0043357B" w:rsidRPr="005D3A6C" w:rsidRDefault="0043357B" w:rsidP="0043357B">
      <w:pPr>
        <w:spacing w:line="240" w:lineRule="auto"/>
        <w:rPr>
          <w:rFonts w:eastAsia="Calibri" w:cs="Times New Roman"/>
        </w:rPr>
      </w:pPr>
      <w:r w:rsidRPr="005D3A6C">
        <w:rPr>
          <w:rFonts w:eastAsia="Calibri" w:cs="Times New Roman"/>
        </w:rPr>
        <w:t>A provision has to be made to ensure that any panels that can be easily accessed cannot be removed with normal tools. The contractor is free to offer an appropriate solution, final choice is subject to Employer approval.</w:t>
      </w:r>
    </w:p>
    <w:p w14:paraId="0F9DCEEE" w14:textId="2911A849" w:rsidR="0043357B" w:rsidRPr="0053694C" w:rsidRDefault="008A4583" w:rsidP="0043357B">
      <w:pPr>
        <w:pStyle w:val="Heading3"/>
      </w:pPr>
      <w:bookmarkStart w:id="494" w:name="_Toc103589018"/>
      <w:bookmarkStart w:id="495" w:name="_Toc132377014"/>
      <w:bookmarkStart w:id="496" w:name="_Toc136438984"/>
      <w:bookmarkStart w:id="497" w:name="_Toc136439229"/>
      <w:bookmarkStart w:id="498" w:name="_Toc152922439"/>
      <w:bookmarkStart w:id="499" w:name="_Toc195602489"/>
      <w:bookmarkStart w:id="500" w:name="_Toc223973703"/>
      <w:r w:rsidRPr="0053694C">
        <w:t>Security Arrangements</w:t>
      </w:r>
      <w:bookmarkEnd w:id="494"/>
      <w:r>
        <w:t xml:space="preserve"> (Operational Phase</w:t>
      </w:r>
      <w:r w:rsidR="0043357B">
        <w:t>)</w:t>
      </w:r>
      <w:bookmarkEnd w:id="495"/>
      <w:bookmarkEnd w:id="496"/>
      <w:bookmarkEnd w:id="497"/>
      <w:bookmarkEnd w:id="498"/>
      <w:bookmarkEnd w:id="499"/>
      <w:bookmarkEnd w:id="500"/>
    </w:p>
    <w:p w14:paraId="25468D92" w14:textId="30CA6572" w:rsidR="0043357B" w:rsidRDefault="0043357B" w:rsidP="07EEAD98">
      <w:pPr>
        <w:rPr>
          <w:rFonts w:ascii="Arial" w:eastAsia="Arial" w:hAnsi="Arial" w:cs="Arial"/>
        </w:rPr>
      </w:pPr>
      <w:r w:rsidRPr="07EEAD98">
        <w:rPr>
          <w:rFonts w:eastAsia="Calibri" w:cs="Times New Roman"/>
        </w:rPr>
        <w:t xml:space="preserve">The </w:t>
      </w:r>
      <w:r w:rsidR="00D30F79" w:rsidRPr="07EEAD98">
        <w:rPr>
          <w:rFonts w:eastAsia="Calibri" w:cs="Times New Roman"/>
        </w:rPr>
        <w:t>site</w:t>
      </w:r>
      <w:r w:rsidRPr="07EEAD98">
        <w:rPr>
          <w:rFonts w:eastAsia="Calibri" w:cs="Times New Roman"/>
        </w:rPr>
        <w:t xml:space="preserve"> must be enclosed by a fence of at a minimum 2 meters high and with lockable gates suitable for access by heavy equipment (subject to the requirements of the construction permit). A continuous CCTV coverage of the entire perimeter fence and key internal areas using cameras with automatic motion detection and remote alarm to a permanently manned emergency response centre must be implemented. Additional requirements for insurance may apply and final choice is subject to Employer approval. Locks must, as a minimum, comply with security class RC3 according to BS EN 12209. Security class RC4 is advised for locks that are accessible to the public.</w:t>
      </w:r>
    </w:p>
    <w:p w14:paraId="204267B7" w14:textId="6B071EDC" w:rsidR="0043357B" w:rsidRPr="0053694C" w:rsidRDefault="008A4583" w:rsidP="0043357B">
      <w:pPr>
        <w:pStyle w:val="Heading3"/>
      </w:pPr>
      <w:bookmarkStart w:id="501" w:name="_Toc132377015"/>
      <w:bookmarkStart w:id="502" w:name="_Toc136438985"/>
      <w:bookmarkStart w:id="503" w:name="_Toc136439230"/>
      <w:bookmarkStart w:id="504" w:name="_Toc152922440"/>
      <w:bookmarkStart w:id="505" w:name="_Toc195602490"/>
      <w:bookmarkStart w:id="506" w:name="_Toc223973704"/>
      <w:r>
        <w:t>Security Arrangements During Execution</w:t>
      </w:r>
      <w:bookmarkEnd w:id="501"/>
      <w:bookmarkEnd w:id="502"/>
      <w:bookmarkEnd w:id="503"/>
      <w:bookmarkEnd w:id="504"/>
      <w:bookmarkEnd w:id="505"/>
      <w:bookmarkEnd w:id="506"/>
    </w:p>
    <w:p w14:paraId="02841642" w14:textId="3D09E038" w:rsidR="0043357B" w:rsidRPr="005066AD" w:rsidRDefault="2023FB34">
      <w:pPr>
        <w:rPr>
          <w:ins w:id="507" w:author="Mia Seabrook" w:date="2026-06-02T10:02:00Z" w16du:dateUtc="2026-06-02T10:02:26Z"/>
          <w:rFonts w:ascii="Arial" w:eastAsia="Arial" w:hAnsi="Arial" w:cs="Arial"/>
        </w:rPr>
      </w:pPr>
      <w:ins w:id="508" w:author="Mia Seabrook" w:date="2026-06-02T10:02:00Z" w16du:dateUtc="2026-06-02T10:02:26Z">
        <w:r w:rsidRPr="07EEAD98">
          <w:rPr>
            <w:rFonts w:ascii="Arial" w:eastAsia="Arial" w:hAnsi="Arial" w:cs="Arial"/>
          </w:rPr>
          <w:t>Access to the building site, staging areas and storage areas must be restricted by suitable fences of at least 2 meters high. A CCTV system with automatic motion detection and remote alarm to a permanently manned emergency response centre must monitor access points and other critical areas such as storage areas. The solution shall be confirmed suitable by insurers.</w:t>
        </w:r>
      </w:ins>
    </w:p>
    <w:p w14:paraId="09810D7E" w14:textId="369B3DE4" w:rsidR="0043357B" w:rsidRPr="005066AD" w:rsidRDefault="2023FB34">
      <w:pPr>
        <w:rPr>
          <w:ins w:id="509" w:author="Mia Seabrook" w:date="2026-06-02T10:02:00Z" w16du:dateUtc="2026-06-02T10:02:26Z"/>
          <w:rFonts w:ascii="Arial" w:eastAsia="Arial" w:hAnsi="Arial" w:cs="Arial"/>
        </w:rPr>
      </w:pPr>
      <w:ins w:id="510" w:author="Mia Seabrook" w:date="2026-06-02T10:02:00Z" w16du:dateUtc="2026-06-02T10:02:26Z">
        <w:r w:rsidRPr="07EEAD98">
          <w:rPr>
            <w:rFonts w:ascii="Arial" w:eastAsia="Arial" w:hAnsi="Arial" w:cs="Arial"/>
          </w:rPr>
          <w:t>Supply and installation of a site security system consisting of:</w:t>
        </w:r>
      </w:ins>
    </w:p>
    <w:p w14:paraId="57DF36C8" w14:textId="3DBC83DB" w:rsidR="0043357B" w:rsidRPr="005066AD" w:rsidRDefault="2023FB34">
      <w:pPr>
        <w:rPr>
          <w:ins w:id="511" w:author="Mia Seabrook" w:date="2026-06-02T10:02:00Z" w16du:dateUtc="2026-06-02T10:02:26Z"/>
          <w:rFonts w:ascii="Arial" w:eastAsia="Arial" w:hAnsi="Arial" w:cs="Arial"/>
        </w:rPr>
      </w:pPr>
      <w:ins w:id="512" w:author="Mia Seabrook" w:date="2026-06-02T10:02:00Z" w16du:dateUtc="2026-06-02T10:02:26Z">
        <w:r w:rsidRPr="07EEAD98">
          <w:rPr>
            <w:rFonts w:ascii="Arial" w:eastAsia="Arial" w:hAnsi="Arial" w:cs="Arial"/>
          </w:rPr>
          <w:t xml:space="preserve">A remotely monitored CCTV system shall be provided for the surveillance of the perimeter fence and gates. Fixed position dual thermal and optical cameras built into one housing that are to be fitted to hot dipped galvanised bolt down foldable columns with predrilled holes for the mounting of the cameras and Power supplies. The columns will elevate at 3 metres, subject to planning conditions above ground level, positioned ideally 1 metre in from the perimeter fence. The cameras and poles will be installed in a clockwise rotation with each camera providing protection to the next </w:t>
        </w:r>
        <w:r w:rsidRPr="07EEAD98">
          <w:rPr>
            <w:rFonts w:ascii="Arial" w:eastAsia="Arial" w:hAnsi="Arial" w:cs="Arial"/>
          </w:rPr>
          <w:lastRenderedPageBreak/>
          <w:t>camera in line with a maximum distance of 65 metres between columns. The camera systems shall be digital based systems which shall be user configurable, scalable, utilize digital storage devices and be connected to the monitoring facilities via a local area network. This system will also include an onsite audio challenge facility.</w:t>
        </w:r>
      </w:ins>
    </w:p>
    <w:p w14:paraId="5DD11FD9" w14:textId="7965C513" w:rsidR="0043357B" w:rsidRPr="005066AD" w:rsidRDefault="2023FB34">
      <w:pPr>
        <w:rPr>
          <w:ins w:id="513" w:author="Mia Seabrook" w:date="2026-06-02T10:02:00Z" w16du:dateUtc="2026-06-02T10:02:26Z"/>
          <w:rFonts w:ascii="Arial" w:eastAsia="Arial" w:hAnsi="Arial" w:cs="Arial"/>
        </w:rPr>
      </w:pPr>
      <w:ins w:id="514" w:author="Mia Seabrook" w:date="2026-06-02T10:02:00Z" w16du:dateUtc="2026-06-02T10:02:26Z">
        <w:r w:rsidRPr="07EEAD98">
          <w:rPr>
            <w:rFonts w:ascii="Arial" w:eastAsia="Arial" w:hAnsi="Arial" w:cs="Arial"/>
          </w:rPr>
          <w:t>The Contractor shall be responsible for the design and positioning of CCTV cameras at strategic locations, mounted on buildings or using masts as required in the planning conditions, to achieve the full coverage of the perimeter fence and gates. Where the conditions do not state these requirements, the Contractor shall design the system considering long-range fixed position infrared cameras fitted to poles which will elevate at 3 metres above ground level and positioned 1 metre in from the perimeter fence. Each pole will be fitted with a camera providing adequate coverage with a tilt down function to alleviate any need for working at height to carry out any maintenance tasks. So that each camera provides protection to the next camera in line with a maximum distance of 65 metres between columns, depending on topography. The use of concrete shall be minimised for the installation of posts, ducts or draw pit cable boxes.</w:t>
        </w:r>
      </w:ins>
    </w:p>
    <w:p w14:paraId="6A822C25" w14:textId="4A495CED" w:rsidR="0043357B" w:rsidRPr="005066AD" w:rsidRDefault="2023FB34">
      <w:pPr>
        <w:rPr>
          <w:ins w:id="515" w:author="Mia Seabrook" w:date="2026-06-02T10:02:00Z" w16du:dateUtc="2026-06-02T10:02:26Z"/>
          <w:rFonts w:ascii="Arial" w:eastAsia="Arial" w:hAnsi="Arial" w:cs="Arial"/>
        </w:rPr>
      </w:pPr>
      <w:ins w:id="516" w:author="Mia Seabrook" w:date="2026-06-02T10:02:00Z" w16du:dateUtc="2026-06-02T10:02:26Z">
        <w:r w:rsidRPr="07EEAD98">
          <w:rPr>
            <w:rFonts w:ascii="Arial" w:eastAsia="Arial" w:hAnsi="Arial" w:cs="Arial"/>
          </w:rPr>
          <w:t>The overall design of the CCTV system shall be such that images of the subject of interest are captured, displayed and stored with sufficient resolution to enable a positive identification at any position within the area of coverage. The CCTV images displayed on the monitors shall be of adequate clarity to provide clear and unambiguous identification of persons or motor vehicles. Solid state CCTV cameras utilizing charge coupled devices (CCD) capable of providing high-definition colour video images shall be provided. Cameras installed in areas which are likely to be subject to changing light levels shall have lenses equipped with auto iris control facilities.</w:t>
        </w:r>
      </w:ins>
    </w:p>
    <w:p w14:paraId="13C1A971" w14:textId="72853DCC" w:rsidR="0043357B" w:rsidRPr="005066AD" w:rsidRDefault="2023FB34">
      <w:pPr>
        <w:rPr>
          <w:ins w:id="517" w:author="Mia Seabrook" w:date="2026-06-02T10:02:00Z" w16du:dateUtc="2026-06-02T10:02:26Z"/>
          <w:rFonts w:ascii="Arial" w:eastAsia="Arial" w:hAnsi="Arial" w:cs="Arial"/>
        </w:rPr>
      </w:pPr>
      <w:ins w:id="518" w:author="Mia Seabrook" w:date="2026-06-02T10:02:00Z" w16du:dateUtc="2026-06-02T10:02:26Z">
        <w:r w:rsidRPr="07EEAD98">
          <w:rPr>
            <w:rFonts w:ascii="Arial" w:eastAsia="Arial" w:hAnsi="Arial" w:cs="Arial"/>
          </w:rPr>
          <w:t>Infra-red lighting shall be provided for cameras where the level of illumination during the hours of darkness is insufficient to give a clear image. The beam width of the lighting shall be matched to the focal length and coverage of the camera. Infra-red lighting shall be switched automatically by photocells during the hours of darkness.</w:t>
        </w:r>
      </w:ins>
    </w:p>
    <w:p w14:paraId="3EBDC581" w14:textId="3883F549" w:rsidR="0043357B" w:rsidRPr="005066AD" w:rsidRDefault="2023FB34">
      <w:pPr>
        <w:rPr>
          <w:ins w:id="519" w:author="Mia Seabrook" w:date="2026-06-02T10:02:00Z" w16du:dateUtc="2026-06-02T10:02:26Z"/>
          <w:rFonts w:ascii="Arial" w:eastAsia="Arial" w:hAnsi="Arial" w:cs="Arial"/>
        </w:rPr>
      </w:pPr>
      <w:ins w:id="520" w:author="Mia Seabrook" w:date="2026-06-02T10:02:00Z" w16du:dateUtc="2026-06-02T10:02:26Z">
        <w:r w:rsidRPr="07EEAD98">
          <w:rPr>
            <w:rFonts w:ascii="Arial" w:eastAsia="Arial" w:hAnsi="Arial" w:cs="Arial"/>
          </w:rPr>
          <w:t>A digital storage system shall be provided capable of storing the CCTV images in time lapse or in real time modes as required. The images shall normally be stored in time lapse mode. The storage system shall have facilities to superimpose camera number and date/time data on the images.</w:t>
        </w:r>
      </w:ins>
    </w:p>
    <w:p w14:paraId="366C7AC5" w14:textId="722A1F9B" w:rsidR="0043357B" w:rsidRPr="005066AD" w:rsidRDefault="2023FB34">
      <w:pPr>
        <w:rPr>
          <w:ins w:id="521" w:author="Mia Seabrook" w:date="2026-06-02T10:02:00Z" w16du:dateUtc="2026-06-02T10:02:26Z"/>
          <w:rFonts w:ascii="Arial" w:eastAsia="Arial" w:hAnsi="Arial" w:cs="Arial"/>
        </w:rPr>
      </w:pPr>
      <w:ins w:id="522" w:author="Mia Seabrook" w:date="2026-06-02T10:02:00Z" w16du:dateUtc="2026-06-02T10:02:26Z">
        <w:r w:rsidRPr="07EEAD98">
          <w:rPr>
            <w:rFonts w:ascii="Arial" w:eastAsia="Arial" w:hAnsi="Arial" w:cs="Arial"/>
          </w:rPr>
          <w:t>The cameras shall be networked together using a dedicated local area network with sufficient segments to optimise the cabling requirements without compromising the system performance and throughput. The network cabling shall be tamper-proof.</w:t>
        </w:r>
      </w:ins>
    </w:p>
    <w:p w14:paraId="370EE800" w14:textId="63BB34BB" w:rsidR="0043357B" w:rsidRPr="005066AD" w:rsidRDefault="2023FB34">
      <w:pPr>
        <w:rPr>
          <w:ins w:id="523" w:author="Mia Seabrook" w:date="2026-06-02T10:02:00Z" w16du:dateUtc="2026-06-02T10:02:26Z"/>
          <w:rFonts w:ascii="Arial" w:eastAsia="Arial" w:hAnsi="Arial" w:cs="Arial"/>
        </w:rPr>
      </w:pPr>
      <w:ins w:id="524" w:author="Mia Seabrook" w:date="2026-06-02T10:02:00Z" w16du:dateUtc="2026-06-02T10:02:26Z">
        <w:r w:rsidRPr="07EEAD98">
          <w:rPr>
            <w:rFonts w:ascii="Arial" w:eastAsia="Arial" w:hAnsi="Arial" w:cs="Arial"/>
          </w:rPr>
          <w:t>Remote monitoring provisions in accordance with the latest General Data Protection Regulation (GDPR).</w:t>
        </w:r>
      </w:ins>
    </w:p>
    <w:p w14:paraId="5B4AFC5A" w14:textId="5BDD9A13" w:rsidR="0043357B" w:rsidRPr="005066AD" w:rsidRDefault="2023FB34">
      <w:pPr>
        <w:rPr>
          <w:ins w:id="525" w:author="Mia Seabrook" w:date="2026-06-02T10:02:00Z" w16du:dateUtc="2026-06-02T10:02:26Z"/>
          <w:rFonts w:ascii="Arial" w:eastAsia="Arial" w:hAnsi="Arial" w:cs="Arial"/>
        </w:rPr>
      </w:pPr>
      <w:ins w:id="526" w:author="Mia Seabrook" w:date="2026-06-02T10:02:00Z" w16du:dateUtc="2026-06-02T10:02:26Z">
        <w:r w:rsidRPr="07EEAD98">
          <w:rPr>
            <w:rFonts w:ascii="Arial" w:eastAsia="Arial" w:hAnsi="Arial" w:cs="Arial"/>
          </w:rPr>
          <w:t>Should a security breach arise such that the CCTV becomes operational, the UPS should be capable of running for at least 6 hours.</w:t>
        </w:r>
      </w:ins>
    </w:p>
    <w:p w14:paraId="42C6BBEE" w14:textId="63707DC2" w:rsidR="0043357B" w:rsidRPr="005066AD" w:rsidRDefault="2023FB34">
      <w:pPr>
        <w:rPr>
          <w:ins w:id="527" w:author="Mia Seabrook" w:date="2026-06-02T10:02:00Z" w16du:dateUtc="2026-06-02T10:02:26Z"/>
          <w:rFonts w:ascii="Arial" w:eastAsia="Arial" w:hAnsi="Arial" w:cs="Arial"/>
        </w:rPr>
      </w:pPr>
      <w:ins w:id="528" w:author="Mia Seabrook" w:date="2026-06-02T10:02:00Z" w16du:dateUtc="2026-06-02T10:02:26Z">
        <w:r w:rsidRPr="07EEAD98">
          <w:rPr>
            <w:rFonts w:ascii="Arial" w:eastAsia="Arial" w:hAnsi="Arial" w:cs="Arial"/>
          </w:rPr>
          <w:t>CCTV cameras shall be located at all access points to provide clear identification of people and motor vehicles. The access control system is to include the provision of an audio challenge facility and can provide key holder response.</w:t>
        </w:r>
      </w:ins>
    </w:p>
    <w:p w14:paraId="16EB9035" w14:textId="1D67A4E0" w:rsidR="0043357B" w:rsidRPr="005066AD" w:rsidRDefault="2023FB34">
      <w:pPr>
        <w:rPr>
          <w:ins w:id="529" w:author="Mia Seabrook" w:date="2026-06-02T10:02:00Z" w16du:dateUtc="2026-06-02T10:02:26Z"/>
        </w:rPr>
      </w:pPr>
      <w:ins w:id="530" w:author="Mia Seabrook" w:date="2026-06-02T10:02:00Z" w16du:dateUtc="2026-06-02T10:02:26Z">
        <w:r w:rsidRPr="07EEAD98">
          <w:rPr>
            <w:rFonts w:ascii="Arial" w:eastAsia="Arial" w:hAnsi="Arial" w:cs="Arial"/>
          </w:rPr>
          <w:t>Keypads will be fitted to gated access points agreed with the Client.</w:t>
        </w:r>
        <w:r>
          <w:t xml:space="preserve"> </w:t>
        </w:r>
      </w:ins>
    </w:p>
    <w:p w14:paraId="2E91936D" w14:textId="2AA5BE26" w:rsidR="0043357B" w:rsidRPr="005066AD" w:rsidRDefault="0043357B" w:rsidP="0043357B">
      <w:pPr>
        <w:rPr>
          <w:del w:id="531" w:author="Mia Seabrook" w:date="2026-06-02T10:02:00Z" w16du:dateUtc="2026-06-02T10:02:24Z"/>
        </w:rPr>
      </w:pPr>
      <w:del w:id="532" w:author="Mia Seabrook" w:date="2026-06-02T10:02:00Z" w16du:dateUtc="2026-06-02T10:02:24Z">
        <w:r w:rsidDel="0043357B">
          <w:delText xml:space="preserve">Access to the building site, staging areas and storage areas must be restricted by suitable fences of at least 2 meters high. A CCTV system </w:delText>
        </w:r>
        <w:r w:rsidRPr="07EEAD98" w:rsidDel="0043357B">
          <w:rPr>
            <w:rFonts w:eastAsia="Calibri" w:cs="Times New Roman"/>
          </w:rPr>
          <w:delText xml:space="preserve">with automatic motion detection and remote alarm to a </w:delText>
        </w:r>
        <w:r w:rsidRPr="07EEAD98" w:rsidDel="0043357B">
          <w:rPr>
            <w:rFonts w:eastAsia="Calibri" w:cs="Times New Roman"/>
          </w:rPr>
          <w:lastRenderedPageBreak/>
          <w:delText xml:space="preserve">permanently manned emergency response centre </w:delText>
        </w:r>
        <w:r w:rsidDel="0043357B">
          <w:delText xml:space="preserve">must monitor access points and other critical areas such as storage areas. The solution shall be confirmed suitable by </w:delText>
        </w:r>
        <w:commentRangeStart w:id="533"/>
        <w:r w:rsidDel="0043357B">
          <w:delText>insurers</w:delText>
        </w:r>
      </w:del>
      <w:commentRangeEnd w:id="533"/>
      <w:r>
        <w:rPr>
          <w:rStyle w:val="CommentReference"/>
          <w:sz w:val="21"/>
          <w:szCs w:val="21"/>
        </w:rPr>
        <w:commentReference w:id="533"/>
      </w:r>
      <w:del w:id="534" w:author="Mia Seabrook" w:date="2026-06-02T10:02:00Z" w16du:dateUtc="2026-06-02T10:02:24Z">
        <w:r w:rsidDel="0043357B">
          <w:delText>.</w:delText>
        </w:r>
      </w:del>
    </w:p>
    <w:p w14:paraId="21D17C10" w14:textId="65B42045" w:rsidR="0043357B" w:rsidRPr="00EB40BF" w:rsidRDefault="008A4583" w:rsidP="0043357B">
      <w:pPr>
        <w:pStyle w:val="Heading2"/>
      </w:pPr>
      <w:bookmarkStart w:id="535" w:name="_Toc132377016"/>
      <w:bookmarkStart w:id="536" w:name="_Toc136438986"/>
      <w:bookmarkStart w:id="537" w:name="_Toc136439231"/>
      <w:bookmarkStart w:id="538" w:name="_Toc152922441"/>
      <w:bookmarkStart w:id="539" w:name="_Toc195602491"/>
      <w:bookmarkStart w:id="540" w:name="_Toc223973705"/>
      <w:r>
        <w:t>Stray Currents and Mutual Influencing of other Installations / Structures</w:t>
      </w:r>
      <w:bookmarkEnd w:id="535"/>
      <w:bookmarkEnd w:id="536"/>
      <w:bookmarkEnd w:id="537"/>
      <w:bookmarkEnd w:id="538"/>
      <w:bookmarkEnd w:id="539"/>
      <w:bookmarkEnd w:id="540"/>
    </w:p>
    <w:p w14:paraId="7C9145E1" w14:textId="35031E60" w:rsidR="0043357B" w:rsidRDefault="008A4583" w:rsidP="0043357B">
      <w:pPr>
        <w:pStyle w:val="Heading3"/>
      </w:pPr>
      <w:bookmarkStart w:id="541" w:name="_Toc132377017"/>
      <w:bookmarkStart w:id="542" w:name="_Toc136438987"/>
      <w:bookmarkStart w:id="543" w:name="_Toc136439232"/>
      <w:bookmarkStart w:id="544" w:name="_Toc152922442"/>
      <w:bookmarkStart w:id="545" w:name="_Toc195602492"/>
      <w:bookmarkStart w:id="546" w:name="_Toc223973706"/>
      <w:r>
        <w:t>General Requirements</w:t>
      </w:r>
      <w:bookmarkEnd w:id="541"/>
      <w:bookmarkEnd w:id="542"/>
      <w:bookmarkEnd w:id="543"/>
      <w:bookmarkEnd w:id="544"/>
      <w:bookmarkEnd w:id="545"/>
      <w:bookmarkEnd w:id="546"/>
    </w:p>
    <w:p w14:paraId="6C32C14C" w14:textId="77777777" w:rsidR="0043357B" w:rsidRPr="005066AD" w:rsidRDefault="0043357B" w:rsidP="0043357B">
      <w:pPr>
        <w:spacing w:line="240" w:lineRule="auto"/>
        <w:rPr>
          <w:rFonts w:eastAsia="Calibri" w:cs="Times New Roman"/>
          <w:szCs w:val="20"/>
        </w:rPr>
      </w:pPr>
      <w:r w:rsidRPr="005066AD">
        <w:rPr>
          <w:rFonts w:eastAsia="Calibri" w:cs="Times New Roman"/>
          <w:szCs w:val="20"/>
        </w:rPr>
        <w:t xml:space="preserve">Corrosion from stray currents or touch currents on pipelines must be avoided. Where interaction is possible due to the presence of pipelines and or underground HV cables: </w:t>
      </w:r>
    </w:p>
    <w:p w14:paraId="722E647C" w14:textId="4958EA6C" w:rsidR="0043357B" w:rsidRDefault="0043357B" w:rsidP="0043357B">
      <w:pPr>
        <w:pStyle w:val="Bullet10"/>
      </w:pPr>
      <w:r>
        <w:t xml:space="preserve">Identification, measurement and mitigation must be carried out according to </w:t>
      </w:r>
      <w:r w:rsidR="00491BC3" w:rsidRPr="00491BC3">
        <w:t>BS 7671</w:t>
      </w:r>
      <w:r w:rsidRPr="00F60033">
        <w:t>;</w:t>
      </w:r>
      <w:r>
        <w:t xml:space="preserve"> and</w:t>
      </w:r>
    </w:p>
    <w:p w14:paraId="78D1EE31" w14:textId="77777777" w:rsidR="0043357B" w:rsidRPr="00EB40BF" w:rsidRDefault="0043357B" w:rsidP="0043357B">
      <w:pPr>
        <w:pStyle w:val="Bullet10"/>
      </w:pPr>
      <w:r>
        <w:t>Additional devices for monitoring of residual current may be required.</w:t>
      </w:r>
      <w:r w:rsidRPr="00022C2D">
        <w:t xml:space="preserve"> </w:t>
      </w:r>
    </w:p>
    <w:p w14:paraId="28ABC577" w14:textId="17A7905E" w:rsidR="0043357B" w:rsidRDefault="00491BC3" w:rsidP="0043357B">
      <w:pPr>
        <w:pStyle w:val="Heading3"/>
      </w:pPr>
      <w:bookmarkStart w:id="547" w:name="_Toc132377018"/>
      <w:bookmarkStart w:id="548" w:name="_Toc136438988"/>
      <w:bookmarkStart w:id="549" w:name="_Toc136439233"/>
      <w:bookmarkStart w:id="550" w:name="_Toc152922443"/>
      <w:bookmarkStart w:id="551" w:name="_Toc195602493"/>
      <w:bookmarkStart w:id="552" w:name="_Toc223973707"/>
      <w:r>
        <w:t>Railways (If Applicable</w:t>
      </w:r>
      <w:r w:rsidR="0043357B">
        <w:t>)</w:t>
      </w:r>
      <w:bookmarkEnd w:id="547"/>
      <w:bookmarkEnd w:id="548"/>
      <w:bookmarkEnd w:id="549"/>
      <w:bookmarkEnd w:id="550"/>
      <w:bookmarkEnd w:id="551"/>
      <w:bookmarkEnd w:id="552"/>
    </w:p>
    <w:p w14:paraId="60C31CDA" w14:textId="74FA897F" w:rsidR="0043357B" w:rsidRPr="00074497" w:rsidRDefault="0043357B" w:rsidP="0043357B">
      <w:pPr>
        <w:spacing w:line="240" w:lineRule="auto"/>
        <w:rPr>
          <w:rFonts w:eastAsia="Calibri" w:cs="Times New Roman"/>
          <w:szCs w:val="20"/>
        </w:rPr>
      </w:pPr>
      <w:r w:rsidRPr="00074497">
        <w:rPr>
          <w:rFonts w:eastAsia="Calibri" w:cs="Times New Roman"/>
          <w:szCs w:val="20"/>
        </w:rPr>
        <w:t xml:space="preserve">If parts of the </w:t>
      </w:r>
      <w:r w:rsidR="00D30F79">
        <w:rPr>
          <w:rFonts w:eastAsia="Calibri" w:cs="Times New Roman"/>
          <w:szCs w:val="20"/>
        </w:rPr>
        <w:t>site</w:t>
      </w:r>
      <w:r w:rsidRPr="00074497">
        <w:rPr>
          <w:rFonts w:eastAsia="Calibri" w:cs="Times New Roman"/>
          <w:szCs w:val="20"/>
        </w:rPr>
        <w:t xml:space="preserve"> are near railways or cables will cross railways, technical advice can be provided by the Asset Protection and Optimisation teams (ASPRO)</w:t>
      </w:r>
      <w:r w:rsidRPr="00074497" w:rsidDel="00C63102">
        <w:rPr>
          <w:rFonts w:eastAsia="Calibri" w:cs="Times New Roman"/>
          <w:szCs w:val="20"/>
        </w:rPr>
        <w:t xml:space="preserve"> </w:t>
      </w:r>
      <w:r w:rsidRPr="00074497">
        <w:rPr>
          <w:rFonts w:eastAsia="Calibri" w:cs="Times New Roman"/>
          <w:szCs w:val="20"/>
        </w:rPr>
        <w:t xml:space="preserve">of the National Rail network. </w:t>
      </w:r>
    </w:p>
    <w:p w14:paraId="3836C0FF" w14:textId="3D5AD5E4" w:rsidR="0043357B" w:rsidRPr="00016E1E" w:rsidRDefault="00491BC3" w:rsidP="0043357B">
      <w:pPr>
        <w:pStyle w:val="Heading3"/>
      </w:pPr>
      <w:bookmarkStart w:id="553" w:name="_Toc132377019"/>
      <w:bookmarkStart w:id="554" w:name="_Toc136438989"/>
      <w:bookmarkStart w:id="555" w:name="_Toc136439234"/>
      <w:bookmarkStart w:id="556" w:name="_Toc152922444"/>
      <w:bookmarkStart w:id="557" w:name="_Toc195602494"/>
      <w:bookmarkStart w:id="558" w:name="_Toc223973708"/>
      <w:r w:rsidRPr="00016E1E">
        <w:t>Underground Pipes</w:t>
      </w:r>
      <w:bookmarkEnd w:id="553"/>
      <w:bookmarkEnd w:id="554"/>
      <w:bookmarkEnd w:id="555"/>
      <w:bookmarkEnd w:id="556"/>
      <w:bookmarkEnd w:id="557"/>
      <w:bookmarkEnd w:id="558"/>
    </w:p>
    <w:p w14:paraId="2796BC66" w14:textId="027AFA1C" w:rsidR="0043357B" w:rsidRPr="00074497" w:rsidRDefault="0043357B" w:rsidP="0043357B">
      <w:pPr>
        <w:spacing w:line="240" w:lineRule="auto"/>
      </w:pPr>
      <w:r w:rsidRPr="00074497">
        <w:t xml:space="preserve">In order to make sure no </w:t>
      </w:r>
      <w:r w:rsidRPr="00074497" w:rsidDel="00A40D46">
        <w:t>third</w:t>
      </w:r>
      <w:r w:rsidRPr="00074497">
        <w:t>-party damage is caused to buried pipelines</w:t>
      </w:r>
      <w:r w:rsidR="00DD7834">
        <w:t>, th</w:t>
      </w:r>
      <w:r w:rsidRPr="00074497">
        <w:t>e Contractor is advised to adhere to the ‘Requirements for the Siting and Installation of Solar Photovoltaic (PV) Installations in the Vicinity of Buried Pipelines’, defined by the UK Onshore Pipeline Operators’ Association (UKOPA).</w:t>
      </w:r>
    </w:p>
    <w:p w14:paraId="5CC64CA6" w14:textId="48878E6D" w:rsidR="0043357B" w:rsidRDefault="00DD7834" w:rsidP="0043357B">
      <w:pPr>
        <w:pStyle w:val="Heading2"/>
      </w:pPr>
      <w:bookmarkStart w:id="559" w:name="_Toc132376925"/>
      <w:bookmarkStart w:id="560" w:name="_Toc136438885"/>
      <w:bookmarkStart w:id="561" w:name="_Toc136439130"/>
      <w:bookmarkStart w:id="562" w:name="_Toc152922340"/>
      <w:bookmarkStart w:id="563" w:name="_Toc195602495"/>
      <w:bookmarkStart w:id="564" w:name="_Toc223973709"/>
      <w:r>
        <w:t>Maintainability</w:t>
      </w:r>
      <w:bookmarkEnd w:id="559"/>
      <w:bookmarkEnd w:id="560"/>
      <w:bookmarkEnd w:id="561"/>
      <w:bookmarkEnd w:id="562"/>
      <w:bookmarkEnd w:id="563"/>
      <w:bookmarkEnd w:id="564"/>
    </w:p>
    <w:p w14:paraId="3E7773F7" w14:textId="7DDC5F8F" w:rsidR="0043357B" w:rsidRDefault="00DD7834" w:rsidP="0043357B">
      <w:pPr>
        <w:pStyle w:val="Heading3"/>
      </w:pPr>
      <w:bookmarkStart w:id="565" w:name="_Toc132376926"/>
      <w:bookmarkStart w:id="566" w:name="_Toc136438886"/>
      <w:bookmarkStart w:id="567" w:name="_Toc136439131"/>
      <w:bookmarkStart w:id="568" w:name="_Toc152922341"/>
      <w:bookmarkStart w:id="569" w:name="_Toc195602496"/>
      <w:bookmarkStart w:id="570" w:name="_Toc223973710"/>
      <w:r>
        <w:t>Space for Maintenance and Access</w:t>
      </w:r>
      <w:bookmarkEnd w:id="565"/>
      <w:bookmarkEnd w:id="566"/>
      <w:bookmarkEnd w:id="567"/>
      <w:bookmarkEnd w:id="568"/>
      <w:bookmarkEnd w:id="569"/>
      <w:bookmarkEnd w:id="570"/>
    </w:p>
    <w:p w14:paraId="07A8A7A5" w14:textId="77777777" w:rsidR="0043357B" w:rsidRPr="00AD0745" w:rsidRDefault="0043357B" w:rsidP="0043357B">
      <w:pPr>
        <w:pStyle w:val="Bullet10"/>
      </w:pPr>
      <w:r w:rsidRPr="00AD0745">
        <w:t>The installation must be designed in such a way that there is sufficient space to carry out maintenance works on all parts of the installation and the supporting structures</w:t>
      </w:r>
      <w:r>
        <w:t>;</w:t>
      </w:r>
      <w:r w:rsidRPr="00AD0745">
        <w:t xml:space="preserve"> </w:t>
      </w:r>
    </w:p>
    <w:p w14:paraId="6C342168" w14:textId="2C764A4E" w:rsidR="0043357B" w:rsidRDefault="0043357B" w:rsidP="0043357B">
      <w:pPr>
        <w:pStyle w:val="Bullet10"/>
      </w:pPr>
      <w:r w:rsidRPr="00AD0745">
        <w:t>Especially for those components where regular access is required such as inverters, string combiner boxes and switchboards ease of access is key. These components should be accessible without the need for extra equipment or safety measures</w:t>
      </w:r>
      <w:r>
        <w:t>;</w:t>
      </w:r>
      <w:r w:rsidR="00DD7834">
        <w:t xml:space="preserve"> and</w:t>
      </w:r>
    </w:p>
    <w:p w14:paraId="26F28307" w14:textId="77777777" w:rsidR="0043357B" w:rsidRDefault="0043357B" w:rsidP="0043357B">
      <w:pPr>
        <w:pStyle w:val="Bullet10"/>
      </w:pPr>
      <w:r w:rsidRPr="00B41B7A">
        <w:t>The installation must be designed and implemented in such a way that access for maintenance and/or replacement of the site owner’s / tenant’s goods remains unhindered.</w:t>
      </w:r>
    </w:p>
    <w:p w14:paraId="573AFC82" w14:textId="19A2AFBD" w:rsidR="008378D2" w:rsidRDefault="008378D2" w:rsidP="00DD22FD">
      <w:pPr>
        <w:pStyle w:val="Heading3"/>
      </w:pPr>
      <w:bookmarkStart w:id="571" w:name="_Toc223973711"/>
      <w:r>
        <w:t>S</w:t>
      </w:r>
      <w:r w:rsidR="00DD22FD">
        <w:t xml:space="preserve">torage </w:t>
      </w:r>
      <w:r w:rsidR="005E30C3">
        <w:t>F</w:t>
      </w:r>
      <w:r w:rsidR="00DD22FD">
        <w:t xml:space="preserve">acility for </w:t>
      </w:r>
      <w:r w:rsidR="005E30C3">
        <w:t>S</w:t>
      </w:r>
      <w:r w:rsidR="00DD22FD">
        <w:t>pares</w:t>
      </w:r>
      <w:bookmarkEnd w:id="571"/>
    </w:p>
    <w:p w14:paraId="7065312D" w14:textId="6A46EC48" w:rsidR="005E30C3" w:rsidRDefault="005E30C3" w:rsidP="005E30C3">
      <w:r w:rsidRPr="005E30C3">
        <w:t xml:space="preserve">The storage facility for spares </w:t>
      </w:r>
      <w:r w:rsidR="000F5A3B">
        <w:t>should</w:t>
      </w:r>
      <w:r w:rsidRPr="005E30C3">
        <w:t xml:space="preserve"> ensure efficient and organized maintenance operations. It </w:t>
      </w:r>
      <w:r w:rsidR="000F5A3B">
        <w:t>shall be</w:t>
      </w:r>
      <w:r w:rsidRPr="005E30C3">
        <w:t xml:space="preserve"> equipped with clearly </w:t>
      </w:r>
      <w:r w:rsidR="000F5A3B" w:rsidRPr="005E30C3">
        <w:t>labelled</w:t>
      </w:r>
      <w:r w:rsidRPr="005E30C3">
        <w:t xml:space="preserve"> sections for easy identification and retrieval of parts, minimizing downtime during repairs. The facility </w:t>
      </w:r>
      <w:r w:rsidR="000F5A3B">
        <w:t>shall include</w:t>
      </w:r>
      <w:r w:rsidRPr="005E30C3">
        <w:t xml:space="preserve"> an inventory management system to track stock levels and reorder parts as needed.</w:t>
      </w:r>
    </w:p>
    <w:p w14:paraId="18F4B047" w14:textId="3DF60E64" w:rsidR="00B93251" w:rsidRDefault="00B93251" w:rsidP="00BB084B">
      <w:pPr>
        <w:pStyle w:val="Heading3"/>
      </w:pPr>
      <w:bookmarkStart w:id="572" w:name="_Toc223973712"/>
      <w:r>
        <w:t>Route a</w:t>
      </w:r>
      <w:r w:rsidR="00BB084B">
        <w:t>nd Row Markers</w:t>
      </w:r>
      <w:bookmarkEnd w:id="572"/>
    </w:p>
    <w:p w14:paraId="3DEC28D3" w14:textId="42CB1FB6" w:rsidR="00B82C24" w:rsidRPr="00B82C24" w:rsidRDefault="00A824F0" w:rsidP="00E7561E">
      <w:r w:rsidRPr="00A824F0">
        <w:t>Route and row markers must be clearly visible to facilitate efficient maintenance, ensuring easy navigation and quick identification of sections within the</w:t>
      </w:r>
      <w:r w:rsidR="004C1869">
        <w:t xml:space="preserve"> site</w:t>
      </w:r>
      <w:r w:rsidRPr="00A824F0">
        <w:t xml:space="preserve"> without obstructing access for routine inspections and repairs</w:t>
      </w:r>
      <w:r>
        <w:t>.</w:t>
      </w:r>
    </w:p>
    <w:p w14:paraId="40995AEA" w14:textId="037BD5AA" w:rsidR="0043357B" w:rsidRPr="0053588D" w:rsidRDefault="00DD7834" w:rsidP="0043357B">
      <w:pPr>
        <w:pStyle w:val="Heading3"/>
      </w:pPr>
      <w:bookmarkStart w:id="573" w:name="_Toc132376927"/>
      <w:bookmarkStart w:id="574" w:name="_Toc136438887"/>
      <w:bookmarkStart w:id="575" w:name="_Toc136439132"/>
      <w:bookmarkStart w:id="576" w:name="_Toc152922342"/>
      <w:bookmarkStart w:id="577" w:name="_Toc195602497"/>
      <w:bookmarkStart w:id="578" w:name="_Toc223973713"/>
      <w:r>
        <w:lastRenderedPageBreak/>
        <w:t>Usability of Documentation</w:t>
      </w:r>
      <w:bookmarkEnd w:id="573"/>
      <w:bookmarkEnd w:id="574"/>
      <w:bookmarkEnd w:id="575"/>
      <w:bookmarkEnd w:id="576"/>
      <w:bookmarkEnd w:id="577"/>
      <w:bookmarkEnd w:id="578"/>
    </w:p>
    <w:p w14:paraId="5641A5C3" w14:textId="77777777" w:rsidR="0043357B" w:rsidRPr="006D6CAA" w:rsidRDefault="0043357B" w:rsidP="0043357B">
      <w:r w:rsidRPr="006D6CAA">
        <w:t>As built documentation should enable efficient identification and localisation of errors. This implies that:</w:t>
      </w:r>
    </w:p>
    <w:p w14:paraId="2F81131E" w14:textId="77777777" w:rsidR="0043357B" w:rsidRPr="002E1EE6" w:rsidRDefault="0043357B" w:rsidP="0043357B">
      <w:pPr>
        <w:pStyle w:val="Bullet10"/>
      </w:pPr>
      <w:r w:rsidRPr="002E1EE6">
        <w:t>There is a clear unambiguous connection between installation parts as identified in monitoring on drawings / diagrams in the as built documentation and in the real world;</w:t>
      </w:r>
    </w:p>
    <w:p w14:paraId="05C7213F" w14:textId="77777777" w:rsidR="0043357B" w:rsidRDefault="0043357B" w:rsidP="0043357B">
      <w:pPr>
        <w:pStyle w:val="Bullet10"/>
      </w:pPr>
      <w:r w:rsidRPr="002E1EE6">
        <w:t>String plans show correct localisation and identification of strings with the same coding as applied on the strings at the inverter input</w:t>
      </w:r>
      <w:r>
        <w:t>;</w:t>
      </w:r>
    </w:p>
    <w:p w14:paraId="43531BF8" w14:textId="63B8CEFC" w:rsidR="0043357B" w:rsidRPr="000803F4" w:rsidRDefault="0043357B" w:rsidP="0043357B">
      <w:pPr>
        <w:pStyle w:val="Bullet10"/>
        <w:rPr>
          <w:rFonts w:cs="Times New Roman"/>
          <w:i/>
          <w:szCs w:val="20"/>
        </w:rPr>
      </w:pPr>
      <w:r>
        <w:t>Documentation of monitoring should be clear, complete and accurate and include IP addresses of components / gsm numbers and protocol specifications;</w:t>
      </w:r>
      <w:r w:rsidR="00DD7834">
        <w:t xml:space="preserve"> and</w:t>
      </w:r>
    </w:p>
    <w:p w14:paraId="6664C7C4" w14:textId="77777777" w:rsidR="0043357B" w:rsidRPr="004E076E" w:rsidRDefault="0043357B" w:rsidP="0043357B">
      <w:pPr>
        <w:pStyle w:val="Bullet10"/>
        <w:rPr>
          <w:rFonts w:cs="Times New Roman"/>
          <w:i/>
          <w:szCs w:val="20"/>
        </w:rPr>
      </w:pPr>
      <w:r>
        <w:t xml:space="preserve">All documentation will be available in English, in their native format (e.g. .docx, .dwg) and PDF. </w:t>
      </w:r>
    </w:p>
    <w:p w14:paraId="43509FC4" w14:textId="1B2B194B" w:rsidR="0043357B" w:rsidRPr="0053588D" w:rsidRDefault="00BC6C7E" w:rsidP="0043357B">
      <w:pPr>
        <w:pStyle w:val="Heading3"/>
      </w:pPr>
      <w:bookmarkStart w:id="579" w:name="_Toc132376928"/>
      <w:bookmarkStart w:id="580" w:name="_Toc136438888"/>
      <w:bookmarkStart w:id="581" w:name="_Toc136439133"/>
      <w:bookmarkStart w:id="582" w:name="_Toc152922343"/>
      <w:bookmarkStart w:id="583" w:name="_Toc195602498"/>
      <w:bookmarkStart w:id="584" w:name="_Toc223973714"/>
      <w:r>
        <w:t>On Site Identification</w:t>
      </w:r>
      <w:bookmarkEnd w:id="579"/>
      <w:bookmarkEnd w:id="580"/>
      <w:bookmarkEnd w:id="581"/>
      <w:bookmarkEnd w:id="582"/>
      <w:bookmarkEnd w:id="583"/>
      <w:bookmarkEnd w:id="584"/>
    </w:p>
    <w:p w14:paraId="070DFBD2" w14:textId="77777777" w:rsidR="0043357B" w:rsidRPr="00A961DA" w:rsidRDefault="0043357B" w:rsidP="0043357B">
      <w:pPr>
        <w:spacing w:line="240" w:lineRule="auto"/>
      </w:pPr>
      <w:r w:rsidRPr="00AC4487">
        <w:t xml:space="preserve">The relationship between items in monitoring, as-built documentation </w:t>
      </w:r>
      <w:r w:rsidRPr="00A961DA">
        <w:t>and the real situation in the installation must be clear and unambiguous. Where necessary, for example at beginnings and ends of strings Contractor should plac</w:t>
      </w:r>
      <w:r>
        <w:t>e</w:t>
      </w:r>
      <w:r w:rsidRPr="00A961DA">
        <w:t xml:space="preserve"> string labels with string number and polarity.</w:t>
      </w:r>
    </w:p>
    <w:p w14:paraId="3E82640E" w14:textId="21E16D8C" w:rsidR="0043357B" w:rsidRPr="005F7CC0" w:rsidRDefault="00BC6C7E" w:rsidP="0043357B">
      <w:pPr>
        <w:pStyle w:val="Heading3"/>
      </w:pPr>
      <w:bookmarkStart w:id="585" w:name="_Toc132377021"/>
      <w:bookmarkStart w:id="586" w:name="_Toc136438991"/>
      <w:bookmarkStart w:id="587" w:name="_Toc136439236"/>
      <w:bookmarkStart w:id="588" w:name="_Toc152922446"/>
      <w:bookmarkStart w:id="589" w:name="_Toc195602499"/>
      <w:bookmarkStart w:id="590" w:name="_Toc223973715"/>
      <w:r>
        <w:t>Numbering</w:t>
      </w:r>
      <w:r w:rsidR="0043357B">
        <w:t xml:space="preserve"> PV </w:t>
      </w:r>
      <w:r>
        <w:t>Tables</w:t>
      </w:r>
      <w:bookmarkEnd w:id="585"/>
      <w:bookmarkEnd w:id="586"/>
      <w:bookmarkEnd w:id="587"/>
      <w:bookmarkEnd w:id="588"/>
      <w:bookmarkEnd w:id="589"/>
      <w:bookmarkEnd w:id="590"/>
    </w:p>
    <w:p w14:paraId="2B4552D7" w14:textId="77777777" w:rsidR="0043357B" w:rsidRPr="00A961DA" w:rsidRDefault="0043357B" w:rsidP="0043357B">
      <w:r w:rsidRPr="00A961DA">
        <w:t>All PV table rows must be marked with a clearly visible table row number at both ends. The numbering must correspond to the numbering in the as built project engineering. Where table rows are intersected by maintenance roads or similar additional markings must be placed as appropriate.</w:t>
      </w:r>
    </w:p>
    <w:p w14:paraId="1D87CF36" w14:textId="6379DE9A" w:rsidR="0043357B" w:rsidRPr="005F7CC0" w:rsidRDefault="00BC6C7E" w:rsidP="0043357B">
      <w:pPr>
        <w:pStyle w:val="Heading3"/>
      </w:pPr>
      <w:bookmarkStart w:id="591" w:name="_Toc132377022"/>
      <w:bookmarkStart w:id="592" w:name="_Toc136438992"/>
      <w:bookmarkStart w:id="593" w:name="_Toc136439237"/>
      <w:bookmarkStart w:id="594" w:name="_Toc152922447"/>
      <w:bookmarkStart w:id="595" w:name="_Toc195602500"/>
      <w:bookmarkStart w:id="596" w:name="_Toc223973716"/>
      <w:r>
        <w:t>Access for Groundskeeping</w:t>
      </w:r>
      <w:bookmarkEnd w:id="591"/>
      <w:bookmarkEnd w:id="592"/>
      <w:bookmarkEnd w:id="593"/>
      <w:bookmarkEnd w:id="594"/>
      <w:bookmarkEnd w:id="595"/>
      <w:bookmarkEnd w:id="596"/>
    </w:p>
    <w:p w14:paraId="7E24FA91" w14:textId="77777777" w:rsidR="0043357B" w:rsidRDefault="0043357B" w:rsidP="0043357B">
      <w:r w:rsidRPr="2B11D1BB">
        <w:t>The entire installation including cabling, inverters, string combiner boxes and other components must be designed and executed in such a way that mowing with manned machines is possible without risk of damage to any part of the installation.</w:t>
      </w:r>
    </w:p>
    <w:p w14:paraId="6BAD9677" w14:textId="4EE3D5EF" w:rsidR="0043357B" w:rsidRPr="008118A1" w:rsidRDefault="005F21FA" w:rsidP="0043357B">
      <w:pPr>
        <w:pStyle w:val="Heading2"/>
      </w:pPr>
      <w:bookmarkStart w:id="597" w:name="_Toc103588990"/>
      <w:bookmarkStart w:id="598" w:name="_Toc132376929"/>
      <w:bookmarkStart w:id="599" w:name="_Toc135814355"/>
      <w:bookmarkStart w:id="600" w:name="_Toc135981785"/>
      <w:bookmarkStart w:id="601" w:name="_Toc136333825"/>
      <w:bookmarkStart w:id="602" w:name="_Toc136438889"/>
      <w:bookmarkStart w:id="603" w:name="_Toc136439134"/>
      <w:bookmarkStart w:id="604" w:name="_Toc152922344"/>
      <w:bookmarkStart w:id="605" w:name="_Toc195602501"/>
      <w:bookmarkStart w:id="606" w:name="_Toc223973717"/>
      <w:r w:rsidRPr="00061A23">
        <w:t>Dynamic Power Control (Curtailment)</w:t>
      </w:r>
      <w:bookmarkEnd w:id="597"/>
      <w:r w:rsidRPr="00061A23">
        <w:t xml:space="preserve"> </w:t>
      </w:r>
      <w:r>
        <w:t>an</w:t>
      </w:r>
      <w:r w:rsidRPr="00061A23">
        <w:t>d Reactive Power</w:t>
      </w:r>
      <w:bookmarkEnd w:id="598"/>
      <w:bookmarkEnd w:id="599"/>
      <w:bookmarkEnd w:id="600"/>
      <w:bookmarkEnd w:id="601"/>
      <w:bookmarkEnd w:id="602"/>
      <w:bookmarkEnd w:id="603"/>
      <w:bookmarkEnd w:id="604"/>
      <w:bookmarkEnd w:id="605"/>
      <w:bookmarkEnd w:id="606"/>
    </w:p>
    <w:p w14:paraId="7D7254EE" w14:textId="4CC24926" w:rsidR="0043357B" w:rsidRPr="00EC035A" w:rsidRDefault="005F21FA" w:rsidP="0043357B">
      <w:pPr>
        <w:pStyle w:val="Heading3"/>
      </w:pPr>
      <w:bookmarkStart w:id="607" w:name="_Toc132376930"/>
      <w:bookmarkStart w:id="608" w:name="_Toc136438890"/>
      <w:bookmarkStart w:id="609" w:name="_Toc136439135"/>
      <w:bookmarkStart w:id="610" w:name="_Toc152922345"/>
      <w:bookmarkStart w:id="611" w:name="_Toc195602502"/>
      <w:bookmarkStart w:id="612" w:name="_Toc223973718"/>
      <w:r>
        <w:t>Dynamic Power Control</w:t>
      </w:r>
      <w:bookmarkEnd w:id="607"/>
      <w:bookmarkEnd w:id="608"/>
      <w:bookmarkEnd w:id="609"/>
      <w:bookmarkEnd w:id="610"/>
      <w:bookmarkEnd w:id="611"/>
      <w:bookmarkEnd w:id="612"/>
    </w:p>
    <w:p w14:paraId="2631187D" w14:textId="77777777" w:rsidR="0043357B" w:rsidRPr="00E1045B" w:rsidRDefault="0043357B" w:rsidP="0043357B">
      <w:pPr>
        <w:spacing w:line="240" w:lineRule="auto"/>
        <w:rPr>
          <w:rFonts w:eastAsia="Calibri" w:cs="Times New Roman"/>
          <w:b/>
        </w:rPr>
      </w:pPr>
      <w:r w:rsidRPr="00C472DE">
        <w:rPr>
          <w:rFonts w:eastAsia="Calibri" w:cs="Times New Roman"/>
        </w:rPr>
        <w:t xml:space="preserve">There </w:t>
      </w:r>
      <w:r>
        <w:rPr>
          <w:rFonts w:eastAsia="Calibri" w:cs="Times New Roman"/>
        </w:rPr>
        <w:t>is</w:t>
      </w:r>
      <w:r w:rsidRPr="00E1045B">
        <w:rPr>
          <w:rFonts w:eastAsia="Calibri" w:cs="Times New Roman"/>
        </w:rPr>
        <w:t xml:space="preserve"> a requirement for (remote) control of the output of the PV installation because of grid capacity limitations and/or energy market incentives. In that case a reliable dynamic power control system (DPCS) must be implemented. The DPCS must ensure that the current at the critical point in the installation (point with lowest current carrying capacity, either because of grid capacity restriction or component dimension</w:t>
      </w:r>
      <w:r>
        <w:rPr>
          <w:rFonts w:eastAsia="Calibri" w:cs="Times New Roman"/>
        </w:rPr>
        <w:t>)</w:t>
      </w:r>
      <w:r w:rsidRPr="00E1045B">
        <w:rPr>
          <w:rFonts w:eastAsia="Calibri" w:cs="Times New Roman"/>
        </w:rPr>
        <w:t xml:space="preserve"> remains below the maximum allowed current.</w:t>
      </w:r>
    </w:p>
    <w:p w14:paraId="448527C9" w14:textId="77777777" w:rsidR="0043357B" w:rsidRPr="00E1045B" w:rsidRDefault="0043357B" w:rsidP="0043357B">
      <w:pPr>
        <w:spacing w:line="240" w:lineRule="auto"/>
        <w:rPr>
          <w:rFonts w:eastAsia="Calibri" w:cs="Times New Roman"/>
        </w:rPr>
      </w:pPr>
      <w:r w:rsidRPr="00E1045B">
        <w:rPr>
          <w:rFonts w:eastAsia="Calibri" w:cs="Times New Roman"/>
        </w:rPr>
        <w:t>This system must comply to the following requirements:</w:t>
      </w:r>
    </w:p>
    <w:p w14:paraId="43542296" w14:textId="05BB76C7" w:rsidR="0043357B" w:rsidRDefault="0043357B" w:rsidP="00843E03">
      <w:pPr>
        <w:pStyle w:val="Bullet10"/>
      </w:pPr>
      <w:r w:rsidRPr="001056E2">
        <w:t xml:space="preserve">Reliable functioning: The DPCS must function reliably within the set parameters. If the DPCS loses functionality or communication to (parts of) the PV </w:t>
      </w:r>
      <w:r w:rsidR="00D30F79">
        <w:t>Site</w:t>
      </w:r>
      <w:r w:rsidRPr="001056E2">
        <w:t xml:space="preserve"> is lost</w:t>
      </w:r>
      <w:r>
        <w:t>,</w:t>
      </w:r>
      <w:r w:rsidRPr="001056E2">
        <w:t xml:space="preserve"> the inverters that are managed by the DPCS must automatically switch to a safe mode (reduced maximum power). Power reduction must be such that overload of cables or grid connection cannot occur</w:t>
      </w:r>
      <w:r>
        <w:t>;</w:t>
      </w:r>
    </w:p>
    <w:p w14:paraId="3AF4CB5B" w14:textId="51FB430D" w:rsidR="00843E03" w:rsidRDefault="00843E03" w:rsidP="00843E03">
      <w:pPr>
        <w:pStyle w:val="Bullet10"/>
      </w:pPr>
      <w:r w:rsidRPr="00843E03">
        <w:t>Dedicated CTs PTs should be available at PoC for Plant power controller</w:t>
      </w:r>
      <w:r w:rsidR="00766C2C">
        <w:t>;</w:t>
      </w:r>
    </w:p>
    <w:p w14:paraId="0DBFA2CC" w14:textId="77777777" w:rsidR="0043357B" w:rsidRPr="00C27FA1" w:rsidRDefault="0043357B" w:rsidP="00843E03">
      <w:pPr>
        <w:pStyle w:val="Bullet10"/>
      </w:pPr>
      <w:r w:rsidRPr="00873FD8">
        <w:t xml:space="preserve">The </w:t>
      </w:r>
      <w:r w:rsidRPr="00873FD8" w:rsidDel="00370E58">
        <w:t>fail</w:t>
      </w:r>
      <w:r w:rsidRPr="00873FD8">
        <w:t>-safe working of the system must be tested during testing period and logged in the test and commissioning document</w:t>
      </w:r>
      <w:r>
        <w:t>;</w:t>
      </w:r>
    </w:p>
    <w:p w14:paraId="0BD51878" w14:textId="77777777" w:rsidR="0043357B" w:rsidRDefault="0043357B" w:rsidP="00843E03">
      <w:pPr>
        <w:pStyle w:val="Bullet10"/>
      </w:pPr>
      <w:r w:rsidRPr="001056E2">
        <w:lastRenderedPageBreak/>
        <w:t>Set points and controls: Set points, control loops and other relevant parameters of the DPCS must be remotely adjustable. Accidental or unwanted change of the DPCS parameters must be impossible</w:t>
      </w:r>
      <w:r>
        <w:t>;</w:t>
      </w:r>
    </w:p>
    <w:p w14:paraId="09187B74" w14:textId="77777777" w:rsidR="0043357B" w:rsidRPr="00A67C64" w:rsidRDefault="0043357B" w:rsidP="00843E03">
      <w:pPr>
        <w:pStyle w:val="Bullet10"/>
        <w:rPr>
          <w:rFonts w:ascii="Arial" w:hAnsi="Arial" w:cs="Times New Roman"/>
        </w:rPr>
      </w:pPr>
      <w:r w:rsidRPr="00BA10BE">
        <w:rPr>
          <w:rFonts w:cstheme="minorHAnsi"/>
        </w:rPr>
        <w:t xml:space="preserve">Currently allowed setpoint interface protocols: </w:t>
      </w:r>
      <w:r w:rsidRPr="00547D7A">
        <w:rPr>
          <w:rFonts w:cstheme="minorHAnsi"/>
        </w:rPr>
        <w:t>ModbusTCP and DNP3.0;</w:t>
      </w:r>
      <w:r w:rsidRPr="00A67C64" w:rsidDel="00AA330A">
        <w:rPr>
          <w:rFonts w:ascii="Arial" w:hAnsi="Arial" w:cs="Times New Roman"/>
        </w:rPr>
        <w:t xml:space="preserve"> </w:t>
      </w:r>
    </w:p>
    <w:p w14:paraId="0B44CC0A" w14:textId="77777777" w:rsidR="0043357B" w:rsidRPr="00C27FA1" w:rsidRDefault="0043357B" w:rsidP="00843E03">
      <w:pPr>
        <w:pStyle w:val="Bullet10"/>
      </w:pPr>
      <w:r w:rsidRPr="001056E2">
        <w:t>Traceability: The impact of down regulation on the performance of the PV installation must be traceable. To this end one or several inverters must operate independently of the DPCS to enable a comparison of performance with – and without control. The settings of the DPCS and the total combined power of the independently operating inverters must be such that overload of the (HV) cables, grid connection or other components cannot occur</w:t>
      </w:r>
      <w:r>
        <w:t>;</w:t>
      </w:r>
    </w:p>
    <w:p w14:paraId="69544644" w14:textId="77777777" w:rsidR="0043357B" w:rsidRPr="00C27FA1" w:rsidRDefault="0043357B" w:rsidP="00843E03">
      <w:pPr>
        <w:pStyle w:val="Bullet10"/>
      </w:pPr>
      <w:r w:rsidRPr="001056E2">
        <w:t>Monitoring</w:t>
      </w:r>
      <w:r>
        <w:t>:</w:t>
      </w:r>
      <w:r w:rsidRPr="001056E2">
        <w:t xml:space="preserve"> Activation times and set points of the DPCS must be communicated to the monitoring system to ensure performance of the PV installation can be monitored</w:t>
      </w:r>
      <w:r>
        <w:t>;</w:t>
      </w:r>
    </w:p>
    <w:p w14:paraId="6118861A" w14:textId="3C2A62D5" w:rsidR="0043357B" w:rsidRDefault="00BE0FE1" w:rsidP="00843E03">
      <w:pPr>
        <w:pStyle w:val="Bullet10"/>
      </w:pPr>
      <w:r>
        <w:t>Requirements for Generators (</w:t>
      </w:r>
      <w:r w:rsidR="0043357B" w:rsidRPr="001056E2">
        <w:t>RfG</w:t>
      </w:r>
      <w:r>
        <w:t>)</w:t>
      </w:r>
      <w:r w:rsidR="0043357B" w:rsidRPr="001056E2">
        <w:t xml:space="preserve"> compliance: The DPCS must be RfG compliant / May not adversely influence RfG compliance of the PV installation</w:t>
      </w:r>
      <w:r w:rsidR="0043357B">
        <w:t>;</w:t>
      </w:r>
      <w:r w:rsidR="005F21FA">
        <w:t xml:space="preserve"> and</w:t>
      </w:r>
    </w:p>
    <w:p w14:paraId="04DD86C4" w14:textId="77777777" w:rsidR="0043357B" w:rsidRPr="003219F3" w:rsidRDefault="0043357B" w:rsidP="00843E03">
      <w:pPr>
        <w:pStyle w:val="Bullet10"/>
        <w:rPr>
          <w:rFonts w:cs="Times New Roman"/>
          <w:szCs w:val="20"/>
        </w:rPr>
      </w:pPr>
      <w:r>
        <w:t>The functionality of the DCPS and the Energy Management System must be fully integrated to ensure optimal energy flows and to ensure the combined systems (PV and EMS) do not cause overload of cables or grid connection.</w:t>
      </w:r>
    </w:p>
    <w:p w14:paraId="4187AF39" w14:textId="338EF642" w:rsidR="0043357B" w:rsidRPr="0051412A" w:rsidRDefault="005F21FA" w:rsidP="0043357B">
      <w:pPr>
        <w:pStyle w:val="Heading3"/>
      </w:pPr>
      <w:bookmarkStart w:id="613" w:name="_Toc132376931"/>
      <w:bookmarkStart w:id="614" w:name="_Toc136438891"/>
      <w:bookmarkStart w:id="615" w:name="_Toc136439136"/>
      <w:bookmarkStart w:id="616" w:name="_Toc152922346"/>
      <w:bookmarkStart w:id="617" w:name="_Toc195602503"/>
      <w:bookmarkStart w:id="618" w:name="_Toc223973719"/>
      <w:r w:rsidRPr="0008479E">
        <w:t xml:space="preserve">Reactive Power Control </w:t>
      </w:r>
      <w:r>
        <w:t>a</w:t>
      </w:r>
      <w:r w:rsidRPr="0008479E">
        <w:t xml:space="preserve">nd Stability </w:t>
      </w:r>
      <w:r>
        <w:t xml:space="preserve">to the </w:t>
      </w:r>
      <w:r w:rsidRPr="0008479E">
        <w:t>Network</w:t>
      </w:r>
      <w:bookmarkEnd w:id="613"/>
      <w:bookmarkEnd w:id="614"/>
      <w:bookmarkEnd w:id="615"/>
      <w:bookmarkEnd w:id="616"/>
      <w:bookmarkEnd w:id="617"/>
      <w:bookmarkEnd w:id="618"/>
      <w:r w:rsidRPr="0008479E">
        <w:t xml:space="preserve"> </w:t>
      </w:r>
    </w:p>
    <w:p w14:paraId="0D59E305" w14:textId="7DF5B41B" w:rsidR="0043357B" w:rsidRPr="0011080F" w:rsidRDefault="0043357B" w:rsidP="0043357B">
      <w:pPr>
        <w:pStyle w:val="BodyHeading"/>
        <w:rPr>
          <w:rFonts w:ascii="Trebuchet MS" w:eastAsia="Calibri" w:hAnsi="Trebuchet MS" w:cs="Times New Roman"/>
          <w:i/>
          <w:color w:val="53565A" w:themeColor="text2"/>
          <w:sz w:val="20"/>
        </w:rPr>
      </w:pPr>
      <w:r w:rsidRPr="0011080F">
        <w:t>Controlling Reactive Power</w:t>
      </w:r>
    </w:p>
    <w:p w14:paraId="4C66EAF7" w14:textId="57567B7E" w:rsidR="0043357B" w:rsidRDefault="0043357B" w:rsidP="00E7561E">
      <w:r w:rsidRPr="00C472DE">
        <w:t xml:space="preserve">The system must comply with the voltage regulation mentioned in the </w:t>
      </w:r>
      <w:r w:rsidR="00990B34">
        <w:t>G</w:t>
      </w:r>
      <w:r w:rsidRPr="00C472DE">
        <w:t xml:space="preserve">rid </w:t>
      </w:r>
      <w:r w:rsidR="00990B34">
        <w:t>C</w:t>
      </w:r>
      <w:r w:rsidRPr="00C472DE">
        <w:t>ode for installation with PV inverters and UPS batteries if any, including flicker and voltage unbalance assessments in accordance with ENA Engineering Recommendation</w:t>
      </w:r>
      <w:r>
        <w:t>s</w:t>
      </w:r>
      <w:r w:rsidRPr="00C472DE">
        <w:t xml:space="preserve"> P28 and P29, harmonic studies as per ENA Engineering Recommendation G5/5 and ENA Engineering Recommendation G99 power system studies. The voltage regulation must be performed by the inverters to reduce the limitation of active power due to this constraint. </w:t>
      </w:r>
    </w:p>
    <w:p w14:paraId="577A48A6" w14:textId="743FF198" w:rsidR="00843E03" w:rsidRDefault="00843E03" w:rsidP="00E7561E">
      <w:r w:rsidRPr="003165DE">
        <w:t>The contractor must ensure that the reactive power control design does not affect the plant's nameplate capacity and that peak real power is maintained under standard conditions, in accordance with Grid Code limits</w:t>
      </w:r>
      <w:r>
        <w:t>.</w:t>
      </w:r>
    </w:p>
    <w:p w14:paraId="2350EFC2" w14:textId="77777777" w:rsidR="0043357B" w:rsidRPr="00896E3F" w:rsidRDefault="0043357B" w:rsidP="00E7561E">
      <w:r>
        <w:t>Additional regulation is contained within the Grid Connection Agreement and should be adhered to.</w:t>
      </w:r>
    </w:p>
    <w:p w14:paraId="730A99C6" w14:textId="77777777" w:rsidR="0043357B" w:rsidRDefault="0043357B" w:rsidP="00E7561E">
      <w:r w:rsidRPr="00896E3F">
        <w:t xml:space="preserve">Regulating the production of reactive power between PV inverters and UPS batteries if any, must be done by the DPCS. </w:t>
      </w:r>
    </w:p>
    <w:p w14:paraId="1B255554" w14:textId="77777777" w:rsidR="0043357B" w:rsidRPr="00896E3F" w:rsidRDefault="0043357B" w:rsidP="0043357B">
      <w:pPr>
        <w:pStyle w:val="BodyHeading"/>
        <w:rPr>
          <w:rFonts w:ascii="Trebuchet MS" w:eastAsia="Calibri" w:hAnsi="Trebuchet MS" w:cs="Times New Roman"/>
          <w:i/>
          <w:color w:val="53565A" w:themeColor="text2"/>
          <w:sz w:val="20"/>
        </w:rPr>
      </w:pPr>
      <w:r w:rsidRPr="00C472DE">
        <w:t xml:space="preserve">Resistance to </w:t>
      </w:r>
      <w:r w:rsidRPr="00896E3F">
        <w:t xml:space="preserve">Pressure Trough and Decoupling Protection </w:t>
      </w:r>
    </w:p>
    <w:p w14:paraId="02472A8C" w14:textId="77777777" w:rsidR="0043357B" w:rsidRPr="00547D7A" w:rsidRDefault="0043357B" w:rsidP="0043357B">
      <w:pPr>
        <w:pStyle w:val="Default"/>
        <w:jc w:val="both"/>
        <w:rPr>
          <w:rFonts w:eastAsia="Calibri" w:cs="Times New Roman"/>
          <w:color w:val="53565A" w:themeColor="text2"/>
          <w:lang w:val="en-GB"/>
        </w:rPr>
      </w:pPr>
      <w:r w:rsidRPr="00F56803">
        <w:rPr>
          <w:rFonts w:asciiTheme="minorHAnsi" w:eastAsia="Calibri" w:hAnsiTheme="minorHAnsi" w:cs="Arial"/>
          <w:color w:val="53565A" w:themeColor="text2"/>
          <w:sz w:val="21"/>
          <w:szCs w:val="21"/>
          <w:lang w:val="en-GB"/>
        </w:rPr>
        <w:t>Particular attention will be paid to the holding voltage dips of the complete system (PDL, transformers, inverters, SCADA, DPCS ...), as the technical standards in force. The decoupling protections will be tailored to the specific rules of the distribution network operator, territories and installed capacities. The installation as a whole must remain functional outside disconnection beaches and respect the rules and standards, as well as local technical specifications of the distribution network manager.</w:t>
      </w:r>
    </w:p>
    <w:p w14:paraId="7F37E4B8" w14:textId="5780A1E6" w:rsidR="0043357B" w:rsidRPr="0051412A" w:rsidRDefault="00C331AB" w:rsidP="0043357B">
      <w:pPr>
        <w:pStyle w:val="Heading2"/>
      </w:pPr>
      <w:bookmarkStart w:id="619" w:name="_Toc103589003"/>
      <w:bookmarkStart w:id="620" w:name="_Toc132376944"/>
      <w:bookmarkStart w:id="621" w:name="_Toc136438905"/>
      <w:bookmarkStart w:id="622" w:name="_Toc136439150"/>
      <w:bookmarkStart w:id="623" w:name="_Toc152922360"/>
      <w:bookmarkStart w:id="624" w:name="_Toc195602504"/>
      <w:bookmarkStart w:id="625" w:name="_Toc223973720"/>
      <w:r>
        <w:lastRenderedPageBreak/>
        <w:t>Requirements for Project Execution</w:t>
      </w:r>
      <w:bookmarkEnd w:id="619"/>
      <w:bookmarkEnd w:id="620"/>
      <w:bookmarkEnd w:id="621"/>
      <w:bookmarkEnd w:id="622"/>
      <w:bookmarkEnd w:id="623"/>
      <w:bookmarkEnd w:id="624"/>
      <w:bookmarkEnd w:id="625"/>
    </w:p>
    <w:p w14:paraId="1E4E58F7" w14:textId="00910A59" w:rsidR="0043357B" w:rsidRDefault="00C331AB" w:rsidP="0043357B">
      <w:pPr>
        <w:pStyle w:val="Heading3"/>
      </w:pPr>
      <w:bookmarkStart w:id="626" w:name="_Toc103589004"/>
      <w:bookmarkStart w:id="627" w:name="_Toc132376945"/>
      <w:bookmarkStart w:id="628" w:name="_Toc136438906"/>
      <w:bookmarkStart w:id="629" w:name="_Toc136439151"/>
      <w:bookmarkStart w:id="630" w:name="_Toc152922361"/>
      <w:bookmarkStart w:id="631" w:name="_Toc195602505"/>
      <w:bookmarkStart w:id="632" w:name="_Toc223973721"/>
      <w:r>
        <w:t>Compliance with Engineering</w:t>
      </w:r>
      <w:bookmarkEnd w:id="626"/>
      <w:bookmarkEnd w:id="627"/>
      <w:bookmarkEnd w:id="628"/>
      <w:bookmarkEnd w:id="629"/>
      <w:bookmarkEnd w:id="630"/>
      <w:bookmarkEnd w:id="631"/>
      <w:bookmarkEnd w:id="632"/>
    </w:p>
    <w:p w14:paraId="3EB7B859" w14:textId="270A3B7C" w:rsidR="0043357B" w:rsidRPr="00C331AB" w:rsidRDefault="0043357B" w:rsidP="0043357B">
      <w:pPr>
        <w:rPr>
          <w:szCs w:val="20"/>
        </w:rPr>
      </w:pPr>
      <w:r w:rsidRPr="009217FD">
        <w:rPr>
          <w:szCs w:val="20"/>
        </w:rPr>
        <w:t xml:space="preserve">Project execution must be in complete accordance with the approved engineering and the </w:t>
      </w:r>
      <w:r w:rsidR="009217FD" w:rsidRPr="009217FD">
        <w:t xml:space="preserve">PV Technology </w:t>
      </w:r>
      <w:r w:rsidRPr="009217FD">
        <w:rPr>
          <w:szCs w:val="20"/>
        </w:rPr>
        <w:t>General</w:t>
      </w:r>
      <w:r w:rsidRPr="00C331AB">
        <w:rPr>
          <w:szCs w:val="20"/>
        </w:rPr>
        <w:t xml:space="preserve"> </w:t>
      </w:r>
      <w:r w:rsidR="00C331AB" w:rsidRPr="00C331AB">
        <w:t>ERs document ‘P004</w:t>
      </w:r>
      <w:r w:rsidR="003374A4">
        <w:t>9208</w:t>
      </w:r>
      <w:r w:rsidR="00C331AB" w:rsidRPr="00C331AB">
        <w:t>_RINA_General ERs_Rev00.doc’</w:t>
      </w:r>
      <w:r w:rsidRPr="00C331AB">
        <w:rPr>
          <w:szCs w:val="20"/>
        </w:rPr>
        <w:t>.</w:t>
      </w:r>
    </w:p>
    <w:p w14:paraId="29280626" w14:textId="76E7D713" w:rsidR="0043357B" w:rsidRPr="00C331AB" w:rsidRDefault="00A05794" w:rsidP="0043357B">
      <w:pPr>
        <w:pStyle w:val="Heading3"/>
      </w:pPr>
      <w:bookmarkStart w:id="633" w:name="_Toc103589005"/>
      <w:bookmarkStart w:id="634" w:name="_Toc132376946"/>
      <w:bookmarkStart w:id="635" w:name="_Toc136438907"/>
      <w:bookmarkStart w:id="636" w:name="_Toc136439152"/>
      <w:bookmarkStart w:id="637" w:name="_Toc152922362"/>
      <w:bookmarkStart w:id="638" w:name="_Toc195602506"/>
      <w:bookmarkStart w:id="639" w:name="_Toc223973722"/>
      <w:r w:rsidRPr="00C331AB">
        <w:t xml:space="preserve">Compliance </w:t>
      </w:r>
      <w:r>
        <w:t>w</w:t>
      </w:r>
      <w:r w:rsidRPr="00C331AB">
        <w:t>ith H</w:t>
      </w:r>
      <w:r>
        <w:t>SE</w:t>
      </w:r>
      <w:r w:rsidRPr="00C331AB">
        <w:t xml:space="preserve"> Requirements</w:t>
      </w:r>
      <w:bookmarkEnd w:id="633"/>
      <w:bookmarkEnd w:id="634"/>
      <w:bookmarkEnd w:id="635"/>
      <w:bookmarkEnd w:id="636"/>
      <w:bookmarkEnd w:id="637"/>
      <w:bookmarkEnd w:id="638"/>
      <w:bookmarkEnd w:id="639"/>
    </w:p>
    <w:p w14:paraId="7F80B525" w14:textId="6BB122BD" w:rsidR="0043357B" w:rsidRPr="005F5CD6" w:rsidRDefault="0043357B" w:rsidP="0043357B">
      <w:pPr>
        <w:rPr>
          <w:szCs w:val="20"/>
        </w:rPr>
      </w:pPr>
      <w:r w:rsidRPr="00C331AB">
        <w:rPr>
          <w:szCs w:val="20"/>
        </w:rPr>
        <w:t xml:space="preserve">All activities and work methods must be in full compliance to the HSE requirements for the project and the requirements in </w:t>
      </w:r>
      <w:r w:rsidR="001258FE" w:rsidRPr="009217FD">
        <w:t xml:space="preserve">PV Technology </w:t>
      </w:r>
      <w:r w:rsidRPr="00C331AB">
        <w:rPr>
          <w:szCs w:val="20"/>
        </w:rPr>
        <w:t>General ERs</w:t>
      </w:r>
      <w:r w:rsidR="00C331AB" w:rsidRPr="00C331AB">
        <w:rPr>
          <w:szCs w:val="20"/>
        </w:rPr>
        <w:t xml:space="preserve"> document</w:t>
      </w:r>
      <w:r w:rsidRPr="005F5CD6">
        <w:rPr>
          <w:szCs w:val="20"/>
        </w:rPr>
        <w:t>. Specifically:</w:t>
      </w:r>
    </w:p>
    <w:p w14:paraId="07B24860" w14:textId="77777777" w:rsidR="0043357B" w:rsidRPr="00FE65A9" w:rsidRDefault="0043357B" w:rsidP="0043357B">
      <w:pPr>
        <w:pStyle w:val="Bullet10"/>
      </w:pPr>
      <w:r>
        <w:t>A</w:t>
      </w:r>
      <w:r w:rsidRPr="00FE65A9">
        <w:t>ppropriate and functional PPE</w:t>
      </w:r>
      <w:r>
        <w:t>;</w:t>
      </w:r>
    </w:p>
    <w:p w14:paraId="5D8F4F22" w14:textId="77777777" w:rsidR="0043357B" w:rsidRPr="00FE65A9" w:rsidRDefault="0043357B" w:rsidP="0043357B">
      <w:pPr>
        <w:pStyle w:val="Bullet10"/>
      </w:pPr>
      <w:r>
        <w:t>S</w:t>
      </w:r>
      <w:r w:rsidRPr="00FE65A9">
        <w:t>afe working at heights</w:t>
      </w:r>
      <w:r>
        <w:t>;</w:t>
      </w:r>
    </w:p>
    <w:p w14:paraId="5DDBB766" w14:textId="77777777" w:rsidR="0043357B" w:rsidRPr="00FE65A9" w:rsidRDefault="0043357B" w:rsidP="0043357B">
      <w:pPr>
        <w:pStyle w:val="Bullet10"/>
      </w:pPr>
      <w:r>
        <w:t>S</w:t>
      </w:r>
      <w:r w:rsidRPr="00FE65A9">
        <w:t>afe working in (on) electrical installation</w:t>
      </w:r>
      <w:r>
        <w:t>;</w:t>
      </w:r>
    </w:p>
    <w:p w14:paraId="51179B0C" w14:textId="477057BF" w:rsidR="0043357B" w:rsidRPr="00FE65A9" w:rsidRDefault="0043357B" w:rsidP="0043357B">
      <w:pPr>
        <w:pStyle w:val="Bullet10"/>
      </w:pPr>
      <w:r>
        <w:t>E</w:t>
      </w:r>
      <w:r w:rsidRPr="00FE65A9">
        <w:t>nsuring safety of third parties</w:t>
      </w:r>
      <w:r>
        <w:t>;</w:t>
      </w:r>
      <w:r w:rsidR="00A05794">
        <w:t xml:space="preserve"> and</w:t>
      </w:r>
    </w:p>
    <w:p w14:paraId="11A3F0C8" w14:textId="77777777" w:rsidR="0043357B" w:rsidRPr="0051412A" w:rsidRDefault="0043357B" w:rsidP="0043357B">
      <w:pPr>
        <w:pStyle w:val="Bullet10"/>
        <w:rPr>
          <w:ins w:id="640" w:author="Mia Seabrook" w:date="2026-06-02T09:58:00Z" w16du:dateUtc="2026-06-02T09:58:28Z"/>
        </w:rPr>
      </w:pPr>
      <w:r>
        <w:t>Keeping a tidy workplace.</w:t>
      </w:r>
    </w:p>
    <w:p w14:paraId="34707948" w14:textId="19773D3D" w:rsidR="2A6AAAEC" w:rsidRDefault="2A6AAAEC" w:rsidP="07EEAD98">
      <w:pPr>
        <w:pStyle w:val="Bullet10"/>
        <w:rPr>
          <w:ins w:id="641" w:author="Mia Seabrook" w:date="2026-06-02T09:58:00Z" w16du:dateUtc="2026-06-02T09:58:29Z"/>
          <w:rFonts w:ascii="Arial" w:eastAsia="Arial" w:hAnsi="Arial"/>
        </w:rPr>
      </w:pPr>
      <w:ins w:id="642" w:author="Mia Seabrook" w:date="2026-06-02T09:58:00Z" w16du:dateUtc="2026-06-02T09:58:29Z">
        <w:r w:rsidRPr="07EEAD98">
          <w:rPr>
            <w:rFonts w:ascii="Arial" w:eastAsia="Arial" w:hAnsi="Arial"/>
          </w:rPr>
          <w:t>Wheel Wash facility must be provided.</w:t>
        </w:r>
      </w:ins>
    </w:p>
    <w:p w14:paraId="0632D22E" w14:textId="3D1D4FA3" w:rsidR="2A6AAAEC" w:rsidRDefault="2A6AAAEC">
      <w:pPr>
        <w:pStyle w:val="Bullet10"/>
        <w:rPr>
          <w:ins w:id="643" w:author="Mia Seabrook" w:date="2026-06-02T09:58:00Z" w16du:dateUtc="2026-06-02T09:58:29Z"/>
          <w:rFonts w:eastAsia="Arial"/>
        </w:rPr>
        <w:pPrChange w:id="644" w:author="Mia Seabrook" w:date="2026-06-02T09:58:00Z">
          <w:pPr>
            <w:pStyle w:val="ListParagraph"/>
          </w:pPr>
        </w:pPrChange>
      </w:pPr>
      <w:ins w:id="645" w:author="Mia Seabrook" w:date="2026-06-02T09:58:00Z" w16du:dateUtc="2026-06-02T09:58:29Z">
        <w:r w:rsidRPr="07EEAD98">
          <w:rPr>
            <w:rFonts w:ascii="Arial" w:eastAsia="Arial" w:hAnsi="Arial"/>
          </w:rPr>
          <w:t>Roads kept clean throughout the construction Period</w:t>
        </w:r>
      </w:ins>
    </w:p>
    <w:p w14:paraId="6224C41C" w14:textId="2F62C6F4" w:rsidR="2A6AAAEC" w:rsidRDefault="2A6AAAEC">
      <w:pPr>
        <w:pStyle w:val="Bullet10"/>
        <w:rPr>
          <w:ins w:id="646" w:author="Mia Seabrook" w:date="2026-06-02T09:58:00Z" w16du:dateUtc="2026-06-02T09:58:29Z"/>
          <w:rFonts w:eastAsia="Arial"/>
        </w:rPr>
        <w:pPrChange w:id="647" w:author="Mia Seabrook" w:date="2026-06-02T09:58:00Z">
          <w:pPr>
            <w:pStyle w:val="ListParagraph"/>
          </w:pPr>
        </w:pPrChange>
      </w:pPr>
      <w:ins w:id="648" w:author="Mia Seabrook" w:date="2026-06-02T09:58:00Z" w16du:dateUtc="2026-06-02T09:58:29Z">
        <w:r w:rsidRPr="07EEAD98">
          <w:rPr>
            <w:rFonts w:ascii="Arial" w:eastAsia="Arial" w:hAnsi="Arial"/>
          </w:rPr>
          <w:t>Refer the EP SHEQ Minimum Standards document.</w:t>
        </w:r>
      </w:ins>
    </w:p>
    <w:p w14:paraId="7B19887A" w14:textId="50A409D3" w:rsidR="07EEAD98" w:rsidRDefault="07EEAD98" w:rsidP="07EEAD98">
      <w:pPr>
        <w:pStyle w:val="Bullet10"/>
      </w:pPr>
    </w:p>
    <w:p w14:paraId="5958DED4" w14:textId="5D9D7578" w:rsidR="0043357B" w:rsidRDefault="00C331AB" w:rsidP="0043357B">
      <w:pPr>
        <w:pStyle w:val="Heading3"/>
      </w:pPr>
      <w:bookmarkStart w:id="649" w:name="_Toc132376947"/>
      <w:bookmarkStart w:id="650" w:name="_Toc136438908"/>
      <w:bookmarkStart w:id="651" w:name="_Toc136439153"/>
      <w:bookmarkStart w:id="652" w:name="_Toc152922363"/>
      <w:bookmarkStart w:id="653" w:name="_Toc195602507"/>
      <w:bookmarkStart w:id="654" w:name="_Toc223973723"/>
      <w:r>
        <w:t>Avoidance of Damage to Third Party / Employer Property</w:t>
      </w:r>
      <w:bookmarkEnd w:id="649"/>
      <w:bookmarkEnd w:id="650"/>
      <w:bookmarkEnd w:id="651"/>
      <w:bookmarkEnd w:id="652"/>
      <w:bookmarkEnd w:id="653"/>
      <w:bookmarkEnd w:id="654"/>
    </w:p>
    <w:p w14:paraId="4169515E" w14:textId="77777777" w:rsidR="0043357B" w:rsidRPr="00070BC6" w:rsidRDefault="0043357B" w:rsidP="0043357B">
      <w:pPr>
        <w:rPr>
          <w:szCs w:val="20"/>
        </w:rPr>
      </w:pPr>
      <w:r w:rsidRPr="00070BC6">
        <w:rPr>
          <w:szCs w:val="20"/>
        </w:rPr>
        <w:t>Damage to the property of the owner or third parties must be avoided. This includes, but is not limited to:</w:t>
      </w:r>
    </w:p>
    <w:p w14:paraId="006361A3" w14:textId="77777777" w:rsidR="0043357B" w:rsidRPr="005F73CF" w:rsidRDefault="0043357B" w:rsidP="0043357B">
      <w:pPr>
        <w:pStyle w:val="Bullet10"/>
      </w:pPr>
      <w:r>
        <w:t>M</w:t>
      </w:r>
      <w:r w:rsidRPr="005F73CF">
        <w:t>aking detailed plans for storage of materials and transport of materials to and from the work place</w:t>
      </w:r>
      <w:r>
        <w:t>;</w:t>
      </w:r>
    </w:p>
    <w:p w14:paraId="7FA55F8F" w14:textId="77777777" w:rsidR="0043357B" w:rsidRPr="005F73CF" w:rsidRDefault="0043357B" w:rsidP="0043357B">
      <w:pPr>
        <w:pStyle w:val="Bullet10"/>
      </w:pPr>
      <w:r>
        <w:t>Pl</w:t>
      </w:r>
      <w:r w:rsidRPr="005F73CF">
        <w:t>acing protection on surfaces or other items that could be damaged during project execution</w:t>
      </w:r>
      <w:r>
        <w:t>;</w:t>
      </w:r>
      <w:r w:rsidRPr="005F73CF">
        <w:t xml:space="preserve"> </w:t>
      </w:r>
      <w:r>
        <w:t>and</w:t>
      </w:r>
    </w:p>
    <w:p w14:paraId="064FFDBF" w14:textId="77777777" w:rsidR="0043357B" w:rsidRPr="0051412A" w:rsidRDefault="0043357B" w:rsidP="0043357B">
      <w:pPr>
        <w:pStyle w:val="Bullet10"/>
      </w:pPr>
      <w:r>
        <w:t>E</w:t>
      </w:r>
      <w:r w:rsidRPr="005F73CF">
        <w:t>nsuring sufficient free space for material handling</w:t>
      </w:r>
      <w:r>
        <w:t>.</w:t>
      </w:r>
    </w:p>
    <w:p w14:paraId="45C62F93" w14:textId="477E1BDD" w:rsidR="0043357B" w:rsidRDefault="009617E7" w:rsidP="0043357B">
      <w:pPr>
        <w:pStyle w:val="Heading3"/>
      </w:pPr>
      <w:bookmarkStart w:id="655" w:name="_Toc103589006"/>
      <w:bookmarkStart w:id="656" w:name="_Toc132376948"/>
      <w:bookmarkStart w:id="657" w:name="_Toc136438909"/>
      <w:bookmarkStart w:id="658" w:name="_Toc136439154"/>
      <w:bookmarkStart w:id="659" w:name="_Toc152922364"/>
      <w:bookmarkStart w:id="660" w:name="_Toc195602508"/>
      <w:bookmarkStart w:id="661" w:name="_Toc223973724"/>
      <w:r>
        <w:t>Module Handling</w:t>
      </w:r>
      <w:bookmarkEnd w:id="655"/>
      <w:bookmarkEnd w:id="656"/>
      <w:bookmarkEnd w:id="657"/>
      <w:bookmarkEnd w:id="658"/>
      <w:bookmarkEnd w:id="659"/>
      <w:bookmarkEnd w:id="660"/>
      <w:bookmarkEnd w:id="661"/>
    </w:p>
    <w:p w14:paraId="5F1BF42A" w14:textId="1ED05E3C" w:rsidR="0043357B" w:rsidRPr="00070BC6" w:rsidRDefault="0043357B" w:rsidP="0043357B">
      <w:pPr>
        <w:rPr>
          <w:szCs w:val="20"/>
        </w:rPr>
      </w:pPr>
      <w:r w:rsidRPr="00070BC6">
        <w:rPr>
          <w:szCs w:val="20"/>
        </w:rPr>
        <w:t xml:space="preserve">Module handling </w:t>
      </w:r>
      <w:r w:rsidRPr="00562637">
        <w:rPr>
          <w:szCs w:val="20"/>
        </w:rPr>
        <w:t xml:space="preserve">must be in full compliance with the manufacturer instructions and the handling requirements in </w:t>
      </w:r>
      <w:r w:rsidR="001258FE" w:rsidRPr="009217FD">
        <w:t xml:space="preserve">PV Technology </w:t>
      </w:r>
      <w:r w:rsidRPr="00E7561E">
        <w:rPr>
          <w:szCs w:val="20"/>
        </w:rPr>
        <w:t>General ERs</w:t>
      </w:r>
      <w:r w:rsidR="00BB05B2" w:rsidRPr="00E7561E">
        <w:rPr>
          <w:szCs w:val="20"/>
        </w:rPr>
        <w:t xml:space="preserve"> document</w:t>
      </w:r>
      <w:r w:rsidRPr="00E7561E">
        <w:rPr>
          <w:szCs w:val="20"/>
        </w:rPr>
        <w:t>.</w:t>
      </w:r>
    </w:p>
    <w:p w14:paraId="4E72E053" w14:textId="7944FA8F" w:rsidR="0043357B" w:rsidRPr="00E7394A" w:rsidRDefault="0043357B" w:rsidP="0043357B">
      <w:pPr>
        <w:pStyle w:val="Heading3"/>
      </w:pPr>
      <w:bookmarkStart w:id="662" w:name="_Toc136438911"/>
      <w:bookmarkStart w:id="663" w:name="_Toc136439156"/>
      <w:bookmarkStart w:id="664" w:name="_Toc152922366"/>
      <w:bookmarkStart w:id="665" w:name="_Toc195602509"/>
      <w:bookmarkStart w:id="666" w:name="_Toc223973725"/>
      <w:bookmarkStart w:id="667" w:name="_Toc103589008"/>
      <w:bookmarkStart w:id="668" w:name="_Toc132376950"/>
      <w:r>
        <w:t xml:space="preserve">DC </w:t>
      </w:r>
      <w:r w:rsidR="002740CC">
        <w:t>Connectors</w:t>
      </w:r>
      <w:bookmarkEnd w:id="662"/>
      <w:bookmarkEnd w:id="663"/>
      <w:bookmarkEnd w:id="664"/>
      <w:bookmarkEnd w:id="665"/>
      <w:bookmarkEnd w:id="666"/>
    </w:p>
    <w:p w14:paraId="2814ADAA" w14:textId="77777777" w:rsidR="0043357B" w:rsidRPr="007D1DFA" w:rsidRDefault="0043357B" w:rsidP="0043357B">
      <w:pPr>
        <w:pStyle w:val="Bullet10"/>
      </w:pPr>
      <w:r>
        <w:t xml:space="preserve">Connectors must be of the same brand and type. </w:t>
      </w:r>
      <w:r w:rsidRPr="007D1DFA">
        <w:t>Cross mating (</w:t>
      </w:r>
      <w:r>
        <w:t xml:space="preserve">mating of </w:t>
      </w:r>
      <w:r w:rsidRPr="007D1DFA">
        <w:t xml:space="preserve">different brand/ type) </w:t>
      </w:r>
      <w:r>
        <w:t xml:space="preserve">of </w:t>
      </w:r>
      <w:r w:rsidRPr="007D1DFA">
        <w:t>connectors is not allowed</w:t>
      </w:r>
      <w:r>
        <w:t>;</w:t>
      </w:r>
    </w:p>
    <w:p w14:paraId="3C57209C" w14:textId="77777777" w:rsidR="0043357B" w:rsidRPr="007D1DFA" w:rsidRDefault="0043357B" w:rsidP="0043357B">
      <w:pPr>
        <w:pStyle w:val="Bullet10"/>
      </w:pPr>
      <w:r>
        <w:t>G</w:t>
      </w:r>
      <w:r w:rsidRPr="007D1DFA">
        <w:t>land nuts must be fastened to the required torque (manufacturer specification) and the gap between connector body and gland nut must be of uniform width (no cross threading / crooked mounting)</w:t>
      </w:r>
      <w:r>
        <w:t>;</w:t>
      </w:r>
    </w:p>
    <w:p w14:paraId="758ACFF1" w14:textId="77777777" w:rsidR="0043357B" w:rsidRPr="007D1DFA" w:rsidRDefault="0043357B" w:rsidP="0043357B">
      <w:pPr>
        <w:pStyle w:val="Bullet10"/>
      </w:pPr>
      <w:r>
        <w:t>T</w:t>
      </w:r>
      <w:r w:rsidRPr="007D1DFA">
        <w:t>he first 20 mm cable at the connector gland must be straight and in line with the connector</w:t>
      </w:r>
      <w:r>
        <w:t>;</w:t>
      </w:r>
    </w:p>
    <w:p w14:paraId="6958577F" w14:textId="77777777" w:rsidR="0043357B" w:rsidRPr="007D1DFA" w:rsidRDefault="0043357B" w:rsidP="0043357B">
      <w:pPr>
        <w:pStyle w:val="Bullet10"/>
      </w:pPr>
      <w:r>
        <w:t>C</w:t>
      </w:r>
      <w:r w:rsidRPr="007D1DFA">
        <w:t>onnectors must be mounted / fixed to avoid excessive movement due to wind</w:t>
      </w:r>
      <w:r>
        <w:t>;</w:t>
      </w:r>
    </w:p>
    <w:p w14:paraId="7D218238" w14:textId="5E3BF451" w:rsidR="0043357B" w:rsidRPr="007D1DFA" w:rsidRDefault="0043357B" w:rsidP="0043357B">
      <w:pPr>
        <w:pStyle w:val="Bullet10"/>
      </w:pPr>
      <w:r>
        <w:t>C</w:t>
      </w:r>
      <w:r w:rsidRPr="007D1DFA">
        <w:t>onnectors must be mounted / fixed in a position that minimises exposure to the elements</w:t>
      </w:r>
      <w:r>
        <w:t>;</w:t>
      </w:r>
      <w:r w:rsidRPr="007D1DFA">
        <w:t xml:space="preserve"> </w:t>
      </w:r>
      <w:r w:rsidR="002740CC">
        <w:t>and</w:t>
      </w:r>
    </w:p>
    <w:p w14:paraId="098D8B71" w14:textId="2E00E151" w:rsidR="0043357B" w:rsidRPr="007D1DFA" w:rsidRDefault="0043357B" w:rsidP="0043357B">
      <w:pPr>
        <w:pStyle w:val="Bullet10"/>
      </w:pPr>
      <w:r>
        <w:t>W</w:t>
      </w:r>
      <w:r w:rsidRPr="007D1DFA">
        <w:t>here exposure to the elements is unavoidable connectors must be fixed in a horizontal position</w:t>
      </w:r>
      <w:r>
        <w:t xml:space="preserve"> to avoid water accumulation on gaskets in gland nuts</w:t>
      </w:r>
      <w:r w:rsidR="002740CC">
        <w:t>.</w:t>
      </w:r>
    </w:p>
    <w:p w14:paraId="162B3383" w14:textId="0EBAECA5" w:rsidR="0043357B" w:rsidRDefault="002740CC" w:rsidP="0043357B">
      <w:pPr>
        <w:pStyle w:val="Heading3"/>
      </w:pPr>
      <w:bookmarkStart w:id="669" w:name="_Toc136438912"/>
      <w:bookmarkStart w:id="670" w:name="_Toc136439157"/>
      <w:bookmarkStart w:id="671" w:name="_Toc152922367"/>
      <w:bookmarkStart w:id="672" w:name="_Toc195602510"/>
      <w:bookmarkStart w:id="673" w:name="_Toc223973726"/>
      <w:bookmarkStart w:id="674" w:name="_Toc103589009"/>
      <w:bookmarkStart w:id="675" w:name="_Toc132376951"/>
      <w:r>
        <w:lastRenderedPageBreak/>
        <w:t>In Line Connections</w:t>
      </w:r>
      <w:bookmarkEnd w:id="669"/>
      <w:bookmarkEnd w:id="670"/>
      <w:bookmarkEnd w:id="671"/>
      <w:bookmarkEnd w:id="672"/>
      <w:bookmarkEnd w:id="673"/>
    </w:p>
    <w:p w14:paraId="1263EAAE" w14:textId="77777777" w:rsidR="0043357B" w:rsidRPr="007A0FD7" w:rsidRDefault="0043357B" w:rsidP="0043357B">
      <w:r w:rsidRPr="007A0FD7">
        <w:t>In line connections in cables are not allowed</w:t>
      </w:r>
    </w:p>
    <w:p w14:paraId="1E2ED0A2" w14:textId="293A0855" w:rsidR="0043357B" w:rsidRDefault="002740CC" w:rsidP="0043357B">
      <w:pPr>
        <w:pStyle w:val="Heading3"/>
      </w:pPr>
      <w:bookmarkStart w:id="676" w:name="_Toc136438913"/>
      <w:bookmarkStart w:id="677" w:name="_Toc136439158"/>
      <w:bookmarkStart w:id="678" w:name="_Toc152922368"/>
      <w:bookmarkStart w:id="679" w:name="_Toc195602511"/>
      <w:bookmarkStart w:id="680" w:name="_Toc223973727"/>
      <w:bookmarkStart w:id="681" w:name="_Toc132376952"/>
      <w:r>
        <w:t>Cable Lugs</w:t>
      </w:r>
      <w:bookmarkEnd w:id="676"/>
      <w:bookmarkEnd w:id="677"/>
      <w:bookmarkEnd w:id="678"/>
      <w:bookmarkEnd w:id="679"/>
      <w:bookmarkEnd w:id="680"/>
    </w:p>
    <w:p w14:paraId="05068BE8" w14:textId="77777777" w:rsidR="0043357B" w:rsidRPr="00873FD8" w:rsidRDefault="0043357B" w:rsidP="0043357B">
      <w:pPr>
        <w:pStyle w:val="Bullet10"/>
      </w:pPr>
      <w:r w:rsidRPr="00873FD8">
        <w:t>Cable lugs must be suitable for the conductor diameter used;</w:t>
      </w:r>
    </w:p>
    <w:p w14:paraId="6731E778" w14:textId="77777777" w:rsidR="0043357B" w:rsidRPr="00873FD8" w:rsidRDefault="0043357B" w:rsidP="0043357B">
      <w:pPr>
        <w:pStyle w:val="Bullet10"/>
      </w:pPr>
      <w:r>
        <w:t>C</w:t>
      </w:r>
      <w:r w:rsidRPr="00873FD8">
        <w:t>able lugs and pressing must be suitable for the conductor type (specifically (single); stranded-round and (single) stranded-sector may require different pressing / cable lugs);</w:t>
      </w:r>
    </w:p>
    <w:p w14:paraId="0089DC89" w14:textId="77777777" w:rsidR="0043357B" w:rsidRPr="00873FD8" w:rsidRDefault="0043357B" w:rsidP="0043357B">
      <w:pPr>
        <w:pStyle w:val="Bullet10"/>
      </w:pPr>
      <w:r>
        <w:t>C</w:t>
      </w:r>
      <w:r w:rsidRPr="00873FD8">
        <w:t>able lugs must be suitable for the conductor material (Copper or Aluminium) and the bus bars (</w:t>
      </w:r>
      <w:r>
        <w:t>e</w:t>
      </w:r>
      <w:r w:rsidRPr="00873FD8">
        <w:t>.</w:t>
      </w:r>
      <w:r>
        <w:t>g</w:t>
      </w:r>
      <w:r w:rsidRPr="00873FD8">
        <w:t>. for Aluminium conductors bimetal lugs must be used);</w:t>
      </w:r>
    </w:p>
    <w:p w14:paraId="43DE2380" w14:textId="77777777" w:rsidR="0043357B" w:rsidRPr="00873FD8" w:rsidRDefault="0043357B" w:rsidP="0043357B">
      <w:pPr>
        <w:pStyle w:val="Bullet10"/>
      </w:pPr>
      <w:r>
        <w:t>I</w:t>
      </w:r>
      <w:r w:rsidRPr="00873FD8">
        <w:t>f Aluminium conductors are used suitable contact lubricant must be applied on the conductor / in the lug insert;</w:t>
      </w:r>
    </w:p>
    <w:p w14:paraId="3C04B407" w14:textId="77777777" w:rsidR="0043357B" w:rsidRPr="00873FD8" w:rsidRDefault="0043357B" w:rsidP="0043357B">
      <w:pPr>
        <w:pStyle w:val="Bullet10"/>
      </w:pPr>
      <w:r>
        <w:t>P</w:t>
      </w:r>
      <w:r w:rsidRPr="00873FD8">
        <w:t>ressings of cable lugs must be according to the manufacturer specification for the combination of lug and conductor diameter (hexagonal / indent, size, width, number and position on lug);</w:t>
      </w:r>
    </w:p>
    <w:p w14:paraId="1B7B3D46" w14:textId="77777777" w:rsidR="0043357B" w:rsidRPr="00873FD8" w:rsidRDefault="0043357B" w:rsidP="0043357B">
      <w:pPr>
        <w:pStyle w:val="Bullet10"/>
      </w:pPr>
      <w:r>
        <w:t>S</w:t>
      </w:r>
      <w:r w:rsidRPr="00873FD8">
        <w:t>ingle and multi-stranded sector shaped conductors must be rounded with a suitable round press insert prior to insertion in the cable lug, for copper sector shaped multi stranded conductors generally sleeves must be used (see cable lug specification for details);</w:t>
      </w:r>
    </w:p>
    <w:p w14:paraId="61EA59E7" w14:textId="5BEBFFFA" w:rsidR="0043357B" w:rsidRPr="00873FD8" w:rsidRDefault="0043357B" w:rsidP="0043357B">
      <w:pPr>
        <w:pStyle w:val="Bullet10"/>
      </w:pPr>
      <w:r>
        <w:t>P</w:t>
      </w:r>
      <w:r w:rsidRPr="00873FD8">
        <w:t>ressings must remain visible for inspection. Use of heat shrink tubing on cable lugs is generally not recommended. If heat shrink tubing is used this must be transparent to allow visual inspection of the cable lug pressings</w:t>
      </w:r>
      <w:r>
        <w:t>;</w:t>
      </w:r>
      <w:r w:rsidR="002740CC">
        <w:t xml:space="preserve"> and</w:t>
      </w:r>
    </w:p>
    <w:p w14:paraId="7687EAF3" w14:textId="77777777" w:rsidR="0043357B" w:rsidRPr="00873FD8" w:rsidRDefault="0043357B" w:rsidP="0043357B">
      <w:pPr>
        <w:pStyle w:val="Bullet10"/>
      </w:pPr>
      <w:r>
        <w:t>C</w:t>
      </w:r>
      <w:r w:rsidRPr="00873FD8">
        <w:t>able insulation must end as close as possible to the bottom of the cable lug. Ideally no uninsulated conductor is visible at the point where the cable is inserted into the lug.</w:t>
      </w:r>
    </w:p>
    <w:p w14:paraId="574D6C07" w14:textId="59CB59E5" w:rsidR="0043357B" w:rsidRDefault="00186AB7" w:rsidP="0043357B">
      <w:pPr>
        <w:pStyle w:val="Heading3"/>
      </w:pPr>
      <w:bookmarkStart w:id="682" w:name="_Toc136438914"/>
      <w:bookmarkStart w:id="683" w:name="_Toc136439159"/>
      <w:bookmarkStart w:id="684" w:name="_Toc152922369"/>
      <w:bookmarkStart w:id="685" w:name="_Toc195602512"/>
      <w:bookmarkStart w:id="686" w:name="_Toc223973728"/>
      <w:bookmarkStart w:id="687" w:name="_Toc132376953"/>
      <w:r>
        <w:t>Cable Management</w:t>
      </w:r>
      <w:bookmarkEnd w:id="682"/>
      <w:bookmarkEnd w:id="683"/>
      <w:bookmarkEnd w:id="684"/>
      <w:bookmarkEnd w:id="685"/>
      <w:bookmarkEnd w:id="686"/>
    </w:p>
    <w:p w14:paraId="50363D35" w14:textId="77777777" w:rsidR="0043357B" w:rsidRPr="002F7E6E" w:rsidRDefault="0043357B" w:rsidP="0043357B">
      <w:r w:rsidRPr="002F7E6E">
        <w:t>Mechanical stress in cables must be avoided under all circumstances that occur during normal operation. This implies that:</w:t>
      </w:r>
    </w:p>
    <w:p w14:paraId="4BD6ECF9" w14:textId="77777777" w:rsidR="0043357B" w:rsidRPr="00873FD8" w:rsidRDefault="0043357B" w:rsidP="0043357B">
      <w:pPr>
        <w:pStyle w:val="Bullet10"/>
      </w:pPr>
      <w:r>
        <w:t>A</w:t>
      </w:r>
      <w:r w:rsidRPr="00873FD8">
        <w:t>t bends or changes in direction there must be sufficient slack in the cable(s) to ensure there is no mechanical tension or contact with sharp edges or points at the lowest temperature that will occur on the location;</w:t>
      </w:r>
    </w:p>
    <w:p w14:paraId="0F4DFAAE" w14:textId="77777777" w:rsidR="0043357B" w:rsidRPr="00873FD8" w:rsidRDefault="0043357B" w:rsidP="0043357B">
      <w:pPr>
        <w:pStyle w:val="Bullet10"/>
      </w:pPr>
      <w:r>
        <w:t>T</w:t>
      </w:r>
      <w:r w:rsidRPr="00873FD8">
        <w:t>he minimum bending radius of cables must be maintained under all circumstances. If the cable manufacturer does not specify a minimum bending radius</w:t>
      </w:r>
      <w:r>
        <w:t>,</w:t>
      </w:r>
      <w:r w:rsidRPr="00873FD8">
        <w:t xml:space="preserve"> five times the outer diameter of the cable shall be used as minimum bending radius;</w:t>
      </w:r>
    </w:p>
    <w:p w14:paraId="3D96A01B" w14:textId="77777777" w:rsidR="0043357B" w:rsidRPr="00873FD8" w:rsidRDefault="0043357B" w:rsidP="0043357B">
      <w:pPr>
        <w:pStyle w:val="Bullet10"/>
      </w:pPr>
      <w:r>
        <w:t>C</w:t>
      </w:r>
      <w:r w:rsidRPr="00873FD8">
        <w:t>ables shall be laid parallel wherever possible and cable crossings shall be kept to an absolute minimum;</w:t>
      </w:r>
    </w:p>
    <w:p w14:paraId="5688FCCE" w14:textId="77777777" w:rsidR="0043357B" w:rsidRPr="00873FD8" w:rsidRDefault="0043357B" w:rsidP="0043357B">
      <w:pPr>
        <w:pStyle w:val="Bullet10"/>
      </w:pPr>
      <w:r>
        <w:t>W</w:t>
      </w:r>
      <w:r w:rsidRPr="00873FD8">
        <w:t>here cables cross sharp edges or points and sufficient distance between cable and sharp edge / point cannot be guaranteed suitable and durable edge protection must be placed;</w:t>
      </w:r>
    </w:p>
    <w:p w14:paraId="6057523C" w14:textId="77777777" w:rsidR="0043357B" w:rsidRPr="00A23754" w:rsidRDefault="0043357B" w:rsidP="0043357B">
      <w:pPr>
        <w:pStyle w:val="Bullet10"/>
      </w:pPr>
      <w:r w:rsidRPr="00873FD8">
        <w:t>DC cabling between / underneath modules must be attached to the modules or mounting system to avoid damage to cables or connectors (wind action, grinding on surfaces / edges);</w:t>
      </w:r>
      <w:r>
        <w:t xml:space="preserve"> </w:t>
      </w:r>
      <w:r w:rsidRPr="00873FD8">
        <w:t xml:space="preserve">cabling in cable trays must be fastened at regular intervals appropriate to the </w:t>
      </w:r>
      <w:r w:rsidRPr="00A23754">
        <w:t>flexibility of the cables. Maximum distance between fastening points is 3m;</w:t>
      </w:r>
    </w:p>
    <w:p w14:paraId="10FABB1D" w14:textId="678A27B8" w:rsidR="0043357B" w:rsidRPr="00A23754" w:rsidRDefault="0043357B" w:rsidP="0043357B">
      <w:pPr>
        <w:pStyle w:val="Bullet10"/>
      </w:pPr>
      <w:r>
        <w:t>T</w:t>
      </w:r>
      <w:r w:rsidRPr="00A23754">
        <w:t>he risk of induced voltages from (indirect) lightning strikes must be minimized by placing plus and minus DC leads as close to each other as possible (</w:t>
      </w:r>
      <w:r w:rsidRPr="006164F9">
        <w:t>BS 7671:2018</w:t>
      </w:r>
      <w:r>
        <w:t xml:space="preserve"> and</w:t>
      </w:r>
      <w:r w:rsidRPr="00A23754">
        <w:t xml:space="preserve"> </w:t>
      </w:r>
      <w:r w:rsidR="000509D6" w:rsidRPr="000509D6">
        <w:t>BS EN 62305</w:t>
      </w:r>
      <w:r w:rsidRPr="00A23754">
        <w:t>)</w:t>
      </w:r>
      <w:r>
        <w:t>; and</w:t>
      </w:r>
    </w:p>
    <w:p w14:paraId="71146FAD" w14:textId="5C58F40D" w:rsidR="0043357B" w:rsidRPr="00873FD8" w:rsidRDefault="0043357B" w:rsidP="0043357B">
      <w:pPr>
        <w:pStyle w:val="Bullet10"/>
      </w:pPr>
      <w:r w:rsidRPr="00873FD8">
        <w:t>Special attention must be given to avoiding strain on input terminals of inverters, especially when the inverters are not vertical and/or Y connectors are used. Cables must be supported to ensure the weight of free hanging cables, Y connectors, fuses, or other components in line with – or attached to cables does not put a transversal force on the terminals. This means Y connectors and in line fuses in DC string cables must be supported in a cable tray or similar.</w:t>
      </w:r>
    </w:p>
    <w:p w14:paraId="380D40CD" w14:textId="395BFC14" w:rsidR="0043357B" w:rsidRDefault="00713CE7" w:rsidP="0043357B">
      <w:pPr>
        <w:pStyle w:val="Heading3"/>
      </w:pPr>
      <w:bookmarkStart w:id="688" w:name="_Toc136438915"/>
      <w:bookmarkStart w:id="689" w:name="_Toc136439160"/>
      <w:bookmarkStart w:id="690" w:name="_Toc152922370"/>
      <w:bookmarkStart w:id="691" w:name="_Toc195602513"/>
      <w:bookmarkStart w:id="692" w:name="_Toc223973729"/>
      <w:bookmarkStart w:id="693" w:name="_Toc132376954"/>
      <w:r>
        <w:lastRenderedPageBreak/>
        <w:t>Warnings / Labels</w:t>
      </w:r>
      <w:bookmarkEnd w:id="688"/>
      <w:bookmarkEnd w:id="689"/>
      <w:bookmarkEnd w:id="690"/>
      <w:bookmarkEnd w:id="691"/>
      <w:bookmarkEnd w:id="692"/>
    </w:p>
    <w:p w14:paraId="6F7BC32C" w14:textId="77777777" w:rsidR="0043357B" w:rsidRPr="00F04F79" w:rsidRDefault="0043357B" w:rsidP="0043357B">
      <w:pPr>
        <w:pStyle w:val="BodyHeading"/>
      </w:pPr>
      <w:r w:rsidRPr="00F04F79">
        <w:t>General</w:t>
      </w:r>
    </w:p>
    <w:p w14:paraId="79FB72DB" w14:textId="77777777" w:rsidR="0043357B" w:rsidRPr="00F04F79" w:rsidRDefault="0043357B" w:rsidP="0043357B">
      <w:r w:rsidRPr="00F04F79">
        <w:t>All labels and warnings must be in English.</w:t>
      </w:r>
    </w:p>
    <w:p w14:paraId="3E722FC6" w14:textId="77777777" w:rsidR="0043357B" w:rsidRPr="00F04F79" w:rsidRDefault="0043357B" w:rsidP="0043357B">
      <w:r w:rsidRPr="00F04F79">
        <w:t>All labels and warnings will be sufficiently durable and suitable for the conditions in which they are placed:</w:t>
      </w:r>
    </w:p>
    <w:p w14:paraId="3D9F8E47" w14:textId="43F4A188" w:rsidR="0043357B" w:rsidRPr="00873FD8" w:rsidRDefault="0043357B" w:rsidP="0043357B">
      <w:pPr>
        <w:pStyle w:val="Bullet10"/>
      </w:pPr>
      <w:r w:rsidRPr="00873FD8">
        <w:t xml:space="preserve">Remain clearly legible for the lifetime of the PV </w:t>
      </w:r>
      <w:r w:rsidR="00D30F79">
        <w:t>Site</w:t>
      </w:r>
      <w:r w:rsidRPr="002A7CF4">
        <w:t>;</w:t>
      </w:r>
    </w:p>
    <w:p w14:paraId="2D222158" w14:textId="4DE2900C" w:rsidR="0043357B" w:rsidRPr="00873FD8" w:rsidRDefault="0043357B" w:rsidP="0043357B">
      <w:pPr>
        <w:pStyle w:val="Bullet10"/>
      </w:pPr>
      <w:r w:rsidRPr="00873FD8">
        <w:t xml:space="preserve">Remain attached for the lifetime of the PV </w:t>
      </w:r>
      <w:r w:rsidR="00D30F79">
        <w:t>Site</w:t>
      </w:r>
      <w:r w:rsidRPr="002A7CF4">
        <w:t>; and</w:t>
      </w:r>
    </w:p>
    <w:p w14:paraId="116607DC" w14:textId="77777777" w:rsidR="0043357B" w:rsidRPr="00873FD8" w:rsidRDefault="0043357B" w:rsidP="0043357B">
      <w:pPr>
        <w:pStyle w:val="Bullet10"/>
      </w:pPr>
      <w:r w:rsidRPr="00873FD8">
        <w:t>UV</w:t>
      </w:r>
      <w:r>
        <w:t>/weather</w:t>
      </w:r>
      <w:r w:rsidRPr="00873FD8">
        <w:t xml:space="preserve"> resistant</w:t>
      </w:r>
    </w:p>
    <w:p w14:paraId="12484310" w14:textId="77777777" w:rsidR="0043357B" w:rsidRPr="00F04F79" w:rsidRDefault="0043357B" w:rsidP="0043357B">
      <w:r w:rsidRPr="00F04F79">
        <w:t>See standard BS EN ISO 7010:2019 for all labels.</w:t>
      </w:r>
    </w:p>
    <w:p w14:paraId="794182DE" w14:textId="77777777" w:rsidR="0043357B" w:rsidRPr="00F04F79" w:rsidRDefault="0043357B" w:rsidP="0043357B">
      <w:pPr>
        <w:pStyle w:val="BodyHeading"/>
      </w:pPr>
      <w:r w:rsidRPr="00F04F79">
        <w:t>Grid Connection Point</w:t>
      </w:r>
    </w:p>
    <w:p w14:paraId="6146787B" w14:textId="77777777" w:rsidR="0043357B" w:rsidRPr="00241DAC" w:rsidRDefault="0043357B" w:rsidP="0043357B">
      <w:r w:rsidRPr="00F04F79">
        <w:t xml:space="preserve">At the grid </w:t>
      </w:r>
      <w:r w:rsidRPr="005A2483">
        <w:t>connection point, electricity meters and switch boards to which inverters are connected the label below (or a similar label) must be placed. If connection point and/or switch board and/or electricity meters are</w:t>
      </w:r>
      <w:r w:rsidRPr="005A2313">
        <w:t xml:space="preserve"> at the same location one label at that location suffices. </w:t>
      </w:r>
    </w:p>
    <w:p w14:paraId="0B1FAF14" w14:textId="77777777" w:rsidR="0043357B" w:rsidRPr="005A2313" w:rsidRDefault="0043357B" w:rsidP="0043357B">
      <w:pPr>
        <w:pStyle w:val="BodyHeading"/>
      </w:pPr>
      <w:r w:rsidRPr="005A2313">
        <w:t>DC Access Warning</w:t>
      </w:r>
    </w:p>
    <w:p w14:paraId="598C3867" w14:textId="77777777" w:rsidR="0043357B" w:rsidRPr="00241DAC" w:rsidRDefault="0043357B" w:rsidP="0043357B">
      <w:r w:rsidRPr="00241DAC">
        <w:t xml:space="preserve">Each access point to active parts on DC-side has to be marked with an indication: ‘PV installation -DC- Active parts can still carry voltage after switching off’. </w:t>
      </w:r>
    </w:p>
    <w:p w14:paraId="735CB2B6" w14:textId="77777777" w:rsidR="0043357B" w:rsidRPr="00241DAC" w:rsidRDefault="0043357B" w:rsidP="0043357B">
      <w:pPr>
        <w:pStyle w:val="BodyHeading"/>
      </w:pPr>
      <w:r w:rsidRPr="00241DAC">
        <w:t>Inverters</w:t>
      </w:r>
    </w:p>
    <w:p w14:paraId="4640F484" w14:textId="77777777" w:rsidR="0043357B" w:rsidRPr="00241DAC" w:rsidRDefault="0043357B" w:rsidP="0043357B">
      <w:r w:rsidRPr="00241DAC">
        <w:t>All inverters must have a warning sign indicating that they must be separated on both DC- and AC-side before maintenance activities.</w:t>
      </w:r>
    </w:p>
    <w:p w14:paraId="44F1444B" w14:textId="77777777" w:rsidR="0043357B" w:rsidRPr="00241DAC" w:rsidRDefault="0043357B" w:rsidP="0043357B">
      <w:r w:rsidRPr="00241DAC">
        <w:t>Inverters must be marked with a unique identifying number / code.</w:t>
      </w:r>
    </w:p>
    <w:p w14:paraId="76D5D100" w14:textId="77777777" w:rsidR="0043357B" w:rsidRPr="00241DAC" w:rsidRDefault="0043357B" w:rsidP="0043357B">
      <w:pPr>
        <w:pStyle w:val="BodyHeading"/>
      </w:pPr>
      <w:r w:rsidRPr="00241DAC">
        <w:t>String Combiner Boxes</w:t>
      </w:r>
    </w:p>
    <w:p w14:paraId="03BFF274" w14:textId="77777777" w:rsidR="0043357B" w:rsidRPr="00241DAC" w:rsidRDefault="0043357B" w:rsidP="0043357B">
      <w:r w:rsidRPr="00241DAC">
        <w:t xml:space="preserve">All string combiner boxes must be marked with an indication: ‘PV installation -DC- Active parts can still carry voltage after switching off’. </w:t>
      </w:r>
    </w:p>
    <w:p w14:paraId="75C4EC95" w14:textId="77777777" w:rsidR="0043357B" w:rsidRPr="00241DAC" w:rsidRDefault="0043357B" w:rsidP="0043357B">
      <w:r w:rsidRPr="00241DAC">
        <w:t>String combiner boxes must be marked with a unique identifying number / code that has a one-to-one correspondence with the inverter numbering.</w:t>
      </w:r>
    </w:p>
    <w:p w14:paraId="1EB502EC" w14:textId="77777777" w:rsidR="0043357B" w:rsidRPr="00814C37" w:rsidRDefault="0043357B" w:rsidP="0043357B">
      <w:pPr>
        <w:pStyle w:val="BodyHeading"/>
      </w:pPr>
      <w:r w:rsidRPr="00814C37">
        <w:t xml:space="preserve">Coding of DC </w:t>
      </w:r>
      <w:r>
        <w:t>C</w:t>
      </w:r>
      <w:r w:rsidRPr="00814C37">
        <w:t>abling</w:t>
      </w:r>
    </w:p>
    <w:p w14:paraId="213DD5B4" w14:textId="77777777" w:rsidR="0043357B" w:rsidRPr="00814C37" w:rsidRDefault="0043357B" w:rsidP="0043357B">
      <w:r w:rsidRPr="00814C37">
        <w:t>All DC cabling must be coded logically in a uniform manner (inverter / string combiner box number, string number, polarity). Coding must be durable and is to be applied at the inverter connection point, string box connection point (if applicable) and at the connection points (plus and minus) of string cables to PV module cables.</w:t>
      </w:r>
    </w:p>
    <w:p w14:paraId="5C3C162F" w14:textId="77777777" w:rsidR="0043357B" w:rsidRPr="003352EF" w:rsidRDefault="0043357B" w:rsidP="0043357B">
      <w:pPr>
        <w:pStyle w:val="BodyHeading"/>
      </w:pPr>
      <w:r w:rsidRPr="00C472DE">
        <w:t xml:space="preserve">Coding </w:t>
      </w:r>
      <w:r>
        <w:t>o</w:t>
      </w:r>
      <w:r w:rsidRPr="00814C37">
        <w:t xml:space="preserve">f Fuse Holders / Load Switch Separators </w:t>
      </w:r>
      <w:r>
        <w:t>f</w:t>
      </w:r>
      <w:r w:rsidRPr="00814C37">
        <w:t>or Inverters</w:t>
      </w:r>
    </w:p>
    <w:p w14:paraId="082BE0F8" w14:textId="77777777" w:rsidR="0043357B" w:rsidRPr="003352EF" w:rsidRDefault="0043357B" w:rsidP="0043357B">
      <w:r w:rsidRPr="003352EF">
        <w:t>Fuse holders and/or load switch separators must be marked with a unique identifying number / code. For fuse holders / load switch disconnectors of inverters the number / code must be identical to the number / code on the inverter to which they are connected.</w:t>
      </w:r>
    </w:p>
    <w:p w14:paraId="1662400C" w14:textId="77777777" w:rsidR="0043357B" w:rsidRPr="003352EF" w:rsidRDefault="0043357B" w:rsidP="0043357B">
      <w:pPr>
        <w:pStyle w:val="BodyHeading"/>
      </w:pPr>
      <w:r w:rsidRPr="00C472DE">
        <w:lastRenderedPageBreak/>
        <w:t xml:space="preserve">Transformer </w:t>
      </w:r>
      <w:r>
        <w:t>S</w:t>
      </w:r>
      <w:r w:rsidRPr="00C472DE">
        <w:t xml:space="preserve">tations / Switch </w:t>
      </w:r>
      <w:r>
        <w:t>B</w:t>
      </w:r>
      <w:r w:rsidRPr="003352EF">
        <w:t>oards</w:t>
      </w:r>
    </w:p>
    <w:p w14:paraId="523FB771" w14:textId="77777777" w:rsidR="0043357B" w:rsidRPr="003352EF" w:rsidRDefault="0043357B" w:rsidP="0043357B">
      <w:r w:rsidRPr="003352EF">
        <w:t>Appropriate warning signs as required (Typically ‘Danger High Voltage’) and / or the icon below must be mounted at access doors.</w:t>
      </w:r>
    </w:p>
    <w:p w14:paraId="716D54E5" w14:textId="77777777" w:rsidR="0043357B" w:rsidRPr="00873FD8" w:rsidRDefault="0043357B" w:rsidP="0043357B"/>
    <w:p w14:paraId="0A5ED626" w14:textId="77777777" w:rsidR="0043357B" w:rsidRPr="004548A6" w:rsidRDefault="0043357B" w:rsidP="0043357B">
      <w:pPr>
        <w:jc w:val="center"/>
        <w:rPr>
          <w:rFonts w:eastAsia="Calibri" w:cs="Times New Roman"/>
        </w:rPr>
      </w:pPr>
      <w:r w:rsidRPr="00873FD8">
        <w:rPr>
          <w:rFonts w:ascii="Times New Roman" w:eastAsia="Times New Roman" w:hAnsi="Times New Roman" w:cs="Times New Roman"/>
          <w:sz w:val="24"/>
          <w:lang w:eastAsia="nl-NL"/>
        </w:rPr>
        <w:fldChar w:fldCharType="begin"/>
      </w:r>
      <w:r w:rsidRPr="00873FD8">
        <w:rPr>
          <w:rFonts w:ascii="Times New Roman" w:eastAsia="Times New Roman" w:hAnsi="Times New Roman" w:cs="Times New Roman"/>
          <w:sz w:val="24"/>
          <w:lang w:eastAsia="nl-NL"/>
        </w:rPr>
        <w:instrText xml:space="preserve"> INCLUDEPICTURE "https://www.diversestickers.nl/wp-content/uploads/2018/06/DSWRS_GVRLKLTRSPNNG_Foto.jpg" \* MERGEFORMATINET </w:instrText>
      </w:r>
      <w:r w:rsidRPr="00873FD8">
        <w:rPr>
          <w:rFonts w:ascii="Times New Roman" w:eastAsia="Times New Roman" w:hAnsi="Times New Roman" w:cs="Times New Roman"/>
          <w:sz w:val="24"/>
          <w:lang w:eastAsia="nl-NL"/>
        </w:rPr>
        <w:fldChar w:fldCharType="separate"/>
      </w:r>
      <w:r w:rsidRPr="00873FD8">
        <w:rPr>
          <w:rFonts w:ascii="Times New Roman" w:eastAsia="Times New Roman" w:hAnsi="Times New Roman" w:cs="Times New Roman"/>
          <w:noProof/>
          <w:sz w:val="24"/>
          <w:lang w:eastAsia="nl-NL"/>
        </w:rPr>
        <w:drawing>
          <wp:inline distT="0" distB="0" distL="0" distR="0" wp14:anchorId="30B8EB0D" wp14:editId="411E2F02">
            <wp:extent cx="2397760" cy="2397760"/>
            <wp:effectExtent l="0" t="0" r="2540" b="2540"/>
            <wp:docPr id="2" name="Picture 2" descr="Afbeelding met teken, buiten, paal, straa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97760" cy="2397760"/>
                    </a:xfrm>
                    <a:prstGeom prst="rect">
                      <a:avLst/>
                    </a:prstGeom>
                    <a:noFill/>
                    <a:ln>
                      <a:noFill/>
                    </a:ln>
                  </pic:spPr>
                </pic:pic>
              </a:graphicData>
            </a:graphic>
          </wp:inline>
        </w:drawing>
      </w:r>
      <w:r w:rsidRPr="00873FD8">
        <w:rPr>
          <w:rFonts w:ascii="Times New Roman" w:eastAsia="Times New Roman" w:hAnsi="Times New Roman" w:cs="Times New Roman"/>
          <w:sz w:val="24"/>
          <w:lang w:eastAsia="nl-NL"/>
        </w:rPr>
        <w:fldChar w:fldCharType="end"/>
      </w:r>
    </w:p>
    <w:bookmarkEnd w:id="667"/>
    <w:bookmarkEnd w:id="668"/>
    <w:bookmarkEnd w:id="674"/>
    <w:bookmarkEnd w:id="675"/>
    <w:bookmarkEnd w:id="681"/>
    <w:bookmarkEnd w:id="687"/>
    <w:bookmarkEnd w:id="693"/>
    <w:p w14:paraId="734A1424" w14:textId="77777777" w:rsidR="0043357B" w:rsidRPr="00AC435F" w:rsidRDefault="0043357B" w:rsidP="0043357B">
      <w:pPr>
        <w:pStyle w:val="Bullet10"/>
        <w:numPr>
          <w:ilvl w:val="0"/>
          <w:numId w:val="0"/>
        </w:numPr>
        <w:ind w:left="340" w:hanging="340"/>
      </w:pPr>
    </w:p>
    <w:p w14:paraId="7BF3ACF3" w14:textId="6308972B" w:rsidR="0043357B" w:rsidRPr="00AC435F" w:rsidRDefault="00713CE7" w:rsidP="0043357B">
      <w:pPr>
        <w:pStyle w:val="Heading2"/>
      </w:pPr>
      <w:bookmarkStart w:id="694" w:name="_Toc152575809"/>
      <w:bookmarkStart w:id="695" w:name="_Toc195602514"/>
      <w:bookmarkStart w:id="696" w:name="_Toc223973730"/>
      <w:r>
        <w:t>I</w:t>
      </w:r>
      <w:r w:rsidRPr="00AC435F">
        <w:t xml:space="preserve">nspection </w:t>
      </w:r>
      <w:r>
        <w:t>and</w:t>
      </w:r>
      <w:r w:rsidRPr="00AC435F">
        <w:t xml:space="preserve"> Testing </w:t>
      </w:r>
      <w:r>
        <w:t xml:space="preserve">of </w:t>
      </w:r>
      <w:r w:rsidRPr="00AC435F">
        <w:t>Major Components</w:t>
      </w:r>
      <w:bookmarkEnd w:id="694"/>
      <w:bookmarkEnd w:id="695"/>
      <w:bookmarkEnd w:id="696"/>
    </w:p>
    <w:p w14:paraId="4E3EDA7E" w14:textId="77777777" w:rsidR="0043357B" w:rsidRPr="008D29D6" w:rsidRDefault="0043357B" w:rsidP="0043357B">
      <w:r w:rsidRPr="003352EF">
        <w:t xml:space="preserve">The Contractor shall be responsible for conducting all tests in such a way as to protect the safety of all persons and the Works and in accordance with relevant Law. The Contractor shall provide an appropriate training for all personnel on the Site who will be involved in or witnessing any </w:t>
      </w:r>
      <w:r>
        <w:t>t</w:t>
      </w:r>
      <w:r w:rsidRPr="00891B38">
        <w:t>ests and</w:t>
      </w:r>
      <w:r w:rsidRPr="008D29D6">
        <w:t xml:space="preserve"> shall ensure that such personnel comply with all applicable safety procedures at all times during performance of the Tests. The Contractor shall discontinue performance of any Tests in the event of any unsafe conditions. </w:t>
      </w:r>
    </w:p>
    <w:p w14:paraId="5C50E31F" w14:textId="77777777" w:rsidR="0043357B" w:rsidRPr="008D29D6" w:rsidRDefault="0043357B" w:rsidP="0043357B">
      <w:r w:rsidRPr="008D29D6">
        <w:t xml:space="preserve">The Contractor </w:t>
      </w:r>
      <w:r>
        <w:t>i</w:t>
      </w:r>
      <w:r w:rsidRPr="008D29D6">
        <w:t>s responsible for</w:t>
      </w:r>
      <w:r>
        <w:t xml:space="preserve"> </w:t>
      </w:r>
      <w:r w:rsidRPr="008D29D6">
        <w:t xml:space="preserve">all </w:t>
      </w:r>
      <w:r>
        <w:t>e</w:t>
      </w:r>
      <w:r w:rsidRPr="008D29D6">
        <w:t xml:space="preserve">quipment, materials and labour required for testing. In the event of failed </w:t>
      </w:r>
      <w:r w:rsidRPr="008D29D6" w:rsidDel="00CC512E">
        <w:t>tests</w:t>
      </w:r>
      <w:r w:rsidRPr="008D29D6">
        <w:t xml:space="preserve">, the Contractor is responsible for rectification and re-testing until the test is passed. The Contractor shall provide all reports, calibration/test certificates and documentary evidence required by the Employer to verify all tests have been passed. </w:t>
      </w:r>
    </w:p>
    <w:p w14:paraId="262603D1" w14:textId="46E556AC" w:rsidR="0043357B" w:rsidRPr="00AC435F" w:rsidRDefault="00713CE7" w:rsidP="0043357B">
      <w:pPr>
        <w:pStyle w:val="Heading3"/>
      </w:pPr>
      <w:bookmarkStart w:id="697" w:name="_Toc152575810"/>
      <w:bookmarkStart w:id="698" w:name="_Toc195602515"/>
      <w:bookmarkStart w:id="699" w:name="_Toc223973731"/>
      <w:r>
        <w:t>Factory Inspection and Testing</w:t>
      </w:r>
      <w:bookmarkEnd w:id="697"/>
      <w:bookmarkEnd w:id="698"/>
      <w:bookmarkEnd w:id="699"/>
      <w:r>
        <w:t xml:space="preserve"> </w:t>
      </w:r>
    </w:p>
    <w:p w14:paraId="1B6D1D74" w14:textId="5F039E93" w:rsidR="0043357B" w:rsidRPr="004A422E" w:rsidRDefault="0043357B" w:rsidP="0043357B">
      <w:r w:rsidRPr="004A422E">
        <w:t xml:space="preserve">Upon finalisation of preferred equipment suppliers, the Contractor shall advise the Employer as to the location of manufacture of each of the key equipment items including (modules, mounting structures, inverters, transformers, HV switchgear, prefabricated buildings and others as reasonably requested by the Employer). </w:t>
      </w:r>
    </w:p>
    <w:p w14:paraId="440FAB48" w14:textId="77777777" w:rsidR="0043357B" w:rsidRPr="004A422E" w:rsidRDefault="0043357B" w:rsidP="0043357B">
      <w:r w:rsidRPr="004A422E">
        <w:t xml:space="preserve">The factory inspection aspect of the Inspection and Test Plan shall include as a minimum: </w:t>
      </w:r>
    </w:p>
    <w:p w14:paraId="282AAF37" w14:textId="77777777" w:rsidR="0043357B" w:rsidRPr="00AC435F" w:rsidRDefault="0043357B" w:rsidP="0043357B">
      <w:pPr>
        <w:pStyle w:val="Bullet10"/>
      </w:pPr>
      <w:r>
        <w:t>All tests required by relevant Standards;</w:t>
      </w:r>
    </w:p>
    <w:p w14:paraId="0890A474" w14:textId="77777777" w:rsidR="0043357B" w:rsidRPr="00AC435F" w:rsidRDefault="0043357B" w:rsidP="0043357B">
      <w:pPr>
        <w:pStyle w:val="Bullet10"/>
      </w:pPr>
      <w:r>
        <w:t>Location of manufacture;</w:t>
      </w:r>
    </w:p>
    <w:p w14:paraId="3001B6F4" w14:textId="77777777" w:rsidR="0043357B" w:rsidRPr="00AC435F" w:rsidRDefault="0043357B" w:rsidP="0043357B">
      <w:pPr>
        <w:pStyle w:val="Bullet10"/>
      </w:pPr>
      <w:r>
        <w:t>Scope of activities undertaken at the facility;</w:t>
      </w:r>
    </w:p>
    <w:p w14:paraId="4CD48D0D" w14:textId="3BCE219D" w:rsidR="0043357B" w:rsidRPr="00AC435F" w:rsidRDefault="0043357B" w:rsidP="0043357B">
      <w:pPr>
        <w:pStyle w:val="Bullet10"/>
      </w:pPr>
      <w:r>
        <w:t xml:space="preserve">Review of production machines and key </w:t>
      </w:r>
      <w:r w:rsidR="00713CE7">
        <w:t>components ‘suppliers</w:t>
      </w:r>
      <w:r>
        <w:t xml:space="preserve"> and certifications;</w:t>
      </w:r>
    </w:p>
    <w:p w14:paraId="11340078" w14:textId="77777777" w:rsidR="0043357B" w:rsidRPr="00AC435F" w:rsidRDefault="0043357B" w:rsidP="0043357B">
      <w:pPr>
        <w:pStyle w:val="Bullet10"/>
      </w:pPr>
      <w:r>
        <w:t>Materials/equipment supply contracts;</w:t>
      </w:r>
    </w:p>
    <w:p w14:paraId="1302BFC8" w14:textId="77777777" w:rsidR="0043357B" w:rsidRPr="00AC435F" w:rsidRDefault="0043357B" w:rsidP="0043357B">
      <w:pPr>
        <w:pStyle w:val="Bullet10"/>
      </w:pPr>
      <w:r>
        <w:lastRenderedPageBreak/>
        <w:t>Technical review of materials/processes;</w:t>
      </w:r>
    </w:p>
    <w:p w14:paraId="6B841A5E" w14:textId="77777777" w:rsidR="0043357B" w:rsidRPr="00AC435F" w:rsidRDefault="0043357B" w:rsidP="0043357B">
      <w:pPr>
        <w:pStyle w:val="Bullet10"/>
      </w:pPr>
      <w:r>
        <w:t>Review of certifications for bill of materials, and in particular, confirmation that they relate to the bill of materials to be used for the relevant production run;</w:t>
      </w:r>
    </w:p>
    <w:p w14:paraId="45F489A0" w14:textId="77777777" w:rsidR="0043357B" w:rsidRPr="00AC435F" w:rsidRDefault="0043357B" w:rsidP="0043357B">
      <w:pPr>
        <w:pStyle w:val="Bullet10"/>
      </w:pPr>
      <w:r>
        <w:t xml:space="preserve">Factory quality: including processes, certifications, quality control, levels of automation and staffing, health and safety records, ingoing and outgoing QA procedures and production tolerances. </w:t>
      </w:r>
    </w:p>
    <w:p w14:paraId="5150942B" w14:textId="77777777" w:rsidR="0043357B" w:rsidRPr="00AC435F" w:rsidRDefault="0043357B" w:rsidP="0043357B">
      <w:pPr>
        <w:pStyle w:val="Bullet10"/>
      </w:pPr>
      <w:r>
        <w:t>Quality control criteria and processes, including track record of warranty claims;</w:t>
      </w:r>
    </w:p>
    <w:p w14:paraId="1B5115AF" w14:textId="77777777" w:rsidR="0043357B" w:rsidRPr="00AC435F" w:rsidRDefault="0043357B" w:rsidP="0043357B">
      <w:pPr>
        <w:pStyle w:val="Bullet10"/>
      </w:pPr>
      <w:r>
        <w:t>QA statistics and recall volumes including reasons for recall (e.g. materials, manufacturing, design, shipping), including outcomes of recall process;</w:t>
      </w:r>
    </w:p>
    <w:p w14:paraId="10B988CF" w14:textId="77777777" w:rsidR="0043357B" w:rsidRPr="00AC435F" w:rsidRDefault="0043357B" w:rsidP="0043357B">
      <w:pPr>
        <w:pStyle w:val="Bullet10"/>
      </w:pPr>
      <w:r>
        <w:t>Factory inspection and acceptance testing of components to be shipped, included procedures for rejection of equipment if faults are identified;</w:t>
      </w:r>
    </w:p>
    <w:p w14:paraId="38C22373" w14:textId="77777777" w:rsidR="0043357B" w:rsidRDefault="0043357B" w:rsidP="0043357B">
      <w:pPr>
        <w:pStyle w:val="Bullet10"/>
      </w:pPr>
      <w:r>
        <w:t xml:space="preserve">Finished goods management including sorting and packaging procedures for the relevant Materials; and </w:t>
      </w:r>
    </w:p>
    <w:p w14:paraId="0AD6B9BD" w14:textId="77777777" w:rsidR="0043357B" w:rsidRPr="00AC435F" w:rsidRDefault="0043357B" w:rsidP="0043357B">
      <w:pPr>
        <w:pStyle w:val="Bullet10"/>
      </w:pPr>
      <w:r>
        <w:t>Type test certificates for the combiner boxes, inverter stations and switchgear shall be provided to show compliance with the Relevant Standards.</w:t>
      </w:r>
    </w:p>
    <w:p w14:paraId="6AA03BA8" w14:textId="2336CA4A" w:rsidR="0043357B" w:rsidRPr="00AC435F" w:rsidRDefault="00713CE7" w:rsidP="0043357B">
      <w:pPr>
        <w:pStyle w:val="Heading3"/>
      </w:pPr>
      <w:bookmarkStart w:id="700" w:name="_Toc152575811"/>
      <w:bookmarkStart w:id="701" w:name="_Toc195602516"/>
      <w:bookmarkStart w:id="702" w:name="_Toc223973732"/>
      <w:r>
        <w:t>Pre-Shipment Factory Testing and Inspection</w:t>
      </w:r>
      <w:bookmarkEnd w:id="700"/>
      <w:bookmarkEnd w:id="701"/>
      <w:bookmarkEnd w:id="702"/>
    </w:p>
    <w:p w14:paraId="201D9E7C" w14:textId="045CA1F2" w:rsidR="0043357B" w:rsidRPr="004A422E" w:rsidRDefault="0043357B" w:rsidP="00226D3D">
      <w:r w:rsidRPr="004A422E">
        <w:t xml:space="preserve">The Contractor shall undertake pre-shipment testing and inspection upon completion of manufacture and prior to shipping. The </w:t>
      </w:r>
      <w:r w:rsidR="00D26680">
        <w:t>C</w:t>
      </w:r>
      <w:r w:rsidRPr="004A422E">
        <w:t xml:space="preserve">ontractor shall submit a FAT schedule to the </w:t>
      </w:r>
      <w:r w:rsidR="00D26680">
        <w:t>Employer</w:t>
      </w:r>
      <w:r w:rsidR="00D26680" w:rsidRPr="004A422E">
        <w:t xml:space="preserve"> </w:t>
      </w:r>
      <w:r w:rsidRPr="004A422E">
        <w:t xml:space="preserve">and confirm the actual date 2 weeks before the FAT happens, allowing the </w:t>
      </w:r>
      <w:r w:rsidR="00D26680">
        <w:t>Employer</w:t>
      </w:r>
      <w:r w:rsidR="009C6092">
        <w:t xml:space="preserve"> or the </w:t>
      </w:r>
      <w:r w:rsidR="009C6092" w:rsidRPr="009C6092">
        <w:t>Employer’s Representative</w:t>
      </w:r>
      <w:r w:rsidR="00D26680" w:rsidRPr="004A422E">
        <w:t xml:space="preserve"> </w:t>
      </w:r>
      <w:r w:rsidRPr="004A422E">
        <w:t>to witness the FAT.</w:t>
      </w:r>
    </w:p>
    <w:p w14:paraId="2B55B797" w14:textId="70BD84F2" w:rsidR="0043357B" w:rsidRPr="004A422E" w:rsidRDefault="0043357B" w:rsidP="00226D3D">
      <w:r w:rsidRPr="004A422E">
        <w:t>Factory Inspection Test (FAT) certificate completed during the manufacturing assembly and testing of inverter station equipment, power stations, solar PV modules, cables, switchgears, substation equipment, SCADA, protection panels,</w:t>
      </w:r>
      <w:r w:rsidRPr="004A422E" w:rsidDel="00E22548">
        <w:t xml:space="preserve"> </w:t>
      </w:r>
      <w:r w:rsidRPr="004A422E">
        <w:t xml:space="preserve">transformers, steel works and module structure shall be forwarded to the </w:t>
      </w:r>
      <w:r w:rsidR="003835E2">
        <w:t>Employer</w:t>
      </w:r>
      <w:r w:rsidRPr="004A422E">
        <w:t xml:space="preserve"> for approval.</w:t>
      </w:r>
    </w:p>
    <w:p w14:paraId="1270ECB5" w14:textId="77777777" w:rsidR="0043357B" w:rsidRPr="004A422E" w:rsidRDefault="0043357B" w:rsidP="0043357B">
      <w:r w:rsidRPr="004A422E">
        <w:t>Pre-shipment acceptance criteria of the major equipment manufacturers shall be in the ITP.</w:t>
      </w:r>
    </w:p>
    <w:p w14:paraId="11358EDC" w14:textId="31A2356C" w:rsidR="0043357B" w:rsidRPr="004A422E" w:rsidRDefault="00EB053E" w:rsidP="00EB053E">
      <w:r>
        <w:t>As an example, t</w:t>
      </w:r>
      <w:r w:rsidR="0043357B" w:rsidRPr="004A422E">
        <w:t>he pre-shipment testing of modules shall incorporate the following tests, in accordance with IEC 61215, to be completed on a 100% sample:</w:t>
      </w:r>
    </w:p>
    <w:p w14:paraId="4EB63CC0" w14:textId="77777777" w:rsidR="0043357B" w:rsidRPr="00AC435F" w:rsidRDefault="0043357B" w:rsidP="0043357B">
      <w:pPr>
        <w:pStyle w:val="Bullet10"/>
      </w:pPr>
      <w:r>
        <w:t>Visual inspection;</w:t>
      </w:r>
    </w:p>
    <w:p w14:paraId="40457FBF" w14:textId="77777777" w:rsidR="0043357B" w:rsidRPr="00AC435F" w:rsidRDefault="0043357B" w:rsidP="0043357B">
      <w:pPr>
        <w:pStyle w:val="Bullet10"/>
      </w:pPr>
      <w:r>
        <w:t>Electroluminescence (EL) testing;</w:t>
      </w:r>
    </w:p>
    <w:p w14:paraId="45428EBD" w14:textId="77777777" w:rsidR="0043357B" w:rsidRPr="00AC435F" w:rsidRDefault="0043357B" w:rsidP="0043357B">
      <w:pPr>
        <w:pStyle w:val="Bullet10"/>
      </w:pPr>
      <w:r>
        <w:t>Maximum power determination or ‘flash’ testing; and</w:t>
      </w:r>
    </w:p>
    <w:p w14:paraId="256AC606" w14:textId="77777777" w:rsidR="0043357B" w:rsidRPr="00AC435F" w:rsidRDefault="0043357B" w:rsidP="0043357B">
      <w:pPr>
        <w:pStyle w:val="Bullet10"/>
      </w:pPr>
      <w:r>
        <w:t>Insulation test.</w:t>
      </w:r>
    </w:p>
    <w:p w14:paraId="0C3B9419" w14:textId="77777777" w:rsidR="0043357B" w:rsidRPr="009555EA" w:rsidRDefault="0043357B" w:rsidP="0043357B">
      <w:r w:rsidRPr="009555EA">
        <w:t xml:space="preserve">The Contractor shall supply the Employer with Test Results for the </w:t>
      </w:r>
      <w:r w:rsidRPr="009555EA" w:rsidDel="004A75ED">
        <w:t>above</w:t>
      </w:r>
      <w:r w:rsidRPr="009555EA">
        <w:t xml:space="preserve">-mentioned tests that shall include flash tests results and electroluminescence images in electronic format for all modules. </w:t>
      </w:r>
    </w:p>
    <w:p w14:paraId="64AD343C" w14:textId="77777777" w:rsidR="0043357B" w:rsidRPr="009555EA" w:rsidRDefault="0043357B" w:rsidP="0043357B">
      <w:r w:rsidRPr="009555EA">
        <w:t xml:space="preserve">Gel contents tests shall </w:t>
      </w:r>
      <w:r>
        <w:t xml:space="preserve">also </w:t>
      </w:r>
      <w:r w:rsidRPr="009555EA">
        <w:t xml:space="preserve">be performed on a sample of Modules. </w:t>
      </w:r>
    </w:p>
    <w:p w14:paraId="63B9C1A1" w14:textId="66CF911E" w:rsidR="0043357B" w:rsidRPr="00AC435F" w:rsidRDefault="00713CE7" w:rsidP="0043357B">
      <w:pPr>
        <w:pStyle w:val="Heading3"/>
      </w:pPr>
      <w:bookmarkStart w:id="703" w:name="_Toc152575812"/>
      <w:bookmarkStart w:id="704" w:name="_Toc195602517"/>
      <w:bookmarkStart w:id="705" w:name="_Toc223973733"/>
      <w:r>
        <w:t>Production Witnessing of PV Modules</w:t>
      </w:r>
      <w:bookmarkEnd w:id="703"/>
      <w:bookmarkEnd w:id="704"/>
      <w:bookmarkEnd w:id="705"/>
    </w:p>
    <w:p w14:paraId="6846238A" w14:textId="77777777" w:rsidR="0043357B" w:rsidRDefault="0043357B" w:rsidP="0043357B">
      <w:pPr>
        <w:pStyle w:val="Bullet10"/>
        <w:rPr>
          <w:rFonts w:ascii="Times New Roman" w:hAnsi="Times New Roman" w:cs="Times New Roman"/>
          <w:sz w:val="24"/>
          <w:szCs w:val="24"/>
          <w:lang w:eastAsia="en-GB"/>
        </w:rPr>
      </w:pPr>
      <w:r>
        <w:t>The Employer shall have the right to inspect and witness production processes at all module factories. The Inspection and Test Plan (ITP) shall identify specific witness and hold points that the Employer should attend</w:t>
      </w:r>
      <w:r>
        <w:rPr>
          <w:rFonts w:ascii="Times New Roman" w:hAnsi="Times New Roman" w:cs="Times New Roman"/>
          <w:sz w:val="24"/>
          <w:szCs w:val="24"/>
          <w:lang w:eastAsia="en-GB"/>
        </w:rPr>
        <w:t>;</w:t>
      </w:r>
    </w:p>
    <w:p w14:paraId="65CE4E1B" w14:textId="77777777" w:rsidR="0043357B" w:rsidRDefault="0043357B" w:rsidP="0043357B">
      <w:pPr>
        <w:pStyle w:val="Bullet10"/>
      </w:pPr>
      <w:r w:rsidRPr="00AC435F">
        <w:t xml:space="preserve">The </w:t>
      </w:r>
      <w:r>
        <w:t>Employer</w:t>
      </w:r>
      <w:r w:rsidRPr="00AC435F">
        <w:t xml:space="preserve"> reserves the right to bring Third Parties during such inspections</w:t>
      </w:r>
      <w:r>
        <w:t>;</w:t>
      </w:r>
    </w:p>
    <w:p w14:paraId="36974E02" w14:textId="77777777" w:rsidR="0043357B" w:rsidRDefault="0043357B" w:rsidP="0043357B">
      <w:pPr>
        <w:pStyle w:val="Bullet10"/>
      </w:pPr>
      <w:r>
        <w:t>The sample size and Acceptance Quality Level (</w:t>
      </w:r>
      <w:r w:rsidRPr="00237100">
        <w:t xml:space="preserve">AQL) shall follow ISO2859. </w:t>
      </w:r>
      <w:r w:rsidRPr="000D4EB8">
        <w:rPr>
          <w:highlight w:val="yellow"/>
        </w:rPr>
        <w:t>Lot size is [XX]</w:t>
      </w:r>
      <w:r w:rsidRPr="00237100">
        <w:t xml:space="preserve"> MWp;</w:t>
      </w:r>
    </w:p>
    <w:p w14:paraId="6598614A" w14:textId="77777777" w:rsidR="0043357B" w:rsidRDefault="0043357B" w:rsidP="0043357B">
      <w:pPr>
        <w:pStyle w:val="Bullet10"/>
      </w:pPr>
      <w:r>
        <w:lastRenderedPageBreak/>
        <w:t>A critical defect is a defect that materially affects the performance of the PV module;</w:t>
      </w:r>
    </w:p>
    <w:p w14:paraId="21D9476D" w14:textId="77777777" w:rsidR="0043357B" w:rsidRDefault="0043357B" w:rsidP="0043357B">
      <w:pPr>
        <w:pStyle w:val="Bullet10"/>
      </w:pPr>
      <w:r>
        <w:t>A major defect is one that affects the performance of the PV module; and</w:t>
      </w:r>
    </w:p>
    <w:p w14:paraId="2795D786" w14:textId="77777777" w:rsidR="0043357B" w:rsidRDefault="0043357B" w:rsidP="0043357B">
      <w:pPr>
        <w:pStyle w:val="Bullet10"/>
      </w:pPr>
      <w:r>
        <w:t>Minor defects do not affect long-term performance.</w:t>
      </w:r>
    </w:p>
    <w:p w14:paraId="3A79E8A0" w14:textId="56412583" w:rsidR="0043357B" w:rsidRDefault="0043357B" w:rsidP="0043357B">
      <w:pPr>
        <w:pStyle w:val="Caption"/>
      </w:pPr>
      <w:r>
        <w:t xml:space="preserve">Table </w:t>
      </w:r>
      <w:r>
        <w:fldChar w:fldCharType="begin"/>
      </w:r>
      <w:r>
        <w:instrText>SEQ Table \* ARABIC</w:instrText>
      </w:r>
      <w:r>
        <w:fldChar w:fldCharType="separate"/>
      </w:r>
      <w:r w:rsidR="00BF1536">
        <w:rPr>
          <w:noProof/>
        </w:rPr>
        <w:t>3</w:t>
      </w:r>
      <w:r>
        <w:fldChar w:fldCharType="end"/>
      </w:r>
      <w:r>
        <w:t>: Tests at PV module manufacturer’s factory</w:t>
      </w:r>
    </w:p>
    <w:tbl>
      <w:tblPr>
        <w:tblStyle w:val="RINATable"/>
        <w:tblW w:w="9020" w:type="dxa"/>
        <w:tblLayout w:type="fixed"/>
        <w:tblLook w:val="0620" w:firstRow="1" w:lastRow="0" w:firstColumn="0" w:lastColumn="0" w:noHBand="1" w:noVBand="1"/>
      </w:tblPr>
      <w:tblGrid>
        <w:gridCol w:w="2811"/>
        <w:gridCol w:w="1788"/>
        <w:gridCol w:w="1225"/>
        <w:gridCol w:w="3196"/>
      </w:tblGrid>
      <w:tr w:rsidR="0043357B" w:rsidRPr="00225621" w14:paraId="11ED68DC" w14:textId="77777777" w:rsidTr="00DF3A20">
        <w:trPr>
          <w:cnfStyle w:val="100000000000" w:firstRow="1" w:lastRow="0" w:firstColumn="0" w:lastColumn="0" w:oddVBand="0" w:evenVBand="0" w:oddHBand="0" w:evenHBand="0" w:firstRowFirstColumn="0" w:firstRowLastColumn="0" w:lastRowFirstColumn="0" w:lastRowLastColumn="0"/>
          <w:tblHeader/>
        </w:trPr>
        <w:tc>
          <w:tcPr>
            <w:tcW w:w="0" w:type="dxa"/>
            <w:tcBorders>
              <w:top w:val="single" w:sz="4" w:space="0" w:color="006BA6"/>
              <w:left w:val="single" w:sz="4" w:space="0" w:color="006BA6"/>
              <w:bottom w:val="single" w:sz="4" w:space="0" w:color="006BA6"/>
              <w:right w:val="single" w:sz="4" w:space="0" w:color="FFFFFF"/>
            </w:tcBorders>
            <w:shd w:val="clear" w:color="auto" w:fill="006BA6"/>
          </w:tcPr>
          <w:p w14:paraId="71DE1DC2" w14:textId="77777777" w:rsidR="0043357B" w:rsidRPr="00225621" w:rsidRDefault="0043357B" w:rsidP="00DF3A20">
            <w:pPr>
              <w:pStyle w:val="TableHeadingLeft"/>
            </w:pPr>
            <w:r>
              <w:t>Test name</w:t>
            </w:r>
          </w:p>
        </w:tc>
        <w:tc>
          <w:tcPr>
            <w:tcW w:w="0" w:type="dxa"/>
            <w:tcBorders>
              <w:top w:val="single" w:sz="4" w:space="0" w:color="006BA6"/>
              <w:left w:val="single" w:sz="4" w:space="0" w:color="FFFFFF"/>
              <w:bottom w:val="single" w:sz="4" w:space="0" w:color="006BA6"/>
              <w:right w:val="single" w:sz="4" w:space="0" w:color="FFFFFF"/>
            </w:tcBorders>
            <w:shd w:val="clear" w:color="auto" w:fill="006BA6"/>
          </w:tcPr>
          <w:p w14:paraId="7128A14C" w14:textId="77777777" w:rsidR="0043357B" w:rsidRPr="00225621" w:rsidRDefault="0043357B" w:rsidP="00DF3A20">
            <w:pPr>
              <w:pStyle w:val="TableHeadingLeft"/>
            </w:pPr>
            <w:r>
              <w:t>Sample Size</w:t>
            </w:r>
          </w:p>
        </w:tc>
        <w:tc>
          <w:tcPr>
            <w:tcW w:w="0" w:type="dxa"/>
            <w:tcBorders>
              <w:top w:val="single" w:sz="4" w:space="0" w:color="006BA6"/>
              <w:left w:val="single" w:sz="4" w:space="0" w:color="FFFFFF"/>
              <w:bottom w:val="single" w:sz="4" w:space="0" w:color="006BA6"/>
              <w:right w:val="single" w:sz="4" w:space="0" w:color="FFFFFF"/>
            </w:tcBorders>
            <w:shd w:val="clear" w:color="auto" w:fill="006BA6"/>
          </w:tcPr>
          <w:p w14:paraId="3EC0CA55" w14:textId="77777777" w:rsidR="0043357B" w:rsidRPr="00225621" w:rsidRDefault="0043357B" w:rsidP="00DF3A20">
            <w:pPr>
              <w:pStyle w:val="TableHeadingLeft"/>
            </w:pPr>
            <w:r>
              <w:t>AQL</w:t>
            </w:r>
          </w:p>
        </w:tc>
        <w:tc>
          <w:tcPr>
            <w:tcW w:w="0" w:type="dxa"/>
            <w:tcBorders>
              <w:top w:val="single" w:sz="4" w:space="0" w:color="006BA6"/>
              <w:left w:val="single" w:sz="4" w:space="0" w:color="FFFFFF"/>
              <w:bottom w:val="single" w:sz="4" w:space="0" w:color="006BA6"/>
              <w:right w:val="single" w:sz="4" w:space="0" w:color="006BA6"/>
            </w:tcBorders>
            <w:shd w:val="clear" w:color="auto" w:fill="006BA6"/>
          </w:tcPr>
          <w:p w14:paraId="051F041C" w14:textId="77777777" w:rsidR="0043357B" w:rsidRPr="00225621" w:rsidRDefault="0043357B" w:rsidP="00DF3A20">
            <w:pPr>
              <w:pStyle w:val="TableHeadingLeft"/>
            </w:pPr>
            <w:r>
              <w:t>Acceptance Criteria</w:t>
            </w:r>
          </w:p>
        </w:tc>
      </w:tr>
      <w:tr w:rsidR="0043357B" w:rsidRPr="00225621" w14:paraId="7F80E169" w14:textId="77777777" w:rsidTr="00DF3A20">
        <w:tc>
          <w:tcPr>
            <w:tcW w:w="2823" w:type="dxa"/>
            <w:tcBorders>
              <w:top w:val="single" w:sz="4" w:space="0" w:color="006BA6"/>
            </w:tcBorders>
          </w:tcPr>
          <w:p w14:paraId="5BDC8CB9" w14:textId="77777777" w:rsidR="0043357B" w:rsidRPr="00225621" w:rsidRDefault="0043357B" w:rsidP="00DF3A20">
            <w:pPr>
              <w:pStyle w:val="TableTextLeft"/>
            </w:pPr>
            <w:r>
              <w:t>Visual Inspection</w:t>
            </w:r>
          </w:p>
        </w:tc>
        <w:tc>
          <w:tcPr>
            <w:tcW w:w="1796" w:type="dxa"/>
            <w:tcBorders>
              <w:top w:val="single" w:sz="4" w:space="0" w:color="006BA6"/>
            </w:tcBorders>
          </w:tcPr>
          <w:p w14:paraId="370F7604" w14:textId="77777777" w:rsidR="0043357B" w:rsidRPr="00225621" w:rsidRDefault="0043357B" w:rsidP="00DF3A20">
            <w:pPr>
              <w:pStyle w:val="TableTextLeft"/>
            </w:pPr>
            <w:r>
              <w:t>General Inspection Level 2</w:t>
            </w:r>
          </w:p>
        </w:tc>
        <w:tc>
          <w:tcPr>
            <w:tcW w:w="1230" w:type="dxa"/>
            <w:tcBorders>
              <w:top w:val="single" w:sz="4" w:space="0" w:color="006BA6"/>
            </w:tcBorders>
          </w:tcPr>
          <w:p w14:paraId="672F4500" w14:textId="77777777" w:rsidR="0043357B" w:rsidRDefault="0043357B" w:rsidP="00DF3A20">
            <w:pPr>
              <w:pStyle w:val="TableTextLeft"/>
            </w:pPr>
            <w:r>
              <w:t>Critical defect: 0</w:t>
            </w:r>
          </w:p>
          <w:p w14:paraId="1B771121" w14:textId="77777777" w:rsidR="0043357B" w:rsidRDefault="0043357B" w:rsidP="00DF3A20">
            <w:pPr>
              <w:pStyle w:val="TableTextLeft"/>
            </w:pPr>
            <w:r>
              <w:t>Major defect: 1</w:t>
            </w:r>
          </w:p>
          <w:p w14:paraId="41D8E9B1" w14:textId="77777777" w:rsidR="0043357B" w:rsidRPr="00225621" w:rsidRDefault="0043357B" w:rsidP="00DF3A20">
            <w:pPr>
              <w:pStyle w:val="TableTextLeft"/>
            </w:pPr>
            <w:r>
              <w:t>Minor defect: 2.5</w:t>
            </w:r>
          </w:p>
        </w:tc>
        <w:tc>
          <w:tcPr>
            <w:tcW w:w="3211" w:type="dxa"/>
            <w:tcBorders>
              <w:top w:val="single" w:sz="4" w:space="0" w:color="006BA6"/>
            </w:tcBorders>
          </w:tcPr>
          <w:p w14:paraId="398A08D0" w14:textId="77777777" w:rsidR="0043357B" w:rsidRPr="00225621" w:rsidRDefault="0043357B" w:rsidP="00DF3A20">
            <w:pPr>
              <w:pStyle w:val="TableTextLeft"/>
            </w:pPr>
            <w:r>
              <w:t>To be provided by the Contractor for each type of defect.</w:t>
            </w:r>
          </w:p>
        </w:tc>
      </w:tr>
      <w:tr w:rsidR="0043357B" w:rsidRPr="00225621" w14:paraId="5FC030CF" w14:textId="77777777" w:rsidTr="00DF3A20">
        <w:tc>
          <w:tcPr>
            <w:tcW w:w="0" w:type="dxa"/>
          </w:tcPr>
          <w:p w14:paraId="0E546EC9" w14:textId="77777777" w:rsidR="0043357B" w:rsidRPr="00225621" w:rsidRDefault="0043357B" w:rsidP="00DF3A20">
            <w:pPr>
              <w:pStyle w:val="TableTextLeft"/>
            </w:pPr>
            <w:r w:rsidRPr="009616FD">
              <w:t>Electroluminescence (EL) testing</w:t>
            </w:r>
          </w:p>
        </w:tc>
        <w:tc>
          <w:tcPr>
            <w:tcW w:w="0" w:type="dxa"/>
          </w:tcPr>
          <w:p w14:paraId="582ACF63" w14:textId="77777777" w:rsidR="0043357B" w:rsidRPr="00225621" w:rsidRDefault="0043357B" w:rsidP="00DF3A20">
            <w:pPr>
              <w:pStyle w:val="TableTextLeft"/>
            </w:pPr>
            <w:r w:rsidRPr="00011688">
              <w:t>General Inspection Level 2</w:t>
            </w:r>
          </w:p>
        </w:tc>
        <w:tc>
          <w:tcPr>
            <w:tcW w:w="0" w:type="dxa"/>
          </w:tcPr>
          <w:p w14:paraId="7D62F5E8" w14:textId="77777777" w:rsidR="0043357B" w:rsidRPr="00225621" w:rsidRDefault="0043357B" w:rsidP="00DF3A20">
            <w:pPr>
              <w:pStyle w:val="TableTextLeft"/>
            </w:pPr>
            <w:r>
              <w:t>0</w:t>
            </w:r>
          </w:p>
        </w:tc>
        <w:tc>
          <w:tcPr>
            <w:tcW w:w="0" w:type="dxa"/>
          </w:tcPr>
          <w:p w14:paraId="5880C987" w14:textId="77777777" w:rsidR="0043357B" w:rsidRPr="00225621" w:rsidRDefault="0043357B" w:rsidP="00DF3A20">
            <w:pPr>
              <w:pStyle w:val="TableTextLeft"/>
            </w:pPr>
            <w:r w:rsidRPr="00CF4948">
              <w:t>To be provided by the Contractor for each type of defect.</w:t>
            </w:r>
          </w:p>
        </w:tc>
      </w:tr>
      <w:tr w:rsidR="0043357B" w:rsidRPr="00225621" w14:paraId="0754467F" w14:textId="77777777" w:rsidTr="00DF3A20">
        <w:tc>
          <w:tcPr>
            <w:tcW w:w="0" w:type="dxa"/>
          </w:tcPr>
          <w:p w14:paraId="6B1D5D33" w14:textId="77777777" w:rsidR="0043357B" w:rsidRPr="00225621" w:rsidRDefault="0043357B" w:rsidP="00DF3A20">
            <w:pPr>
              <w:pStyle w:val="TableTextLeft"/>
            </w:pPr>
            <w:r>
              <w:t>Electrical performance at STC (IV test)</w:t>
            </w:r>
          </w:p>
        </w:tc>
        <w:tc>
          <w:tcPr>
            <w:tcW w:w="0" w:type="dxa"/>
          </w:tcPr>
          <w:p w14:paraId="608D4BDC" w14:textId="77777777" w:rsidR="0043357B" w:rsidRPr="00225621" w:rsidRDefault="0043357B" w:rsidP="00DF3A20">
            <w:pPr>
              <w:pStyle w:val="TableTextLeft"/>
            </w:pPr>
            <w:r w:rsidRPr="004632DC">
              <w:t>General Inspection Level 2</w:t>
            </w:r>
          </w:p>
        </w:tc>
        <w:tc>
          <w:tcPr>
            <w:tcW w:w="0" w:type="dxa"/>
          </w:tcPr>
          <w:p w14:paraId="27A42B23" w14:textId="77777777" w:rsidR="0043357B" w:rsidRPr="00225621" w:rsidRDefault="0043357B" w:rsidP="00DF3A20">
            <w:pPr>
              <w:pStyle w:val="TableTextLeft"/>
            </w:pPr>
            <w:r>
              <w:t>0</w:t>
            </w:r>
          </w:p>
        </w:tc>
        <w:tc>
          <w:tcPr>
            <w:tcW w:w="0" w:type="dxa"/>
          </w:tcPr>
          <w:p w14:paraId="6017ACFD" w14:textId="77777777" w:rsidR="0043357B" w:rsidRPr="00225621" w:rsidRDefault="0043357B" w:rsidP="00DF3A20">
            <w:pPr>
              <w:pStyle w:val="TableTextLeft"/>
            </w:pPr>
            <w:r>
              <w:t>As per datasheet.</w:t>
            </w:r>
          </w:p>
        </w:tc>
      </w:tr>
      <w:tr w:rsidR="0043357B" w:rsidRPr="00225621" w14:paraId="0D9F7F57" w14:textId="77777777" w:rsidTr="00DF3A20">
        <w:tc>
          <w:tcPr>
            <w:tcW w:w="0" w:type="dxa"/>
          </w:tcPr>
          <w:p w14:paraId="47212EC8" w14:textId="77777777" w:rsidR="0043357B" w:rsidRPr="00225621" w:rsidRDefault="0043357B" w:rsidP="00DF3A20">
            <w:pPr>
              <w:pStyle w:val="TableTextLeft"/>
            </w:pPr>
            <w:r>
              <w:t>Power bifaciality coefficient</w:t>
            </w:r>
          </w:p>
        </w:tc>
        <w:tc>
          <w:tcPr>
            <w:tcW w:w="0" w:type="dxa"/>
          </w:tcPr>
          <w:p w14:paraId="5F0C94C8" w14:textId="77777777" w:rsidR="0043357B" w:rsidRPr="00225621" w:rsidRDefault="0043357B" w:rsidP="00DF3A20">
            <w:pPr>
              <w:pStyle w:val="TableTextLeft"/>
            </w:pPr>
            <w:r>
              <w:t>Special inspection Level 4</w:t>
            </w:r>
          </w:p>
        </w:tc>
        <w:tc>
          <w:tcPr>
            <w:tcW w:w="0" w:type="dxa"/>
          </w:tcPr>
          <w:p w14:paraId="00B4AC9A" w14:textId="77777777" w:rsidR="0043357B" w:rsidRPr="00225621" w:rsidRDefault="0043357B" w:rsidP="00DF3A20">
            <w:pPr>
              <w:pStyle w:val="TableTextLeft"/>
            </w:pPr>
            <w:r>
              <w:t>0</w:t>
            </w:r>
          </w:p>
        </w:tc>
        <w:tc>
          <w:tcPr>
            <w:tcW w:w="0" w:type="dxa"/>
          </w:tcPr>
          <w:p w14:paraId="2E4E51A9" w14:textId="77777777" w:rsidR="0043357B" w:rsidRPr="00225621" w:rsidRDefault="0043357B" w:rsidP="00DF3A20">
            <w:pPr>
              <w:pStyle w:val="TableTextLeft"/>
            </w:pPr>
            <w:r w:rsidRPr="00CF4948">
              <w:t>As per datasheet</w:t>
            </w:r>
            <w:r>
              <w:t>/OEM documentation.</w:t>
            </w:r>
          </w:p>
        </w:tc>
      </w:tr>
    </w:tbl>
    <w:p w14:paraId="3AE4DB66" w14:textId="77777777" w:rsidR="0043357B" w:rsidRPr="00AC435F" w:rsidRDefault="0043357B" w:rsidP="0043357B"/>
    <w:p w14:paraId="78C1AF61" w14:textId="67E81BDB" w:rsidR="0043357B" w:rsidRDefault="0043357B" w:rsidP="0043357B">
      <w:pPr>
        <w:pStyle w:val="Heading3"/>
      </w:pPr>
      <w:bookmarkStart w:id="706" w:name="_Toc152575813"/>
      <w:bookmarkStart w:id="707" w:name="_Toc195602518"/>
      <w:bookmarkStart w:id="708" w:name="_Toc223973734"/>
      <w:r>
        <w:t xml:space="preserve">PV </w:t>
      </w:r>
      <w:r w:rsidR="0005294A">
        <w:t>Module Independent Laboratory Testing</w:t>
      </w:r>
      <w:bookmarkEnd w:id="706"/>
      <w:bookmarkEnd w:id="707"/>
      <w:bookmarkEnd w:id="708"/>
    </w:p>
    <w:p w14:paraId="39722429" w14:textId="36E82D4D" w:rsidR="0043357B" w:rsidRDefault="0043357B" w:rsidP="0043357B">
      <w:pPr>
        <w:pStyle w:val="Bullet10"/>
        <w:numPr>
          <w:ilvl w:val="0"/>
          <w:numId w:val="0"/>
        </w:numPr>
        <w:ind w:left="340" w:hanging="340"/>
      </w:pPr>
      <w:r>
        <w:t xml:space="preserve">If the Contractor is supplying </w:t>
      </w:r>
      <w:r w:rsidR="00E24038">
        <w:t>m</w:t>
      </w:r>
      <w:r>
        <w:t xml:space="preserve">odules, this section shall apply to its scope. </w:t>
      </w:r>
    </w:p>
    <w:p w14:paraId="6AE1FF8D" w14:textId="77777777" w:rsidR="0043357B" w:rsidRDefault="0043357B" w:rsidP="0043357B">
      <w:pPr>
        <w:pStyle w:val="Bullet10"/>
        <w:numPr>
          <w:ilvl w:val="0"/>
          <w:numId w:val="0"/>
        </w:numPr>
        <w:ind w:left="340" w:hanging="340"/>
      </w:pPr>
    </w:p>
    <w:p w14:paraId="7B15A913" w14:textId="77777777" w:rsidR="0043357B" w:rsidRPr="000E7BEF" w:rsidRDefault="0043357B" w:rsidP="0043357B">
      <w:pPr>
        <w:pStyle w:val="Bullet10"/>
      </w:pPr>
      <w:r>
        <w:t>A quantity of Test Modules to be agreed, based on a sample sized in accordance with ISO 28590:2020, shall be subjected to Third Party testing;</w:t>
      </w:r>
    </w:p>
    <w:p w14:paraId="09042AA1" w14:textId="77777777" w:rsidR="0043357B" w:rsidRPr="006C2CF8" w:rsidRDefault="0043357B" w:rsidP="0043357B">
      <w:pPr>
        <w:pStyle w:val="Bullet10"/>
      </w:pPr>
      <w:r>
        <w:t>The Test Modules shall be randomly selected from the production-line producing the modules for the Plant, and evenly spread across the production batches, such that at least every batch and every shipment is represented by the sample;</w:t>
      </w:r>
    </w:p>
    <w:p w14:paraId="7FE4052D" w14:textId="10ED6C51" w:rsidR="0043357B" w:rsidRPr="006C2CF8" w:rsidRDefault="0043357B" w:rsidP="0043357B">
      <w:pPr>
        <w:pStyle w:val="Bullet10"/>
      </w:pPr>
      <w:r>
        <w:t xml:space="preserve">The Third Party testing shall be performed at an internationally accredited, temperature-controlled and calibrated laboratory (to be agreed with the Employer) specialising in the testing of modules; </w:t>
      </w:r>
      <w:r w:rsidR="0005294A">
        <w:t>and</w:t>
      </w:r>
    </w:p>
    <w:p w14:paraId="69A7935E" w14:textId="77777777" w:rsidR="0043357B" w:rsidRDefault="0043357B" w:rsidP="0043357B">
      <w:pPr>
        <w:pStyle w:val="Bullet10"/>
      </w:pPr>
      <w:r>
        <w:t>The modules shall be subjected to the non-destructive tests as provided for in IEC 61215 or IEC 61646 (as applicable), or as agreed between the Contractor and the Employer prior to testing. For the avoidance of doubt – the modules will be subjected to electroluminescence testing at 10% and 110% of the module forward-bias ISC with the resultant high-resolution images being part of the Test Data provided to the Employer. The tests shall include as minimum:</w:t>
      </w:r>
    </w:p>
    <w:p w14:paraId="5CCD7F73" w14:textId="1B8D5BFF" w:rsidR="0043357B" w:rsidRDefault="0043357B" w:rsidP="0043357B">
      <w:pPr>
        <w:pStyle w:val="Caption"/>
      </w:pPr>
      <w:r>
        <w:t xml:space="preserve">Table </w:t>
      </w:r>
      <w:r>
        <w:fldChar w:fldCharType="begin"/>
      </w:r>
      <w:r>
        <w:instrText>SEQ Table \* ARABIC</w:instrText>
      </w:r>
      <w:r>
        <w:fldChar w:fldCharType="separate"/>
      </w:r>
      <w:r w:rsidR="00BF1536">
        <w:rPr>
          <w:noProof/>
        </w:rPr>
        <w:t>4</w:t>
      </w:r>
      <w:r>
        <w:fldChar w:fldCharType="end"/>
      </w:r>
      <w:r>
        <w:t>: Tests at independent laboratory</w:t>
      </w:r>
    </w:p>
    <w:tbl>
      <w:tblPr>
        <w:tblStyle w:val="OSTEnergyTable"/>
        <w:tblW w:w="9080" w:type="dxa"/>
        <w:tblInd w:w="0" w:type="dxa"/>
        <w:tblLayout w:type="fixed"/>
        <w:tblLook w:val="0620" w:firstRow="1" w:lastRow="0" w:firstColumn="0" w:lastColumn="0" w:noHBand="1" w:noVBand="1"/>
      </w:tblPr>
      <w:tblGrid>
        <w:gridCol w:w="2281"/>
        <w:gridCol w:w="2281"/>
        <w:gridCol w:w="2279"/>
        <w:gridCol w:w="2239"/>
      </w:tblGrid>
      <w:tr w:rsidR="0043357B" w:rsidRPr="00225621" w14:paraId="28026AB5" w14:textId="77777777" w:rsidTr="00DF3A20">
        <w:trPr>
          <w:cnfStyle w:val="100000000000" w:firstRow="1" w:lastRow="0" w:firstColumn="0" w:lastColumn="0" w:oddVBand="0" w:evenVBand="0" w:oddHBand="0" w:evenHBand="0" w:firstRowFirstColumn="0" w:firstRowLastColumn="0" w:lastRowFirstColumn="0" w:lastRowLastColumn="0"/>
          <w:tblHeader/>
        </w:trPr>
        <w:tc>
          <w:tcPr>
            <w:tcW w:w="1256" w:type="pct"/>
            <w:tcBorders>
              <w:top w:val="single" w:sz="4" w:space="0" w:color="006BA6"/>
              <w:left w:val="single" w:sz="4" w:space="0" w:color="006BA6"/>
              <w:bottom w:val="single" w:sz="4" w:space="0" w:color="006BA6"/>
            </w:tcBorders>
            <w:shd w:val="clear" w:color="auto" w:fill="006BA6"/>
          </w:tcPr>
          <w:p w14:paraId="529F33BF" w14:textId="77777777" w:rsidR="0043357B" w:rsidRPr="00225621" w:rsidRDefault="0043357B" w:rsidP="00DF3A20">
            <w:pPr>
              <w:pStyle w:val="TableHeadingLeft"/>
            </w:pPr>
            <w:r>
              <w:t>Test name</w:t>
            </w:r>
          </w:p>
        </w:tc>
        <w:tc>
          <w:tcPr>
            <w:tcW w:w="1256" w:type="pct"/>
            <w:tcBorders>
              <w:top w:val="single" w:sz="4" w:space="0" w:color="006BA6"/>
              <w:bottom w:val="single" w:sz="4" w:space="0" w:color="006BA6"/>
            </w:tcBorders>
            <w:shd w:val="clear" w:color="auto" w:fill="006BA6"/>
          </w:tcPr>
          <w:p w14:paraId="4090FF7A" w14:textId="77777777" w:rsidR="0043357B" w:rsidRPr="00225621" w:rsidRDefault="0043357B" w:rsidP="00DF3A20">
            <w:pPr>
              <w:pStyle w:val="TableHeadingLeft"/>
            </w:pPr>
            <w:r>
              <w:t>Sample Size</w:t>
            </w:r>
          </w:p>
        </w:tc>
        <w:tc>
          <w:tcPr>
            <w:tcW w:w="1255" w:type="pct"/>
            <w:tcBorders>
              <w:top w:val="single" w:sz="4" w:space="0" w:color="006BA6"/>
              <w:bottom w:val="single" w:sz="4" w:space="0" w:color="006BA6"/>
            </w:tcBorders>
            <w:shd w:val="clear" w:color="auto" w:fill="006BA6"/>
          </w:tcPr>
          <w:p w14:paraId="15A5C40A" w14:textId="77777777" w:rsidR="0043357B" w:rsidRPr="00225621" w:rsidRDefault="0043357B" w:rsidP="00DF3A20">
            <w:pPr>
              <w:pStyle w:val="TableHeadingLeft"/>
            </w:pPr>
            <w:r>
              <w:t>AQL</w:t>
            </w:r>
          </w:p>
        </w:tc>
        <w:tc>
          <w:tcPr>
            <w:tcW w:w="1233" w:type="pct"/>
            <w:tcBorders>
              <w:top w:val="single" w:sz="4" w:space="0" w:color="006BA6"/>
              <w:bottom w:val="single" w:sz="4" w:space="0" w:color="006BA6"/>
              <w:right w:val="single" w:sz="4" w:space="0" w:color="006BA6"/>
            </w:tcBorders>
            <w:shd w:val="clear" w:color="auto" w:fill="006BA6"/>
          </w:tcPr>
          <w:p w14:paraId="135E6982" w14:textId="77777777" w:rsidR="0043357B" w:rsidRPr="00225621" w:rsidRDefault="0043357B" w:rsidP="00DF3A20">
            <w:pPr>
              <w:pStyle w:val="TableHeadingLeft"/>
            </w:pPr>
            <w:r>
              <w:t>Acceptance Criteria</w:t>
            </w:r>
          </w:p>
        </w:tc>
      </w:tr>
      <w:tr w:rsidR="0043357B" w:rsidRPr="00225621" w14:paraId="07F5DEED" w14:textId="77777777" w:rsidTr="00DF3A20">
        <w:tc>
          <w:tcPr>
            <w:tcW w:w="1256" w:type="pct"/>
          </w:tcPr>
          <w:p w14:paraId="7FC46A5B" w14:textId="77777777" w:rsidR="0043357B" w:rsidRPr="00225621" w:rsidRDefault="0043357B" w:rsidP="00DF3A20">
            <w:pPr>
              <w:pStyle w:val="TableTextLeft"/>
            </w:pPr>
            <w:r>
              <w:t>Electroluminescence (EL) testing</w:t>
            </w:r>
          </w:p>
        </w:tc>
        <w:tc>
          <w:tcPr>
            <w:tcW w:w="1256" w:type="pct"/>
          </w:tcPr>
          <w:p w14:paraId="2D3125A3" w14:textId="77777777" w:rsidR="0043357B" w:rsidRPr="00225621" w:rsidRDefault="0043357B" w:rsidP="00DF3A20">
            <w:pPr>
              <w:pStyle w:val="TableTextLeft"/>
            </w:pPr>
            <w:r>
              <w:t>General Inspection Level 2</w:t>
            </w:r>
          </w:p>
        </w:tc>
        <w:tc>
          <w:tcPr>
            <w:tcW w:w="1255" w:type="pct"/>
          </w:tcPr>
          <w:p w14:paraId="517DAC5D" w14:textId="77777777" w:rsidR="0043357B" w:rsidRPr="00225621" w:rsidRDefault="0043357B" w:rsidP="00DF3A20">
            <w:pPr>
              <w:pStyle w:val="TableTextLeft"/>
            </w:pPr>
            <w:r>
              <w:t>0</w:t>
            </w:r>
          </w:p>
        </w:tc>
        <w:tc>
          <w:tcPr>
            <w:tcW w:w="1233" w:type="pct"/>
          </w:tcPr>
          <w:p w14:paraId="5D4A56EE" w14:textId="77777777" w:rsidR="0043357B" w:rsidRPr="00225621" w:rsidRDefault="0043357B" w:rsidP="00DF3A20">
            <w:pPr>
              <w:pStyle w:val="TableTextLeft"/>
            </w:pPr>
            <w:r w:rsidRPr="00CF4948">
              <w:t>To be provided by the Contractor for each type of defect.</w:t>
            </w:r>
          </w:p>
        </w:tc>
      </w:tr>
      <w:tr w:rsidR="0043357B" w:rsidRPr="00225621" w14:paraId="4AC5A271" w14:textId="77777777" w:rsidTr="00DF3A20">
        <w:tc>
          <w:tcPr>
            <w:tcW w:w="1256" w:type="pct"/>
          </w:tcPr>
          <w:p w14:paraId="7E75E43D" w14:textId="77777777" w:rsidR="0043357B" w:rsidRPr="00225621" w:rsidRDefault="0043357B" w:rsidP="00DF3A20">
            <w:pPr>
              <w:pStyle w:val="TableTextLeft"/>
            </w:pPr>
            <w:r>
              <w:lastRenderedPageBreak/>
              <w:t>Electrical performance at STC (IV test)</w:t>
            </w:r>
          </w:p>
        </w:tc>
        <w:tc>
          <w:tcPr>
            <w:tcW w:w="1256" w:type="pct"/>
          </w:tcPr>
          <w:p w14:paraId="0BC1F691" w14:textId="77777777" w:rsidR="0043357B" w:rsidRPr="00225621" w:rsidRDefault="0043357B" w:rsidP="00DF3A20">
            <w:pPr>
              <w:pStyle w:val="TableTextLeft"/>
            </w:pPr>
            <w:r w:rsidRPr="004632DC">
              <w:t>General Inspection Level 2</w:t>
            </w:r>
          </w:p>
        </w:tc>
        <w:tc>
          <w:tcPr>
            <w:tcW w:w="1255" w:type="pct"/>
          </w:tcPr>
          <w:p w14:paraId="2B1CDCA3" w14:textId="77777777" w:rsidR="0043357B" w:rsidRPr="00225621" w:rsidRDefault="0043357B" w:rsidP="00DF3A20">
            <w:pPr>
              <w:pStyle w:val="TableTextLeft"/>
            </w:pPr>
            <w:r>
              <w:t>0</w:t>
            </w:r>
          </w:p>
        </w:tc>
        <w:tc>
          <w:tcPr>
            <w:tcW w:w="1233" w:type="pct"/>
          </w:tcPr>
          <w:p w14:paraId="0D492964" w14:textId="77777777" w:rsidR="0043357B" w:rsidRPr="00225621" w:rsidRDefault="0043357B" w:rsidP="00DF3A20">
            <w:pPr>
              <w:pStyle w:val="TableTextLeft"/>
            </w:pPr>
            <w:r>
              <w:t>As per datasheet.</w:t>
            </w:r>
          </w:p>
        </w:tc>
      </w:tr>
      <w:tr w:rsidR="0043357B" w:rsidRPr="00225621" w14:paraId="1A4590B1" w14:textId="77777777" w:rsidTr="00DF3A20">
        <w:tc>
          <w:tcPr>
            <w:tcW w:w="1256" w:type="pct"/>
          </w:tcPr>
          <w:p w14:paraId="1AF59CF9" w14:textId="77777777" w:rsidR="0043357B" w:rsidRPr="00225621" w:rsidRDefault="0043357B" w:rsidP="00DF3A20">
            <w:pPr>
              <w:pStyle w:val="TableTextLeft"/>
            </w:pPr>
            <w:r>
              <w:t>Power bifaciality coefficient</w:t>
            </w:r>
          </w:p>
        </w:tc>
        <w:tc>
          <w:tcPr>
            <w:tcW w:w="1256" w:type="pct"/>
          </w:tcPr>
          <w:p w14:paraId="5B93C0B7" w14:textId="77777777" w:rsidR="0043357B" w:rsidRPr="00225621" w:rsidRDefault="0043357B" w:rsidP="00DF3A20">
            <w:pPr>
              <w:pStyle w:val="TableTextLeft"/>
            </w:pPr>
            <w:r>
              <w:t>Special inspection Level 4</w:t>
            </w:r>
          </w:p>
        </w:tc>
        <w:tc>
          <w:tcPr>
            <w:tcW w:w="1255" w:type="pct"/>
          </w:tcPr>
          <w:p w14:paraId="4E551887" w14:textId="77777777" w:rsidR="0043357B" w:rsidRPr="00225621" w:rsidRDefault="0043357B" w:rsidP="00DF3A20">
            <w:pPr>
              <w:pStyle w:val="TableTextLeft"/>
            </w:pPr>
            <w:r>
              <w:t>0</w:t>
            </w:r>
          </w:p>
        </w:tc>
        <w:tc>
          <w:tcPr>
            <w:tcW w:w="1233" w:type="pct"/>
          </w:tcPr>
          <w:p w14:paraId="319ACA09" w14:textId="77777777" w:rsidR="0043357B" w:rsidRPr="00225621" w:rsidRDefault="0043357B" w:rsidP="00DF3A20">
            <w:pPr>
              <w:pStyle w:val="TableTextLeft"/>
            </w:pPr>
            <w:r w:rsidRPr="00CF4948">
              <w:t>As per datasheet</w:t>
            </w:r>
            <w:r>
              <w:t>/OEM documentation.</w:t>
            </w:r>
          </w:p>
        </w:tc>
      </w:tr>
      <w:tr w:rsidR="0043357B" w:rsidRPr="00225621" w14:paraId="6B4AF83A" w14:textId="77777777" w:rsidTr="00DF3A20">
        <w:tc>
          <w:tcPr>
            <w:tcW w:w="1256" w:type="pct"/>
          </w:tcPr>
          <w:p w14:paraId="79CC8C79" w14:textId="77777777" w:rsidR="0043357B" w:rsidRDefault="0043357B" w:rsidP="00DF3A20">
            <w:pPr>
              <w:pStyle w:val="TableTextLeft"/>
            </w:pPr>
            <w:r>
              <w:t xml:space="preserve">Resistance to PID </w:t>
            </w:r>
          </w:p>
        </w:tc>
        <w:tc>
          <w:tcPr>
            <w:tcW w:w="1256" w:type="pct"/>
          </w:tcPr>
          <w:p w14:paraId="3735E44F" w14:textId="77777777" w:rsidR="0043357B" w:rsidRDefault="0043357B" w:rsidP="00DF3A20">
            <w:pPr>
              <w:pStyle w:val="TableTextLeft"/>
            </w:pPr>
            <w:r w:rsidRPr="004632DC">
              <w:t>General Inspection Level 2</w:t>
            </w:r>
          </w:p>
        </w:tc>
        <w:tc>
          <w:tcPr>
            <w:tcW w:w="1255" w:type="pct"/>
          </w:tcPr>
          <w:p w14:paraId="29848956" w14:textId="77777777" w:rsidR="0043357B" w:rsidRDefault="0043357B" w:rsidP="00DF3A20">
            <w:pPr>
              <w:pStyle w:val="TableTextLeft"/>
            </w:pPr>
            <w:r>
              <w:t>0</w:t>
            </w:r>
          </w:p>
        </w:tc>
        <w:tc>
          <w:tcPr>
            <w:tcW w:w="1233" w:type="pct"/>
          </w:tcPr>
          <w:p w14:paraId="5C956B87" w14:textId="77777777" w:rsidR="0043357B" w:rsidRPr="00CF4948" w:rsidRDefault="0043357B" w:rsidP="00DF3A20">
            <w:pPr>
              <w:pStyle w:val="TableTextLeft"/>
            </w:pPr>
          </w:p>
        </w:tc>
      </w:tr>
    </w:tbl>
    <w:p w14:paraId="454DE0FA" w14:textId="77777777" w:rsidR="0043357B" w:rsidRDefault="0043357B" w:rsidP="0043357B">
      <w:pPr>
        <w:pStyle w:val="Bullet10"/>
        <w:numPr>
          <w:ilvl w:val="0"/>
          <w:numId w:val="0"/>
        </w:numPr>
        <w:ind w:left="340" w:hanging="340"/>
      </w:pPr>
    </w:p>
    <w:p w14:paraId="57BCBAC6" w14:textId="77777777" w:rsidR="0043357B" w:rsidRPr="00AC435F" w:rsidRDefault="0043357B" w:rsidP="0043357B">
      <w:pPr>
        <w:pStyle w:val="Bullet10"/>
      </w:pPr>
      <w:r>
        <w:t>After testing, the Test Modules shall be shipped to site and incorporated into the Works at specific locations to be agreed explicitly with the Employer; and</w:t>
      </w:r>
    </w:p>
    <w:p w14:paraId="7E56239B" w14:textId="079409BE" w:rsidR="0043357B" w:rsidRDefault="0043357B" w:rsidP="0043357B">
      <w:pPr>
        <w:pStyle w:val="Bullet10"/>
      </w:pPr>
      <w:r>
        <w:t xml:space="preserve">All costs associated with testing shall be deemed to have been included in the </w:t>
      </w:r>
      <w:r w:rsidR="008E5F4E">
        <w:t xml:space="preserve">Project </w:t>
      </w:r>
      <w:r>
        <w:t>Price.</w:t>
      </w:r>
    </w:p>
    <w:p w14:paraId="49A0DDCE" w14:textId="77777777" w:rsidR="0043357B" w:rsidRPr="00D02D24" w:rsidRDefault="0043357B" w:rsidP="0043357B">
      <w:pPr>
        <w:rPr>
          <w:rFonts w:ascii="Times New Roman" w:hAnsi="Times New Roman" w:cs="Times New Roman"/>
          <w:sz w:val="24"/>
          <w:szCs w:val="24"/>
          <w:lang w:eastAsia="en-GB"/>
        </w:rPr>
      </w:pPr>
      <w:r w:rsidRPr="00D02D24">
        <w:t xml:space="preserve">Where a PV module does not pass the acceptance criteria for a test, this PV module shall be replaced by another PV module which passes the respective test. In case a Lot of PV modules is not accepted per the Acceptance Criteria the Contractor shall retest the lot using a sample size in line with their Quality Plan. </w:t>
      </w:r>
      <w:r w:rsidRPr="00D02D24">
        <w:rPr>
          <w:rFonts w:ascii="Times New Roman" w:hAnsi="Times New Roman" w:cs="Times New Roman"/>
          <w:sz w:val="24"/>
          <w:szCs w:val="24"/>
          <w:lang w:eastAsia="en-GB"/>
        </w:rPr>
        <w:t xml:space="preserve"> </w:t>
      </w:r>
    </w:p>
    <w:p w14:paraId="3B6A0246" w14:textId="6DDFFF71" w:rsidR="0043357B" w:rsidRDefault="00F27C95" w:rsidP="0043357B">
      <w:pPr>
        <w:pStyle w:val="Heading4"/>
      </w:pPr>
      <w:r>
        <w:t>Visual Inspection</w:t>
      </w:r>
    </w:p>
    <w:p w14:paraId="6CE61A7C" w14:textId="77777777" w:rsidR="0043357B" w:rsidRPr="008D4844" w:rsidRDefault="0043357B" w:rsidP="0043357B">
      <w:r w:rsidRPr="008D4844">
        <w:t>The purpose of this test is to detect visual defects in the front and rear surface of the modules.</w:t>
      </w:r>
    </w:p>
    <w:p w14:paraId="5292E5D5" w14:textId="16D6C090" w:rsidR="0043357B" w:rsidRPr="008D4844" w:rsidRDefault="0043357B" w:rsidP="0043357B">
      <w:r w:rsidRPr="008D4844">
        <w:t>The procedure shall involve inspection both sides of the module under an illumination of not less than 1000 lux for the following defects:</w:t>
      </w:r>
    </w:p>
    <w:p w14:paraId="6887EDAD" w14:textId="77777777" w:rsidR="0043357B" w:rsidRDefault="0043357B" w:rsidP="0043357B">
      <w:pPr>
        <w:pStyle w:val="Bullet10"/>
      </w:pPr>
      <w:r>
        <w:t>Cracked or damaged surfaces;</w:t>
      </w:r>
    </w:p>
    <w:p w14:paraId="41B5E2C2" w14:textId="77777777" w:rsidR="0043357B" w:rsidRDefault="0043357B" w:rsidP="0043357B">
      <w:pPr>
        <w:pStyle w:val="Bullet10"/>
      </w:pPr>
      <w:r>
        <w:t>Potential damage or discoloration;</w:t>
      </w:r>
    </w:p>
    <w:p w14:paraId="79C90F4E" w14:textId="77777777" w:rsidR="0043357B" w:rsidRDefault="0043357B" w:rsidP="0043357B">
      <w:pPr>
        <w:pStyle w:val="Bullet10"/>
      </w:pPr>
      <w:r>
        <w:t>Bent or misaligned external surfaces;</w:t>
      </w:r>
    </w:p>
    <w:p w14:paraId="315D1394" w14:textId="77777777" w:rsidR="0043357B" w:rsidRDefault="0043357B" w:rsidP="0043357B">
      <w:pPr>
        <w:pStyle w:val="Bullet10"/>
      </w:pPr>
      <w:r>
        <w:t>Cracked or broken cells;</w:t>
      </w:r>
    </w:p>
    <w:p w14:paraId="5AC4F280" w14:textId="77777777" w:rsidR="0043357B" w:rsidRDefault="0043357B" w:rsidP="0043357B">
      <w:pPr>
        <w:pStyle w:val="Bullet10"/>
      </w:pPr>
      <w:r>
        <w:t>Snail trails;</w:t>
      </w:r>
    </w:p>
    <w:p w14:paraId="5097FB41" w14:textId="77777777" w:rsidR="0043357B" w:rsidRDefault="0043357B" w:rsidP="0043357B">
      <w:pPr>
        <w:pStyle w:val="Bullet10"/>
      </w:pPr>
      <w:r>
        <w:t>Broken, faulty interconnections;</w:t>
      </w:r>
    </w:p>
    <w:p w14:paraId="718ED5E3" w14:textId="77777777" w:rsidR="0043357B" w:rsidRDefault="0043357B" w:rsidP="0043357B">
      <w:pPr>
        <w:pStyle w:val="Bullet10"/>
      </w:pPr>
      <w:r>
        <w:t>Cell touching one another or frame;</w:t>
      </w:r>
    </w:p>
    <w:p w14:paraId="0FB0472D" w14:textId="77777777" w:rsidR="0043357B" w:rsidRDefault="0043357B" w:rsidP="0043357B">
      <w:pPr>
        <w:pStyle w:val="Bullet10"/>
      </w:pPr>
      <w:r>
        <w:t>Failure of adhesive bonds;</w:t>
      </w:r>
    </w:p>
    <w:p w14:paraId="78A7376D" w14:textId="77777777" w:rsidR="0043357B" w:rsidRDefault="0043357B" w:rsidP="0043357B">
      <w:pPr>
        <w:pStyle w:val="Bullet10"/>
      </w:pPr>
      <w:r>
        <w:t>Evidence of any molten or burned component;</w:t>
      </w:r>
    </w:p>
    <w:p w14:paraId="420645A3" w14:textId="77777777" w:rsidR="0043357B" w:rsidRDefault="0043357B" w:rsidP="0043357B">
      <w:pPr>
        <w:pStyle w:val="Bullet10"/>
      </w:pPr>
      <w:r>
        <w:t>Bubbles or delamination;</w:t>
      </w:r>
    </w:p>
    <w:p w14:paraId="05AA4D91" w14:textId="77777777" w:rsidR="0043357B" w:rsidRDefault="0043357B" w:rsidP="0043357B">
      <w:pPr>
        <w:pStyle w:val="Bullet10"/>
      </w:pPr>
      <w:r>
        <w:t>Exposed or short-circuited electrical parts; and</w:t>
      </w:r>
    </w:p>
    <w:p w14:paraId="716E74DC" w14:textId="77777777" w:rsidR="0043357B" w:rsidRPr="00D6297A" w:rsidRDefault="0043357B" w:rsidP="0043357B">
      <w:pPr>
        <w:pStyle w:val="Bullet10"/>
      </w:pPr>
      <w:r>
        <w:t>Damage to module sealing or frame.</w:t>
      </w:r>
    </w:p>
    <w:p w14:paraId="35861D2D" w14:textId="326746F1" w:rsidR="0043357B" w:rsidRDefault="00F27C95" w:rsidP="0043357B">
      <w:pPr>
        <w:pStyle w:val="Heading4"/>
      </w:pPr>
      <w:r>
        <w:t>Electroluminescence Test (EL Test)</w:t>
      </w:r>
    </w:p>
    <w:p w14:paraId="751A078F" w14:textId="77777777" w:rsidR="0043357B" w:rsidRPr="008D4844" w:rsidRDefault="0043357B" w:rsidP="0043357B">
      <w:r w:rsidRPr="008D4844">
        <w:t>All sampled modules will be subject to EL testing by an accredited and independent third party. The third party will evaluate images for cell damage and micro-cracks per industry accepted standards. The EL images shall be provided by the manufacturer for all modules sampled under visual inspection and reviewed by a third party.</w:t>
      </w:r>
    </w:p>
    <w:p w14:paraId="02A0EC58" w14:textId="144DCE93" w:rsidR="0043357B" w:rsidRDefault="00F27C95" w:rsidP="0043357B">
      <w:pPr>
        <w:pStyle w:val="Heading4"/>
      </w:pPr>
      <w:r>
        <w:t xml:space="preserve">Resistance To </w:t>
      </w:r>
      <w:r w:rsidR="0043357B">
        <w:t>PID</w:t>
      </w:r>
    </w:p>
    <w:p w14:paraId="729794F4" w14:textId="77777777" w:rsidR="0043357B" w:rsidRPr="008D4844" w:rsidRDefault="0043357B" w:rsidP="0043357B">
      <w:r w:rsidRPr="008D4844">
        <w:t xml:space="preserve">The modules are to be tested in accordance with IEC 62804 standard at 85° Celsius, 85% humidity, 96-hour duration and voltage bias of 1500V. Control test measurements are to be conducted before and after PID tests such as Electroluminescence (EL) and Maximum Power Determination (Pmax) </w:t>
      </w:r>
      <w:r w:rsidRPr="008D4844">
        <w:lastRenderedPageBreak/>
        <w:t>at STC (IEC61215: 2016). Pmax at STC to be equal to or below 5% loss of the rated nameplate power.</w:t>
      </w:r>
    </w:p>
    <w:p w14:paraId="3C3A3C32" w14:textId="22E8C0E3" w:rsidR="0043357B" w:rsidRDefault="00F27C95" w:rsidP="0043357B">
      <w:pPr>
        <w:pStyle w:val="Heading4"/>
      </w:pPr>
      <w:r>
        <w:t>Bill of material verification</w:t>
      </w:r>
      <w:r w:rsidR="0043357B">
        <w:t xml:space="preserve"> </w:t>
      </w:r>
    </w:p>
    <w:p w14:paraId="212415C5" w14:textId="77777777" w:rsidR="0043357B" w:rsidRPr="008D4844" w:rsidRDefault="0043357B" w:rsidP="0043357B">
      <w:r w:rsidRPr="008D4844">
        <w:t>The EPC Contractor shall provide the independent third party and the Principal with the BOM and necessary information to verify the BOMs used are IEC61215 and IEC61730 certified and compliance to the agreed BOM.</w:t>
      </w:r>
    </w:p>
    <w:p w14:paraId="0063E49C" w14:textId="50A32303" w:rsidR="0043357B" w:rsidRPr="008D4844" w:rsidRDefault="0043357B" w:rsidP="0043357B">
      <w:pPr>
        <w:rPr>
          <w:highlight w:val="yellow"/>
        </w:rPr>
      </w:pPr>
      <w:r w:rsidRPr="008D4844">
        <w:t xml:space="preserve">Testing of the PV plant for commissioning will be according to the specific requirements of the contract and norms and </w:t>
      </w:r>
      <w:r w:rsidRPr="00237100">
        <w:t>standard</w:t>
      </w:r>
      <w:r w:rsidR="000402ED" w:rsidRPr="00237100">
        <w:t>s</w:t>
      </w:r>
      <w:r w:rsidRPr="00237100">
        <w:t xml:space="preserve"> defined in Section</w:t>
      </w:r>
      <w:r w:rsidR="00562637" w:rsidRPr="00237100">
        <w:t xml:space="preserve"> </w:t>
      </w:r>
      <w:r w:rsidR="00DD06F7" w:rsidRPr="00237100">
        <w:t>1</w:t>
      </w:r>
      <w:r w:rsidR="0068154F" w:rsidRPr="00237100">
        <w:t>2</w:t>
      </w:r>
      <w:r w:rsidR="00DD06F7" w:rsidRPr="00237100">
        <w:t xml:space="preserve"> of the General ERs</w:t>
      </w:r>
      <w:r w:rsidRPr="00237100">
        <w:t>.</w:t>
      </w:r>
    </w:p>
    <w:p w14:paraId="1345F770" w14:textId="2F7C5D53" w:rsidR="0043357B" w:rsidRPr="00E13839" w:rsidRDefault="001261D7" w:rsidP="0043357B">
      <w:pPr>
        <w:pStyle w:val="Heading3"/>
      </w:pPr>
      <w:bookmarkStart w:id="709" w:name="_Toc132376956"/>
      <w:bookmarkStart w:id="710" w:name="_Toc136438917"/>
      <w:bookmarkStart w:id="711" w:name="_Toc136439162"/>
      <w:bookmarkStart w:id="712" w:name="_Toc152830856"/>
      <w:bookmarkStart w:id="713" w:name="_Toc195602519"/>
      <w:bookmarkStart w:id="714" w:name="_Toc223973735"/>
      <w:r w:rsidRPr="00E13839">
        <w:t>Cold Commissioning</w:t>
      </w:r>
      <w:bookmarkEnd w:id="709"/>
      <w:bookmarkEnd w:id="710"/>
      <w:bookmarkEnd w:id="711"/>
      <w:bookmarkEnd w:id="712"/>
      <w:bookmarkEnd w:id="713"/>
      <w:bookmarkEnd w:id="714"/>
      <w:r w:rsidRPr="00E13839">
        <w:t xml:space="preserve"> </w:t>
      </w:r>
    </w:p>
    <w:p w14:paraId="7E323118" w14:textId="77777777" w:rsidR="0043357B" w:rsidRPr="008D4844" w:rsidRDefault="0043357B" w:rsidP="0043357B">
      <w:pPr>
        <w:autoSpaceDE w:val="0"/>
        <w:autoSpaceDN w:val="0"/>
        <w:adjustRightInd w:val="0"/>
        <w:spacing w:line="240" w:lineRule="auto"/>
      </w:pPr>
      <w:r w:rsidRPr="008D4844">
        <w:t xml:space="preserve">The following tests and measurements shall be done and successfully passed by the Contractor prior to Cold Commissioning, as specified in the standard BS EN IEC 62446:2020. </w:t>
      </w:r>
    </w:p>
    <w:p w14:paraId="669250C5" w14:textId="77777777" w:rsidR="0043357B" w:rsidRPr="00873FD8" w:rsidRDefault="0043357B" w:rsidP="0043357B">
      <w:pPr>
        <w:pStyle w:val="Bullet10"/>
      </w:pPr>
      <w:r w:rsidRPr="00873FD8">
        <w:t>Checking of the compliance of cross section of all cables with the technical specification</w:t>
      </w:r>
      <w:r>
        <w:t>;</w:t>
      </w:r>
      <w:r w:rsidRPr="00873FD8">
        <w:t xml:space="preserve"> </w:t>
      </w:r>
    </w:p>
    <w:p w14:paraId="16318CEE" w14:textId="77777777" w:rsidR="0043357B" w:rsidRPr="00873FD8" w:rsidRDefault="0043357B" w:rsidP="0043357B">
      <w:pPr>
        <w:pStyle w:val="Bullet10"/>
      </w:pPr>
      <w:r w:rsidRPr="00873FD8">
        <w:t>Measurement of insulation resistance of AC cables between</w:t>
      </w:r>
      <w:r>
        <w:t>;</w:t>
      </w:r>
    </w:p>
    <w:p w14:paraId="05F84781" w14:textId="77777777" w:rsidR="0043357B" w:rsidRPr="00873FD8" w:rsidRDefault="0043357B" w:rsidP="0043357B">
      <w:pPr>
        <w:pStyle w:val="Bullet2"/>
      </w:pPr>
      <w:r>
        <w:t>Main Low Voltage Switchboard</w:t>
      </w:r>
      <w:r w:rsidRPr="00873FD8">
        <w:t xml:space="preserve"> and transformer ESS (if any); </w:t>
      </w:r>
    </w:p>
    <w:p w14:paraId="20DBC674" w14:textId="77777777" w:rsidR="0043357B" w:rsidRPr="00873FD8" w:rsidRDefault="0043357B" w:rsidP="0043357B">
      <w:pPr>
        <w:pStyle w:val="Bullet2"/>
      </w:pPr>
      <w:r>
        <w:t>Main Low Voltage Switchboard</w:t>
      </w:r>
      <w:r w:rsidRPr="00873FD8">
        <w:t xml:space="preserve"> and inverter(s); </w:t>
      </w:r>
    </w:p>
    <w:p w14:paraId="2A591886" w14:textId="77777777" w:rsidR="0043357B" w:rsidRPr="00873FD8" w:rsidRDefault="0043357B" w:rsidP="0043357B">
      <w:pPr>
        <w:pStyle w:val="Bullet2"/>
      </w:pPr>
      <w:r w:rsidRPr="00873FD8">
        <w:t xml:space="preserve">Transformer ESS and ESS inverter(s). </w:t>
      </w:r>
    </w:p>
    <w:p w14:paraId="370E91FD" w14:textId="77777777" w:rsidR="0043357B" w:rsidRPr="00873FD8" w:rsidRDefault="0043357B" w:rsidP="0043357B">
      <w:pPr>
        <w:pStyle w:val="Bullet10"/>
      </w:pPr>
      <w:r w:rsidRPr="00873FD8">
        <w:t>Measurement of insulation resistance of DC cables between PV modules and inverters</w:t>
      </w:r>
      <w:r>
        <w:t>;</w:t>
      </w:r>
    </w:p>
    <w:p w14:paraId="4503716C" w14:textId="77777777" w:rsidR="0043357B" w:rsidRPr="00873FD8" w:rsidRDefault="0043357B" w:rsidP="0043357B">
      <w:pPr>
        <w:pStyle w:val="Bullet10"/>
      </w:pPr>
      <w:r w:rsidRPr="00873FD8">
        <w:t>Measurement of open circuit voltages and polarity check of all PV strings at string interconnection</w:t>
      </w:r>
      <w:r>
        <w:t>;</w:t>
      </w:r>
      <w:r w:rsidRPr="00873FD8">
        <w:t xml:space="preserve"> </w:t>
      </w:r>
    </w:p>
    <w:p w14:paraId="30232642" w14:textId="4A19E02A" w:rsidR="0043357B" w:rsidRPr="00873FD8" w:rsidRDefault="0043357B" w:rsidP="0043357B">
      <w:pPr>
        <w:pStyle w:val="Bullet10"/>
      </w:pPr>
      <w:r w:rsidRPr="00873FD8">
        <w:t>Measurement of ground resistance of all buildings and equipment (for inverters) and the mounting structure and modules’ frames</w:t>
      </w:r>
      <w:r>
        <w:t>;</w:t>
      </w:r>
    </w:p>
    <w:p w14:paraId="4F7F8CA4" w14:textId="77777777" w:rsidR="0043357B" w:rsidRPr="00873FD8" w:rsidRDefault="0043357B" w:rsidP="0043357B">
      <w:pPr>
        <w:pStyle w:val="Bullet10"/>
      </w:pPr>
      <w:r w:rsidRPr="00873FD8">
        <w:t>Transformer commissioning tests (winding resistance, insulation resistance, dielectric strength measurements, etc.)</w:t>
      </w:r>
      <w:r>
        <w:t>; and</w:t>
      </w:r>
    </w:p>
    <w:p w14:paraId="6B43412C" w14:textId="77777777" w:rsidR="0043357B" w:rsidRPr="00234D52" w:rsidRDefault="0043357B" w:rsidP="0043357B">
      <w:pPr>
        <w:pStyle w:val="Bullet10"/>
      </w:pPr>
      <w:r w:rsidRPr="00873FD8">
        <w:t xml:space="preserve">Verification of the conformity of the </w:t>
      </w:r>
      <w:r>
        <w:t>point of connection</w:t>
      </w:r>
      <w:r w:rsidRPr="00873FD8">
        <w:t xml:space="preserve"> security and connecting / disconnecting equipment in compliance with the </w:t>
      </w:r>
      <w:r>
        <w:t>network operator</w:t>
      </w:r>
      <w:r w:rsidRPr="00873FD8">
        <w:t xml:space="preserve"> requirements in order to authori</w:t>
      </w:r>
      <w:r>
        <w:t>s</w:t>
      </w:r>
      <w:r w:rsidRPr="00873FD8">
        <w:t xml:space="preserve">e the grid connection. </w:t>
      </w:r>
    </w:p>
    <w:p w14:paraId="0E282DC6" w14:textId="77777777" w:rsidR="0043357B" w:rsidRPr="00180CFA" w:rsidRDefault="0043357B" w:rsidP="0043357B">
      <w:pPr>
        <w:pStyle w:val="BodyHeading"/>
      </w:pPr>
      <w:r w:rsidRPr="00180CFA">
        <w:t xml:space="preserve">No-production Commissioning of the Power Plant </w:t>
      </w:r>
    </w:p>
    <w:p w14:paraId="3670B0EA" w14:textId="77777777" w:rsidR="0043357B" w:rsidRPr="00180CFA" w:rsidRDefault="0043357B" w:rsidP="0043357B">
      <w:pPr>
        <w:autoSpaceDE w:val="0"/>
        <w:autoSpaceDN w:val="0"/>
        <w:adjustRightInd w:val="0"/>
        <w:spacing w:line="240" w:lineRule="auto"/>
      </w:pPr>
      <w:r w:rsidRPr="00180CFA">
        <w:t xml:space="preserve">The following tests and measurements shall be done and successfully passed by the Contractor for No-production Commissioning validation. </w:t>
      </w:r>
    </w:p>
    <w:p w14:paraId="1C3FCC63" w14:textId="77777777" w:rsidR="0043357B" w:rsidRPr="00873FD8" w:rsidRDefault="0043357B" w:rsidP="0043357B">
      <w:pPr>
        <w:pStyle w:val="Bullet10"/>
      </w:pPr>
      <w:r w:rsidRPr="00873FD8">
        <w:t>Verification of the electrical supply of all auxiliary equipment, including (but non-exhaustive) inverters, PLCs, computers, SCADA, internal lighting of every room and spare sockets</w:t>
      </w:r>
      <w:r>
        <w:t>;</w:t>
      </w:r>
    </w:p>
    <w:p w14:paraId="5690C176" w14:textId="77777777" w:rsidR="0043357B" w:rsidRPr="00873FD8" w:rsidRDefault="0043357B" w:rsidP="0043357B">
      <w:pPr>
        <w:pStyle w:val="Bullet10"/>
      </w:pPr>
      <w:r w:rsidRPr="00873FD8">
        <w:t>Verification of the functioning of all auxiliary systems, including (but non-exhaustive) ventilation and heating systems (HVAC) if any</w:t>
      </w:r>
      <w:r>
        <w:t>;</w:t>
      </w:r>
    </w:p>
    <w:p w14:paraId="0A5AC15C" w14:textId="77777777" w:rsidR="0043357B" w:rsidRPr="00873FD8" w:rsidRDefault="0043357B" w:rsidP="0043357B">
      <w:pPr>
        <w:pStyle w:val="Bullet10"/>
      </w:pPr>
      <w:r w:rsidRPr="00873FD8">
        <w:t>Verification of the communication of all connected equipment</w:t>
      </w:r>
      <w:r>
        <w:t>;</w:t>
      </w:r>
    </w:p>
    <w:p w14:paraId="56B892B4" w14:textId="77777777" w:rsidR="0043357B" w:rsidRPr="00873FD8" w:rsidRDefault="0043357B" w:rsidP="0043357B">
      <w:pPr>
        <w:pStyle w:val="Bullet10"/>
      </w:pPr>
      <w:r w:rsidRPr="00873FD8">
        <w:t>Verification of the distant network access with check of the switch to the security connection in case of failure of the primary connection</w:t>
      </w:r>
      <w:r>
        <w:t>;</w:t>
      </w:r>
    </w:p>
    <w:p w14:paraId="01E0EAA5" w14:textId="77777777" w:rsidR="0043357B" w:rsidRPr="00082A2B" w:rsidRDefault="0043357B" w:rsidP="0043357B">
      <w:pPr>
        <w:pStyle w:val="Bullet10"/>
      </w:pPr>
      <w:r>
        <w:t>Metering point and transformer</w:t>
      </w:r>
      <w:r w:rsidRPr="00873FD8">
        <w:t xml:space="preserve"> conformity tests including (but non-exhaustive) its communication with SCADA and the sending of all required alarms, switchgear automatic and manual operation tests, UPS </w:t>
      </w:r>
      <w:r w:rsidRPr="00082A2B">
        <w:t>functioning and battery capacity check if any</w:t>
      </w:r>
      <w:r>
        <w:t>; and</w:t>
      </w:r>
      <w:r w:rsidRPr="00082A2B">
        <w:t xml:space="preserve"> </w:t>
      </w:r>
    </w:p>
    <w:p w14:paraId="2C967AF5" w14:textId="77777777" w:rsidR="0043357B" w:rsidRPr="00DF53E4" w:rsidRDefault="0043357B" w:rsidP="0043357B">
      <w:pPr>
        <w:pStyle w:val="Bullet10"/>
      </w:pPr>
      <w:r w:rsidRPr="00082A2B">
        <w:t xml:space="preserve">Inverter commissioning and start-up check, in particular the parametrization in conformity with grid-code requirements and norms and references (among all </w:t>
      </w:r>
      <w:r w:rsidRPr="00AD50DB">
        <w:t>G99</w:t>
      </w:r>
      <w:r w:rsidRPr="00082A2B">
        <w:t xml:space="preserve">). </w:t>
      </w:r>
    </w:p>
    <w:p w14:paraId="23F7D9A2" w14:textId="77777777" w:rsidR="0043357B" w:rsidRPr="007130EB" w:rsidRDefault="0043357B" w:rsidP="0043357B">
      <w:pPr>
        <w:pStyle w:val="BodyHeading"/>
      </w:pPr>
      <w:r w:rsidRPr="007130EB">
        <w:lastRenderedPageBreak/>
        <w:t xml:space="preserve">SCADA Test </w:t>
      </w:r>
    </w:p>
    <w:p w14:paraId="7664D10C" w14:textId="77777777" w:rsidR="0043357B" w:rsidRPr="007130EB" w:rsidRDefault="0043357B" w:rsidP="0043357B">
      <w:pPr>
        <w:autoSpaceDE w:val="0"/>
        <w:autoSpaceDN w:val="0"/>
        <w:adjustRightInd w:val="0"/>
        <w:spacing w:line="240" w:lineRule="auto"/>
      </w:pPr>
      <w:r w:rsidRPr="007130EB">
        <w:t xml:space="preserve">The general functioning of the SCADA will be tested and checked separately: </w:t>
      </w:r>
    </w:p>
    <w:p w14:paraId="14B4B837" w14:textId="77777777" w:rsidR="0043357B" w:rsidRPr="00873FD8" w:rsidRDefault="0043357B" w:rsidP="0043357B">
      <w:pPr>
        <w:pStyle w:val="Bullet10"/>
      </w:pPr>
      <w:r w:rsidRPr="00873FD8">
        <w:t>Connection to the SCADA</w:t>
      </w:r>
      <w:r>
        <w:t>; and</w:t>
      </w:r>
    </w:p>
    <w:p w14:paraId="740BDD62" w14:textId="77777777" w:rsidR="0043357B" w:rsidRDefault="0043357B" w:rsidP="0043357B">
      <w:pPr>
        <w:pStyle w:val="Bullet10"/>
      </w:pPr>
      <w:r w:rsidRPr="00873FD8">
        <w:t>Verification of the good communication</w:t>
      </w:r>
      <w:r>
        <w:t>.</w:t>
      </w:r>
    </w:p>
    <w:p w14:paraId="0638FCC7" w14:textId="77777777" w:rsidR="0043357B" w:rsidRPr="003219F3" w:rsidRDefault="0043357B" w:rsidP="0043357B">
      <w:pPr>
        <w:pStyle w:val="BodyHeading"/>
      </w:pPr>
      <w:r w:rsidRPr="003219F3">
        <w:t>Visual Inspection</w:t>
      </w:r>
    </w:p>
    <w:p w14:paraId="534621A7" w14:textId="77777777" w:rsidR="0043357B" w:rsidRPr="007130EB" w:rsidRDefault="0043357B" w:rsidP="0043357B">
      <w:r w:rsidRPr="007130EB">
        <w:t>The Contractor shall perform a visual inspection of each PV module including rear surface, front surface, junction boxes, frames, cables and connectors. The following criteria shall determine a failure:</w:t>
      </w:r>
    </w:p>
    <w:p w14:paraId="4485E8D2" w14:textId="77777777" w:rsidR="0043357B" w:rsidRDefault="0043357B" w:rsidP="0043357B">
      <w:pPr>
        <w:pStyle w:val="Bullet10"/>
      </w:pPr>
      <w:r>
        <w:t>Cracked, bent or damaged external surfaces;</w:t>
      </w:r>
    </w:p>
    <w:p w14:paraId="6041A25E" w14:textId="77777777" w:rsidR="0043357B" w:rsidRDefault="0043357B" w:rsidP="0043357B">
      <w:pPr>
        <w:pStyle w:val="Bullet10"/>
      </w:pPr>
      <w:r>
        <w:t>Broken or cracked cells;</w:t>
      </w:r>
    </w:p>
    <w:p w14:paraId="50FEE76F" w14:textId="77777777" w:rsidR="0043357B" w:rsidRDefault="0043357B" w:rsidP="0043357B">
      <w:pPr>
        <w:pStyle w:val="Bullet10"/>
      </w:pPr>
      <w:r>
        <w:t>Faulty interconnections;</w:t>
      </w:r>
    </w:p>
    <w:p w14:paraId="5E016DC1" w14:textId="77777777" w:rsidR="0043357B" w:rsidRDefault="0043357B" w:rsidP="0043357B">
      <w:pPr>
        <w:pStyle w:val="Bullet10"/>
      </w:pPr>
      <w:r>
        <w:t>Cells touching one another of the frame;</w:t>
      </w:r>
    </w:p>
    <w:p w14:paraId="77DC7C8C" w14:textId="77777777" w:rsidR="0043357B" w:rsidRDefault="0043357B" w:rsidP="0043357B">
      <w:pPr>
        <w:pStyle w:val="Bullet10"/>
      </w:pPr>
      <w:r>
        <w:t>Failure of adhesive bonds;</w:t>
      </w:r>
    </w:p>
    <w:p w14:paraId="60A2F53A" w14:textId="77777777" w:rsidR="0043357B" w:rsidRDefault="0043357B" w:rsidP="0043357B">
      <w:pPr>
        <w:pStyle w:val="Bullet10"/>
      </w:pPr>
      <w:r>
        <w:t>Exposed live electrical parts, faulty termination; and</w:t>
      </w:r>
    </w:p>
    <w:p w14:paraId="66A6A156" w14:textId="77777777" w:rsidR="0043357B" w:rsidRDefault="0043357B" w:rsidP="0043357B">
      <w:pPr>
        <w:pStyle w:val="Bullet10"/>
        <w:numPr>
          <w:ilvl w:val="0"/>
          <w:numId w:val="0"/>
        </w:numPr>
        <w:ind w:left="340"/>
      </w:pPr>
      <w:r>
        <w:t>Any other conditions which may affect performance as advised by the Original Equipment Manufacturer.</w:t>
      </w:r>
    </w:p>
    <w:p w14:paraId="21885655" w14:textId="77777777" w:rsidR="0043357B" w:rsidRDefault="0043357B" w:rsidP="0043357B">
      <w:pPr>
        <w:pStyle w:val="Bullet10"/>
        <w:numPr>
          <w:ilvl w:val="0"/>
          <w:numId w:val="0"/>
        </w:numPr>
        <w:ind w:left="340"/>
      </w:pPr>
    </w:p>
    <w:p w14:paraId="0664B88C" w14:textId="77777777" w:rsidR="0043357B" w:rsidRPr="00851608" w:rsidRDefault="0043357B" w:rsidP="0043357B">
      <w:r w:rsidRPr="00851608">
        <w:t>Any identified defects or rectification of a defect shall be recorded with the following information:</w:t>
      </w:r>
    </w:p>
    <w:p w14:paraId="61089924" w14:textId="77777777" w:rsidR="0043357B" w:rsidRDefault="0043357B" w:rsidP="0043357B">
      <w:pPr>
        <w:pStyle w:val="Bullet10"/>
      </w:pPr>
      <w:r>
        <w:t>Position;</w:t>
      </w:r>
    </w:p>
    <w:p w14:paraId="21E7E275" w14:textId="77777777" w:rsidR="0043357B" w:rsidRDefault="0043357B" w:rsidP="0043357B">
      <w:pPr>
        <w:pStyle w:val="Bullet10"/>
      </w:pPr>
      <w:r>
        <w:t>PV module serial number of defective module and replacement module;</w:t>
      </w:r>
    </w:p>
    <w:p w14:paraId="57E756F4" w14:textId="77777777" w:rsidR="0043357B" w:rsidRDefault="0043357B" w:rsidP="0043357B">
      <w:pPr>
        <w:pStyle w:val="Bullet10"/>
      </w:pPr>
      <w:r>
        <w:t>Description of the defect/remediation observed;</w:t>
      </w:r>
    </w:p>
    <w:p w14:paraId="60FFAE2C" w14:textId="77777777" w:rsidR="0043357B" w:rsidRDefault="0043357B" w:rsidP="0043357B">
      <w:pPr>
        <w:pStyle w:val="Bullet10"/>
      </w:pPr>
      <w:r>
        <w:t>Date of detection of the defect;</w:t>
      </w:r>
    </w:p>
    <w:p w14:paraId="4BC9BE87" w14:textId="77777777" w:rsidR="0043357B" w:rsidRDefault="0043357B" w:rsidP="0043357B">
      <w:pPr>
        <w:pStyle w:val="Bullet10"/>
      </w:pPr>
      <w:r>
        <w:t>Photograph or hyperlink to photograph of the defect/remediation; and</w:t>
      </w:r>
    </w:p>
    <w:p w14:paraId="159F1424" w14:textId="77777777" w:rsidR="0043357B" w:rsidRPr="00234D52" w:rsidRDefault="0043357B" w:rsidP="0043357B">
      <w:pPr>
        <w:pStyle w:val="Bullet10"/>
      </w:pPr>
      <w:r>
        <w:t>Date of the remediation works/replacement.</w:t>
      </w:r>
    </w:p>
    <w:p w14:paraId="12D46D6A" w14:textId="067F4E7D" w:rsidR="0043357B" w:rsidRPr="00E13839" w:rsidRDefault="005837A6" w:rsidP="0043357B">
      <w:pPr>
        <w:pStyle w:val="Heading3"/>
      </w:pPr>
      <w:bookmarkStart w:id="715" w:name="_Toc195602520"/>
      <w:bookmarkStart w:id="716" w:name="_Toc223973736"/>
      <w:bookmarkStart w:id="717" w:name="_Toc132376957"/>
      <w:bookmarkStart w:id="718" w:name="_Toc136438918"/>
      <w:bookmarkStart w:id="719" w:name="_Toc136439163"/>
      <w:bookmarkStart w:id="720" w:name="_Toc152830857"/>
      <w:r w:rsidRPr="00E13839">
        <w:t>Hot Commissioning</w:t>
      </w:r>
      <w:bookmarkEnd w:id="715"/>
      <w:bookmarkEnd w:id="716"/>
      <w:r w:rsidRPr="00E13839">
        <w:t xml:space="preserve"> </w:t>
      </w:r>
      <w:bookmarkEnd w:id="717"/>
      <w:bookmarkEnd w:id="718"/>
      <w:bookmarkEnd w:id="719"/>
      <w:bookmarkEnd w:id="720"/>
    </w:p>
    <w:p w14:paraId="7A764828" w14:textId="77777777" w:rsidR="0043357B" w:rsidRPr="00851608" w:rsidRDefault="0043357B" w:rsidP="0043357B">
      <w:pPr>
        <w:autoSpaceDE w:val="0"/>
        <w:autoSpaceDN w:val="0"/>
        <w:adjustRightInd w:val="0"/>
        <w:spacing w:line="240" w:lineRule="auto"/>
      </w:pPr>
      <w:r w:rsidRPr="00851608">
        <w:t>During the Hot Commissioning of the Solar Plant, the following items shall be checked:</w:t>
      </w:r>
    </w:p>
    <w:p w14:paraId="26BB1FC4" w14:textId="77777777" w:rsidR="0043357B" w:rsidRPr="00873FD8" w:rsidRDefault="0043357B" w:rsidP="0043357B">
      <w:pPr>
        <w:pStyle w:val="Bullet10"/>
      </w:pPr>
      <w:r w:rsidRPr="00873FD8">
        <w:t>Inverters as per the commissioning procedure provided by the manufacturer and validated by the Employer</w:t>
      </w:r>
      <w:r>
        <w:t>;</w:t>
      </w:r>
    </w:p>
    <w:p w14:paraId="73BE7825" w14:textId="77777777" w:rsidR="0043357B" w:rsidRDefault="0043357B" w:rsidP="0043357B">
      <w:pPr>
        <w:pStyle w:val="Bullet10"/>
      </w:pPr>
      <w:r>
        <w:t>Metering point</w:t>
      </w:r>
      <w:r w:rsidRPr="00873FD8">
        <w:t xml:space="preserve"> conformity tests</w:t>
      </w:r>
      <w:r>
        <w:t>;</w:t>
      </w:r>
      <w:r w:rsidRPr="00873FD8">
        <w:t xml:space="preserve"> </w:t>
      </w:r>
    </w:p>
    <w:p w14:paraId="68DC9C88" w14:textId="42DAD54A" w:rsidR="004C2B86" w:rsidRPr="00873FD8" w:rsidRDefault="004C2B86" w:rsidP="0043357B">
      <w:pPr>
        <w:pStyle w:val="Bullet10"/>
      </w:pPr>
      <w:r>
        <w:t>IV Curve test;</w:t>
      </w:r>
    </w:p>
    <w:p w14:paraId="6D140A64" w14:textId="77777777" w:rsidR="0043357B" w:rsidRDefault="0043357B" w:rsidP="0043357B">
      <w:pPr>
        <w:pStyle w:val="Bullet10"/>
      </w:pPr>
      <w:r w:rsidRPr="00873FD8">
        <w:t>SCADA data acquisition and displays</w:t>
      </w:r>
      <w:r>
        <w:t>;</w:t>
      </w:r>
    </w:p>
    <w:p w14:paraId="4996B9B2" w14:textId="5272EEA0" w:rsidR="001B37CB" w:rsidRPr="00873FD8" w:rsidRDefault="004C2B86" w:rsidP="0043357B">
      <w:pPr>
        <w:pStyle w:val="Bullet10"/>
      </w:pPr>
      <w:r>
        <w:t>Drone thermography</w:t>
      </w:r>
      <w:r w:rsidR="001B37CB">
        <w:t>;</w:t>
      </w:r>
    </w:p>
    <w:p w14:paraId="34DF8E59" w14:textId="77777777" w:rsidR="0043357B" w:rsidRPr="00873FD8" w:rsidRDefault="0043357B" w:rsidP="0043357B">
      <w:pPr>
        <w:pStyle w:val="Bullet10"/>
      </w:pPr>
      <w:r w:rsidRPr="00873FD8">
        <w:t>Verification of the functioning of all auxiliary systems during operation, including (but non-exhaustive) ventilation and heating systems</w:t>
      </w:r>
      <w:r>
        <w:t>;</w:t>
      </w:r>
    </w:p>
    <w:p w14:paraId="7F64B515" w14:textId="77777777" w:rsidR="0043357B" w:rsidRPr="00873FD8" w:rsidRDefault="0043357B" w:rsidP="0043357B">
      <w:pPr>
        <w:pStyle w:val="Bullet10"/>
      </w:pPr>
      <w:r w:rsidRPr="00873FD8">
        <w:t>The conformity of the weather station and all sensors (pyranometer, anemometer, temperature sensor) as well as module temperature sensors if any</w:t>
      </w:r>
      <w:r>
        <w:t>; and</w:t>
      </w:r>
    </w:p>
    <w:p w14:paraId="5583F524" w14:textId="77777777" w:rsidR="0043357B" w:rsidRPr="00873FD8" w:rsidRDefault="0043357B" w:rsidP="0043357B">
      <w:pPr>
        <w:pStyle w:val="Bullet10"/>
      </w:pPr>
      <w:r w:rsidRPr="00873FD8">
        <w:t>Communication tests between the PV plant and the grid operator systems.</w:t>
      </w:r>
    </w:p>
    <w:p w14:paraId="42605280" w14:textId="77777777" w:rsidR="0043357B" w:rsidRPr="00851608" w:rsidRDefault="0043357B" w:rsidP="0043357B">
      <w:pPr>
        <w:autoSpaceDE w:val="0"/>
        <w:autoSpaceDN w:val="0"/>
        <w:adjustRightInd w:val="0"/>
        <w:spacing w:line="240" w:lineRule="auto"/>
      </w:pPr>
      <w:r w:rsidRPr="00851608">
        <w:t>The list above is not exhaustive. The Contractor must carry out all tests necessary to ensure the total compliance of the plant with the requirements of the Employer, Grid Operator and the appropriate norms in force.</w:t>
      </w:r>
    </w:p>
    <w:p w14:paraId="0449CBF9" w14:textId="3C2FA22C" w:rsidR="0043357B" w:rsidRPr="00873FD8" w:rsidRDefault="00A05794" w:rsidP="0043357B">
      <w:pPr>
        <w:pStyle w:val="Heading2"/>
      </w:pPr>
      <w:bookmarkStart w:id="721" w:name="_Toc103589010"/>
      <w:bookmarkStart w:id="722" w:name="_Toc132376959"/>
      <w:bookmarkStart w:id="723" w:name="_Toc135814356"/>
      <w:bookmarkStart w:id="724" w:name="_Toc136438920"/>
      <w:bookmarkStart w:id="725" w:name="_Toc136439165"/>
      <w:bookmarkStart w:id="726" w:name="_Toc152922375"/>
      <w:bookmarkStart w:id="727" w:name="_Toc195602521"/>
      <w:bookmarkStart w:id="728" w:name="_Toc223973737"/>
      <w:r>
        <w:lastRenderedPageBreak/>
        <w:t>Documentation</w:t>
      </w:r>
      <w:bookmarkEnd w:id="721"/>
      <w:bookmarkEnd w:id="722"/>
      <w:bookmarkEnd w:id="723"/>
      <w:bookmarkEnd w:id="724"/>
      <w:bookmarkEnd w:id="725"/>
      <w:bookmarkEnd w:id="726"/>
      <w:bookmarkEnd w:id="727"/>
      <w:bookmarkEnd w:id="728"/>
    </w:p>
    <w:p w14:paraId="1E22D046" w14:textId="77777777" w:rsidR="0043357B" w:rsidRDefault="0043357B" w:rsidP="0043357B">
      <w:r w:rsidRPr="005013D3">
        <w:t xml:space="preserve">A master documentation list is to be provided by the </w:t>
      </w:r>
      <w:r w:rsidRPr="00C472DE">
        <w:t>Contractor for all the designs and documents they will be providing to the Client.</w:t>
      </w:r>
    </w:p>
    <w:p w14:paraId="389CC57A" w14:textId="77777777" w:rsidR="0043357B" w:rsidRPr="00C472DE" w:rsidRDefault="0043357B" w:rsidP="0043357B">
      <w:r>
        <w:t>All documents are to be in English and be available in both native format (e.g. .dwg, .xlsx) and PDF.</w:t>
      </w:r>
    </w:p>
    <w:p w14:paraId="7150AE10" w14:textId="6267011A" w:rsidR="0043357B" w:rsidRPr="00A66AED" w:rsidRDefault="00A05794" w:rsidP="0043357B">
      <w:pPr>
        <w:pStyle w:val="Heading3"/>
      </w:pPr>
      <w:bookmarkStart w:id="729" w:name="_Toc103589011"/>
      <w:bookmarkStart w:id="730" w:name="_Toc132376960"/>
      <w:bookmarkStart w:id="731" w:name="_Toc136438921"/>
      <w:bookmarkStart w:id="732" w:name="_Toc136439166"/>
      <w:bookmarkStart w:id="733" w:name="_Toc152922376"/>
      <w:bookmarkStart w:id="734" w:name="_Toc195602522"/>
      <w:bookmarkStart w:id="735" w:name="_Toc223973738"/>
      <w:r w:rsidRPr="00A66AED">
        <w:t>Documentation</w:t>
      </w:r>
      <w:r>
        <w:t xml:space="preserve"> Standards</w:t>
      </w:r>
      <w:bookmarkEnd w:id="729"/>
      <w:bookmarkEnd w:id="730"/>
      <w:bookmarkEnd w:id="731"/>
      <w:bookmarkEnd w:id="732"/>
      <w:bookmarkEnd w:id="733"/>
      <w:bookmarkEnd w:id="734"/>
      <w:bookmarkEnd w:id="735"/>
    </w:p>
    <w:p w14:paraId="3F32865C" w14:textId="77777777" w:rsidR="0043357B" w:rsidRDefault="0043357B" w:rsidP="0043357B">
      <w:pPr>
        <w:spacing w:line="240" w:lineRule="auto"/>
        <w:rPr>
          <w:rFonts w:eastAsia="Calibri" w:cs="Times New Roman"/>
        </w:rPr>
      </w:pPr>
      <w:r w:rsidRPr="00EB25FE">
        <w:rPr>
          <w:rFonts w:eastAsia="Calibri" w:cs="Times New Roman"/>
        </w:rPr>
        <w:t xml:space="preserve">Basic documentation must as a minimum be in accordance with: </w:t>
      </w:r>
    </w:p>
    <w:p w14:paraId="011286A7" w14:textId="2B16003D" w:rsidR="00A05794" w:rsidRPr="00A05794" w:rsidRDefault="00A05794" w:rsidP="00A05794">
      <w:pPr>
        <w:pStyle w:val="Caption"/>
      </w:pPr>
      <w:r>
        <w:t xml:space="preserve">Table </w:t>
      </w:r>
      <w:r>
        <w:fldChar w:fldCharType="begin"/>
      </w:r>
      <w:r>
        <w:instrText>SEQ Table \* ARABIC</w:instrText>
      </w:r>
      <w:r>
        <w:fldChar w:fldCharType="separate"/>
      </w:r>
      <w:r w:rsidR="00BF1536">
        <w:rPr>
          <w:noProof/>
        </w:rPr>
        <w:t>5</w:t>
      </w:r>
      <w:r>
        <w:fldChar w:fldCharType="end"/>
      </w:r>
      <w:r>
        <w:t>: Documentation standards</w:t>
      </w:r>
    </w:p>
    <w:tbl>
      <w:tblPr>
        <w:tblStyle w:val="RINATable"/>
        <w:tblW w:w="9080" w:type="dxa"/>
        <w:tblLayout w:type="fixed"/>
        <w:tblLook w:val="0620" w:firstRow="1" w:lastRow="0" w:firstColumn="0" w:lastColumn="0" w:noHBand="1" w:noVBand="1"/>
      </w:tblPr>
      <w:tblGrid>
        <w:gridCol w:w="4540"/>
        <w:gridCol w:w="4540"/>
      </w:tblGrid>
      <w:tr w:rsidR="00A05794" w:rsidRPr="00A05794" w14:paraId="06BFB0DD" w14:textId="77777777" w:rsidTr="00A05794">
        <w:trPr>
          <w:cnfStyle w:val="100000000000" w:firstRow="1" w:lastRow="0" w:firstColumn="0" w:lastColumn="0" w:oddVBand="0" w:evenVBand="0" w:oddHBand="0" w:evenHBand="0" w:firstRowFirstColumn="0" w:firstRowLastColumn="0" w:lastRowFirstColumn="0" w:lastRowLastColumn="0"/>
          <w:tblHeader/>
        </w:trPr>
        <w:tc>
          <w:tcPr>
            <w:tcW w:w="2500" w:type="pct"/>
            <w:tcBorders>
              <w:top w:val="single" w:sz="4" w:space="0" w:color="006BA6"/>
              <w:left w:val="single" w:sz="4" w:space="0" w:color="006BA6"/>
              <w:bottom w:val="single" w:sz="4" w:space="0" w:color="006BA6"/>
              <w:right w:val="single" w:sz="4" w:space="0" w:color="FFFFFF"/>
            </w:tcBorders>
            <w:shd w:val="clear" w:color="auto" w:fill="006BA6"/>
          </w:tcPr>
          <w:p w14:paraId="10595CA7" w14:textId="77777777" w:rsidR="0043357B" w:rsidRPr="00A05794" w:rsidRDefault="0043357B" w:rsidP="00A05794">
            <w:pPr>
              <w:pStyle w:val="TableHeadingLeft"/>
            </w:pPr>
            <w:r w:rsidRPr="00A05794">
              <w:t xml:space="preserve">Requirements </w:t>
            </w:r>
          </w:p>
        </w:tc>
        <w:tc>
          <w:tcPr>
            <w:tcW w:w="2500" w:type="pct"/>
            <w:tcBorders>
              <w:top w:val="single" w:sz="4" w:space="0" w:color="006BA6"/>
              <w:left w:val="single" w:sz="4" w:space="0" w:color="FFFFFF"/>
              <w:bottom w:val="single" w:sz="4" w:space="0" w:color="006BA6"/>
              <w:right w:val="single" w:sz="4" w:space="0" w:color="006BA6"/>
            </w:tcBorders>
            <w:shd w:val="clear" w:color="auto" w:fill="006BA6"/>
          </w:tcPr>
          <w:p w14:paraId="4F44355B" w14:textId="77777777" w:rsidR="0043357B" w:rsidRPr="00A05794" w:rsidRDefault="0043357B" w:rsidP="00A05794">
            <w:pPr>
              <w:pStyle w:val="TableHeadingLeft"/>
            </w:pPr>
            <w:r w:rsidRPr="00A05794">
              <w:t>Standard</w:t>
            </w:r>
          </w:p>
        </w:tc>
      </w:tr>
      <w:tr w:rsidR="0043357B" w:rsidRPr="00A05794" w14:paraId="52FB1DD0" w14:textId="77777777" w:rsidTr="00A05794">
        <w:tc>
          <w:tcPr>
            <w:tcW w:w="2500" w:type="pct"/>
            <w:tcBorders>
              <w:top w:val="single" w:sz="4" w:space="0" w:color="006BA6"/>
            </w:tcBorders>
          </w:tcPr>
          <w:p w14:paraId="02F0C8BC" w14:textId="77777777" w:rsidR="0043357B" w:rsidRPr="00A05794" w:rsidRDefault="0043357B" w:rsidP="00A05794">
            <w:pPr>
              <w:pStyle w:val="TableTextLeft"/>
            </w:pPr>
            <w:r w:rsidRPr="00A05794">
              <w:t>High Voltage Installation</w:t>
            </w:r>
          </w:p>
        </w:tc>
        <w:tc>
          <w:tcPr>
            <w:tcW w:w="2500" w:type="pct"/>
            <w:tcBorders>
              <w:top w:val="single" w:sz="4" w:space="0" w:color="006BA6"/>
            </w:tcBorders>
          </w:tcPr>
          <w:p w14:paraId="6A517B7B" w14:textId="77777777" w:rsidR="0043357B" w:rsidRPr="00A05794" w:rsidRDefault="0043357B" w:rsidP="00A05794">
            <w:pPr>
              <w:pStyle w:val="TableTextLeft"/>
            </w:pPr>
            <w:r w:rsidRPr="00A05794">
              <w:t>BS EN IEC 61936-1:2021</w:t>
            </w:r>
          </w:p>
        </w:tc>
      </w:tr>
      <w:tr w:rsidR="0043357B" w:rsidRPr="00A05794" w14:paraId="25ABD544" w14:textId="77777777" w:rsidTr="00A05794">
        <w:tc>
          <w:tcPr>
            <w:tcW w:w="2500" w:type="pct"/>
          </w:tcPr>
          <w:p w14:paraId="06B39646" w14:textId="77777777" w:rsidR="0043357B" w:rsidRPr="00A05794" w:rsidRDefault="0043357B" w:rsidP="00A05794">
            <w:pPr>
              <w:pStyle w:val="TableTextLeft"/>
            </w:pPr>
            <w:r w:rsidRPr="00A05794">
              <w:t>Switch Boards</w:t>
            </w:r>
          </w:p>
        </w:tc>
        <w:tc>
          <w:tcPr>
            <w:tcW w:w="2500" w:type="pct"/>
          </w:tcPr>
          <w:p w14:paraId="3298A983" w14:textId="77777777" w:rsidR="0043357B" w:rsidRPr="00A05794" w:rsidRDefault="0043357B" w:rsidP="00A05794">
            <w:pPr>
              <w:pStyle w:val="TableTextLeft"/>
            </w:pPr>
            <w:r w:rsidRPr="00A05794">
              <w:t>BS EN IEC 61439-1:2021 section 6.2</w:t>
            </w:r>
          </w:p>
        </w:tc>
      </w:tr>
      <w:tr w:rsidR="0043357B" w:rsidRPr="00A05794" w14:paraId="111DDF8A" w14:textId="77777777" w:rsidTr="00A05794">
        <w:tc>
          <w:tcPr>
            <w:tcW w:w="2500" w:type="pct"/>
          </w:tcPr>
          <w:p w14:paraId="4C2160E7" w14:textId="77777777" w:rsidR="0043357B" w:rsidRPr="00A05794" w:rsidRDefault="0043357B" w:rsidP="00A05794">
            <w:pPr>
              <w:pStyle w:val="TableTextLeft"/>
            </w:pPr>
            <w:r w:rsidRPr="00A05794">
              <w:t xml:space="preserve">PV Installation </w:t>
            </w:r>
          </w:p>
        </w:tc>
        <w:tc>
          <w:tcPr>
            <w:tcW w:w="2500" w:type="pct"/>
          </w:tcPr>
          <w:p w14:paraId="378F5788" w14:textId="77777777" w:rsidR="0043357B" w:rsidRPr="00A05794" w:rsidRDefault="0043357B" w:rsidP="00A05794">
            <w:pPr>
              <w:pStyle w:val="TableTextLeft"/>
            </w:pPr>
            <w:r w:rsidRPr="00A05794">
              <w:t>BS EN IEC 62446-1:2016 part 4</w:t>
            </w:r>
          </w:p>
        </w:tc>
      </w:tr>
    </w:tbl>
    <w:p w14:paraId="42157086" w14:textId="6BDFB180" w:rsidR="0043357B" w:rsidRPr="00A66AED" w:rsidRDefault="00A05794" w:rsidP="0043357B">
      <w:pPr>
        <w:pStyle w:val="Heading3"/>
      </w:pPr>
      <w:bookmarkStart w:id="736" w:name="_Toc136438922"/>
      <w:bookmarkStart w:id="737" w:name="_Toc136439167"/>
      <w:bookmarkStart w:id="738" w:name="_Toc152922377"/>
      <w:bookmarkStart w:id="739" w:name="_Toc195602523"/>
      <w:bookmarkStart w:id="740" w:name="_Toc223973739"/>
      <w:bookmarkStart w:id="741" w:name="_Toc103589012"/>
      <w:bookmarkStart w:id="742" w:name="_Toc132376961"/>
      <w:r w:rsidRPr="00A66AED">
        <w:t>Documentation</w:t>
      </w:r>
      <w:r>
        <w:t xml:space="preserve"> Contents</w:t>
      </w:r>
      <w:bookmarkEnd w:id="736"/>
      <w:bookmarkEnd w:id="737"/>
      <w:bookmarkEnd w:id="738"/>
      <w:bookmarkEnd w:id="739"/>
      <w:bookmarkEnd w:id="740"/>
    </w:p>
    <w:bookmarkEnd w:id="741"/>
    <w:bookmarkEnd w:id="742"/>
    <w:p w14:paraId="4B8A91C8" w14:textId="77777777" w:rsidR="0043357B" w:rsidRPr="00EB25FE" w:rsidRDefault="0043357B" w:rsidP="0043357B">
      <w:pPr>
        <w:spacing w:line="240" w:lineRule="auto"/>
        <w:rPr>
          <w:rFonts w:eastAsia="Calibri" w:cs="Times New Roman"/>
        </w:rPr>
      </w:pPr>
      <w:r w:rsidRPr="00EB25FE">
        <w:rPr>
          <w:rFonts w:eastAsia="Calibri" w:cs="Times New Roman"/>
        </w:rPr>
        <w:t>Documentation will include at least:</w:t>
      </w:r>
    </w:p>
    <w:p w14:paraId="1E077BFA" w14:textId="77777777" w:rsidR="0043357B" w:rsidRPr="00DA18B8" w:rsidRDefault="0043357B" w:rsidP="0043357B">
      <w:pPr>
        <w:pStyle w:val="Bullet10"/>
      </w:pPr>
      <w:r w:rsidRPr="00DA18B8">
        <w:t>Static strength calculation of the PV module mounting constructions (stability, wind load, and snow load)</w:t>
      </w:r>
      <w:r>
        <w:t>;</w:t>
      </w:r>
    </w:p>
    <w:p w14:paraId="202BE2E4" w14:textId="77777777" w:rsidR="0043357B" w:rsidRPr="00DA18B8" w:rsidRDefault="0043357B" w:rsidP="0043357B">
      <w:pPr>
        <w:pStyle w:val="Bullet10"/>
      </w:pPr>
      <w:r w:rsidRPr="00DA18B8">
        <w:t>Cable calculations</w:t>
      </w:r>
      <w:r>
        <w:t>;</w:t>
      </w:r>
    </w:p>
    <w:p w14:paraId="4EABF9BA" w14:textId="77777777" w:rsidR="0043357B" w:rsidRPr="00DA18B8" w:rsidRDefault="0043357B" w:rsidP="0043357B">
      <w:pPr>
        <w:pStyle w:val="Bullet10"/>
      </w:pPr>
      <w:r w:rsidRPr="00DA18B8">
        <w:t>Safety study with settings for the protection devices of the HV installation</w:t>
      </w:r>
      <w:r>
        <w:t>;</w:t>
      </w:r>
    </w:p>
    <w:p w14:paraId="3698378D" w14:textId="77777777" w:rsidR="0043357B" w:rsidRPr="00DA18B8" w:rsidRDefault="0043357B" w:rsidP="0043357B">
      <w:pPr>
        <w:pStyle w:val="Bullet10"/>
      </w:pPr>
      <w:r w:rsidRPr="00DA18B8">
        <w:t>Annotated electrical drawings and specifications of switch boards (HV and LV)</w:t>
      </w:r>
      <w:r>
        <w:t>;</w:t>
      </w:r>
    </w:p>
    <w:p w14:paraId="0897F40B" w14:textId="77777777" w:rsidR="0043357B" w:rsidRPr="00DA18B8" w:rsidRDefault="0043357B" w:rsidP="0043357B">
      <w:pPr>
        <w:pStyle w:val="Bullet10"/>
      </w:pPr>
      <w:r w:rsidRPr="00DA18B8">
        <w:t>Plan view and front view of switch boards / gear / transformer stations. Side views of equipment as needed</w:t>
      </w:r>
      <w:r>
        <w:t>;</w:t>
      </w:r>
    </w:p>
    <w:p w14:paraId="4879F8FA" w14:textId="77777777" w:rsidR="0043357B" w:rsidRPr="00DA18B8" w:rsidRDefault="0043357B" w:rsidP="0043357B">
      <w:pPr>
        <w:pStyle w:val="Bullet10"/>
      </w:pPr>
      <w:r w:rsidRPr="00DA18B8">
        <w:t>Full specifications of transformer stations, HV switchgear, LV switchgear</w:t>
      </w:r>
      <w:r>
        <w:t>;</w:t>
      </w:r>
    </w:p>
    <w:p w14:paraId="0A516464" w14:textId="0277C98F" w:rsidR="0043357B" w:rsidRPr="00DA18B8" w:rsidRDefault="0043357B" w:rsidP="0043357B">
      <w:pPr>
        <w:pStyle w:val="Bullet10"/>
      </w:pPr>
      <w:r w:rsidRPr="00DA18B8">
        <w:t>Electrical drawings for HV and LV installation</w:t>
      </w:r>
      <w:r w:rsidR="00A05794">
        <w:t xml:space="preserve"> </w:t>
      </w:r>
      <w:r w:rsidRPr="00DA18B8">
        <w:t xml:space="preserve">(annotated SLD with cable dimensioning, protection devices and their setting, load breakers, </w:t>
      </w:r>
      <w:r>
        <w:t>…</w:t>
      </w:r>
      <w:r w:rsidRPr="00DA18B8">
        <w:t xml:space="preserve"> indicated)</w:t>
      </w:r>
      <w:r>
        <w:t>;</w:t>
      </w:r>
    </w:p>
    <w:p w14:paraId="6F85146F" w14:textId="77777777" w:rsidR="0043357B" w:rsidRPr="00DA18B8" w:rsidRDefault="0043357B" w:rsidP="0043357B">
      <w:pPr>
        <w:pStyle w:val="Bullet10"/>
      </w:pPr>
      <w:r>
        <w:t>Data sheets, manuals, and guarantee certificates for the inverters, transformers and switchgear;</w:t>
      </w:r>
    </w:p>
    <w:p w14:paraId="5F6DEACC" w14:textId="77777777" w:rsidR="0043357B" w:rsidRDefault="0043357B" w:rsidP="0043357B">
      <w:pPr>
        <w:pStyle w:val="Bullet10"/>
      </w:pPr>
      <w:r w:rsidRPr="00DA18B8">
        <w:t>Data sheets, manuals and guarantee certificates for the PV panels</w:t>
      </w:r>
      <w:r>
        <w:t>;</w:t>
      </w:r>
    </w:p>
    <w:p w14:paraId="16D57359" w14:textId="77777777" w:rsidR="0043357B" w:rsidRPr="00DA18B8" w:rsidRDefault="0043357B" w:rsidP="0043357B">
      <w:pPr>
        <w:pStyle w:val="Bullet10"/>
      </w:pPr>
      <w:r>
        <w:t>Waivers from manufacturers and notices of acceptance of deviations from Employer;</w:t>
      </w:r>
    </w:p>
    <w:p w14:paraId="15B6CBA4" w14:textId="77777777" w:rsidR="0043357B" w:rsidRPr="00DA18B8" w:rsidRDefault="0043357B" w:rsidP="0043357B">
      <w:pPr>
        <w:pStyle w:val="Bullet10"/>
      </w:pPr>
      <w:r w:rsidRPr="00DA18B8">
        <w:t>Single-line drawing of the DC installation showing at least the following</w:t>
      </w:r>
      <w:r>
        <w:t>;</w:t>
      </w:r>
    </w:p>
    <w:p w14:paraId="20AF0FCC" w14:textId="77777777" w:rsidR="0043357B" w:rsidRPr="00DA18B8" w:rsidRDefault="0043357B" w:rsidP="0043357B">
      <w:pPr>
        <w:pStyle w:val="Bullet2"/>
      </w:pPr>
      <w:r w:rsidRPr="00DA18B8">
        <w:t>String configuration (number of strings per inverter and string length)</w:t>
      </w:r>
      <w:r>
        <w:t>;</w:t>
      </w:r>
    </w:p>
    <w:p w14:paraId="76FDC7F1" w14:textId="77777777" w:rsidR="0043357B" w:rsidRPr="00DA18B8" w:rsidRDefault="0043357B" w:rsidP="0043357B">
      <w:pPr>
        <w:pStyle w:val="Bullet2"/>
      </w:pPr>
      <w:r w:rsidRPr="00DA18B8">
        <w:t>Diameter and length of string cables</w:t>
      </w:r>
      <w:r>
        <w:t>;</w:t>
      </w:r>
    </w:p>
    <w:p w14:paraId="00EC69A8" w14:textId="77777777" w:rsidR="0043357B" w:rsidRPr="00DA18B8" w:rsidRDefault="0043357B" w:rsidP="0043357B">
      <w:pPr>
        <w:pStyle w:val="Bullet2"/>
      </w:pPr>
      <w:r w:rsidRPr="00DA18B8">
        <w:t>Combiner boxes, fuses and overvoltage protections</w:t>
      </w:r>
      <w:r>
        <w:t>; and</w:t>
      </w:r>
    </w:p>
    <w:p w14:paraId="089E0450" w14:textId="77777777" w:rsidR="0043357B" w:rsidRPr="00DA18B8" w:rsidRDefault="0043357B" w:rsidP="0043357B">
      <w:pPr>
        <w:pStyle w:val="Bullet2"/>
      </w:pPr>
      <w:r w:rsidRPr="00DA18B8">
        <w:t>Equipotential bonding</w:t>
      </w:r>
      <w:r>
        <w:t>;</w:t>
      </w:r>
    </w:p>
    <w:p w14:paraId="31181FF8" w14:textId="77777777" w:rsidR="0043357B" w:rsidRPr="00DA18B8" w:rsidRDefault="0043357B" w:rsidP="0043357B">
      <w:pPr>
        <w:pStyle w:val="Bullet10"/>
      </w:pPr>
      <w:r w:rsidRPr="00DA18B8">
        <w:t>Lay out of the installation showing the individual strings with string numbering, table numbering, positions of combiner boxes, inverters, transformers, … corresponding to the numbering in the single-line diagram so that the position of each string in the installation can be determined unequivocally</w:t>
      </w:r>
      <w:r>
        <w:t>;</w:t>
      </w:r>
    </w:p>
    <w:p w14:paraId="058F4733" w14:textId="77777777" w:rsidR="0043357B" w:rsidRPr="00DA18B8" w:rsidRDefault="0043357B" w:rsidP="0043357B">
      <w:pPr>
        <w:pStyle w:val="Bullet10"/>
      </w:pPr>
      <w:r w:rsidRPr="00DA18B8">
        <w:t xml:space="preserve">Cabling plan in which the location and method of installation (cable ducts, channel, buried, etc.) of all </w:t>
      </w:r>
      <w:r>
        <w:t>cables</w:t>
      </w:r>
      <w:r w:rsidRPr="00DA18B8">
        <w:t xml:space="preserve"> is clearly marked</w:t>
      </w:r>
      <w:r>
        <w:t>;</w:t>
      </w:r>
    </w:p>
    <w:p w14:paraId="64AB200B" w14:textId="77777777" w:rsidR="0043357B" w:rsidRPr="00DA18B8" w:rsidRDefault="0043357B" w:rsidP="0043357B">
      <w:pPr>
        <w:pStyle w:val="Bullet10"/>
      </w:pPr>
      <w:r w:rsidRPr="00DA18B8">
        <w:t>Maintenance manual, with start-up and stopping and emergency procedures</w:t>
      </w:r>
      <w:r>
        <w:t>;</w:t>
      </w:r>
    </w:p>
    <w:p w14:paraId="13F92426" w14:textId="77777777" w:rsidR="0043357B" w:rsidRPr="00DA18B8" w:rsidRDefault="0043357B" w:rsidP="0043357B">
      <w:pPr>
        <w:pStyle w:val="Bullet10"/>
      </w:pPr>
      <w:r w:rsidRPr="00DA18B8">
        <w:t>Error and fault message procedure</w:t>
      </w:r>
      <w:r>
        <w:t>;</w:t>
      </w:r>
    </w:p>
    <w:p w14:paraId="57EC6F04" w14:textId="77777777" w:rsidR="0043357B" w:rsidRPr="00DA18B8" w:rsidRDefault="0043357B" w:rsidP="0043357B">
      <w:pPr>
        <w:pStyle w:val="Bullet10"/>
      </w:pPr>
      <w:r w:rsidRPr="00DA18B8">
        <w:t>Results of completion inspections, measurements and functional tests</w:t>
      </w:r>
      <w:r>
        <w:t>;</w:t>
      </w:r>
    </w:p>
    <w:p w14:paraId="246BC28C" w14:textId="77777777" w:rsidR="0043357B" w:rsidRPr="00DA18B8" w:rsidRDefault="0043357B" w:rsidP="0043357B">
      <w:pPr>
        <w:pStyle w:val="Bullet10"/>
      </w:pPr>
      <w:r w:rsidRPr="00DA18B8">
        <w:lastRenderedPageBreak/>
        <w:t xml:space="preserve">Test results </w:t>
      </w:r>
      <w:r>
        <w:t>all</w:t>
      </w:r>
      <w:r w:rsidRPr="00DA18B8">
        <w:t xml:space="preserve"> </w:t>
      </w:r>
      <w:r>
        <w:t xml:space="preserve">component </w:t>
      </w:r>
      <w:r w:rsidRPr="00DA18B8">
        <w:t>tests</w:t>
      </w:r>
      <w:r>
        <w:t xml:space="preserve"> (FAT, SAT);</w:t>
      </w:r>
    </w:p>
    <w:p w14:paraId="55134362" w14:textId="77777777" w:rsidR="0043357B" w:rsidRPr="00DA18B8" w:rsidRDefault="0043357B" w:rsidP="0043357B">
      <w:pPr>
        <w:pStyle w:val="Bullet10"/>
      </w:pPr>
      <w:r w:rsidRPr="00DA18B8">
        <w:t xml:space="preserve">Flash </w:t>
      </w:r>
      <w:r>
        <w:t>test data of</w:t>
      </w:r>
      <w:r w:rsidRPr="00DA18B8">
        <w:t xml:space="preserve"> all installed modules</w:t>
      </w:r>
      <w:r>
        <w:t>;</w:t>
      </w:r>
    </w:p>
    <w:p w14:paraId="5F0CEE3A" w14:textId="08D9E06C" w:rsidR="0043357B" w:rsidRDefault="0043357B" w:rsidP="0043357B">
      <w:pPr>
        <w:pStyle w:val="Bullet10"/>
      </w:pPr>
      <w:r w:rsidRPr="00DA18B8">
        <w:t>Itemised list of spares</w:t>
      </w:r>
      <w:r>
        <w:t>;</w:t>
      </w:r>
      <w:r w:rsidR="00A05794">
        <w:t xml:space="preserve"> and</w:t>
      </w:r>
    </w:p>
    <w:p w14:paraId="0E1C08EE" w14:textId="77777777" w:rsidR="0043357B" w:rsidRDefault="0043357B" w:rsidP="0043357B">
      <w:pPr>
        <w:pStyle w:val="Bullet10"/>
        <w:rPr>
          <w:ins w:id="743" w:author="Mia Seabrook" w:date="2026-06-02T09:23:00Z" w16du:dateUtc="2026-06-02T09:23:32Z"/>
        </w:rPr>
      </w:pPr>
      <w:r>
        <w:t>Contracts, permits and engineering / civil / environmental or other studies for the project.</w:t>
      </w:r>
    </w:p>
    <w:p w14:paraId="64093801" w14:textId="75AD6125" w:rsidR="07EEAD98" w:rsidRDefault="07EEAD98">
      <w:pPr>
        <w:pStyle w:val="Bullet10"/>
        <w:numPr>
          <w:ilvl w:val="0"/>
          <w:numId w:val="0"/>
        </w:numPr>
        <w:rPr>
          <w:ins w:id="744" w:author="Mia Seabrook" w:date="2026-06-02T09:23:00Z" w16du:dateUtc="2026-06-02T09:23:34Z"/>
        </w:rPr>
        <w:pPrChange w:id="745" w:author="Mia Seabrook" w:date="2026-06-02T09:23:00Z">
          <w:pPr>
            <w:pStyle w:val="Bullet10"/>
          </w:pPr>
        </w:pPrChange>
      </w:pPr>
    </w:p>
    <w:p w14:paraId="312E5399" w14:textId="2C1CAD70" w:rsidR="07EEAD98" w:rsidRDefault="07EEAD98" w:rsidP="07EEAD98">
      <w:pPr>
        <w:pStyle w:val="Bullet10"/>
        <w:numPr>
          <w:ilvl w:val="0"/>
          <w:numId w:val="0"/>
        </w:numPr>
        <w:rPr>
          <w:ins w:id="746" w:author="Mia Seabrook" w:date="2026-06-02T09:23:00Z" w16du:dateUtc="2026-06-02T09:23:35Z"/>
        </w:rPr>
      </w:pPr>
    </w:p>
    <w:p w14:paraId="42407294" w14:textId="7B047F9B" w:rsidR="07EEAD98" w:rsidRDefault="07EEAD98" w:rsidP="07EEAD98">
      <w:pPr>
        <w:pStyle w:val="Bullet10"/>
        <w:numPr>
          <w:ilvl w:val="0"/>
          <w:numId w:val="0"/>
        </w:numPr>
        <w:rPr>
          <w:ins w:id="747" w:author="Mia Seabrook" w:date="2026-06-02T09:23:00Z" w16du:dateUtc="2026-06-02T09:23:36Z"/>
        </w:rPr>
      </w:pPr>
    </w:p>
    <w:p w14:paraId="1278BC6A" w14:textId="3C97467D" w:rsidR="0594116D" w:rsidRDefault="0594116D">
      <w:pPr>
        <w:pStyle w:val="Heading3"/>
        <w:rPr>
          <w:ins w:id="748" w:author="Mia Seabrook" w:date="2026-06-02T09:23:00Z" w16du:dateUtc="2026-06-02T09:23:38Z"/>
          <w:rFonts w:ascii="Arial" w:eastAsia="Arial" w:hAnsi="Arial"/>
          <w:szCs w:val="28"/>
        </w:rPr>
        <w:pPrChange w:id="749" w:author="Mia Seabrook" w:date="2026-06-02T09:23:00Z">
          <w:pPr/>
        </w:pPrChange>
      </w:pPr>
      <w:ins w:id="750" w:author="Mia Seabrook" w:date="2026-06-02T09:23:00Z" w16du:dateUtc="2026-06-02T09:23:38Z">
        <w:r w:rsidRPr="07EEAD98">
          <w:rPr>
            <w:rFonts w:ascii="Arial" w:eastAsia="Arial" w:hAnsi="Arial"/>
            <w:szCs w:val="28"/>
          </w:rPr>
          <w:t xml:space="preserve">Earthing </w:t>
        </w:r>
      </w:ins>
    </w:p>
    <w:p w14:paraId="1D4A62FA" w14:textId="134B5E27" w:rsidR="07EEAD98" w:rsidRDefault="07EEAD98">
      <w:pPr>
        <w:spacing w:before="0" w:after="0"/>
        <w:ind w:left="502" w:hanging="340"/>
        <w:jc w:val="left"/>
        <w:rPr>
          <w:ins w:id="751" w:author="Mia Seabrook" w:date="2026-06-02T09:23:00Z" w16du:dateUtc="2026-06-02T09:23:38Z"/>
          <w:rFonts w:ascii="Arial" w:eastAsia="Arial" w:hAnsi="Arial" w:cs="Arial"/>
          <w:color w:val="000000" w:themeColor="text1"/>
          <w:sz w:val="20"/>
          <w:szCs w:val="20"/>
        </w:rPr>
        <w:pPrChange w:id="752" w:author="Mia Seabrook" w:date="2026-06-02T09:23:00Z">
          <w:pPr>
            <w:numPr>
              <w:ilvl w:val="2"/>
              <w:numId w:val="2"/>
            </w:numPr>
            <w:ind w:hanging="283"/>
          </w:pPr>
        </w:pPrChange>
      </w:pPr>
    </w:p>
    <w:p w14:paraId="71B5FD35" w14:textId="52B8B80D" w:rsidR="0594116D" w:rsidRDefault="0594116D">
      <w:pPr>
        <w:pStyle w:val="Bullet10"/>
        <w:jc w:val="left"/>
        <w:rPr>
          <w:ins w:id="753" w:author="Mia Seabrook" w:date="2026-06-02T09:23:00Z" w16du:dateUtc="2026-06-02T09:23:38Z"/>
          <w:rFonts w:ascii="Arial" w:eastAsia="Arial" w:hAnsi="Arial"/>
        </w:rPr>
        <w:pPrChange w:id="754" w:author="Mia Seabrook" w:date="2026-06-02T09:23:00Z">
          <w:pPr/>
        </w:pPrChange>
      </w:pPr>
      <w:ins w:id="755" w:author="Mia Seabrook" w:date="2026-06-02T09:23:00Z" w16du:dateUtc="2026-06-02T09:23:38Z">
        <w:r w:rsidRPr="07EEAD98">
          <w:rPr>
            <w:rFonts w:ascii="Arial" w:eastAsia="Arial" w:hAnsi="Arial"/>
          </w:rPr>
          <w:t>Earth ring main to be installed throughout the site.</w:t>
        </w:r>
      </w:ins>
    </w:p>
    <w:p w14:paraId="694465E3" w14:textId="41EDBA35" w:rsidR="0594116D" w:rsidRDefault="0594116D">
      <w:pPr>
        <w:pStyle w:val="Bullet10"/>
        <w:jc w:val="left"/>
        <w:rPr>
          <w:ins w:id="756" w:author="Mia Seabrook" w:date="2026-06-02T09:23:00Z" w16du:dateUtc="2026-06-02T09:23:38Z"/>
          <w:rFonts w:ascii="Arial" w:eastAsia="Arial" w:hAnsi="Arial"/>
        </w:rPr>
        <w:pPrChange w:id="757" w:author="Mia Seabrook" w:date="2026-06-02T09:23:00Z">
          <w:pPr/>
        </w:pPrChange>
      </w:pPr>
      <w:ins w:id="758" w:author="Mia Seabrook" w:date="2026-06-02T09:23:00Z" w16du:dateUtc="2026-06-02T09:23:38Z">
        <w:r w:rsidRPr="07EEAD98">
          <w:rPr>
            <w:rFonts w:ascii="Arial" w:eastAsia="Arial" w:hAnsi="Arial"/>
          </w:rPr>
          <w:t>Fencing CCTV and Gates to be earthed as required</w:t>
        </w:r>
      </w:ins>
    </w:p>
    <w:p w14:paraId="4F5E2D78" w14:textId="41266425" w:rsidR="0594116D" w:rsidRDefault="0594116D">
      <w:pPr>
        <w:pStyle w:val="Bullet10"/>
        <w:jc w:val="left"/>
        <w:rPr>
          <w:ins w:id="759" w:author="Mia Seabrook" w:date="2026-06-02T09:23:00Z" w16du:dateUtc="2026-06-02T09:23:38Z"/>
          <w:rFonts w:ascii="Arial" w:eastAsia="Arial" w:hAnsi="Arial"/>
        </w:rPr>
        <w:pPrChange w:id="760" w:author="Mia Seabrook" w:date="2026-06-02T09:23:00Z">
          <w:pPr/>
        </w:pPrChange>
      </w:pPr>
      <w:ins w:id="761" w:author="Mia Seabrook" w:date="2026-06-02T09:23:00Z" w16du:dateUtc="2026-06-02T09:23:38Z">
        <w:r w:rsidRPr="07EEAD98">
          <w:rPr>
            <w:rFonts w:ascii="Arial" w:eastAsia="Arial" w:hAnsi="Arial"/>
          </w:rPr>
          <w:t>All tables to be connected to the ring main earth cable</w:t>
        </w:r>
      </w:ins>
    </w:p>
    <w:p w14:paraId="1BE6E2A4" w14:textId="38106159" w:rsidR="0594116D" w:rsidRDefault="0594116D">
      <w:pPr>
        <w:pStyle w:val="Bullet10"/>
        <w:jc w:val="left"/>
        <w:rPr>
          <w:ins w:id="762" w:author="Mia Seabrook" w:date="2026-06-02T09:23:00Z" w16du:dateUtc="2026-06-02T09:23:38Z"/>
          <w:rFonts w:ascii="Arial" w:eastAsia="Arial" w:hAnsi="Arial"/>
        </w:rPr>
        <w:pPrChange w:id="763" w:author="Mia Seabrook" w:date="2026-06-02T09:23:00Z">
          <w:pPr/>
        </w:pPrChange>
      </w:pPr>
      <w:ins w:id="764" w:author="Mia Seabrook" w:date="2026-06-02T09:23:00Z" w16du:dateUtc="2026-06-02T09:23:38Z">
        <w:r w:rsidRPr="07EEAD98">
          <w:rPr>
            <w:rFonts w:ascii="Arial" w:eastAsia="Arial" w:hAnsi="Arial"/>
          </w:rPr>
          <w:t>All tables to be ring main earth cable linked and labelled</w:t>
        </w:r>
      </w:ins>
    </w:p>
    <w:p w14:paraId="2806902B" w14:textId="52F9EC4E" w:rsidR="0594116D" w:rsidRDefault="0594116D">
      <w:pPr>
        <w:pStyle w:val="Bullet10"/>
        <w:jc w:val="left"/>
        <w:rPr>
          <w:ins w:id="765" w:author="Mia Seabrook" w:date="2026-06-02T09:23:00Z" w16du:dateUtc="2026-06-02T09:23:38Z"/>
          <w:rFonts w:ascii="Arial" w:eastAsia="Arial" w:hAnsi="Arial"/>
        </w:rPr>
        <w:pPrChange w:id="766" w:author="Mia Seabrook" w:date="2026-06-02T09:23:00Z">
          <w:pPr/>
        </w:pPrChange>
      </w:pPr>
      <w:ins w:id="767" w:author="Mia Seabrook" w:date="2026-06-02T09:23:00Z" w16du:dateUtc="2026-06-02T09:23:38Z">
        <w:r w:rsidRPr="07EEAD98">
          <w:rPr>
            <w:rFonts w:ascii="Arial" w:eastAsia="Arial" w:hAnsi="Arial"/>
          </w:rPr>
          <w:t>All inverters and AC Isolators to be Earthed including AC LV Cables and linked back to the earth leg.</w:t>
        </w:r>
      </w:ins>
    </w:p>
    <w:p w14:paraId="1AC9DADE" w14:textId="7CDBEFBD" w:rsidR="0594116D" w:rsidRDefault="0594116D">
      <w:pPr>
        <w:pStyle w:val="Bullet10"/>
        <w:jc w:val="left"/>
        <w:rPr>
          <w:ins w:id="768" w:author="Mia Seabrook" w:date="2026-06-02T09:23:00Z" w16du:dateUtc="2026-06-02T09:23:38Z"/>
          <w:rFonts w:ascii="Arial" w:eastAsia="Arial" w:hAnsi="Arial"/>
        </w:rPr>
        <w:pPrChange w:id="769" w:author="Mia Seabrook" w:date="2026-06-02T09:23:00Z">
          <w:pPr/>
        </w:pPrChange>
      </w:pPr>
      <w:ins w:id="770" w:author="Mia Seabrook" w:date="2026-06-02T09:23:00Z" w16du:dateUtc="2026-06-02T09:23:38Z">
        <w:r w:rsidRPr="07EEAD98">
          <w:rPr>
            <w:rFonts w:ascii="Arial" w:eastAsia="Arial" w:hAnsi="Arial"/>
          </w:rPr>
          <w:t>All transformers to be connected to the ring main earth cable.</w:t>
        </w:r>
      </w:ins>
    </w:p>
    <w:p w14:paraId="3EB08403" w14:textId="6A2244B0" w:rsidR="0594116D" w:rsidRDefault="0594116D">
      <w:pPr>
        <w:pStyle w:val="Bullet10"/>
        <w:jc w:val="left"/>
        <w:rPr>
          <w:ins w:id="771" w:author="Mia Seabrook" w:date="2026-06-02T09:23:00Z" w16du:dateUtc="2026-06-02T09:23:38Z"/>
          <w:rFonts w:ascii="Arial" w:eastAsia="Arial" w:hAnsi="Arial"/>
        </w:rPr>
        <w:pPrChange w:id="772" w:author="Mia Seabrook" w:date="2026-06-02T09:23:00Z">
          <w:pPr/>
        </w:pPrChange>
      </w:pPr>
      <w:ins w:id="773" w:author="Mia Seabrook" w:date="2026-06-02T09:23:00Z" w16du:dateUtc="2026-06-02T09:23:38Z">
        <w:r w:rsidRPr="07EEAD98">
          <w:rPr>
            <w:rFonts w:ascii="Arial" w:eastAsia="Arial" w:hAnsi="Arial"/>
          </w:rPr>
          <w:t>CSS and DNO are to have earth matt installed and connected in accordance with the approved earthing design.</w:t>
        </w:r>
      </w:ins>
    </w:p>
    <w:p w14:paraId="39A520EC" w14:textId="678AF1EC" w:rsidR="0594116D" w:rsidRDefault="0594116D">
      <w:pPr>
        <w:pStyle w:val="Bullet10"/>
        <w:jc w:val="left"/>
        <w:rPr>
          <w:ins w:id="774" w:author="Mia Seabrook" w:date="2026-06-02T09:23:00Z" w16du:dateUtc="2026-06-02T09:23:38Z"/>
          <w:rFonts w:ascii="Arial" w:eastAsia="Arial" w:hAnsi="Arial"/>
        </w:rPr>
        <w:pPrChange w:id="775" w:author="Mia Seabrook" w:date="2026-06-02T09:23:00Z">
          <w:pPr/>
        </w:pPrChange>
      </w:pPr>
      <w:ins w:id="776" w:author="Mia Seabrook" w:date="2026-06-02T09:23:00Z" w16du:dateUtc="2026-06-02T09:23:38Z">
        <w:r w:rsidRPr="07EEAD98">
          <w:rPr>
            <w:rFonts w:ascii="Arial" w:eastAsia="Arial" w:hAnsi="Arial"/>
          </w:rPr>
          <w:t>FOP test to be undertake and witnessed by the DNO</w:t>
        </w:r>
      </w:ins>
    </w:p>
    <w:p w14:paraId="61E5DF38" w14:textId="4E2CCEA6" w:rsidR="0594116D" w:rsidRDefault="0594116D">
      <w:pPr>
        <w:pStyle w:val="Bullet10"/>
        <w:jc w:val="left"/>
        <w:rPr>
          <w:ins w:id="777" w:author="Mia Seabrook" w:date="2026-06-02T09:23:00Z" w16du:dateUtc="2026-06-02T09:23:38Z"/>
          <w:rFonts w:ascii="Arial" w:eastAsia="Arial" w:hAnsi="Arial"/>
        </w:rPr>
        <w:pPrChange w:id="778" w:author="Mia Seabrook" w:date="2026-06-02T09:23:00Z">
          <w:pPr/>
        </w:pPrChange>
      </w:pPr>
      <w:ins w:id="779" w:author="Mia Seabrook" w:date="2026-06-02T09:23:00Z" w16du:dateUtc="2026-06-02T09:23:38Z">
        <w:r w:rsidRPr="07EEAD98">
          <w:rPr>
            <w:rFonts w:ascii="Arial" w:eastAsia="Arial" w:hAnsi="Arial"/>
          </w:rPr>
          <w:t>FOP test report to be submitted to the DNO for approval</w:t>
        </w:r>
      </w:ins>
    </w:p>
    <w:p w14:paraId="47971A85" w14:textId="0C06BBB1" w:rsidR="07EEAD98" w:rsidRDefault="07EEAD98">
      <w:pPr>
        <w:pStyle w:val="ListParagraph"/>
        <w:numPr>
          <w:ilvl w:val="0"/>
          <w:numId w:val="1"/>
        </w:numPr>
        <w:spacing w:before="0" w:after="0"/>
        <w:jc w:val="left"/>
        <w:rPr>
          <w:ins w:id="780" w:author="Mia Seabrook" w:date="2026-06-02T09:23:00Z" w16du:dateUtc="2026-06-02T09:23:38Z"/>
          <w:rFonts w:eastAsia="Arial" w:cs="Arial"/>
          <w:color w:val="000000" w:themeColor="text1"/>
          <w:sz w:val="20"/>
          <w:szCs w:val="20"/>
        </w:rPr>
        <w:pPrChange w:id="781" w:author="Mia Seabrook" w:date="2026-06-02T09:23:00Z">
          <w:pPr/>
        </w:pPrChange>
      </w:pPr>
    </w:p>
    <w:p w14:paraId="6662FA35" w14:textId="217ECE80" w:rsidR="07EEAD98" w:rsidRDefault="07EEAD98" w:rsidP="07EEAD98">
      <w:pPr>
        <w:pStyle w:val="Bullet10"/>
        <w:numPr>
          <w:ilvl w:val="0"/>
          <w:numId w:val="0"/>
        </w:numPr>
      </w:pPr>
    </w:p>
    <w:p w14:paraId="648F4E7A" w14:textId="77777777" w:rsidR="0043357B" w:rsidRDefault="0043357B" w:rsidP="0043357B">
      <w:pPr>
        <w:pStyle w:val="Bullet10"/>
        <w:numPr>
          <w:ilvl w:val="0"/>
          <w:numId w:val="0"/>
        </w:numPr>
      </w:pPr>
    </w:p>
    <w:p w14:paraId="68C28B1D" w14:textId="77777777" w:rsidR="0043357B" w:rsidRDefault="0043357B" w:rsidP="0043357B">
      <w:pPr>
        <w:rPr>
          <w:rFonts w:eastAsia="Calibri" w:cs="Arial"/>
        </w:rPr>
      </w:pPr>
      <w:r>
        <w:br w:type="page"/>
      </w:r>
    </w:p>
    <w:p w14:paraId="0A5FCDDA" w14:textId="1239DCFA" w:rsidR="0043357B" w:rsidRPr="00ED5946" w:rsidRDefault="00A05794" w:rsidP="00F17D75">
      <w:pPr>
        <w:pStyle w:val="AppHead"/>
      </w:pPr>
      <w:bookmarkStart w:id="782" w:name="_Toc152576391"/>
      <w:bookmarkStart w:id="783" w:name="_Toc195602524"/>
      <w:bookmarkStart w:id="784" w:name="_Toc223973740"/>
      <w:r w:rsidRPr="00ED5946">
        <w:lastRenderedPageBreak/>
        <w:t>Initial Performance Test</w:t>
      </w:r>
      <w:bookmarkEnd w:id="782"/>
      <w:bookmarkEnd w:id="783"/>
      <w:bookmarkEnd w:id="784"/>
    </w:p>
    <w:p w14:paraId="1868D068" w14:textId="19DD4252" w:rsidR="0043357B" w:rsidRPr="00AC435F" w:rsidRDefault="00FA1FC3" w:rsidP="0043357B">
      <w:pPr>
        <w:pStyle w:val="AppSubHead"/>
      </w:pPr>
      <w:bookmarkStart w:id="785" w:name="_Toc152576392"/>
      <w:bookmarkStart w:id="786" w:name="_Toc195602525"/>
      <w:bookmarkStart w:id="787" w:name="_Toc223973741"/>
      <w:r w:rsidRPr="00AC435F">
        <w:t>Purpose</w:t>
      </w:r>
      <w:bookmarkEnd w:id="785"/>
      <w:bookmarkEnd w:id="786"/>
      <w:bookmarkEnd w:id="787"/>
    </w:p>
    <w:p w14:paraId="080FDFB4" w14:textId="43376B9E" w:rsidR="0043357B" w:rsidRPr="00D7293B" w:rsidRDefault="00FD5068" w:rsidP="0043357B">
      <w:r w:rsidRPr="00FD5068">
        <w:t>The Contractor shall carry out the Performance Test for the Solar PV Plant. The test procedure, methodology, measurement parameters and acceptance criteria shall be as defined in the relevant Schedule of the EPC Contract.</w:t>
      </w:r>
    </w:p>
    <w:p w14:paraId="6405BF86" w14:textId="5123B1A1" w:rsidR="0043357B" w:rsidRPr="00AC435F" w:rsidRDefault="00FF5BD2" w:rsidP="0043357B">
      <w:pPr>
        <w:pStyle w:val="AppSubHead"/>
      </w:pPr>
      <w:bookmarkStart w:id="788" w:name="_Toc152576393"/>
      <w:bookmarkStart w:id="789" w:name="_Toc195602526"/>
      <w:bookmarkStart w:id="790" w:name="_Toc223973742"/>
      <w:r w:rsidRPr="00AC435F">
        <w:t>Performance Ratio</w:t>
      </w:r>
      <w:bookmarkEnd w:id="788"/>
      <w:bookmarkEnd w:id="789"/>
      <w:bookmarkEnd w:id="790"/>
    </w:p>
    <w:p w14:paraId="4B916E4A" w14:textId="77777777" w:rsidR="0043357B" w:rsidRPr="00D7293B" w:rsidRDefault="0043357B" w:rsidP="0043357B">
      <w:r w:rsidRPr="00D7293B">
        <w:t xml:space="preserve">The Performance Ratio (PR) is the measurement of quality of the design, components and installation of the system. It is defined as the ratio between the actual energy produced and the energy that could theoretically be </w:t>
      </w:r>
      <w:r w:rsidRPr="00D7293B" w:rsidDel="00D7727B">
        <w:t>produced</w:t>
      </w:r>
      <w:r w:rsidRPr="00D7293B">
        <w:t xml:space="preserve"> before any system loss.</w:t>
      </w:r>
    </w:p>
    <w:p w14:paraId="18442468" w14:textId="2E697F84" w:rsidR="0043357B" w:rsidRPr="00AC435F" w:rsidRDefault="00984BD0" w:rsidP="00984BD0">
      <w:pPr>
        <w:pStyle w:val="Bullet10"/>
        <w:numPr>
          <w:ilvl w:val="0"/>
          <w:numId w:val="0"/>
        </w:numPr>
      </w:pPr>
      <w:r w:rsidRPr="00984BD0">
        <w:rPr>
          <w:rFonts w:eastAsiaTheme="minorHAnsi" w:cstheme="minorBidi"/>
        </w:rPr>
        <w:t>The detailed methodology for calculating the Performance Ratio shall be defined in the relevant Schedule of the EPC Contract</w:t>
      </w:r>
      <w:r w:rsidR="0043357B">
        <w:t>.</w:t>
      </w:r>
    </w:p>
    <w:p w14:paraId="09357157" w14:textId="380B90F5" w:rsidR="0043357B" w:rsidRPr="00AC435F" w:rsidRDefault="00FF5BD2" w:rsidP="0043357B">
      <w:pPr>
        <w:pStyle w:val="AppSubHead"/>
      </w:pPr>
      <w:bookmarkStart w:id="791" w:name="_Toc152576394"/>
      <w:bookmarkStart w:id="792" w:name="_Toc195602527"/>
      <w:bookmarkStart w:id="793" w:name="_Toc223973743"/>
      <w:r w:rsidRPr="00AC435F">
        <w:t>Guarantee Values</w:t>
      </w:r>
      <w:bookmarkEnd w:id="791"/>
      <w:bookmarkEnd w:id="792"/>
      <w:bookmarkEnd w:id="793"/>
      <w:r w:rsidRPr="00AC435F">
        <w:t xml:space="preserve"> </w:t>
      </w:r>
    </w:p>
    <w:p w14:paraId="6249DBFD" w14:textId="77777777" w:rsidR="0043357B" w:rsidRPr="00D7293B" w:rsidRDefault="0043357B" w:rsidP="0043357B">
      <w:r w:rsidRPr="00D7293B">
        <w:t xml:space="preserve">For a successful Initial Performance Test, the Performance Ratio calculated over the Initial Performance Test period </w:t>
      </w:r>
      <m:oMath>
        <m:sSub>
          <m:sSubPr>
            <m:ctrlPr>
              <w:rPr>
                <w:rFonts w:ascii="Cambria Math" w:hAnsi="Cambria Math"/>
                <w:i/>
              </w:rPr>
            </m:ctrlPr>
          </m:sSubPr>
          <m:e>
            <m:r>
              <w:rPr>
                <w:rFonts w:ascii="Cambria Math" w:hAnsi="Cambria Math"/>
              </w:rPr>
              <m:t>(PR</m:t>
            </m:r>
          </m:e>
          <m:sub>
            <m:r>
              <w:rPr>
                <w:rFonts w:ascii="Cambria Math" w:hAnsi="Cambria Math"/>
              </w:rPr>
              <m:t>Initial</m:t>
            </m:r>
          </m:sub>
        </m:sSub>
        <m:r>
          <w:rPr>
            <w:rFonts w:ascii="Cambria Math" w:hAnsi="Cambria Math"/>
          </w:rPr>
          <m:t>)</m:t>
        </m:r>
      </m:oMath>
      <w:r w:rsidRPr="00D7293B">
        <w:t xml:space="preserve"> must meet or exceed the Guaranteed Performance Ratio. </w:t>
      </w:r>
    </w:p>
    <w:p w14:paraId="58C9491C" w14:textId="77777777" w:rsidR="00075645" w:rsidRPr="00075645" w:rsidRDefault="00075645" w:rsidP="00075645">
      <w:r w:rsidRPr="00075645">
        <w:t>The guaranteed value of the Performance Ratio shall be specified in the EPC Contract.</w:t>
      </w:r>
      <w:r w:rsidRPr="00075645">
        <w:br/>
        <w:t>Compliance with the guaranteed value shall be verified through the Performance Test conducted in accordance with the procedures defined in the EPC Contract Schedule.</w:t>
      </w:r>
    </w:p>
    <w:p w14:paraId="3D068A91" w14:textId="629A5A29" w:rsidR="00075645" w:rsidRPr="00075645" w:rsidRDefault="00075645" w:rsidP="00075645">
      <w:r w:rsidRPr="00075645">
        <w:t>Failure to achieve the guaranteed Performance Ratio shall be subject to the remedies set out in the EPC Contract</w:t>
      </w:r>
      <w:r>
        <w:t>.</w:t>
      </w:r>
    </w:p>
    <w:p w14:paraId="24F7F237" w14:textId="56C2D7B9" w:rsidR="0043357B" w:rsidRPr="00AC435F" w:rsidRDefault="00266A4F" w:rsidP="0043357B">
      <w:pPr>
        <w:pStyle w:val="AppSubHead"/>
      </w:pPr>
      <w:bookmarkStart w:id="794" w:name="_Toc152576395"/>
      <w:bookmarkStart w:id="795" w:name="_Toc195602528"/>
      <w:bookmarkStart w:id="796" w:name="_Toc223973744"/>
      <w:r w:rsidRPr="00AC435F">
        <w:t xml:space="preserve">Test Duration </w:t>
      </w:r>
      <w:r>
        <w:t>a</w:t>
      </w:r>
      <w:r w:rsidRPr="00AC435F">
        <w:t>nd Conditions</w:t>
      </w:r>
      <w:bookmarkEnd w:id="794"/>
      <w:bookmarkEnd w:id="795"/>
      <w:bookmarkEnd w:id="796"/>
    </w:p>
    <w:p w14:paraId="61DB5222" w14:textId="77777777" w:rsidR="006B4F92" w:rsidRDefault="006B4F92" w:rsidP="006B4F92">
      <w:r>
        <w:t>The Performance Test shall be conducted following completion of commissioning and achievement of mechanical completion of the Solar PV Plant.</w:t>
      </w:r>
    </w:p>
    <w:p w14:paraId="0C19B4C2" w14:textId="77777777" w:rsidR="006B4F92" w:rsidRDefault="006B4F92" w:rsidP="006B4F92">
      <w:r>
        <w:t>The test shall be carried out over a continuous test period, the duration of which shall be specified in the EPC Contract Schedule.</w:t>
      </w:r>
    </w:p>
    <w:p w14:paraId="719773DB" w14:textId="77777777" w:rsidR="006B4F92" w:rsidRDefault="006B4F92" w:rsidP="006B4F92">
      <w:r>
        <w:t>The Performance Test shall be conducted under stable operating conditions, with the Solar PV Plant operating normally and without curtailment, grid restrictions, or abnormal operating conditions, except where otherwise defined in the EPC Contract Schedule.</w:t>
      </w:r>
    </w:p>
    <w:p w14:paraId="7626179B" w14:textId="113E49B3" w:rsidR="0043357B" w:rsidRPr="00E26AAA" w:rsidRDefault="006B4F92" w:rsidP="006B4F92">
      <w:r>
        <w:t>The Contractor shall ensure that all measurement equipment used for the Performance Test is properly calibrated and installed in accordance with applicable standards and good industry practice</w:t>
      </w:r>
      <w:r w:rsidR="0043357B" w:rsidRPr="00E26AAA">
        <w:t>.</w:t>
      </w:r>
    </w:p>
    <w:p w14:paraId="2E649B5B" w14:textId="5B18804A" w:rsidR="0043357B" w:rsidRPr="00AC435F" w:rsidRDefault="00266A4F" w:rsidP="0043357B">
      <w:pPr>
        <w:pStyle w:val="AppSubHead"/>
      </w:pPr>
      <w:bookmarkStart w:id="797" w:name="_Toc152576396"/>
      <w:bookmarkStart w:id="798" w:name="_Toc195602529"/>
      <w:bookmarkStart w:id="799" w:name="_Toc223973745"/>
      <w:r w:rsidRPr="00AC435F">
        <w:t>Eligible Data Points</w:t>
      </w:r>
      <w:bookmarkEnd w:id="797"/>
      <w:bookmarkEnd w:id="798"/>
      <w:bookmarkEnd w:id="799"/>
      <w:r w:rsidRPr="00AC435F">
        <w:t xml:space="preserve"> </w:t>
      </w:r>
    </w:p>
    <w:p w14:paraId="254EC698" w14:textId="77777777" w:rsidR="00640F58" w:rsidRPr="00640F58" w:rsidRDefault="00640F58" w:rsidP="00640F58">
      <w:pPr>
        <w:rPr>
          <w:rFonts w:cstheme="minorHAnsi"/>
        </w:rPr>
      </w:pPr>
      <w:r w:rsidRPr="00640F58">
        <w:rPr>
          <w:rFonts w:cstheme="minorHAnsi"/>
        </w:rPr>
        <w:t>Only data points that meet the validity criteria defined in the EPC Contract Schedule shall be considered eligible for the Performance Test evaluation.</w:t>
      </w:r>
    </w:p>
    <w:p w14:paraId="5A256EC3" w14:textId="77777777" w:rsidR="00640F58" w:rsidRPr="00640F58" w:rsidRDefault="00640F58" w:rsidP="00640F58">
      <w:pPr>
        <w:rPr>
          <w:rFonts w:cstheme="minorHAnsi"/>
        </w:rPr>
      </w:pPr>
      <w:r w:rsidRPr="00640F58">
        <w:rPr>
          <w:rFonts w:cstheme="minorHAnsi"/>
        </w:rPr>
        <w:t>Eligible data points shall generally include measurements recorded during periods when:</w:t>
      </w:r>
    </w:p>
    <w:p w14:paraId="69171BDC" w14:textId="11509912" w:rsidR="00640F58" w:rsidRPr="00640F58" w:rsidRDefault="00640F58" w:rsidP="00640F58">
      <w:pPr>
        <w:pStyle w:val="Bullet10"/>
        <w:tabs>
          <w:tab w:val="left" w:pos="340"/>
        </w:tabs>
      </w:pPr>
      <w:r w:rsidRPr="00640F58">
        <w:lastRenderedPageBreak/>
        <w:t>the Solar PV Plant is operating under normal operating conditions</w:t>
      </w:r>
      <w:r w:rsidR="004577B2">
        <w:t>,</w:t>
      </w:r>
    </w:p>
    <w:p w14:paraId="3694ABC7" w14:textId="3689AA2A" w:rsidR="00640F58" w:rsidRPr="00640F58" w:rsidRDefault="00640F58" w:rsidP="00640F58">
      <w:pPr>
        <w:pStyle w:val="Bullet10"/>
        <w:tabs>
          <w:tab w:val="left" w:pos="340"/>
        </w:tabs>
      </w:pPr>
      <w:r w:rsidRPr="00640F58">
        <w:t>the irradiance and meteorological measurements are within the acceptable measurement range of the installed sensors</w:t>
      </w:r>
      <w:r w:rsidR="004577B2">
        <w:t>,</w:t>
      </w:r>
    </w:p>
    <w:p w14:paraId="008EB781" w14:textId="64685802" w:rsidR="00640F58" w:rsidRPr="00640F58" w:rsidRDefault="00640F58" w:rsidP="00640F58">
      <w:pPr>
        <w:pStyle w:val="Bullet10"/>
        <w:tabs>
          <w:tab w:val="left" w:pos="340"/>
        </w:tabs>
      </w:pPr>
      <w:r w:rsidRPr="00640F58">
        <w:t>all relevant monitoring systems and meters are functioning correctly and</w:t>
      </w:r>
    </w:p>
    <w:p w14:paraId="7E228AE7" w14:textId="77777777" w:rsidR="00640F58" w:rsidRPr="00640F58" w:rsidRDefault="00640F58" w:rsidP="00640F58">
      <w:pPr>
        <w:pStyle w:val="Bullet10"/>
        <w:tabs>
          <w:tab w:val="left" w:pos="340"/>
        </w:tabs>
      </w:pPr>
      <w:r w:rsidRPr="00640F58">
        <w:t>no operational restrictions, abnormal events, or external curtailment affect plant performance.</w:t>
      </w:r>
    </w:p>
    <w:p w14:paraId="0E37C538" w14:textId="77777777" w:rsidR="00640F58" w:rsidRPr="00640F58" w:rsidRDefault="00640F58" w:rsidP="00640F58">
      <w:pPr>
        <w:rPr>
          <w:rFonts w:cstheme="minorHAnsi"/>
        </w:rPr>
      </w:pPr>
      <w:r w:rsidRPr="00640F58">
        <w:rPr>
          <w:rFonts w:cstheme="minorHAnsi"/>
        </w:rPr>
        <w:t>Data points recorded during equipment failure, grid outages, curtailment, or abnormal plant operation shall be excluded from the test evaluation</w:t>
      </w:r>
    </w:p>
    <w:p w14:paraId="4D375085" w14:textId="285A251E" w:rsidR="0043357B" w:rsidRPr="00E26AAA" w:rsidRDefault="0043357B" w:rsidP="0043357B">
      <w:pPr>
        <w:rPr>
          <w:rFonts w:cstheme="minorHAnsi"/>
        </w:rPr>
      </w:pPr>
      <w:r w:rsidRPr="00E26AAA">
        <w:rPr>
          <w:rFonts w:cstheme="minorHAnsi"/>
        </w:rPr>
        <w:t>.</w:t>
      </w:r>
    </w:p>
    <w:p w14:paraId="5E18E185" w14:textId="421A0A4F" w:rsidR="0043357B" w:rsidRPr="00AC435F" w:rsidRDefault="00266A4F" w:rsidP="0043357B">
      <w:pPr>
        <w:pStyle w:val="AppSubHead"/>
      </w:pPr>
      <w:bookmarkStart w:id="800" w:name="_Toc152576397"/>
      <w:bookmarkStart w:id="801" w:name="_Toc195602530"/>
      <w:bookmarkStart w:id="802" w:name="_Toc223973746"/>
      <w:r w:rsidRPr="00AC435F">
        <w:t xml:space="preserve">Availability During </w:t>
      </w:r>
      <w:r>
        <w:t>t</w:t>
      </w:r>
      <w:r w:rsidRPr="00AC435F">
        <w:t>he Initial Performance Test</w:t>
      </w:r>
      <w:bookmarkEnd w:id="800"/>
      <w:bookmarkEnd w:id="801"/>
      <w:bookmarkEnd w:id="802"/>
    </w:p>
    <w:p w14:paraId="20CC95F8" w14:textId="77777777" w:rsidR="002F6411" w:rsidRPr="002F6411" w:rsidRDefault="002F6411" w:rsidP="002F6411">
      <w:pPr>
        <w:rPr>
          <w:rFonts w:cstheme="minorHAnsi"/>
        </w:rPr>
      </w:pPr>
      <w:r w:rsidRPr="002F6411">
        <w:rPr>
          <w:rFonts w:cstheme="minorHAnsi"/>
        </w:rPr>
        <w:t>During the Performance Test period, the Solar PV Plant shall maintain a minimum operational availability level, as defined in the EPC Contract.</w:t>
      </w:r>
    </w:p>
    <w:p w14:paraId="595C70F3" w14:textId="77777777" w:rsidR="002F6411" w:rsidRPr="002F6411" w:rsidRDefault="002F6411" w:rsidP="002F6411">
      <w:pPr>
        <w:rPr>
          <w:rFonts w:cstheme="minorHAnsi"/>
        </w:rPr>
      </w:pPr>
      <w:r w:rsidRPr="002F6411">
        <w:rPr>
          <w:rFonts w:cstheme="minorHAnsi"/>
        </w:rPr>
        <w:t>Plant availability shall reflect the proportion of time during which the generating units and associated electrical systems are capable of operating and exporting power under available irradiance conditions.</w:t>
      </w:r>
    </w:p>
    <w:p w14:paraId="06F3DBA3" w14:textId="3172EF05" w:rsidR="0043357B" w:rsidRPr="002F6411" w:rsidRDefault="002F6411" w:rsidP="002F6411">
      <w:pPr>
        <w:rPr>
          <w:rFonts w:cstheme="minorHAnsi"/>
        </w:rPr>
      </w:pPr>
      <w:r w:rsidRPr="002F6411">
        <w:rPr>
          <w:rFonts w:cstheme="minorHAnsi"/>
        </w:rPr>
        <w:t>Periods during which equipment is unavailable due to Contractor-related faults may be excluded from the test period or otherwise treated in accordance with the provisions of the EPC Contract</w:t>
      </w:r>
      <w:r w:rsidR="0043357B">
        <w:t>.</w:t>
      </w:r>
    </w:p>
    <w:p w14:paraId="543DA6FF" w14:textId="68D8413F" w:rsidR="0043357B" w:rsidRPr="00AC435F" w:rsidRDefault="00266A4F" w:rsidP="0043357B">
      <w:pPr>
        <w:pStyle w:val="AppSubHead"/>
      </w:pPr>
      <w:bookmarkStart w:id="803" w:name="_Toc152576399"/>
      <w:bookmarkStart w:id="804" w:name="_Toc195602531"/>
      <w:bookmarkStart w:id="805" w:name="_Toc223973747"/>
      <w:r w:rsidRPr="00AC435F">
        <w:t xml:space="preserve">Calculation </w:t>
      </w:r>
      <w:r>
        <w:t xml:space="preserve">of PV </w:t>
      </w:r>
      <w:r w:rsidRPr="00AC435F">
        <w:t>Cell Temperature</w:t>
      </w:r>
      <w:bookmarkEnd w:id="803"/>
      <w:bookmarkEnd w:id="804"/>
      <w:bookmarkEnd w:id="805"/>
    </w:p>
    <w:p w14:paraId="28BF9B71" w14:textId="77777777" w:rsidR="000812F9" w:rsidRDefault="0043357B" w:rsidP="0043357B">
      <w:pPr>
        <w:rPr>
          <w:rFonts w:cstheme="minorHAnsi"/>
        </w:rPr>
      </w:pPr>
      <w:r w:rsidRPr="00C83AD2">
        <w:rPr>
          <w:rFonts w:cstheme="minorHAnsi"/>
        </w:rPr>
        <w:t xml:space="preserve">The PV cell temperature shall be calculated </w:t>
      </w:r>
      <w:r w:rsidR="008D7E70">
        <w:rPr>
          <w:rFonts w:cstheme="minorHAnsi"/>
        </w:rPr>
        <w:t xml:space="preserve">in accordance with </w:t>
      </w:r>
      <w:r w:rsidR="008D7E70" w:rsidRPr="008D7E70">
        <w:rPr>
          <w:rFonts w:cstheme="minorHAnsi"/>
        </w:rPr>
        <w:t>criteria defined in the EPC Contract Schedule</w:t>
      </w:r>
      <w:r w:rsidR="000812F9">
        <w:rPr>
          <w:rFonts w:cstheme="minorHAnsi"/>
        </w:rPr>
        <w:t>.</w:t>
      </w:r>
    </w:p>
    <w:p w14:paraId="04B3A36F" w14:textId="45311EAF" w:rsidR="0043357B" w:rsidRPr="00AC435F" w:rsidRDefault="00266A4F" w:rsidP="0043357B">
      <w:pPr>
        <w:pStyle w:val="AppSubHead"/>
      </w:pPr>
      <w:bookmarkStart w:id="806" w:name="_Toc152576401"/>
      <w:bookmarkStart w:id="807" w:name="_Toc195602532"/>
      <w:bookmarkStart w:id="808" w:name="_Toc223973748"/>
      <w:r w:rsidRPr="00AC435F">
        <w:t xml:space="preserve">Requirements </w:t>
      </w:r>
      <w:r>
        <w:t>f</w:t>
      </w:r>
      <w:r w:rsidRPr="00AC435F">
        <w:t xml:space="preserve">or Successful Completion </w:t>
      </w:r>
      <w:r>
        <w:t>of the</w:t>
      </w:r>
      <w:r w:rsidRPr="00AC435F">
        <w:t xml:space="preserve"> Initial Performance Test</w:t>
      </w:r>
      <w:bookmarkEnd w:id="806"/>
      <w:bookmarkEnd w:id="807"/>
      <w:bookmarkEnd w:id="808"/>
    </w:p>
    <w:p w14:paraId="40D5D694" w14:textId="77777777" w:rsidR="000812F9" w:rsidRDefault="0043357B" w:rsidP="0043357B">
      <w:pPr>
        <w:rPr>
          <w:rFonts w:cstheme="minorHAnsi"/>
        </w:rPr>
      </w:pPr>
      <w:r w:rsidRPr="00C83AD2">
        <w:rPr>
          <w:rFonts w:cstheme="minorHAnsi"/>
        </w:rPr>
        <w:t xml:space="preserve">The Initial Performance Test will be considered as successfully completed if the conditions </w:t>
      </w:r>
      <w:r w:rsidR="000812F9">
        <w:rPr>
          <w:rFonts w:cstheme="minorHAnsi"/>
        </w:rPr>
        <w:t xml:space="preserve">set out in the relevant Schedule of the EPC Contract </w:t>
      </w:r>
      <w:r w:rsidRPr="00C83AD2">
        <w:rPr>
          <w:rFonts w:cstheme="minorHAnsi"/>
        </w:rPr>
        <w:t>are met</w:t>
      </w:r>
      <w:r w:rsidR="000812F9">
        <w:rPr>
          <w:rFonts w:cstheme="minorHAnsi"/>
        </w:rPr>
        <w:t>.</w:t>
      </w:r>
    </w:p>
    <w:p w14:paraId="382A8D98" w14:textId="390CE6CE" w:rsidR="0043357B" w:rsidRPr="00AC435F" w:rsidRDefault="00266A4F" w:rsidP="0043357B">
      <w:pPr>
        <w:pStyle w:val="AppSubHead"/>
      </w:pPr>
      <w:bookmarkStart w:id="809" w:name="_Toc152576402"/>
      <w:bookmarkStart w:id="810" w:name="_Toc195602533"/>
      <w:bookmarkStart w:id="811" w:name="_Toc223973749"/>
      <w:r w:rsidRPr="00AC435F">
        <w:t>Initial Performance Test Report</w:t>
      </w:r>
      <w:bookmarkEnd w:id="809"/>
      <w:bookmarkEnd w:id="810"/>
      <w:bookmarkEnd w:id="811"/>
    </w:p>
    <w:p w14:paraId="5386D7BC" w14:textId="77777777" w:rsidR="0043357B" w:rsidRPr="00C83AD2" w:rsidRDefault="0043357B" w:rsidP="0043357B">
      <w:pPr>
        <w:rPr>
          <w:rFonts w:cstheme="minorHAnsi"/>
        </w:rPr>
      </w:pPr>
      <w:r w:rsidRPr="00C83AD2">
        <w:rPr>
          <w:rFonts w:cstheme="minorHAnsi"/>
        </w:rPr>
        <w:t>A test report shall be prepared and submitted to the Employer summarising the methodology, procedure, details and results of the test.</w:t>
      </w:r>
    </w:p>
    <w:p w14:paraId="770F2721" w14:textId="77777777" w:rsidR="0043357B" w:rsidRPr="00C83AD2" w:rsidRDefault="0043357B" w:rsidP="0043357B">
      <w:pPr>
        <w:rPr>
          <w:rFonts w:cstheme="minorHAnsi"/>
        </w:rPr>
      </w:pPr>
      <w:r w:rsidRPr="00C83AD2">
        <w:rPr>
          <w:rFonts w:cstheme="minorHAnsi"/>
        </w:rPr>
        <w:t>Processed data shall be prepared in an Excel spreadsheet with the following columns:</w:t>
      </w:r>
    </w:p>
    <w:p w14:paraId="1B5D030B" w14:textId="77777777" w:rsidR="0043357B" w:rsidRPr="00AC435F" w:rsidRDefault="0043357B" w:rsidP="0043357B">
      <w:pPr>
        <w:pStyle w:val="Bullet10"/>
      </w:pPr>
      <w:r>
        <w:t>Date and time;</w:t>
      </w:r>
    </w:p>
    <w:p w14:paraId="5A4A7FC2" w14:textId="77777777" w:rsidR="0043357B" w:rsidRPr="00AC435F" w:rsidRDefault="0043357B" w:rsidP="0043357B">
      <w:pPr>
        <w:pStyle w:val="Bullet10"/>
      </w:pPr>
      <w:r>
        <w:t>Global inclined irradiance measured for each GII pyranometer;</w:t>
      </w:r>
    </w:p>
    <w:p w14:paraId="7714093E" w14:textId="77777777" w:rsidR="0043357B" w:rsidRPr="00AC435F" w:rsidRDefault="0043357B" w:rsidP="0043357B">
      <w:pPr>
        <w:pStyle w:val="Bullet10"/>
      </w:pPr>
      <w:r>
        <w:t>Global inclined irradiance calculated mean value;</w:t>
      </w:r>
    </w:p>
    <w:p w14:paraId="56B39292" w14:textId="77777777" w:rsidR="0043357B" w:rsidRPr="00AC435F" w:rsidRDefault="0043357B" w:rsidP="0043357B">
      <w:pPr>
        <w:pStyle w:val="Bullet10"/>
      </w:pPr>
      <w:r>
        <w:t>Ambient temperature measured for each ambient temperature sensor;</w:t>
      </w:r>
    </w:p>
    <w:p w14:paraId="420ADF67" w14:textId="77777777" w:rsidR="0043357B" w:rsidRPr="00AC435F" w:rsidRDefault="0043357B" w:rsidP="0043357B">
      <w:pPr>
        <w:pStyle w:val="Bullet10"/>
      </w:pPr>
      <w:r>
        <w:t>Ambient temperature calculated mean value;</w:t>
      </w:r>
    </w:p>
    <w:p w14:paraId="36294FA1" w14:textId="77777777" w:rsidR="0043357B" w:rsidRPr="00AC435F" w:rsidRDefault="0043357B" w:rsidP="0043357B">
      <w:pPr>
        <w:pStyle w:val="Bullet10"/>
      </w:pPr>
      <w:r>
        <w:t>PV cell temperature calculated with the thermal model;</w:t>
      </w:r>
    </w:p>
    <w:p w14:paraId="69E0ABD4" w14:textId="77777777" w:rsidR="0043357B" w:rsidRPr="00AC435F" w:rsidRDefault="0043357B" w:rsidP="0043357B">
      <w:pPr>
        <w:pStyle w:val="Bullet10"/>
      </w:pPr>
      <w:r>
        <w:t>Measured energy production measured at the revenue energy meter (meter output);</w:t>
      </w:r>
    </w:p>
    <w:p w14:paraId="6B2CC3C6" w14:textId="77777777" w:rsidR="0043357B" w:rsidRPr="00AC435F" w:rsidRDefault="0043357B" w:rsidP="0043357B">
      <w:pPr>
        <w:pStyle w:val="Bullet10"/>
      </w:pPr>
      <w:r>
        <w:t>Performance Ratio (calculated);</w:t>
      </w:r>
    </w:p>
    <w:p w14:paraId="2F5F6204" w14:textId="77777777" w:rsidR="0043357B" w:rsidRPr="00AC435F" w:rsidRDefault="0043357B" w:rsidP="0043357B">
      <w:pPr>
        <w:pStyle w:val="Bullet10"/>
      </w:pPr>
      <w:r>
        <w:t xml:space="preserve">Each string combiner box power; </w:t>
      </w:r>
    </w:p>
    <w:p w14:paraId="793FFA42" w14:textId="77777777" w:rsidR="0043357B" w:rsidRPr="00AC435F" w:rsidRDefault="0043357B" w:rsidP="0043357B">
      <w:pPr>
        <w:pStyle w:val="Bullet10"/>
      </w:pPr>
      <w:r>
        <w:t>Total inverter power; and</w:t>
      </w:r>
    </w:p>
    <w:p w14:paraId="2670A8C5" w14:textId="77777777" w:rsidR="0043357B" w:rsidRPr="00AC435F" w:rsidRDefault="0043357B" w:rsidP="0043357B">
      <w:pPr>
        <w:pStyle w:val="Bullet10"/>
      </w:pPr>
      <w:r>
        <w:t>AV (calculated).</w:t>
      </w:r>
    </w:p>
    <w:p w14:paraId="4B074B88" w14:textId="77777777" w:rsidR="0043357B" w:rsidRPr="00C83AD2" w:rsidRDefault="0043357B" w:rsidP="0043357B">
      <w:pPr>
        <w:rPr>
          <w:rFonts w:cstheme="minorHAnsi"/>
        </w:rPr>
      </w:pPr>
      <w:r w:rsidRPr="00C83AD2">
        <w:rPr>
          <w:rFonts w:cstheme="minorHAnsi"/>
        </w:rPr>
        <w:lastRenderedPageBreak/>
        <w:t xml:space="preserve">Each day of the test will be represented with a summary of data over the course of the day. An additional summary will combine data over the whole Test Period. The spreadsheet will be readable by the Employer for the purposes of auditing. </w:t>
      </w:r>
    </w:p>
    <w:p w14:paraId="71E9828F" w14:textId="337BD3A9" w:rsidR="0043357B" w:rsidRPr="00AC435F" w:rsidRDefault="00266A4F" w:rsidP="0043357B">
      <w:pPr>
        <w:pStyle w:val="AppHead"/>
      </w:pPr>
      <w:bookmarkStart w:id="812" w:name="_Toc152576403"/>
      <w:bookmarkStart w:id="813" w:name="_Toc195602534"/>
      <w:bookmarkStart w:id="814" w:name="_Toc223973750"/>
      <w:r>
        <w:t xml:space="preserve">Interim </w:t>
      </w:r>
      <w:r w:rsidR="003B773C">
        <w:t>a</w:t>
      </w:r>
      <w:r>
        <w:t>nd Final Performance Tests</w:t>
      </w:r>
      <w:bookmarkEnd w:id="812"/>
      <w:bookmarkEnd w:id="813"/>
      <w:bookmarkEnd w:id="814"/>
    </w:p>
    <w:p w14:paraId="2642A635" w14:textId="2CEDE299" w:rsidR="0043357B" w:rsidRPr="00AC435F" w:rsidRDefault="003B773C" w:rsidP="0043357B">
      <w:pPr>
        <w:pStyle w:val="AppSubHead"/>
      </w:pPr>
      <w:bookmarkStart w:id="815" w:name="_Toc152576404"/>
      <w:bookmarkStart w:id="816" w:name="_Toc195602535"/>
      <w:bookmarkStart w:id="817" w:name="_Toc223973751"/>
      <w:r w:rsidRPr="00AC435F">
        <w:t>Purpose</w:t>
      </w:r>
      <w:bookmarkEnd w:id="815"/>
      <w:bookmarkEnd w:id="816"/>
      <w:bookmarkEnd w:id="817"/>
    </w:p>
    <w:p w14:paraId="65EEF546" w14:textId="77777777" w:rsidR="0043357B" w:rsidRPr="00C83AD2" w:rsidRDefault="0043357B" w:rsidP="0043357B">
      <w:pPr>
        <w:rPr>
          <w:rFonts w:cstheme="minorHAnsi"/>
        </w:rPr>
      </w:pPr>
      <w:r w:rsidRPr="00C83AD2">
        <w:rPr>
          <w:rFonts w:cstheme="minorHAnsi"/>
        </w:rPr>
        <w:t xml:space="preserve">The purpose of the Interim Performance Test and Final Performance Test is to quantify the performance of the PV plant relative to its Performance Guarantees over the first and second operating years, respectively. </w:t>
      </w:r>
    </w:p>
    <w:p w14:paraId="1B447D36" w14:textId="64DC145F" w:rsidR="0043357B" w:rsidRPr="00AC435F" w:rsidRDefault="003B773C" w:rsidP="0043357B">
      <w:pPr>
        <w:pStyle w:val="AppSubHead"/>
      </w:pPr>
      <w:bookmarkStart w:id="818" w:name="_Toc152576405"/>
      <w:bookmarkStart w:id="819" w:name="_Toc195602536"/>
      <w:bookmarkStart w:id="820" w:name="_Toc223973752"/>
      <w:r w:rsidRPr="00AC435F">
        <w:t>Guarantee Values</w:t>
      </w:r>
      <w:bookmarkEnd w:id="818"/>
      <w:bookmarkEnd w:id="819"/>
      <w:bookmarkEnd w:id="820"/>
      <w:r w:rsidRPr="00AC435F">
        <w:t xml:space="preserve"> </w:t>
      </w:r>
    </w:p>
    <w:p w14:paraId="2D8440FB" w14:textId="731F803A" w:rsidR="0043357B" w:rsidRPr="00C83AD2" w:rsidRDefault="0043357B" w:rsidP="0043357B">
      <w:pPr>
        <w:rPr>
          <w:rFonts w:cstheme="minorHAnsi"/>
        </w:rPr>
      </w:pPr>
      <w:r w:rsidRPr="00C83AD2">
        <w:rPr>
          <w:rFonts w:cstheme="minorHAnsi"/>
        </w:rPr>
        <w:t xml:space="preserve">The Guaranteed Performance Ratio for the Interim Performance Test and Final Performance Test </w:t>
      </w:r>
      <m:oMath>
        <m:sSub>
          <m:sSubPr>
            <m:ctrlPr>
              <w:rPr>
                <w:rFonts w:ascii="Cambria Math" w:hAnsi="Cambria Math" w:cstheme="minorHAnsi"/>
                <w:i/>
              </w:rPr>
            </m:ctrlPr>
          </m:sSubPr>
          <m:e>
            <m:r>
              <w:rPr>
                <w:rFonts w:ascii="Cambria Math" w:hAnsi="Cambria Math" w:cstheme="minorHAnsi"/>
              </w:rPr>
              <m:t>(PR</m:t>
            </m:r>
          </m:e>
          <m:sub>
            <m:r>
              <w:rPr>
                <w:rFonts w:ascii="Cambria Math" w:hAnsi="Cambria Math" w:cstheme="minorHAnsi"/>
              </w:rPr>
              <m:t>Interim</m:t>
            </m:r>
          </m:sub>
        </m:sSub>
        <m:r>
          <w:rPr>
            <w:rFonts w:ascii="Cambria Math" w:hAnsi="Cambria Math" w:cstheme="minorHAnsi"/>
          </w:rPr>
          <m:t xml:space="preserve"> and </m:t>
        </m:r>
        <m:sSub>
          <m:sSubPr>
            <m:ctrlPr>
              <w:rPr>
                <w:rFonts w:ascii="Cambria Math" w:hAnsi="Cambria Math" w:cstheme="minorHAnsi"/>
                <w:i/>
              </w:rPr>
            </m:ctrlPr>
          </m:sSubPr>
          <m:e>
            <m:r>
              <w:rPr>
                <w:rFonts w:ascii="Cambria Math" w:hAnsi="Cambria Math" w:cstheme="minorHAnsi"/>
              </w:rPr>
              <m:t>PR</m:t>
            </m:r>
          </m:e>
          <m:sub>
            <m:r>
              <w:rPr>
                <w:rFonts w:ascii="Cambria Math" w:hAnsi="Cambria Math" w:cstheme="minorHAnsi"/>
              </w:rPr>
              <m:t>Final</m:t>
            </m:r>
          </m:sub>
        </m:sSub>
        <m:r>
          <w:rPr>
            <w:rFonts w:ascii="Cambria Math" w:hAnsi="Cambria Math" w:cstheme="minorHAnsi"/>
          </w:rPr>
          <m:t xml:space="preserve">) </m:t>
        </m:r>
      </m:oMath>
      <w:r w:rsidRPr="00C472DE">
        <w:rPr>
          <w:rFonts w:cstheme="minorHAnsi"/>
        </w:rPr>
        <w:t xml:space="preserve">are </w:t>
      </w:r>
      <w:r w:rsidRPr="00237100">
        <w:rPr>
          <w:rFonts w:cstheme="minorHAnsi"/>
        </w:rPr>
        <w:t xml:space="preserve">provided in Section </w:t>
      </w:r>
      <w:r w:rsidRPr="00237100">
        <w:rPr>
          <w:rFonts w:cstheme="minorHAnsi"/>
        </w:rPr>
        <w:fldChar w:fldCharType="begin"/>
      </w:r>
      <w:r w:rsidRPr="00237100">
        <w:instrText xml:space="preserve"> REF _Ref71729686 \r \h  \* MERGEFORMAT </w:instrText>
      </w:r>
      <w:r w:rsidRPr="00237100">
        <w:rPr>
          <w:rFonts w:cstheme="minorHAnsi"/>
        </w:rPr>
      </w:r>
      <w:r w:rsidRPr="00237100">
        <w:rPr>
          <w:rFonts w:cstheme="minorHAnsi"/>
        </w:rPr>
        <w:fldChar w:fldCharType="separate"/>
      </w:r>
      <w:r w:rsidR="00BF1536" w:rsidRPr="00BF1536">
        <w:rPr>
          <w:rFonts w:cstheme="minorHAnsi"/>
        </w:rPr>
        <w:t>1.3</w:t>
      </w:r>
      <w:r w:rsidRPr="00237100">
        <w:rPr>
          <w:rFonts w:cstheme="minorHAnsi"/>
        </w:rPr>
        <w:fldChar w:fldCharType="end"/>
      </w:r>
      <w:r w:rsidRPr="00237100">
        <w:rPr>
          <w:rFonts w:cstheme="minorHAnsi"/>
        </w:rPr>
        <w:t>.</w:t>
      </w:r>
    </w:p>
    <w:p w14:paraId="45BDB826" w14:textId="1A3FD1EB" w:rsidR="0043357B" w:rsidRPr="00AC435F" w:rsidRDefault="003B773C" w:rsidP="0043357B">
      <w:pPr>
        <w:pStyle w:val="AppSubHead"/>
      </w:pPr>
      <w:bookmarkStart w:id="821" w:name="_Toc152576406"/>
      <w:bookmarkStart w:id="822" w:name="_Toc195602537"/>
      <w:bookmarkStart w:id="823" w:name="_Toc223973753"/>
      <w:r w:rsidRPr="00AC435F">
        <w:t xml:space="preserve">Test Duration </w:t>
      </w:r>
      <w:r>
        <w:t>a</w:t>
      </w:r>
      <w:r w:rsidRPr="00AC435F">
        <w:t>nd Conditions</w:t>
      </w:r>
      <w:bookmarkEnd w:id="821"/>
      <w:bookmarkEnd w:id="822"/>
      <w:bookmarkEnd w:id="823"/>
    </w:p>
    <w:p w14:paraId="1A4E50EA" w14:textId="77777777" w:rsidR="0043357B" w:rsidRPr="00C83AD2" w:rsidRDefault="0043357B" w:rsidP="0043357B">
      <w:pPr>
        <w:rPr>
          <w:rFonts w:cstheme="minorHAnsi"/>
        </w:rPr>
      </w:pPr>
      <w:r w:rsidRPr="00C83AD2">
        <w:rPr>
          <w:rFonts w:cstheme="minorHAnsi"/>
        </w:rPr>
        <w:t>The commencing and finalisation of the Interim Performance Test and Final Performance Test shall be agreed by the Parties to the test, in compliance with the Contract.</w:t>
      </w:r>
    </w:p>
    <w:p w14:paraId="4982E2F2" w14:textId="77777777" w:rsidR="0043357B" w:rsidRPr="00C83AD2" w:rsidRDefault="0043357B" w:rsidP="0043357B">
      <w:pPr>
        <w:rPr>
          <w:rFonts w:cstheme="minorHAnsi"/>
        </w:rPr>
      </w:pPr>
      <w:r w:rsidRPr="00C83AD2">
        <w:rPr>
          <w:rFonts w:cstheme="minorHAnsi"/>
        </w:rPr>
        <w:t xml:space="preserve">The duration of the Interim Performance Test shall be the 12-month period from the date of Completion as stated on the Completion Certificate. </w:t>
      </w:r>
    </w:p>
    <w:p w14:paraId="3D4931C2" w14:textId="77777777" w:rsidR="0043357B" w:rsidRPr="00C83AD2" w:rsidRDefault="0043357B" w:rsidP="0043357B">
      <w:pPr>
        <w:rPr>
          <w:rFonts w:cstheme="minorHAnsi"/>
        </w:rPr>
      </w:pPr>
      <w:r w:rsidRPr="00C83AD2">
        <w:rPr>
          <w:rFonts w:cstheme="minorHAnsi"/>
        </w:rPr>
        <w:t>The duration of the Final Performance Test shall be the 12-month period from the Date of Interim Completion as stated on the Certificate of Interim Completion.</w:t>
      </w:r>
    </w:p>
    <w:p w14:paraId="3C06C322" w14:textId="77777777" w:rsidR="0043357B" w:rsidRPr="00C83AD2" w:rsidRDefault="0043357B" w:rsidP="0043357B">
      <w:pPr>
        <w:rPr>
          <w:rFonts w:cstheme="minorHAnsi"/>
        </w:rPr>
      </w:pPr>
      <w:r w:rsidRPr="00C83AD2">
        <w:rPr>
          <w:rFonts w:cstheme="minorHAnsi"/>
        </w:rPr>
        <w:t>The Contractor shall perform the Interim Performance Test and Final Performance Test for the entire PV plant.</w:t>
      </w:r>
    </w:p>
    <w:p w14:paraId="6A78B927" w14:textId="77777777" w:rsidR="0043357B" w:rsidRPr="00721D7B" w:rsidRDefault="0043357B" w:rsidP="0043357B">
      <w:pPr>
        <w:rPr>
          <w:rFonts w:cstheme="minorHAnsi"/>
        </w:rPr>
      </w:pPr>
      <w:r w:rsidRPr="00C83AD2">
        <w:rPr>
          <w:rFonts w:cstheme="minorHAnsi"/>
        </w:rPr>
        <w:t xml:space="preserve">For the purposes of the calculation of </w:t>
      </w:r>
      <m:oMath>
        <m:sSub>
          <m:sSubPr>
            <m:ctrlPr>
              <w:rPr>
                <w:rFonts w:ascii="Cambria Math" w:hAnsi="Cambria Math" w:cstheme="minorHAnsi"/>
                <w:i/>
              </w:rPr>
            </m:ctrlPr>
          </m:sSubPr>
          <m:e>
            <m:r>
              <w:rPr>
                <w:rFonts w:ascii="Cambria Math" w:hAnsi="Cambria Math" w:cstheme="minorHAnsi"/>
              </w:rPr>
              <m:t>PR</m:t>
            </m:r>
          </m:e>
          <m:sub>
            <m:r>
              <w:rPr>
                <w:rFonts w:ascii="Cambria Math" w:hAnsi="Cambria Math" w:cstheme="minorHAnsi"/>
              </w:rPr>
              <m:t>Interim</m:t>
            </m:r>
          </m:sub>
        </m:sSub>
        <m:r>
          <w:rPr>
            <w:rFonts w:ascii="Cambria Math" w:hAnsi="Cambria Math" w:cstheme="minorHAnsi"/>
          </w:rPr>
          <m:t xml:space="preserve"> </m:t>
        </m:r>
      </m:oMath>
      <w:r w:rsidRPr="00721D7B">
        <w:rPr>
          <w:rFonts w:cstheme="minorHAnsi"/>
        </w:rPr>
        <w:t xml:space="preserve">and </w:t>
      </w:r>
      <m:oMath>
        <m:sSub>
          <m:sSubPr>
            <m:ctrlPr>
              <w:rPr>
                <w:rFonts w:ascii="Cambria Math" w:hAnsi="Cambria Math" w:cstheme="minorHAnsi"/>
                <w:i/>
              </w:rPr>
            </m:ctrlPr>
          </m:sSubPr>
          <m:e>
            <m:r>
              <w:rPr>
                <w:rFonts w:ascii="Cambria Math" w:hAnsi="Cambria Math" w:cstheme="minorHAnsi"/>
              </w:rPr>
              <m:t>PR</m:t>
            </m:r>
          </m:e>
          <m:sub>
            <m:r>
              <w:rPr>
                <w:rFonts w:ascii="Cambria Math" w:hAnsi="Cambria Math" w:cstheme="minorHAnsi"/>
              </w:rPr>
              <m:t>Final</m:t>
            </m:r>
          </m:sub>
        </m:sSub>
      </m:oMath>
      <w:r w:rsidRPr="00721D7B">
        <w:rPr>
          <w:rFonts w:cstheme="minorHAnsi"/>
        </w:rPr>
        <w:t xml:space="preserve"> and PV plant availabilities, measured data shall be restricted to periods where the measured global inclined irradiance is ≥ 50 W/m</w:t>
      </w:r>
      <w:r w:rsidRPr="00721D7B">
        <w:rPr>
          <w:rFonts w:cstheme="minorHAnsi"/>
          <w:vertAlign w:val="superscript"/>
        </w:rPr>
        <w:t>2</w:t>
      </w:r>
      <w:r w:rsidRPr="00721D7B">
        <w:rPr>
          <w:rFonts w:cstheme="minorHAnsi"/>
        </w:rPr>
        <w:t>.</w:t>
      </w:r>
    </w:p>
    <w:p w14:paraId="34640A26" w14:textId="3727DDBD" w:rsidR="0043357B" w:rsidRPr="00AC435F" w:rsidRDefault="003B773C" w:rsidP="0043357B">
      <w:pPr>
        <w:pStyle w:val="AppSubHead"/>
      </w:pPr>
      <w:bookmarkStart w:id="824" w:name="_Toc152576407"/>
      <w:bookmarkStart w:id="825" w:name="_Toc195602538"/>
      <w:bookmarkStart w:id="826" w:name="_Toc223973754"/>
      <w:r w:rsidRPr="00AC435F">
        <w:t>Eligible Data Points</w:t>
      </w:r>
      <w:bookmarkEnd w:id="824"/>
      <w:bookmarkEnd w:id="825"/>
      <w:bookmarkEnd w:id="826"/>
      <w:r w:rsidRPr="00AC435F">
        <w:t xml:space="preserve"> </w:t>
      </w:r>
    </w:p>
    <w:p w14:paraId="4DC60521" w14:textId="5D370C5D" w:rsidR="0043357B" w:rsidRPr="00AC435F" w:rsidRDefault="00994526" w:rsidP="00994526">
      <w:pPr>
        <w:pStyle w:val="Bullet10"/>
        <w:numPr>
          <w:ilvl w:val="0"/>
          <w:numId w:val="0"/>
        </w:numPr>
      </w:pPr>
      <w:r w:rsidRPr="00994526">
        <w:rPr>
          <w:rFonts w:eastAsiaTheme="minorHAnsi" w:cstheme="minorHAnsi"/>
        </w:rPr>
        <w:t>Only data points that meet the validity criteria defined in the EPC Contract Schedule shall be considered eligible for the Performance Test evaluation</w:t>
      </w:r>
      <w:r w:rsidR="0043357B">
        <w:t>.</w:t>
      </w:r>
    </w:p>
    <w:p w14:paraId="40BFB0E9" w14:textId="77777777" w:rsidR="0043357B" w:rsidRPr="00721D7B" w:rsidRDefault="0043357B" w:rsidP="0043357B">
      <w:pPr>
        <w:rPr>
          <w:rFonts w:cstheme="minorHAnsi"/>
        </w:rPr>
      </w:pPr>
      <w:r w:rsidRPr="00C0363D">
        <w:rPr>
          <w:rFonts w:cstheme="minorHAnsi"/>
        </w:rPr>
        <w:t>For</w:t>
      </w:r>
      <w:r w:rsidRPr="00721D7B">
        <w:rPr>
          <w:rFonts w:cstheme="minorHAnsi"/>
        </w:rPr>
        <w:t xml:space="preserve"> calculating the Performance Ratio for the Interim Performance Test and the Final Performance Test, all the periods of partial or total unavailability of the Facility shall be discarded from the calculation.</w:t>
      </w:r>
    </w:p>
    <w:p w14:paraId="14F2A008" w14:textId="77777777" w:rsidR="0043357B" w:rsidRPr="00721D7B" w:rsidRDefault="0043357B" w:rsidP="0043357B">
      <w:pPr>
        <w:rPr>
          <w:rFonts w:cstheme="minorHAnsi"/>
        </w:rPr>
      </w:pPr>
      <w:r w:rsidRPr="00721D7B">
        <w:rPr>
          <w:rFonts w:cstheme="minorHAnsi"/>
        </w:rPr>
        <w:t>For sake of clarity, the Guaranteed Performance Ratio for the Interim Performance Test and the Final Performance Test shall not in any way be adjusted to account for tolerances, measurement errors or availability of the Facility or its systems.</w:t>
      </w:r>
    </w:p>
    <w:p w14:paraId="3AF20E06" w14:textId="63E9D40E" w:rsidR="0043357B" w:rsidRPr="00AC435F" w:rsidRDefault="00507211" w:rsidP="0043357B">
      <w:pPr>
        <w:pStyle w:val="AppSubHead"/>
      </w:pPr>
      <w:bookmarkStart w:id="827" w:name="_Toc152576408"/>
      <w:bookmarkStart w:id="828" w:name="_Toc195602539"/>
      <w:bookmarkStart w:id="829" w:name="_Toc223973755"/>
      <w:r w:rsidRPr="00AC435F">
        <w:lastRenderedPageBreak/>
        <w:t>Availability Test</w:t>
      </w:r>
      <w:bookmarkEnd w:id="827"/>
      <w:bookmarkEnd w:id="828"/>
      <w:bookmarkEnd w:id="829"/>
    </w:p>
    <w:p w14:paraId="6E6E0712" w14:textId="68741FEC" w:rsidR="0043357B" w:rsidRPr="00721D7B" w:rsidRDefault="0043357B" w:rsidP="0043357B">
      <w:pPr>
        <w:rPr>
          <w:rFonts w:cstheme="minorHAnsi"/>
        </w:rPr>
      </w:pPr>
      <w:r w:rsidRPr="00721D7B">
        <w:rPr>
          <w:rFonts w:cstheme="minorHAnsi"/>
        </w:rPr>
        <w:t xml:space="preserve">During each year of the Interim Performance Test and Final Performance Test, the availability of the PV plant (AV) shall be equal to, or higher than, the Guaranteed Availability as dealt with under the </w:t>
      </w:r>
      <w:r w:rsidR="00025D51">
        <w:rPr>
          <w:rFonts w:cstheme="minorHAnsi"/>
        </w:rPr>
        <w:t>EPC</w:t>
      </w:r>
      <w:r w:rsidRPr="00721D7B">
        <w:rPr>
          <w:rFonts w:cstheme="minorHAnsi"/>
        </w:rPr>
        <w:t xml:space="preserve"> Contract.</w:t>
      </w:r>
    </w:p>
    <w:p w14:paraId="0E122ACA" w14:textId="65B47485" w:rsidR="0043357B" w:rsidRPr="00AC435F" w:rsidRDefault="00507211" w:rsidP="0043357B">
      <w:pPr>
        <w:pStyle w:val="AppSubHead"/>
      </w:pPr>
      <w:bookmarkStart w:id="830" w:name="_Toc152576409"/>
      <w:bookmarkStart w:id="831" w:name="_Toc195602540"/>
      <w:bookmarkStart w:id="832" w:name="_Toc223973756"/>
      <w:r w:rsidRPr="00AC435F">
        <w:t xml:space="preserve">Interim </w:t>
      </w:r>
      <w:r>
        <w:t>a</w:t>
      </w:r>
      <w:r w:rsidRPr="00AC435F">
        <w:t>nd Final Performance Test P</w:t>
      </w:r>
      <w:r>
        <w:t>R</w:t>
      </w:r>
      <w:r w:rsidRPr="00AC435F">
        <w:t xml:space="preserve"> Calculation Methodology</w:t>
      </w:r>
      <w:bookmarkEnd w:id="830"/>
      <w:bookmarkEnd w:id="831"/>
      <w:bookmarkEnd w:id="832"/>
    </w:p>
    <w:p w14:paraId="6A003490" w14:textId="048D6C7D" w:rsidR="0043357B" w:rsidRPr="00721D7B" w:rsidRDefault="00B16ECA" w:rsidP="0043357B">
      <w:pPr>
        <w:rPr>
          <w:rFonts w:cstheme="minorHAnsi"/>
        </w:rPr>
      </w:pPr>
      <w:r w:rsidRPr="00B16ECA">
        <w:rPr>
          <w:rFonts w:cstheme="minorHAnsi"/>
        </w:rPr>
        <w:t>The Interim Performance Test and Final Performance Test Performance Ratio (PR) calculations shall be carried out in accordance with the methodology defined in the relevant Schedule of the EPC Contract</w:t>
      </w:r>
      <w:r>
        <w:rPr>
          <w:rFonts w:cstheme="minorHAnsi"/>
        </w:rPr>
        <w:t>.</w:t>
      </w:r>
    </w:p>
    <w:p w14:paraId="0AD345D4" w14:textId="12DE0F78" w:rsidR="0043357B" w:rsidRPr="00AC435F" w:rsidRDefault="00507211" w:rsidP="0043357B">
      <w:pPr>
        <w:pStyle w:val="AppSubHead"/>
      </w:pPr>
      <w:bookmarkStart w:id="833" w:name="_Toc152576410"/>
      <w:bookmarkStart w:id="834" w:name="_Toc195602541"/>
      <w:bookmarkStart w:id="835" w:name="_Toc223973757"/>
      <w:r w:rsidRPr="00AC435F">
        <w:t xml:space="preserve">Requirements </w:t>
      </w:r>
      <w:r>
        <w:t>f</w:t>
      </w:r>
      <w:r w:rsidRPr="00AC435F">
        <w:t xml:space="preserve">or Successful Completion </w:t>
      </w:r>
      <w:r>
        <w:t>o</w:t>
      </w:r>
      <w:r w:rsidRPr="00AC435F">
        <w:t xml:space="preserve">f </w:t>
      </w:r>
      <w:r>
        <w:t>t</w:t>
      </w:r>
      <w:r w:rsidRPr="00AC435F">
        <w:t>he Initial Performance Test</w:t>
      </w:r>
      <w:bookmarkEnd w:id="833"/>
      <w:bookmarkEnd w:id="834"/>
      <w:bookmarkEnd w:id="835"/>
    </w:p>
    <w:p w14:paraId="662A994D" w14:textId="342A6D50" w:rsidR="0043357B" w:rsidRPr="00854C68" w:rsidRDefault="0043357B" w:rsidP="0043357B">
      <w:pPr>
        <w:rPr>
          <w:rFonts w:cstheme="minorHAnsi"/>
        </w:rPr>
      </w:pPr>
      <w:r w:rsidRPr="00854C68">
        <w:rPr>
          <w:rFonts w:cstheme="minorHAnsi"/>
        </w:rPr>
        <w:t>The Interim Performance Test and Final Performance Test will be considered as successfully completed if the conditions</w:t>
      </w:r>
      <w:r w:rsidR="00ED03CD">
        <w:rPr>
          <w:rFonts w:cstheme="minorHAnsi"/>
        </w:rPr>
        <w:t xml:space="preserve"> set in the EPC Contract</w:t>
      </w:r>
      <w:r w:rsidRPr="00854C68">
        <w:rPr>
          <w:rFonts w:cstheme="minorHAnsi"/>
        </w:rPr>
        <w:t xml:space="preserve"> are </w:t>
      </w:r>
      <w:r w:rsidRPr="00FB722C" w:rsidDel="00FB722C">
        <w:rPr>
          <w:rFonts w:cstheme="minorHAnsi"/>
        </w:rPr>
        <w:t>met</w:t>
      </w:r>
      <w:r w:rsidRPr="00FB722C">
        <w:rPr>
          <w:rFonts w:cstheme="minorHAnsi"/>
        </w:rPr>
        <w:t>.</w:t>
      </w:r>
    </w:p>
    <w:p w14:paraId="57E281FC" w14:textId="47C7A9DF" w:rsidR="0043357B" w:rsidRPr="00AC435F" w:rsidRDefault="00507211" w:rsidP="0043357B">
      <w:pPr>
        <w:pStyle w:val="AppSubHead"/>
      </w:pPr>
      <w:bookmarkStart w:id="836" w:name="_Toc152576411"/>
      <w:bookmarkStart w:id="837" w:name="_Toc195602542"/>
      <w:bookmarkStart w:id="838" w:name="_Toc223973758"/>
      <w:r w:rsidRPr="00AC435F">
        <w:t xml:space="preserve">Interim </w:t>
      </w:r>
      <w:r>
        <w:t>a</w:t>
      </w:r>
      <w:r w:rsidRPr="00AC435F">
        <w:t>nd Final Performance Test Reports</w:t>
      </w:r>
      <w:bookmarkEnd w:id="836"/>
      <w:bookmarkEnd w:id="837"/>
      <w:bookmarkEnd w:id="838"/>
    </w:p>
    <w:p w14:paraId="27A19630" w14:textId="77777777" w:rsidR="0043357B" w:rsidRPr="00854C68" w:rsidRDefault="0043357B" w:rsidP="0043357B">
      <w:pPr>
        <w:rPr>
          <w:rFonts w:cstheme="minorHAnsi"/>
        </w:rPr>
      </w:pPr>
      <w:r w:rsidRPr="00854C68">
        <w:rPr>
          <w:rFonts w:cstheme="minorHAnsi"/>
        </w:rPr>
        <w:t>A test report shall be prepared and submitted to the Employer summarising the methodology, procedure, details and results of the test.</w:t>
      </w:r>
    </w:p>
    <w:p w14:paraId="7D0B69A7" w14:textId="77777777" w:rsidR="0043357B" w:rsidRPr="00854C68" w:rsidRDefault="0043357B" w:rsidP="0043357B">
      <w:pPr>
        <w:rPr>
          <w:rFonts w:cstheme="minorHAnsi"/>
        </w:rPr>
      </w:pPr>
      <w:r w:rsidRPr="00854C68">
        <w:rPr>
          <w:rFonts w:cstheme="minorHAnsi"/>
        </w:rPr>
        <w:t>For each of Interim Performance Test and Final Performance Test, processed data shall be prepared in an Excel spreadsheet of 4 readings per hour (15-min reporting period) with the following columns:</w:t>
      </w:r>
    </w:p>
    <w:p w14:paraId="39E1310B" w14:textId="77777777" w:rsidR="0043357B" w:rsidRPr="00AC435F" w:rsidRDefault="0043357B" w:rsidP="0043357B">
      <w:pPr>
        <w:pStyle w:val="Bullet10"/>
      </w:pPr>
      <w:r>
        <w:t>Date and time;</w:t>
      </w:r>
    </w:p>
    <w:p w14:paraId="0F2332C3" w14:textId="77777777" w:rsidR="0043357B" w:rsidRPr="00AC435F" w:rsidRDefault="0043357B" w:rsidP="0043357B">
      <w:pPr>
        <w:pStyle w:val="Bullet10"/>
      </w:pPr>
      <w:r>
        <w:t>Global inclined irradiance measured for each GII pyranometer;</w:t>
      </w:r>
    </w:p>
    <w:p w14:paraId="545F2C6B" w14:textId="77777777" w:rsidR="0043357B" w:rsidRPr="00AC435F" w:rsidRDefault="0043357B" w:rsidP="0043357B">
      <w:pPr>
        <w:pStyle w:val="Bullet10"/>
      </w:pPr>
      <w:r>
        <w:t>Global inclined irradiance calculated mean value;</w:t>
      </w:r>
    </w:p>
    <w:p w14:paraId="6237ECF2" w14:textId="77777777" w:rsidR="0043357B" w:rsidRPr="00AC435F" w:rsidRDefault="0043357B" w:rsidP="0043357B">
      <w:pPr>
        <w:pStyle w:val="Bullet10"/>
      </w:pPr>
      <w:r>
        <w:t>Ambient temperature measured for each ambient temperature sensor;</w:t>
      </w:r>
    </w:p>
    <w:p w14:paraId="1689E538" w14:textId="77777777" w:rsidR="0043357B" w:rsidRPr="00AC435F" w:rsidRDefault="0043357B" w:rsidP="0043357B">
      <w:pPr>
        <w:pStyle w:val="Bullet10"/>
      </w:pPr>
      <w:r>
        <w:t>Ambient temperature calculated mean value;</w:t>
      </w:r>
    </w:p>
    <w:p w14:paraId="432B5F00" w14:textId="77777777" w:rsidR="0043357B" w:rsidRPr="00AC435F" w:rsidRDefault="0043357B" w:rsidP="0043357B">
      <w:pPr>
        <w:pStyle w:val="Bullet10"/>
      </w:pPr>
      <w:r>
        <w:t>Measured energy production measured at the revenue energy meter (meter output);</w:t>
      </w:r>
    </w:p>
    <w:p w14:paraId="71E84BAD" w14:textId="77777777" w:rsidR="0043357B" w:rsidRPr="00AC435F" w:rsidRDefault="0043357B" w:rsidP="0043357B">
      <w:pPr>
        <w:pStyle w:val="Bullet10"/>
      </w:pPr>
      <w:r>
        <w:t>Performance Ratio (calculated);</w:t>
      </w:r>
    </w:p>
    <w:p w14:paraId="77AC3364" w14:textId="77777777" w:rsidR="0043357B" w:rsidRPr="00AC435F" w:rsidRDefault="0043357B" w:rsidP="0043357B">
      <w:pPr>
        <w:pStyle w:val="Bullet10"/>
      </w:pPr>
      <w:r>
        <w:t>Each string combiner box power;</w:t>
      </w:r>
    </w:p>
    <w:p w14:paraId="243C73CC" w14:textId="77777777" w:rsidR="0043357B" w:rsidRPr="00AC435F" w:rsidRDefault="0043357B" w:rsidP="0043357B">
      <w:pPr>
        <w:pStyle w:val="Bullet10"/>
      </w:pPr>
      <w:r>
        <w:t>Total inverter power; and</w:t>
      </w:r>
    </w:p>
    <w:p w14:paraId="3E332550" w14:textId="77777777" w:rsidR="0043357B" w:rsidRPr="00AC435F" w:rsidRDefault="0043357B" w:rsidP="0043357B">
      <w:pPr>
        <w:pStyle w:val="Bullet10"/>
      </w:pPr>
      <w:r>
        <w:t>AV (calculated).</w:t>
      </w:r>
    </w:p>
    <w:p w14:paraId="4B2B3D7C" w14:textId="77777777" w:rsidR="0043357B" w:rsidRPr="00854C68" w:rsidRDefault="0043357B" w:rsidP="0043357B">
      <w:pPr>
        <w:rPr>
          <w:rFonts w:cstheme="minorHAnsi"/>
        </w:rPr>
      </w:pPr>
      <w:r w:rsidRPr="00854C68">
        <w:rPr>
          <w:rFonts w:cstheme="minorHAnsi"/>
        </w:rPr>
        <w:t>Each month of the test will be represented on a separate worksheet with a summary of data over the course of the month. An additional summary sheet will combine data over the whole Test Period.</w:t>
      </w:r>
    </w:p>
    <w:p w14:paraId="54E2AC91" w14:textId="77777777" w:rsidR="0043357B" w:rsidRPr="00854C68" w:rsidRDefault="0043357B" w:rsidP="0043357B">
      <w:pPr>
        <w:rPr>
          <w:rFonts w:cstheme="minorHAnsi"/>
        </w:rPr>
      </w:pPr>
      <w:r w:rsidRPr="00854C68">
        <w:rPr>
          <w:rFonts w:cstheme="minorHAnsi"/>
        </w:rPr>
        <w:t>The spreadsheet will be readable by the Employer for the purposes of auditing.</w:t>
      </w:r>
    </w:p>
    <w:p w14:paraId="17030D72" w14:textId="6CF954D7" w:rsidR="0043357B" w:rsidRPr="00E50C36" w:rsidRDefault="00507211" w:rsidP="0043357B">
      <w:pPr>
        <w:pStyle w:val="AppHead"/>
        <w:rPr>
          <w:caps/>
        </w:rPr>
      </w:pPr>
      <w:bookmarkStart w:id="839" w:name="_Toc152576412"/>
      <w:bookmarkStart w:id="840" w:name="_Toc195602543"/>
      <w:bookmarkStart w:id="841" w:name="_Toc223973759"/>
      <w:r w:rsidRPr="00E50C36">
        <w:t>Final Acceptance Tests</w:t>
      </w:r>
      <w:bookmarkEnd w:id="839"/>
      <w:bookmarkEnd w:id="840"/>
      <w:bookmarkEnd w:id="841"/>
    </w:p>
    <w:p w14:paraId="6B278EED" w14:textId="406C4CDF" w:rsidR="0043357B" w:rsidRDefault="0043357B" w:rsidP="0043357B">
      <w:r w:rsidRPr="00854C68">
        <w:rPr>
          <w:rFonts w:cstheme="minorHAnsi"/>
        </w:rPr>
        <w:t xml:space="preserve">In addition to the Final Performance Test the Contractor shall be responsible for completing and documenting the following Final Acceptance Tests to the satisfaction of the Employer. The Contractor will submit a Final Acceptance Test Plan (in accordance with the timing requirements in the Contract) to the </w:t>
      </w:r>
      <w:r w:rsidR="002B590C">
        <w:rPr>
          <w:rFonts w:cstheme="minorHAnsi"/>
        </w:rPr>
        <w:t>Employer</w:t>
      </w:r>
      <w:r w:rsidR="002B590C" w:rsidRPr="00854C68">
        <w:rPr>
          <w:rFonts w:cstheme="minorHAnsi"/>
        </w:rPr>
        <w:t xml:space="preserve"> </w:t>
      </w:r>
      <w:r w:rsidRPr="00854C68">
        <w:rPr>
          <w:rFonts w:cstheme="minorHAnsi"/>
        </w:rPr>
        <w:t xml:space="preserve">for the </w:t>
      </w:r>
      <w:r w:rsidR="002B590C">
        <w:rPr>
          <w:rFonts w:cstheme="minorHAnsi"/>
        </w:rPr>
        <w:t>Employer</w:t>
      </w:r>
      <w:r w:rsidR="002B590C" w:rsidRPr="00854C68">
        <w:rPr>
          <w:rFonts w:cstheme="minorHAnsi"/>
        </w:rPr>
        <w:t xml:space="preserve">’s </w:t>
      </w:r>
      <w:r w:rsidRPr="00854C68">
        <w:rPr>
          <w:rFonts w:cstheme="minorHAnsi"/>
        </w:rPr>
        <w:t>comment and approval under the Contract.</w:t>
      </w:r>
    </w:p>
    <w:p w14:paraId="67A302FF" w14:textId="00D95109" w:rsidR="0043357B" w:rsidRDefault="00507211" w:rsidP="0043357B">
      <w:pPr>
        <w:pStyle w:val="AppSubHead"/>
      </w:pPr>
      <w:bookmarkStart w:id="842" w:name="_Toc152576413"/>
      <w:bookmarkStart w:id="843" w:name="_Toc195602544"/>
      <w:bookmarkStart w:id="844" w:name="_Toc223973760"/>
      <w:r>
        <w:lastRenderedPageBreak/>
        <w:t>Visual Inspection Tests</w:t>
      </w:r>
      <w:bookmarkEnd w:id="842"/>
      <w:bookmarkEnd w:id="843"/>
      <w:bookmarkEnd w:id="844"/>
    </w:p>
    <w:p w14:paraId="73B6D5DD" w14:textId="77777777" w:rsidR="0043357B" w:rsidRPr="00854C68" w:rsidRDefault="0043357B" w:rsidP="0043357B">
      <w:pPr>
        <w:rPr>
          <w:rFonts w:cstheme="minorHAnsi"/>
        </w:rPr>
      </w:pPr>
      <w:r w:rsidRPr="00854C68">
        <w:rPr>
          <w:rFonts w:cstheme="minorHAnsi"/>
        </w:rPr>
        <w:t>As a minimum the following parts shall be visually inspected for compliance with this specification and condition:</w:t>
      </w:r>
    </w:p>
    <w:p w14:paraId="48376856" w14:textId="77777777" w:rsidR="0043357B" w:rsidRDefault="0043357B" w:rsidP="0043357B">
      <w:pPr>
        <w:pStyle w:val="Bullet10"/>
      </w:pPr>
      <w:r>
        <w:t>Trackers, including tracker motors and moving parts;</w:t>
      </w:r>
    </w:p>
    <w:p w14:paraId="10AA7832" w14:textId="77777777" w:rsidR="0043357B" w:rsidRDefault="0043357B" w:rsidP="0043357B">
      <w:pPr>
        <w:pStyle w:val="Bullet10"/>
      </w:pPr>
      <w:r>
        <w:t>Fencing, gates and security system;</w:t>
      </w:r>
    </w:p>
    <w:p w14:paraId="76D1DE8B" w14:textId="77777777" w:rsidR="0043357B" w:rsidRDefault="0043357B" w:rsidP="0043357B">
      <w:pPr>
        <w:pStyle w:val="Bullet10"/>
      </w:pPr>
      <w:r>
        <w:t>Inverters and inverter stations;</w:t>
      </w:r>
    </w:p>
    <w:p w14:paraId="6C53662A" w14:textId="77777777" w:rsidR="0043357B" w:rsidRDefault="0043357B" w:rsidP="0043357B">
      <w:pPr>
        <w:pStyle w:val="Bullet10"/>
      </w:pPr>
      <w:r>
        <w:t>Pits, cabling, electrical boxes and protection devices;</w:t>
      </w:r>
    </w:p>
    <w:p w14:paraId="56835A35" w14:textId="77777777" w:rsidR="0043357B" w:rsidRDefault="0043357B" w:rsidP="0043357B">
      <w:pPr>
        <w:pStyle w:val="Bullet10"/>
      </w:pPr>
      <w:r>
        <w:t>Electrical installation including interconnections, protection equipment and utility interconnection equipment and associated housing structure;</w:t>
      </w:r>
    </w:p>
    <w:p w14:paraId="08289453" w14:textId="77777777" w:rsidR="0043357B" w:rsidRDefault="0043357B" w:rsidP="0043357B">
      <w:pPr>
        <w:pStyle w:val="Bullet10"/>
      </w:pPr>
      <w:r>
        <w:t>Transformers;</w:t>
      </w:r>
    </w:p>
    <w:p w14:paraId="17CEEB4D" w14:textId="77777777" w:rsidR="0043357B" w:rsidRDefault="0043357B" w:rsidP="0043357B">
      <w:pPr>
        <w:pStyle w:val="Bullet10"/>
      </w:pPr>
      <w:r>
        <w:t>Equipment labelling (confirm alignment with as-built drawings);</w:t>
      </w:r>
    </w:p>
    <w:p w14:paraId="7825B6D2" w14:textId="77777777" w:rsidR="0043357B" w:rsidRDefault="0043357B" w:rsidP="0043357B">
      <w:pPr>
        <w:pStyle w:val="Bullet10"/>
      </w:pPr>
      <w:r>
        <w:t>Monitoring system including meteorological stations and communications systems;</w:t>
      </w:r>
    </w:p>
    <w:p w14:paraId="59E38BED" w14:textId="77777777" w:rsidR="0043357B" w:rsidRDefault="0043357B" w:rsidP="0043357B">
      <w:pPr>
        <w:pStyle w:val="Bullet10"/>
      </w:pPr>
      <w:r>
        <w:t>Health and safety signage;</w:t>
      </w:r>
    </w:p>
    <w:p w14:paraId="097BE3D5" w14:textId="77777777" w:rsidR="0043357B" w:rsidRDefault="0043357B" w:rsidP="0043357B">
      <w:pPr>
        <w:pStyle w:val="Bullet10"/>
      </w:pPr>
      <w:r>
        <w:t>Equipment storage conditions; and</w:t>
      </w:r>
    </w:p>
    <w:p w14:paraId="70E028F5" w14:textId="77777777" w:rsidR="0043357B" w:rsidRDefault="0043357B" w:rsidP="0043357B">
      <w:pPr>
        <w:pStyle w:val="Bullet10"/>
      </w:pPr>
      <w:r>
        <w:t>Civil works (roads, footpaths, drains, trenches).</w:t>
      </w:r>
    </w:p>
    <w:p w14:paraId="62904340" w14:textId="19A1778A" w:rsidR="0043357B" w:rsidRDefault="00507211" w:rsidP="0043357B">
      <w:pPr>
        <w:pStyle w:val="AppSubHead"/>
      </w:pPr>
      <w:bookmarkStart w:id="845" w:name="_Toc152576414"/>
      <w:bookmarkStart w:id="846" w:name="_Toc195602545"/>
      <w:bookmarkStart w:id="847" w:name="_Toc223973761"/>
      <w:r>
        <w:t>Functional Inspection Tests</w:t>
      </w:r>
      <w:bookmarkEnd w:id="845"/>
      <w:bookmarkEnd w:id="846"/>
      <w:bookmarkEnd w:id="847"/>
    </w:p>
    <w:p w14:paraId="5370DF04" w14:textId="77777777" w:rsidR="0043357B" w:rsidRDefault="0043357B" w:rsidP="0043357B">
      <w:pPr>
        <w:pStyle w:val="Bullet10"/>
      </w:pPr>
      <w:r w:rsidRPr="00457D72">
        <w:t xml:space="preserve">The functional inspection test shall include verification of the correct functioning of: </w:t>
      </w:r>
      <w:r>
        <w:t>Emergency shutdown procedures;</w:t>
      </w:r>
    </w:p>
    <w:p w14:paraId="2C288475" w14:textId="77777777" w:rsidR="0043357B" w:rsidRDefault="0043357B" w:rsidP="0043357B">
      <w:pPr>
        <w:pStyle w:val="Bullet10"/>
      </w:pPr>
      <w:r>
        <w:t>Monitoring system including battery back-up, data buffering and communications;</w:t>
      </w:r>
    </w:p>
    <w:p w14:paraId="296E347A" w14:textId="77777777" w:rsidR="0043357B" w:rsidRDefault="0043357B" w:rsidP="0043357B">
      <w:pPr>
        <w:pStyle w:val="Bullet10"/>
      </w:pPr>
      <w:r>
        <w:t>Mains protection relay reset and restart;</w:t>
      </w:r>
    </w:p>
    <w:p w14:paraId="03DFFA1A" w14:textId="77777777" w:rsidR="0043357B" w:rsidRDefault="0043357B" w:rsidP="0043357B">
      <w:pPr>
        <w:pStyle w:val="Bullet10"/>
      </w:pPr>
      <w:r>
        <w:t>Climate control equipment (air conditioners) in buildings;</w:t>
      </w:r>
    </w:p>
    <w:p w14:paraId="428A5963" w14:textId="77777777" w:rsidR="0043357B" w:rsidRPr="00B62BE8" w:rsidRDefault="0043357B" w:rsidP="0043357B">
      <w:pPr>
        <w:pStyle w:val="Bullet10"/>
      </w:pPr>
      <w:r w:rsidRPr="00B62BE8">
        <w:t>Operation of security devices including locks, fencing, cameras, remote communications;</w:t>
      </w:r>
    </w:p>
    <w:p w14:paraId="50940FAB" w14:textId="77777777" w:rsidR="0043357B" w:rsidRPr="00B62BE8" w:rsidRDefault="0043357B" w:rsidP="0043357B">
      <w:pPr>
        <w:pStyle w:val="Bullet10"/>
      </w:pPr>
      <w:r w:rsidRPr="00B62BE8">
        <w:t>Monitoring of individual DC inputs at the inverter;</w:t>
      </w:r>
    </w:p>
    <w:p w14:paraId="5B29F1C1" w14:textId="52D792E2" w:rsidR="0043357B" w:rsidRPr="00B62BE8" w:rsidRDefault="0043357B" w:rsidP="0043357B">
      <w:pPr>
        <w:pStyle w:val="Bullet10"/>
      </w:pPr>
      <w:r w:rsidRPr="00B62BE8">
        <w:t>Correct operation of the metering equipment;</w:t>
      </w:r>
    </w:p>
    <w:p w14:paraId="732C62C2" w14:textId="77777777" w:rsidR="0043357B" w:rsidRDefault="0043357B" w:rsidP="0043357B">
      <w:pPr>
        <w:pStyle w:val="Bullet10"/>
      </w:pPr>
      <w:r w:rsidRPr="00B62BE8">
        <w:t>Pyranometers must be calibrated in accordance</w:t>
      </w:r>
      <w:r>
        <w:t xml:space="preserve"> with the manufacturer's recommendations;</w:t>
      </w:r>
    </w:p>
    <w:p w14:paraId="08D5B107" w14:textId="77777777" w:rsidR="0043357B" w:rsidRDefault="0043357B" w:rsidP="0043357B">
      <w:pPr>
        <w:pStyle w:val="Bullet10"/>
      </w:pPr>
      <w:r>
        <w:t>A competent and qualified third party shall conduct as a minimum the following tests;</w:t>
      </w:r>
    </w:p>
    <w:p w14:paraId="08F51976" w14:textId="77777777" w:rsidR="0043357B" w:rsidRDefault="0043357B" w:rsidP="0043357B">
      <w:pPr>
        <w:pStyle w:val="Bullet2"/>
      </w:pPr>
      <w:r>
        <w:t>Visual inspection of 100% of modules in accordance to IEC 61215. Any defects are to be recorded.</w:t>
      </w:r>
    </w:p>
    <w:p w14:paraId="3DDE7505" w14:textId="77777777" w:rsidR="0043357B" w:rsidRDefault="0043357B" w:rsidP="0043357B">
      <w:pPr>
        <w:pStyle w:val="Bullet2"/>
      </w:pPr>
      <w:r>
        <w:t>Thermal imaging of the site in accordance to IEC 62446 with the exception of PV modules;</w:t>
      </w:r>
    </w:p>
    <w:p w14:paraId="1A3C20A7" w14:textId="15CDDA09" w:rsidR="0043357B" w:rsidRDefault="0043357B" w:rsidP="0043357B">
      <w:pPr>
        <w:pStyle w:val="Bullet2"/>
      </w:pPr>
      <w:r>
        <w:t xml:space="preserve">IV curve testing on a sample of 10% of the strings per inverter to IEC62446. Strings will be selected by the </w:t>
      </w:r>
      <w:r w:rsidR="00B62BE8">
        <w:t>Employer</w:t>
      </w:r>
      <w:r>
        <w:t>. Testing to be completed in stable conditions at least 200W/m</w:t>
      </w:r>
      <w:r w:rsidRPr="00854C68">
        <w:rPr>
          <w:vertAlign w:val="superscript"/>
        </w:rPr>
        <w:t>2</w:t>
      </w:r>
      <w:r>
        <w:t xml:space="preserve"> prior to Provisional Acceptance. All records to include irradiation values;</w:t>
      </w:r>
    </w:p>
    <w:p w14:paraId="0FBD665C" w14:textId="153248A4" w:rsidR="0043357B" w:rsidRDefault="0043357B" w:rsidP="0043357B">
      <w:pPr>
        <w:pStyle w:val="Bullet2"/>
      </w:pPr>
      <w:r>
        <w:t xml:space="preserve">10% of PV strings per inverter as selected by the </w:t>
      </w:r>
      <w:r w:rsidR="00382131">
        <w:t xml:space="preserve">Employer </w:t>
      </w:r>
      <w:r>
        <w:t>to undergo insulation resistance testing as per Test Method 1 and 2 of IEC 62446. Testing to be completed in stable conditions at least 200W/m</w:t>
      </w:r>
      <w:r w:rsidRPr="00854C68">
        <w:rPr>
          <w:vertAlign w:val="superscript"/>
        </w:rPr>
        <w:t>2</w:t>
      </w:r>
      <w:r>
        <w:t xml:space="preserve"> prior to Final Acceptance. All records to include irradiation values; and</w:t>
      </w:r>
    </w:p>
    <w:p w14:paraId="700C9A08" w14:textId="77777777" w:rsidR="0043357B" w:rsidRDefault="0043357B" w:rsidP="0043357B">
      <w:pPr>
        <w:pStyle w:val="Bullet2"/>
      </w:pPr>
      <w:r>
        <w:t>Insulation testing. All cables to be checked for proper insulation according to applicable Australian electrical regulations.</w:t>
      </w:r>
    </w:p>
    <w:p w14:paraId="2E7E111B" w14:textId="77777777" w:rsidR="0043357B" w:rsidRDefault="0043357B" w:rsidP="0043357B">
      <w:pPr>
        <w:pStyle w:val="Bullet10"/>
      </w:pPr>
      <w:r>
        <w:t>Tracker motors and associated electrical, control and communications equipment; and</w:t>
      </w:r>
    </w:p>
    <w:p w14:paraId="3562F760" w14:textId="77777777" w:rsidR="0043357B" w:rsidRDefault="0043357B" w:rsidP="0043357B">
      <w:pPr>
        <w:pStyle w:val="Bullet10"/>
      </w:pPr>
      <w:r>
        <w:t>Verifying satisfactory PV module tracker operation.</w:t>
      </w:r>
    </w:p>
    <w:p w14:paraId="21760529" w14:textId="0504E0F4" w:rsidR="000237F7" w:rsidRDefault="000237F7" w:rsidP="0083661C"/>
    <w:tbl>
      <w:tblPr>
        <w:tblW w:w="0" w:type="auto"/>
        <w:tblLayout w:type="fixed"/>
        <w:tblCellMar>
          <w:left w:w="0" w:type="dxa"/>
          <w:right w:w="0" w:type="dxa"/>
        </w:tblCellMar>
        <w:tblLook w:val="0000" w:firstRow="0" w:lastRow="0" w:firstColumn="0" w:lastColumn="0" w:noHBand="0" w:noVBand="0"/>
      </w:tblPr>
      <w:tblGrid>
        <w:gridCol w:w="9070"/>
      </w:tblGrid>
      <w:tr w:rsidR="00462F54" w:rsidRPr="00007F5F" w14:paraId="3CAFDF93" w14:textId="77777777" w:rsidTr="00EA4487">
        <w:bookmarkStart w:id="848" w:name="BM_LastPage" w:colFirst="0" w:colLast="0" w:displacedByCustomXml="next"/>
        <w:sdt>
          <w:sdtPr>
            <w:alias w:val="Last Page"/>
            <w:tag w:val="Last Page"/>
            <w:id w:val="-662471746"/>
            <w:lock w:val="sdtContentLocked"/>
            <w:placeholder>
              <w:docPart w:val="0065D14C1D684C0D9264C3357F7C3D67"/>
            </w:placeholder>
          </w:sdtPr>
          <w:sdtEndPr/>
          <w:sdtContent>
            <w:tc>
              <w:tcPr>
                <w:tcW w:w="9070" w:type="dxa"/>
              </w:tcPr>
              <w:p w14:paraId="4F4B147C" w14:textId="77777777" w:rsidR="00462F54" w:rsidRPr="00007F5F" w:rsidRDefault="00462F54" w:rsidP="00EA4487">
                <w:pPr>
                  <w:pageBreakBefore/>
                </w:pPr>
                <w:r w:rsidRPr="00007F5F">
                  <w:t xml:space="preserve">  </w:t>
                </w:r>
                <w:r w:rsidRPr="0025219F">
                  <w:rPr>
                    <w:noProof/>
                  </w:rPr>
                  <w:drawing>
                    <wp:anchor distT="0" distB="0" distL="114300" distR="114300" simplePos="0" relativeHeight="251658243" behindDoc="0" locked="1" layoutInCell="1" allowOverlap="1" wp14:anchorId="03E8D276" wp14:editId="15DEACF2">
                      <wp:simplePos x="1943100" y="1552575"/>
                      <wp:positionH relativeFrom="margin">
                        <wp:align>right</wp:align>
                      </wp:positionH>
                      <wp:positionV relativeFrom="page">
                        <wp:posOffset>-1043940</wp:posOffset>
                      </wp:positionV>
                      <wp:extent cx="676800" cy="522000"/>
                      <wp:effectExtent l="0" t="0" r="9525" b="0"/>
                      <wp:wrapNone/>
                      <wp:docPr id="27" name="Picture 27">
                        <a:extLst xmlns:a="http://schemas.openxmlformats.org/drawingml/2006/main">
                          <a:ext uri="{FF2B5EF4-FFF2-40B4-BE49-F238E27FC236}">
                            <a16:creationId xmlns:a16="http://schemas.microsoft.com/office/drawing/2014/main" id="{A2248AF0-58D8-4A05-9B3B-3975D63105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A2248AF0-58D8-4A05-9B3B-3975D63105C1}"/>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76800" cy="522000"/>
                              </a:xfrm>
                              <a:prstGeom prst="rect">
                                <a:avLst/>
                              </a:prstGeom>
                            </pic:spPr>
                          </pic:pic>
                        </a:graphicData>
                      </a:graphic>
                      <wp14:sizeRelH relativeFrom="margin">
                        <wp14:pctWidth>0</wp14:pctWidth>
                      </wp14:sizeRelH>
                      <wp14:sizeRelV relativeFrom="margin">
                        <wp14:pctHeight>0</wp14:pctHeight>
                      </wp14:sizeRelV>
                    </wp:anchor>
                  </w:drawing>
                </w:r>
              </w:p>
              <w:p w14:paraId="0E5DB9DC" w14:textId="77777777" w:rsidR="00462F54" w:rsidRPr="00007F5F" w:rsidRDefault="00462F54" w:rsidP="00EA4487">
                <w:pPr>
                  <w:pageBreakBefore/>
                </w:pPr>
              </w:p>
            </w:tc>
          </w:sdtContent>
        </w:sdt>
      </w:tr>
      <w:bookmarkEnd w:id="848"/>
      <w:tr w:rsidR="00462F54" w:rsidRPr="00007F5F" w14:paraId="04B6DB5E" w14:textId="77777777" w:rsidTr="00EA4487">
        <w:tc>
          <w:tcPr>
            <w:tcW w:w="9070" w:type="dxa"/>
          </w:tcPr>
          <w:p w14:paraId="4220DC26" w14:textId="77777777" w:rsidR="00462F54" w:rsidRPr="00007F5F" w:rsidRDefault="00462F54" w:rsidP="00EA4487">
            <w:pPr>
              <w:pStyle w:val="NoSpacing"/>
            </w:pPr>
            <w:r w:rsidRPr="00007F5F">
              <w:t xml:space="preserve"> </w:t>
            </w:r>
            <w:r w:rsidRPr="00007F5F">
              <w:rPr>
                <w:noProof/>
                <w:lang w:eastAsia="en-GB"/>
              </w:rPr>
              <mc:AlternateContent>
                <mc:Choice Requires="wps">
                  <w:drawing>
                    <wp:anchor distT="45720" distB="45720" distL="114300" distR="114300" simplePos="0" relativeHeight="251658241" behindDoc="1" locked="1" layoutInCell="1" allowOverlap="1" wp14:anchorId="1A9D7C9C" wp14:editId="26C22518">
                      <wp:simplePos x="0" y="0"/>
                      <wp:positionH relativeFrom="page">
                        <wp:posOffset>-6985</wp:posOffset>
                      </wp:positionH>
                      <wp:positionV relativeFrom="page">
                        <wp:posOffset>281940</wp:posOffset>
                      </wp:positionV>
                      <wp:extent cx="5759450" cy="7886065"/>
                      <wp:effectExtent l="0" t="0" r="12700" b="63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7886065"/>
                              </a:xfrm>
                              <a:prstGeom prst="rect">
                                <a:avLst/>
                              </a:prstGeom>
                              <a:noFill/>
                              <a:ln w="9525">
                                <a:noFill/>
                                <a:miter lim="800000"/>
                                <a:headEnd/>
                                <a:tailEnd/>
                              </a:ln>
                            </wps:spPr>
                            <wps:txbx>
                              <w:txbxContent>
                                <w:p w14:paraId="1FE5D414" w14:textId="77777777" w:rsidR="00462F54" w:rsidRDefault="00462F54" w:rsidP="00EA4487"/>
                                <w:tbl>
                                  <w:tblPr>
                                    <w:tblW w:w="9072" w:type="dxa"/>
                                    <w:tblLayout w:type="fixed"/>
                                    <w:tblCellMar>
                                      <w:left w:w="0" w:type="dxa"/>
                                      <w:right w:w="0" w:type="dxa"/>
                                    </w:tblCellMar>
                                    <w:tblLook w:val="04A0" w:firstRow="1" w:lastRow="0" w:firstColumn="1" w:lastColumn="0" w:noHBand="0" w:noVBand="1"/>
                                  </w:tblPr>
                                  <w:tblGrid>
                                    <w:gridCol w:w="9072"/>
                                  </w:tblGrid>
                                  <w:tr w:rsidR="00462F54" w14:paraId="2ABBD7A0" w14:textId="77777777" w:rsidTr="00EA4487">
                                    <w:trPr>
                                      <w:cantSplit/>
                                      <w:trHeight w:val="25"/>
                                    </w:trPr>
                                    <w:tc>
                                      <w:tcPr>
                                        <w:tcW w:w="5000" w:type="pct"/>
                                        <w:tcMar>
                                          <w:top w:w="85" w:type="dxa"/>
                                          <w:left w:w="85" w:type="dxa"/>
                                          <w:bottom w:w="85" w:type="dxa"/>
                                          <w:right w:w="85" w:type="dxa"/>
                                        </w:tcMar>
                                      </w:tcPr>
                                      <w:p w14:paraId="4F05C0A2" w14:textId="77777777" w:rsidR="00462F54" w:rsidRPr="007D5775" w:rsidRDefault="00462F54" w:rsidP="00EA4487">
                                        <w:pPr>
                                          <w:pStyle w:val="LastPageHeadRight"/>
                                          <w:jc w:val="left"/>
                                          <w:rPr>
                                            <w:lang w:val="en-GB"/>
                                          </w:rPr>
                                        </w:pPr>
                                      </w:p>
                                    </w:tc>
                                  </w:tr>
                                  <w:tr w:rsidR="00462F54" w14:paraId="7FB8418D" w14:textId="77777777" w:rsidTr="00EA4487">
                                    <w:trPr>
                                      <w:cantSplit/>
                                      <w:trHeight w:val="25"/>
                                    </w:trPr>
                                    <w:tc>
                                      <w:tcPr>
                                        <w:tcW w:w="5000" w:type="pct"/>
                                        <w:tcMar>
                                          <w:top w:w="85" w:type="dxa"/>
                                          <w:left w:w="85" w:type="dxa"/>
                                          <w:bottom w:w="85" w:type="dxa"/>
                                          <w:right w:w="85" w:type="dxa"/>
                                        </w:tcMar>
                                        <w:hideMark/>
                                      </w:tcPr>
                                      <w:p w14:paraId="52448AE4" w14:textId="77777777" w:rsidR="00D56193" w:rsidRDefault="00D56193" w:rsidP="00D56193">
                                        <w:pPr>
                                          <w:pStyle w:val="LastPageHeadRight"/>
                                          <w:jc w:val="left"/>
                                          <w:rPr>
                                            <w:lang w:val="en-GB"/>
                                          </w:rPr>
                                        </w:pPr>
                                        <w:r>
                                          <w:rPr>
                                            <w:lang w:val="en-GB"/>
                                          </w:rPr>
                                          <w:t>RINA Tech UK</w:t>
                                        </w:r>
                                        <w:r w:rsidRPr="00ED6650">
                                          <w:rPr>
                                            <w:lang w:val="en-GB"/>
                                          </w:rPr>
                                          <w:t xml:space="preserve"> </w:t>
                                        </w:r>
                                        <w:r>
                                          <w:rPr>
                                            <w:lang w:val="en-GB"/>
                                          </w:rPr>
                                          <w:t>L</w:t>
                                        </w:r>
                                        <w:r w:rsidRPr="00ED6650">
                                          <w:rPr>
                                            <w:lang w:val="en-GB"/>
                                          </w:rPr>
                                          <w:t>td.</w:t>
                                        </w:r>
                                      </w:p>
                                      <w:p w14:paraId="698F76E1" w14:textId="237C336C" w:rsidR="004E7D6C" w:rsidRDefault="004E7D6C" w:rsidP="004E7D6C">
                                        <w:pPr>
                                          <w:pStyle w:val="TableTextLeft"/>
                                        </w:pPr>
                                        <w:r w:rsidRPr="00ED0D53">
                                          <w:t>Queensbury House</w:t>
                                        </w:r>
                                      </w:p>
                                      <w:p w14:paraId="2301FCA0" w14:textId="6B74A5FE" w:rsidR="004E7D6C" w:rsidRPr="00ED0D53" w:rsidRDefault="004E7D6C" w:rsidP="004E7D6C">
                                        <w:pPr>
                                          <w:pStyle w:val="TableTextLeft"/>
                                        </w:pPr>
                                        <w:r w:rsidRPr="00ED0D53">
                                          <w:t>106 Queens Road</w:t>
                                        </w:r>
                                      </w:p>
                                      <w:p w14:paraId="3FD4384E" w14:textId="198A227D" w:rsidR="004E7D6C" w:rsidRDefault="004E7D6C" w:rsidP="004E7D6C">
                                        <w:pPr>
                                          <w:pStyle w:val="TableTextLeft"/>
                                        </w:pPr>
                                        <w:r w:rsidRPr="004E7D6C">
                                          <w:t>Brighton, BN1 3XF</w:t>
                                        </w:r>
                                        <w:r w:rsidR="00BF797D">
                                          <w:t>, UK</w:t>
                                        </w:r>
                                      </w:p>
                                      <w:p w14:paraId="6233FE86" w14:textId="3CDE29E3" w:rsidR="00462F54" w:rsidRDefault="00D56193" w:rsidP="00EA4487">
                                        <w:pPr>
                                          <w:pStyle w:val="OfficeAddressLeft"/>
                                        </w:pPr>
                                        <w:r>
                                          <w:t>+44 (0)1273 819 429</w:t>
                                        </w:r>
                                        <w:r>
                                          <w:br/>
                                        </w:r>
                                        <w:hyperlink r:id="rId21" w:history="1">
                                          <w:r>
                                            <w:t>rina.org</w:t>
                                          </w:r>
                                        </w:hyperlink>
                                      </w:p>
                                    </w:tc>
                                  </w:tr>
                                  <w:tr w:rsidR="00462F54" w14:paraId="5852F346" w14:textId="77777777" w:rsidTr="00EA4487">
                                    <w:trPr>
                                      <w:cantSplit/>
                                      <w:trHeight w:val="25"/>
                                    </w:trPr>
                                    <w:tc>
                                      <w:tcPr>
                                        <w:tcW w:w="5000" w:type="pct"/>
                                        <w:tcMar>
                                          <w:top w:w="85" w:type="dxa"/>
                                          <w:left w:w="85" w:type="dxa"/>
                                          <w:bottom w:w="85" w:type="dxa"/>
                                          <w:right w:w="85" w:type="dxa"/>
                                        </w:tcMar>
                                        <w:vAlign w:val="bottom"/>
                                      </w:tcPr>
                                      <w:p w14:paraId="5AB7CD7C" w14:textId="77777777" w:rsidR="00462F54" w:rsidRPr="000B19D7" w:rsidRDefault="00462F54" w:rsidP="00EA4487">
                                        <w:pPr>
                                          <w:pStyle w:val="LastPageHeadRight"/>
                                          <w:spacing w:after="0" w:line="240" w:lineRule="auto"/>
                                          <w:rPr>
                                            <w:color w:val="FFFFFF" w:themeColor="background1"/>
                                            <w:sz w:val="28"/>
                                            <w:szCs w:val="28"/>
                                            <w:lang w:val="en-GB"/>
                                          </w:rPr>
                                        </w:pPr>
                                      </w:p>
                                    </w:tc>
                                  </w:tr>
                                </w:tbl>
                                <w:p w14:paraId="014BAD7C" w14:textId="77777777" w:rsidR="00462F54" w:rsidRDefault="00462F54" w:rsidP="00EA4487">
                                  <w:pPr>
                                    <w:pStyle w:val="Spacer"/>
                                  </w:pPr>
                                </w:p>
                              </w:txbxContent>
                            </wps:txbx>
                            <wps:bodyPr rot="0" vert="horz" wrap="square" lIns="0" tIns="0" rIns="0" bIns="0"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1A9D7C9C" id="_x0000_t202" coordsize="21600,21600" o:spt="202" path="m,l,21600r21600,l21600,xe">
                      <v:stroke joinstyle="miter"/>
                      <v:path gradientshapeok="t" o:connecttype="rect"/>
                    </v:shapetype>
                    <v:shape id="Text Box 21" o:spid="_x0000_s1026" type="#_x0000_t202" style="position:absolute;margin-left:-.55pt;margin-top:22.2pt;width:453.5pt;height:620.95pt;z-index:-251658239;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" filled="f" stroked="f">
                      <v:textbox inset="0,0,0,0">
                        <w:txbxContent>
                          <w:p w14:paraId="1FE5D414" w14:textId="77777777" w:rsidR="00462F54" w:rsidRDefault="00462F54" w:rsidP="00EA4487"/>
                          <w:tbl>
                            <w:tblPr>
                              <w:tblW w:w="9072" w:type="dxa"/>
                              <w:tblLayout w:type="fixed"/>
                              <w:tblCellMar>
                                <w:left w:w="0" w:type="dxa"/>
                                <w:right w:w="0" w:type="dxa"/>
                              </w:tblCellMar>
                              <w:tblLook w:val="04A0" w:firstRow="1" w:lastRow="0" w:firstColumn="1" w:lastColumn="0" w:noHBand="0" w:noVBand="1"/>
                            </w:tblPr>
                            <w:tblGrid>
                              <w:gridCol w:w="9072"/>
                            </w:tblGrid>
                            <w:tr w:rsidR="00462F54" w14:paraId="2ABBD7A0" w14:textId="77777777" w:rsidTr="00EA4487">
                              <w:trPr>
                                <w:cantSplit/>
                                <w:trHeight w:val="25"/>
                              </w:trPr>
                              <w:tc>
                                <w:tcPr>
                                  <w:tcW w:w="5000" w:type="pct"/>
                                  <w:tcMar>
                                    <w:top w:w="85" w:type="dxa"/>
                                    <w:left w:w="85" w:type="dxa"/>
                                    <w:bottom w:w="85" w:type="dxa"/>
                                    <w:right w:w="85" w:type="dxa"/>
                                  </w:tcMar>
                                </w:tcPr>
                                <w:p w14:paraId="4F05C0A2" w14:textId="77777777" w:rsidR="00462F54" w:rsidRPr="007D5775" w:rsidRDefault="00462F54" w:rsidP="00EA4487">
                                  <w:pPr>
                                    <w:pStyle w:val="LastPageHeadRight"/>
                                    <w:jc w:val="left"/>
                                    <w:rPr>
                                      <w:lang w:val="en-GB"/>
                                    </w:rPr>
                                  </w:pPr>
                                </w:p>
                              </w:tc>
                            </w:tr>
                            <w:tr w:rsidR="00462F54" w14:paraId="7FB8418D" w14:textId="77777777" w:rsidTr="00EA4487">
                              <w:trPr>
                                <w:cantSplit/>
                                <w:trHeight w:val="25"/>
                              </w:trPr>
                              <w:tc>
                                <w:tcPr>
                                  <w:tcW w:w="5000" w:type="pct"/>
                                  <w:tcMar>
                                    <w:top w:w="85" w:type="dxa"/>
                                    <w:left w:w="85" w:type="dxa"/>
                                    <w:bottom w:w="85" w:type="dxa"/>
                                    <w:right w:w="85" w:type="dxa"/>
                                  </w:tcMar>
                                  <w:hideMark/>
                                </w:tcPr>
                                <w:p w14:paraId="52448AE4" w14:textId="77777777" w:rsidR="00D56193" w:rsidRDefault="00D56193" w:rsidP="00D56193">
                                  <w:pPr>
                                    <w:pStyle w:val="LastPageHeadRight"/>
                                    <w:jc w:val="left"/>
                                    <w:rPr>
                                      <w:lang w:val="en-GB"/>
                                    </w:rPr>
                                  </w:pPr>
                                  <w:r>
                                    <w:rPr>
                                      <w:lang w:val="en-GB"/>
                                    </w:rPr>
                                    <w:t>RINA Tech UK</w:t>
                                  </w:r>
                                  <w:r w:rsidRPr="00ED6650">
                                    <w:rPr>
                                      <w:lang w:val="en-GB"/>
                                    </w:rPr>
                                    <w:t xml:space="preserve"> </w:t>
                                  </w:r>
                                  <w:r>
                                    <w:rPr>
                                      <w:lang w:val="en-GB"/>
                                    </w:rPr>
                                    <w:t>L</w:t>
                                  </w:r>
                                  <w:r w:rsidRPr="00ED6650">
                                    <w:rPr>
                                      <w:lang w:val="en-GB"/>
                                    </w:rPr>
                                    <w:t>td.</w:t>
                                  </w:r>
                                </w:p>
                                <w:p w14:paraId="698F76E1" w14:textId="237C336C" w:rsidR="004E7D6C" w:rsidRDefault="004E7D6C" w:rsidP="004E7D6C">
                                  <w:pPr>
                                    <w:pStyle w:val="TableTextLeft"/>
                                  </w:pPr>
                                  <w:r w:rsidRPr="00ED0D53">
                                    <w:t>Queensbury House</w:t>
                                  </w:r>
                                </w:p>
                                <w:p w14:paraId="2301FCA0" w14:textId="6B74A5FE" w:rsidR="004E7D6C" w:rsidRPr="00ED0D53" w:rsidRDefault="004E7D6C" w:rsidP="004E7D6C">
                                  <w:pPr>
                                    <w:pStyle w:val="TableTextLeft"/>
                                  </w:pPr>
                                  <w:r w:rsidRPr="00ED0D53">
                                    <w:t>106 Queens Road</w:t>
                                  </w:r>
                                </w:p>
                                <w:p w14:paraId="3FD4384E" w14:textId="198A227D" w:rsidR="004E7D6C" w:rsidRDefault="004E7D6C" w:rsidP="004E7D6C">
                                  <w:pPr>
                                    <w:pStyle w:val="TableTextLeft"/>
                                  </w:pPr>
                                  <w:r w:rsidRPr="004E7D6C">
                                    <w:t>Brighton, BN1 3XF</w:t>
                                  </w:r>
                                  <w:r w:rsidR="00BF797D">
                                    <w:t>, UK</w:t>
                                  </w:r>
                                </w:p>
                                <w:p w14:paraId="6233FE86" w14:textId="3CDE29E3" w:rsidR="00462F54" w:rsidRDefault="00D56193" w:rsidP="00EA4487">
                                  <w:pPr>
                                    <w:pStyle w:val="OfficeAddressLeft"/>
                                  </w:pPr>
                                  <w:r>
                                    <w:t>+44 (0)1273 819 429</w:t>
                                  </w:r>
                                  <w:r>
                                    <w:br/>
                                  </w:r>
                                  <w:hyperlink r:id="rId22" w:history="1">
                                    <w:r>
                                      <w:t>rina.org</w:t>
                                    </w:r>
                                  </w:hyperlink>
                                </w:p>
                              </w:tc>
                            </w:tr>
                            <w:tr w:rsidR="00462F54" w14:paraId="5852F346" w14:textId="77777777" w:rsidTr="00EA4487">
                              <w:trPr>
                                <w:cantSplit/>
                                <w:trHeight w:val="25"/>
                              </w:trPr>
                              <w:tc>
                                <w:tcPr>
                                  <w:tcW w:w="5000" w:type="pct"/>
                                  <w:tcMar>
                                    <w:top w:w="85" w:type="dxa"/>
                                    <w:left w:w="85" w:type="dxa"/>
                                    <w:bottom w:w="85" w:type="dxa"/>
                                    <w:right w:w="85" w:type="dxa"/>
                                  </w:tcMar>
                                  <w:vAlign w:val="bottom"/>
                                </w:tcPr>
                                <w:p w14:paraId="5AB7CD7C" w14:textId="77777777" w:rsidR="00462F54" w:rsidRPr="000B19D7" w:rsidRDefault="00462F54" w:rsidP="00EA4487">
                                  <w:pPr>
                                    <w:pStyle w:val="LastPageHeadRight"/>
                                    <w:spacing w:after="0" w:line="240" w:lineRule="auto"/>
                                    <w:rPr>
                                      <w:color w:val="FFFFFF" w:themeColor="background1"/>
                                      <w:sz w:val="28"/>
                                      <w:szCs w:val="28"/>
                                      <w:lang w:val="en-GB"/>
                                    </w:rPr>
                                  </w:pPr>
                                </w:p>
                              </w:tc>
                            </w:tr>
                          </w:tbl>
                          <w:p w14:paraId="014BAD7C" w14:textId="77777777" w:rsidR="00462F54" w:rsidRDefault="00462F54" w:rsidP="00EA4487">
                            <w:pPr>
                              <w:pStyle w:val="Spacer"/>
                            </w:pPr>
                          </w:p>
                        </w:txbxContent>
                      </v:textbox>
                      <w10:wrap anchorx="page" anchory="page"/>
                      <w10:anchorlock/>
                    </v:shape>
                  </w:pict>
                </mc:Fallback>
              </mc:AlternateContent>
            </w:r>
            <w:r w:rsidRPr="00007F5F">
              <w:t xml:space="preserve">  </w:t>
            </w:r>
          </w:p>
          <w:p w14:paraId="01AA7E2B" w14:textId="77777777" w:rsidR="00462F54" w:rsidRPr="00007F5F" w:rsidRDefault="00462F54" w:rsidP="00EA4487">
            <w:pPr>
              <w:pStyle w:val="NoSpacing"/>
            </w:pPr>
          </w:p>
        </w:tc>
      </w:tr>
    </w:tbl>
    <w:p w14:paraId="760A4AE9" w14:textId="77777777" w:rsidR="00462F54" w:rsidRPr="00007F5F" w:rsidRDefault="00462F54" w:rsidP="00EA4487">
      <w:pPr>
        <w:pStyle w:val="Spacer"/>
      </w:pPr>
      <w:r w:rsidRPr="00007F5F">
        <w:rPr>
          <w:noProof/>
          <w:lang w:eastAsia="en-GB"/>
        </w:rPr>
        <mc:AlternateContent>
          <mc:Choice Requires="wpg">
            <w:drawing>
              <wp:anchor distT="0" distB="0" distL="114300" distR="114300" simplePos="0" relativeHeight="251658240" behindDoc="1" locked="1" layoutInCell="1" allowOverlap="1" wp14:anchorId="0115DAF2" wp14:editId="3E7D257E">
                <wp:simplePos x="0" y="0"/>
                <wp:positionH relativeFrom="page">
                  <wp:posOffset>0</wp:posOffset>
                </wp:positionH>
                <wp:positionV relativeFrom="page">
                  <wp:posOffset>0</wp:posOffset>
                </wp:positionV>
                <wp:extent cx="7560000" cy="10692000"/>
                <wp:effectExtent l="0" t="0" r="3175" b="0"/>
                <wp:wrapNone/>
                <wp:docPr id="1" name="Group 1"/>
                <wp:cNvGraphicFramePr/>
                <a:graphic xmlns:a="http://schemas.openxmlformats.org/drawingml/2006/main">
                  <a:graphicData uri="http://schemas.microsoft.com/office/word/2010/wordprocessingGroup">
                    <wpg:wgp>
                      <wpg:cNvGrpSpPr/>
                      <wpg:grpSpPr>
                        <a:xfrm>
                          <a:off x="0" y="0"/>
                          <a:ext cx="7560000" cy="10692000"/>
                          <a:chOff x="0" y="0"/>
                          <a:chExt cx="7561263" cy="10692000"/>
                        </a:xfrm>
                      </wpg:grpSpPr>
                      <wps:wsp>
                        <wps:cNvPr id="3" name="Rectangle 3"/>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6" name="Group 6"/>
                        <wpg:cNvGrpSpPr/>
                        <wpg:grpSpPr>
                          <a:xfrm>
                            <a:off x="0" y="0"/>
                            <a:ext cx="7561263" cy="10691813"/>
                            <a:chOff x="0" y="0"/>
                            <a:chExt cx="7561263" cy="10691813"/>
                          </a:xfrm>
                        </wpg:grpSpPr>
                        <wps:wsp>
                          <wps:cNvPr id="7" name="Rectangle 7"/>
                          <wps:cNvSpPr/>
                          <wps:spPr>
                            <a:xfrm>
                              <a:off x="0" y="0"/>
                              <a:ext cx="1116013" cy="10691813"/>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 name="Rectangle 10"/>
                          <wps:cNvSpPr/>
                          <wps:spPr>
                            <a:xfrm>
                              <a:off x="0" y="9883204"/>
                              <a:ext cx="7561263" cy="33272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Rectangle 13"/>
                          <wps:cNvSpPr/>
                          <wps:spPr>
                            <a:xfrm>
                              <a:off x="0" y="9883204"/>
                              <a:ext cx="1116000" cy="332722"/>
                            </a:xfrm>
                            <a:prstGeom prst="rect">
                              <a:avLst/>
                            </a:prstGeom>
                            <a:solidFill>
                              <a:srgbClr val="1A7AA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wg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3E2EF319">
              <v:group id="Group 1" style="position:absolute;margin-left:0;margin-top:0;width:595.3pt;height:841.9pt;z-index:-251658240;mso-position-horizontal-relative:page;mso-position-vertical-relative:page;mso-width-relative:margin;mso-height-relative:margin" coordsize="75612,106920" o:spid="_x0000_s1026" w14:anchorId="29C442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">
                <v:rect id="Rectangle 3" style="position:absolute;width:75600;height:106920;visibility:visible;mso-wrap-style:square;v-text-anchor:middle" o:spid="_x0000_s1027" fillcolor="white [32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"/>
                <v:group id="Group 6" style="position:absolute;width:75612;height:106918" coordsize="75612,10691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style="position:absolute;width:11160;height:106918;visibility:visible;mso-wrap-style:square;v-text-anchor:middle" o:spid="_x0000_s1029" fillcolor="#006ba6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"/>
                  <v:rect id="Rectangle 10" style="position:absolute;top:98832;width:75612;height:3327;visibility:visible;mso-wrap-style:square;v-text-anchor:middle" o:spid="_x0000_s1030" fillcolor="#006ba6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"/>
                  <v:rect id="Rectangle 13" style="position:absolute;top:98832;width:11160;height:3327;visibility:visible;mso-wrap-style:square;v-text-anchor:middle" o:spid="_x0000_s1031" fillcolor="#1a7aaf"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"/>
                </v:group>
                <w10:wrap anchorx="page" anchory="page"/>
                <w10:anchorlock/>
              </v:group>
            </w:pict>
          </mc:Fallback>
        </mc:AlternateContent>
      </w:r>
    </w:p>
    <w:p w14:paraId="03966AB3" w14:textId="77777777" w:rsidR="00462F54" w:rsidRPr="00007F5F" w:rsidRDefault="00462F54" w:rsidP="00462F54"/>
    <w:sectPr w:rsidR="00462F54" w:rsidRPr="00007F5F" w:rsidSect="0045566F">
      <w:headerReference w:type="default" r:id="rId23"/>
      <w:footerReference w:type="default" r:id="rId24"/>
      <w:pgSz w:w="11906" w:h="16838" w:code="9"/>
      <w:pgMar w:top="2268" w:right="851" w:bottom="1418" w:left="1985" w:header="567" w:footer="567" w:gutter="0"/>
      <w:pgNumType w:chapStyle="7"/>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33" w:author="Spencer Jansen" w:date="2026-03-25T15:05:00Z" w:initials="SJ">
    <w:p w14:paraId="796B3CFA" w14:textId="77777777" w:rsidR="00B603B9" w:rsidRDefault="00B603B9" w:rsidP="00B603B9">
      <w:pPr>
        <w:pStyle w:val="CommentText"/>
        <w:jc w:val="left"/>
      </w:pPr>
      <w:r>
        <w:rPr>
          <w:rStyle w:val="CommentReference"/>
        </w:rPr>
        <w:annotationRef/>
      </w:r>
      <w:r>
        <w:t xml:space="preserve">Replace 1.9.2 with the following. Not suitable as it is. </w:t>
      </w:r>
    </w:p>
    <w:p w14:paraId="220F2BDF" w14:textId="77777777" w:rsidR="00B603B9" w:rsidRDefault="00B603B9" w:rsidP="00B603B9">
      <w:pPr>
        <w:pStyle w:val="CommentText"/>
        <w:jc w:val="left"/>
      </w:pPr>
    </w:p>
    <w:p w14:paraId="3B12D6F7" w14:textId="77777777" w:rsidR="00B603B9" w:rsidRDefault="00B603B9" w:rsidP="00B603B9">
      <w:pPr>
        <w:pStyle w:val="CommentText"/>
        <w:jc w:val="left"/>
      </w:pPr>
      <w:r>
        <w:rPr>
          <w:color w:val="000000"/>
        </w:rPr>
        <w:t>Supply and installation of a site security system consisting of:</w:t>
      </w:r>
    </w:p>
    <w:p w14:paraId="5CCD8A1C" w14:textId="77777777" w:rsidR="00B603B9" w:rsidRDefault="00B603B9" w:rsidP="00B603B9">
      <w:pPr>
        <w:pStyle w:val="CommentText"/>
        <w:jc w:val="left"/>
      </w:pPr>
      <w:r>
        <w:rPr>
          <w:color w:val="000000"/>
        </w:rPr>
        <w:t>A remotely monitored CCTV system shall be provided for the surveillance of the perimeter fence and gates. Fixed position dual thermal and optical cameras built into one housing that are to be fitted to hot dipped galvanised bolt down foldable columns with predrilled holes for the mounting of the cameras and Power supplies. The columns will elevate at 3 metres, subject to planning conditions above ground level, positioned ideally 1 metre in from the perimeter fence. The cameras and poles will be installed in a clockwise rotation with each camera providing protection to the next camera in line with a maximum distance of 65 metres between columns. The camera systems shall be digital based systems which shall be user configurable, scalable, utilize digital storage devices and be connected to the monitoring facilities via a local area network. This system will also include an onsite audio challenge facility.</w:t>
      </w:r>
    </w:p>
    <w:p w14:paraId="54383FD8" w14:textId="77777777" w:rsidR="00B603B9" w:rsidRDefault="00B603B9" w:rsidP="00B603B9">
      <w:pPr>
        <w:pStyle w:val="CommentText"/>
        <w:jc w:val="left"/>
      </w:pPr>
      <w:r>
        <w:rPr>
          <w:color w:val="000000"/>
        </w:rPr>
        <w:t>The Contractor shall be responsible for the design and positioning of CCTV cameras at strategic locations, mounted on buildings or using masts as required in the planning conditions, to achieve the full coverage of the perimeter fence and gates. Where the conditions do not state these requirements, the Contractor shall design the system considering long-range fixed position infrared cameras fitted to poles which will elevate at 3 metres above ground level and positioned 1 metre in from the perimeter fence. Each pole will be fitted with a camera providing adequate coverage with a tilt down function to alleviate any need for working at height to carry out any maintenance tasks. So that each camera provides protection to the next camera in line with a maximum distance of 65 metres between columns, depending on topography. The use of concrete shall be minimised for the installation of posts, ducts or draw pit cable boxes.</w:t>
      </w:r>
    </w:p>
    <w:p w14:paraId="0CF61BFC" w14:textId="77777777" w:rsidR="00B603B9" w:rsidRDefault="00B603B9" w:rsidP="00B603B9">
      <w:pPr>
        <w:pStyle w:val="CommentText"/>
        <w:jc w:val="left"/>
      </w:pPr>
      <w:r>
        <w:rPr>
          <w:color w:val="000000"/>
        </w:rPr>
        <w:t>The overall design of the CCTV system shall be such that images of the subject of interest are captured, displayed and stored with sufficient resolution to enable a positive identification at any position within the area of coverage. The CCTV images displayed on the monitors shall be of adequate clarity to provide clear and unambiguous identification of persons or motor vehicles. Solid state CCTV cameras utilizing charge coupled devices (CCD) capable of providing high-definition colour video images shall be provided. Cameras installed in areas which are likely to be subject to changing light levels shall have lenses equipped with auto iris control facilities.</w:t>
      </w:r>
    </w:p>
    <w:p w14:paraId="589C5635" w14:textId="77777777" w:rsidR="00B603B9" w:rsidRDefault="00B603B9" w:rsidP="00B603B9">
      <w:pPr>
        <w:pStyle w:val="CommentText"/>
        <w:jc w:val="left"/>
      </w:pPr>
      <w:r>
        <w:rPr>
          <w:color w:val="000000"/>
        </w:rPr>
        <w:t>Infra-red lighting shall be provided for cameras where the level of illumination during the hours of darkness is insufficient to give a clear image. The beam width of the lighting shall be matched to the focal length and coverage of the camera. Infra-red lighting shall be switched automatically by photocells during the hours of darkness.</w:t>
      </w:r>
    </w:p>
    <w:p w14:paraId="00A409EC" w14:textId="77777777" w:rsidR="00B603B9" w:rsidRDefault="00B603B9" w:rsidP="00B603B9">
      <w:pPr>
        <w:pStyle w:val="CommentText"/>
        <w:jc w:val="left"/>
      </w:pPr>
      <w:r>
        <w:rPr>
          <w:color w:val="000000"/>
        </w:rPr>
        <w:t>A digital storage system shall be provided capable of storing the CCTV images in time lapse or in real time modes as required. The images shall normally be stored in time lapse mode. The storage system shall have facilities to superimpose camera number and date/time data on the images.</w:t>
      </w:r>
    </w:p>
    <w:p w14:paraId="301D4DF8" w14:textId="77777777" w:rsidR="00B603B9" w:rsidRDefault="00B603B9" w:rsidP="00B603B9">
      <w:pPr>
        <w:pStyle w:val="CommentText"/>
        <w:jc w:val="left"/>
      </w:pPr>
      <w:r>
        <w:rPr>
          <w:color w:val="000000"/>
        </w:rPr>
        <w:t>The cameras shall be networked together using a dedicated local area network with sufficient segments to optimise the cabling requirements without compromising the system performance and throughput. The network cabling shall be tamper-proof.</w:t>
      </w:r>
    </w:p>
    <w:p w14:paraId="6F44F583" w14:textId="77777777" w:rsidR="00B603B9" w:rsidRDefault="00B603B9" w:rsidP="00B603B9">
      <w:pPr>
        <w:pStyle w:val="CommentText"/>
        <w:jc w:val="left"/>
      </w:pPr>
      <w:r>
        <w:rPr>
          <w:color w:val="000000"/>
        </w:rPr>
        <w:t>Remote monitoring provisions in accordance with the latest General Data Protection Regulation (GDPR).</w:t>
      </w:r>
    </w:p>
    <w:p w14:paraId="438BA6CD" w14:textId="77777777" w:rsidR="00B603B9" w:rsidRDefault="00B603B9" w:rsidP="00B603B9">
      <w:pPr>
        <w:pStyle w:val="CommentText"/>
        <w:jc w:val="left"/>
      </w:pPr>
      <w:r>
        <w:rPr>
          <w:color w:val="000000"/>
        </w:rPr>
        <w:t>Should a security breach arise such that the CCTV becomes operational, the UPS should be capable of running for at least 6 hours.</w:t>
      </w:r>
    </w:p>
    <w:p w14:paraId="5F8AE09C" w14:textId="77777777" w:rsidR="00B603B9" w:rsidRDefault="00B603B9" w:rsidP="00B603B9">
      <w:pPr>
        <w:pStyle w:val="CommentText"/>
        <w:jc w:val="left"/>
      </w:pPr>
      <w:r>
        <w:rPr>
          <w:color w:val="000000"/>
        </w:rPr>
        <w:t>CCTV cameras shall be located at all access points to provide clear identification of people and motor vehicles. The access control system is to include the provision of an audio challenge facility and can provide key holder response.</w:t>
      </w:r>
    </w:p>
    <w:p w14:paraId="50F3054C" w14:textId="77777777" w:rsidR="00B603B9" w:rsidRDefault="00B603B9" w:rsidP="00B603B9">
      <w:pPr>
        <w:pStyle w:val="CommentText"/>
        <w:jc w:val="left"/>
      </w:pPr>
      <w:r>
        <w:rPr>
          <w:color w:val="000000"/>
        </w:rPr>
        <w:t>Keypads will be fitted to gated access points agreed with the Client.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F305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DD1D72" w16cex:dateUtc="2026-03-25T15: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F3054C" w16cid:durableId="59DD1D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AAB2C" w14:textId="77777777" w:rsidR="00E15F3C" w:rsidRDefault="00E15F3C" w:rsidP="000D4D4E">
      <w:pPr>
        <w:spacing w:line="240" w:lineRule="auto"/>
      </w:pPr>
      <w:r>
        <w:separator/>
      </w:r>
    </w:p>
    <w:p w14:paraId="59756E0E" w14:textId="77777777" w:rsidR="00E15F3C" w:rsidRDefault="00E15F3C"/>
    <w:p w14:paraId="090BFC56" w14:textId="77777777" w:rsidR="00E15F3C" w:rsidRDefault="00E15F3C"/>
  </w:endnote>
  <w:endnote w:type="continuationSeparator" w:id="0">
    <w:p w14:paraId="363589A3" w14:textId="77777777" w:rsidR="00E15F3C" w:rsidRDefault="00E15F3C" w:rsidP="000D4D4E">
      <w:pPr>
        <w:spacing w:line="240" w:lineRule="auto"/>
      </w:pPr>
      <w:r>
        <w:continuationSeparator/>
      </w:r>
    </w:p>
    <w:p w14:paraId="3EEE14BF" w14:textId="77777777" w:rsidR="00E15F3C" w:rsidRDefault="00E15F3C"/>
    <w:tbl>
      <w:tblPr>
        <w:tblpPr w:leftFromText="181" w:rightFromText="181" w:vertAnchor="page" w:horzAnchor="page" w:tblpX="1" w:tblpY="1"/>
        <w:tblOverlap w:val="never"/>
        <w:tblW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00"/>
      </w:tblGrid>
      <w:tr w:rsidR="00E15F3C" w14:paraId="39FC552F" w14:textId="77777777" w:rsidTr="00DB6C82">
        <w:tc>
          <w:tcPr>
            <w:tcW w:w="200" w:type="dxa"/>
            <w:tcBorders>
              <w:top w:val="nil"/>
              <w:left w:val="nil"/>
              <w:bottom w:val="nil"/>
              <w:right w:val="nil"/>
            </w:tcBorders>
          </w:tcPr>
          <w:p w14:paraId="4E9EB7C1" w14:textId="77777777" w:rsidR="00E15F3C" w:rsidRDefault="00E15F3C" w:rsidP="00DB6C82">
            <w:pPr>
              <w:pStyle w:val="Header"/>
            </w:pPr>
          </w:p>
        </w:tc>
      </w:tr>
    </w:tbl>
    <w:p w14:paraId="205CBF66" w14:textId="77777777" w:rsidR="00E15F3C" w:rsidRDefault="00E15F3C">
      <w:pPr>
        <w:spacing w:line="240" w:lineRule="auto"/>
      </w:pPr>
    </w:p>
    <w:p w14:paraId="21275EEF" w14:textId="77777777" w:rsidR="00E15F3C" w:rsidRDefault="00E15F3C"/>
  </w:endnote>
  <w:endnote w:type="continuationNotice" w:id="1">
    <w:p w14:paraId="6B8AA787" w14:textId="77777777" w:rsidR="00E15F3C" w:rsidRDefault="00E15F3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none)">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Dotu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inionPro-Regular">
    <w:altName w:val="Calibri"/>
    <w:charset w:val="00"/>
    <w:family w:val="auto"/>
    <w:pitch w:val="variable"/>
    <w:sig w:usb0="00000001" w:usb1="00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ill Sans MT">
    <w:panose1 w:val="020B0502020104020203"/>
    <w:charset w:val="00"/>
    <w:family w:val="swiss"/>
    <w:pitch w:val="variable"/>
    <w:sig w:usb0="00000007" w:usb1="00000000" w:usb2="00000000" w:usb3="00000000" w:csb0="00000003"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1" w:rightFromText="181" w:vertAnchor="page" w:horzAnchor="page" w:tblpX="1986" w:tblpY="16019"/>
      <w:tblW w:w="9070" w:type="dxa"/>
      <w:tblBorders>
        <w:top w:val="single" w:sz="4" w:space="0" w:color="006BA6" w:themeColor="accent1"/>
      </w:tblBorders>
      <w:tblCellMar>
        <w:top w:w="57" w:type="dxa"/>
        <w:left w:w="0" w:type="dxa"/>
        <w:right w:w="0" w:type="dxa"/>
      </w:tblCellMar>
      <w:tblLook w:val="0000" w:firstRow="0" w:lastRow="0" w:firstColumn="0" w:lastColumn="0" w:noHBand="0" w:noVBand="0"/>
    </w:tblPr>
    <w:tblGrid>
      <w:gridCol w:w="8504"/>
      <w:gridCol w:w="566"/>
    </w:tblGrid>
    <w:tr w:rsidR="006353BD" w:rsidRPr="00FC372D" w14:paraId="7A0D5F8E" w14:textId="77777777" w:rsidTr="005E5990">
      <w:trPr>
        <w:cantSplit/>
      </w:trPr>
      <w:tc>
        <w:tcPr>
          <w:tcW w:w="4688" w:type="pct"/>
          <w:vAlign w:val="center"/>
        </w:tcPr>
        <w:p w14:paraId="77E9A61C" w14:textId="045D19D2" w:rsidR="006353BD" w:rsidRPr="00266581" w:rsidRDefault="006353BD" w:rsidP="005E5990">
          <w:pPr>
            <w:pStyle w:val="Footer"/>
          </w:pPr>
          <w:r>
            <w:rPr>
              <w:noProof/>
            </w:rPr>
            <w:fldChar w:fldCharType="begin"/>
          </w:r>
          <w:r>
            <w:rPr>
              <w:noProof/>
            </w:rPr>
            <w:instrText xml:space="preserve"> STYLEREF  ~DocDate </w:instrText>
          </w:r>
          <w:r>
            <w:rPr>
              <w:noProof/>
            </w:rPr>
            <w:fldChar w:fldCharType="separate"/>
          </w:r>
          <w:r w:rsidR="00A52C33">
            <w:rPr>
              <w:noProof/>
            </w:rPr>
            <w:t>December 2025</w:t>
          </w:r>
          <w:r>
            <w:rPr>
              <w:noProof/>
            </w:rPr>
            <w:fldChar w:fldCharType="end"/>
          </w:r>
          <w:r w:rsidRPr="00266581">
            <w:rPr>
              <w:noProof/>
            </w:rPr>
            <w:fldChar w:fldCharType="begin"/>
          </w:r>
          <w:r w:rsidRPr="00266581">
            <w:rPr>
              <w:noProof/>
            </w:rPr>
            <w:instrText xml:space="preserve"> IF </w:instrText>
          </w:r>
          <w:r w:rsidRPr="00266581">
            <w:rPr>
              <w:noProof/>
            </w:rPr>
            <w:fldChar w:fldCharType="begin"/>
          </w:r>
          <w:r w:rsidRPr="00266581">
            <w:rPr>
              <w:noProof/>
            </w:rPr>
            <w:instrText xml:space="preserve"> STYLEREF  ~DocDraft </w:instrText>
          </w:r>
          <w:r w:rsidRPr="00266581">
            <w:rPr>
              <w:noProof/>
            </w:rPr>
            <w:fldChar w:fldCharType="separate"/>
          </w:r>
          <w:r w:rsidR="00A52C33">
            <w:rPr>
              <w:noProof/>
            </w:rPr>
            <w:instrText>P0049208 – rev00</w:instrText>
          </w:r>
          <w:r w:rsidRPr="00266581">
            <w:rPr>
              <w:noProof/>
            </w:rPr>
            <w:fldChar w:fldCharType="end"/>
          </w:r>
          <w:r w:rsidRPr="00266581">
            <w:rPr>
              <w:noProof/>
            </w:rPr>
            <w:instrText xml:space="preserve">= "" "" "  │  </w:instrText>
          </w:r>
          <w:r w:rsidRPr="00266581">
            <w:rPr>
              <w:noProof/>
            </w:rPr>
            <w:fldChar w:fldCharType="begin"/>
          </w:r>
          <w:r w:rsidRPr="00266581">
            <w:rPr>
              <w:noProof/>
            </w:rPr>
            <w:instrText xml:space="preserve"> STYLEREF  ~DocDraft </w:instrText>
          </w:r>
          <w:r w:rsidRPr="00266581">
            <w:rPr>
              <w:noProof/>
            </w:rPr>
            <w:fldChar w:fldCharType="separate"/>
          </w:r>
          <w:r w:rsidR="00A52C33">
            <w:rPr>
              <w:noProof/>
            </w:rPr>
            <w:instrText>P0049208 – rev00</w:instrText>
          </w:r>
          <w:r w:rsidRPr="00266581">
            <w:rPr>
              <w:noProof/>
            </w:rPr>
            <w:fldChar w:fldCharType="end"/>
          </w:r>
          <w:r w:rsidRPr="00266581">
            <w:rPr>
              <w:noProof/>
            </w:rPr>
            <w:instrText xml:space="preserve">" </w:instrText>
          </w:r>
          <w:r w:rsidRPr="00266581">
            <w:rPr>
              <w:noProof/>
            </w:rPr>
            <w:fldChar w:fldCharType="separate"/>
          </w:r>
          <w:r w:rsidR="00A52C33" w:rsidRPr="00266581">
            <w:rPr>
              <w:noProof/>
            </w:rPr>
            <w:t xml:space="preserve">  │  </w:t>
          </w:r>
          <w:r w:rsidR="00A52C33">
            <w:rPr>
              <w:noProof/>
            </w:rPr>
            <w:t>P0049208 – rev00</w:t>
          </w:r>
          <w:r w:rsidRPr="00266581">
            <w:rPr>
              <w:noProof/>
            </w:rPr>
            <w:fldChar w:fldCharType="end"/>
          </w:r>
          <w:r w:rsidRPr="00266581">
            <w:rPr>
              <w:noProof/>
            </w:rPr>
            <w:t xml:space="preserve"> </w:t>
          </w:r>
        </w:p>
      </w:tc>
      <w:tc>
        <w:tcPr>
          <w:tcW w:w="312" w:type="pct"/>
          <w:vAlign w:val="center"/>
        </w:tcPr>
        <w:p w14:paraId="5996677F" w14:textId="77777777" w:rsidR="006353BD" w:rsidRPr="00266581" w:rsidRDefault="006353BD" w:rsidP="005E5990">
          <w:pPr>
            <w:pStyle w:val="Footer"/>
          </w:pPr>
        </w:p>
      </w:tc>
    </w:tr>
  </w:tbl>
  <w:p w14:paraId="6E17C46B" w14:textId="77777777" w:rsidR="006353BD" w:rsidRPr="0066682B" w:rsidRDefault="006353BD" w:rsidP="000D64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1" w:rightFromText="181" w:vertAnchor="page" w:horzAnchor="page" w:tblpX="1986" w:tblpY="15934"/>
      <w:tblW w:w="9072" w:type="dxa"/>
      <w:tblBorders>
        <w:top w:val="single" w:sz="4" w:space="0" w:color="006BA6" w:themeColor="accent1"/>
      </w:tblBorders>
      <w:tblCellMar>
        <w:top w:w="57" w:type="dxa"/>
        <w:left w:w="0" w:type="dxa"/>
        <w:right w:w="0" w:type="dxa"/>
      </w:tblCellMar>
      <w:tblLook w:val="0000" w:firstRow="0" w:lastRow="0" w:firstColumn="0" w:lastColumn="0" w:noHBand="0" w:noVBand="0"/>
    </w:tblPr>
    <w:tblGrid>
      <w:gridCol w:w="8580"/>
      <w:gridCol w:w="492"/>
    </w:tblGrid>
    <w:tr w:rsidR="006353BD" w:rsidRPr="00FC372D" w14:paraId="4D403CE2" w14:textId="77777777" w:rsidTr="00276225">
      <w:tc>
        <w:tcPr>
          <w:tcW w:w="4729" w:type="pct"/>
          <w:vAlign w:val="center"/>
        </w:tcPr>
        <w:p w14:paraId="1C94055A" w14:textId="5133052F" w:rsidR="006353BD" w:rsidRPr="00755421" w:rsidRDefault="006353BD" w:rsidP="00276225">
          <w:pPr>
            <w:pStyle w:val="Footer"/>
          </w:pPr>
          <w:r>
            <w:rPr>
              <w:noProof/>
            </w:rPr>
            <w:fldChar w:fldCharType="begin"/>
          </w:r>
          <w:r>
            <w:rPr>
              <w:noProof/>
            </w:rPr>
            <w:instrText xml:space="preserve"> STYLEREF  ~DocDate </w:instrText>
          </w:r>
          <w:r>
            <w:rPr>
              <w:noProof/>
            </w:rPr>
            <w:fldChar w:fldCharType="separate"/>
          </w:r>
          <w:r w:rsidR="00A52C33">
            <w:rPr>
              <w:noProof/>
            </w:rPr>
            <w:t>December 2025</w:t>
          </w:r>
          <w:r>
            <w:rPr>
              <w:noProof/>
            </w:rPr>
            <w:fldChar w:fldCharType="end"/>
          </w:r>
          <w:r>
            <w:rPr>
              <w:noProof/>
            </w:rPr>
            <w:fldChar w:fldCharType="begin"/>
          </w:r>
          <w:r>
            <w:rPr>
              <w:noProof/>
            </w:rPr>
            <w:instrText xml:space="preserve"> IF </w:instrText>
          </w:r>
          <w:r>
            <w:rPr>
              <w:noProof/>
            </w:rPr>
            <w:fldChar w:fldCharType="begin"/>
          </w:r>
          <w:r>
            <w:rPr>
              <w:noProof/>
            </w:rPr>
            <w:instrText xml:space="preserve"> STYLEREF  ~DocDraft </w:instrText>
          </w:r>
          <w:r>
            <w:rPr>
              <w:noProof/>
            </w:rPr>
            <w:fldChar w:fldCharType="separate"/>
          </w:r>
          <w:r w:rsidR="00A52C33">
            <w:rPr>
              <w:noProof/>
            </w:rPr>
            <w:instrText>P0049208 – rev00</w:instrText>
          </w:r>
          <w:r>
            <w:rPr>
              <w:noProof/>
            </w:rPr>
            <w:fldChar w:fldCharType="end"/>
          </w:r>
          <w:r w:rsidRPr="00432E01">
            <w:rPr>
              <w:noProof/>
            </w:rPr>
            <w:instrText xml:space="preserve">= "" "" "  │  </w:instrText>
          </w:r>
          <w:r>
            <w:rPr>
              <w:noProof/>
            </w:rPr>
            <w:fldChar w:fldCharType="begin"/>
          </w:r>
          <w:r>
            <w:rPr>
              <w:noProof/>
            </w:rPr>
            <w:instrText xml:space="preserve"> STYLEREF  ~DocDraft </w:instrText>
          </w:r>
          <w:r>
            <w:rPr>
              <w:noProof/>
            </w:rPr>
            <w:fldChar w:fldCharType="separate"/>
          </w:r>
          <w:r w:rsidR="00A52C33">
            <w:rPr>
              <w:noProof/>
            </w:rPr>
            <w:instrText>P0049208 – rev00</w:instrText>
          </w:r>
          <w:r>
            <w:rPr>
              <w:noProof/>
            </w:rPr>
            <w:fldChar w:fldCharType="end"/>
          </w:r>
          <w:r w:rsidRPr="00432E01">
            <w:rPr>
              <w:noProof/>
            </w:rPr>
            <w:instrText>"</w:instrText>
          </w:r>
          <w:r>
            <w:rPr>
              <w:noProof/>
            </w:rPr>
            <w:instrText xml:space="preserve"> </w:instrText>
          </w:r>
          <w:r>
            <w:rPr>
              <w:noProof/>
            </w:rPr>
            <w:fldChar w:fldCharType="separate"/>
          </w:r>
          <w:r w:rsidR="00A52C33" w:rsidRPr="00432E01">
            <w:rPr>
              <w:noProof/>
            </w:rPr>
            <w:t xml:space="preserve">  │  </w:t>
          </w:r>
          <w:r w:rsidR="00A52C33">
            <w:rPr>
              <w:noProof/>
            </w:rPr>
            <w:t>P0049208 – rev00</w:t>
          </w:r>
          <w:r>
            <w:rPr>
              <w:noProof/>
            </w:rPr>
            <w:fldChar w:fldCharType="end"/>
          </w:r>
          <w:r>
            <w:rPr>
              <w:noProof/>
            </w:rPr>
            <w:t xml:space="preserve"> </w:t>
          </w:r>
        </w:p>
      </w:tc>
      <w:tc>
        <w:tcPr>
          <w:tcW w:w="271" w:type="pct"/>
          <w:vAlign w:val="center"/>
        </w:tcPr>
        <w:p w14:paraId="759E195F" w14:textId="77777777" w:rsidR="006353BD" w:rsidRPr="0094381B" w:rsidRDefault="006353BD" w:rsidP="00276225">
          <w:pPr>
            <w:pStyle w:val="Footer"/>
            <w:jc w:val="right"/>
          </w:pPr>
        </w:p>
      </w:tc>
    </w:tr>
  </w:tbl>
  <w:p w14:paraId="346C8F2E" w14:textId="77777777" w:rsidR="006353BD" w:rsidRDefault="006353BD" w:rsidP="002762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091BB" w14:textId="77777777" w:rsidR="00E15F3C" w:rsidRDefault="00E15F3C" w:rsidP="000D4D4E">
      <w:pPr>
        <w:spacing w:line="240" w:lineRule="auto"/>
      </w:pPr>
      <w:r>
        <w:separator/>
      </w:r>
    </w:p>
  </w:footnote>
  <w:footnote w:type="continuationSeparator" w:id="0">
    <w:p w14:paraId="01FD8E6D" w14:textId="77777777" w:rsidR="00E15F3C" w:rsidRDefault="00E15F3C" w:rsidP="000D4D4E">
      <w:pPr>
        <w:spacing w:line="240" w:lineRule="auto"/>
      </w:pPr>
      <w:r>
        <w:continuationSeparator/>
      </w:r>
    </w:p>
    <w:p w14:paraId="774DA9EF" w14:textId="77777777" w:rsidR="00E15F3C" w:rsidRDefault="00E15F3C"/>
    <w:p w14:paraId="797D3AD2" w14:textId="77777777" w:rsidR="00E15F3C" w:rsidRDefault="00E15F3C"/>
  </w:footnote>
  <w:footnote w:type="continuationNotice" w:id="1">
    <w:p w14:paraId="314D14BF" w14:textId="77777777" w:rsidR="00E15F3C" w:rsidRDefault="00E15F3C">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1" w:rightFromText="181" w:vertAnchor="page" w:horzAnchor="margin" w:tblpXSpec="right" w:tblpY="766"/>
      <w:tblW w:w="3402" w:type="dxa"/>
      <w:tblLayout w:type="fixed"/>
      <w:tblCellMar>
        <w:left w:w="0" w:type="dxa"/>
        <w:right w:w="0" w:type="dxa"/>
      </w:tblCellMar>
      <w:tblLook w:val="0000" w:firstRow="0" w:lastRow="0" w:firstColumn="0" w:lastColumn="0" w:noHBand="0" w:noVBand="0"/>
    </w:tblPr>
    <w:tblGrid>
      <w:gridCol w:w="3402"/>
    </w:tblGrid>
    <w:tr w:rsidR="006353BD" w14:paraId="4510BBB6" w14:textId="77777777" w:rsidTr="00CF4465">
      <w:trPr>
        <w:trHeight w:hRule="exact" w:val="1134"/>
      </w:trPr>
      <w:tc>
        <w:tcPr>
          <w:tcW w:w="3402" w:type="dxa"/>
          <w:vAlign w:val="center"/>
        </w:tcPr>
        <w:p w14:paraId="523E8F6A" w14:textId="07100325" w:rsidR="006353BD" w:rsidRPr="00266581" w:rsidRDefault="006353BD" w:rsidP="0025219F">
          <w:pPr>
            <w:pStyle w:val="GraphicRight"/>
          </w:pPr>
          <w:r w:rsidRPr="0025219F">
            <w:rPr>
              <w:noProof/>
              <w:lang w:eastAsia="en-GB"/>
            </w:rPr>
            <w:drawing>
              <wp:inline distT="0" distB="0" distL="0" distR="0" wp14:anchorId="6CEBFF0F" wp14:editId="34A4D5D7">
                <wp:extent cx="870574" cy="669600"/>
                <wp:effectExtent l="0" t="0" r="6350" b="0"/>
                <wp:docPr id="253711653" name="Picture 253711653">
                  <a:extLst xmlns:a="http://schemas.openxmlformats.org/drawingml/2006/main">
                    <a:ext uri="{FF2B5EF4-FFF2-40B4-BE49-F238E27FC236}">
                      <a16:creationId xmlns:a16="http://schemas.microsoft.com/office/drawing/2014/main" id="{A2248AF0-58D8-4A05-9B3B-3975D63105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A2248AF0-58D8-4A05-9B3B-3975D63105C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70574" cy="669600"/>
                        </a:xfrm>
                        <a:prstGeom prst="rect">
                          <a:avLst/>
                        </a:prstGeom>
                      </pic:spPr>
                    </pic:pic>
                  </a:graphicData>
                </a:graphic>
              </wp:inline>
            </w:drawing>
          </w:r>
        </w:p>
      </w:tc>
    </w:tr>
  </w:tbl>
  <w:tbl>
    <w:tblPr>
      <w:tblpPr w:leftFromText="181" w:rightFromText="181" w:vertAnchor="page" w:horzAnchor="page" w:tblpX="1" w:tblpY="2354"/>
      <w:tblOverlap w:val="never"/>
      <w:tblW w:w="11906" w:type="dxa"/>
      <w:tblLayout w:type="fixed"/>
      <w:tblCellMar>
        <w:left w:w="0" w:type="dxa"/>
        <w:right w:w="0" w:type="dxa"/>
      </w:tblCellMar>
      <w:tblLook w:val="04A0" w:firstRow="1" w:lastRow="0" w:firstColumn="1" w:lastColumn="0" w:noHBand="0" w:noVBand="1"/>
    </w:tblPr>
    <w:tblGrid>
      <w:gridCol w:w="11906"/>
    </w:tblGrid>
    <w:tr w:rsidR="006353BD" w14:paraId="052C2EB7" w14:textId="77777777" w:rsidTr="00107873">
      <w:trPr>
        <w:cantSplit/>
        <w:trHeight w:hRule="exact" w:val="5386"/>
      </w:trPr>
      <w:tc>
        <w:tcPr>
          <w:tcW w:w="11906" w:type="dxa"/>
          <w:shd w:val="clear" w:color="auto" w:fill="D4D5D6" w:themeFill="background2"/>
        </w:tcPr>
        <w:p w14:paraId="2DFE05AB" w14:textId="6034619E" w:rsidR="006353BD" w:rsidRDefault="00FD5C3C" w:rsidP="00107873">
          <w:pPr>
            <w:pStyle w:val="GraphicLeft"/>
          </w:pPr>
          <w:bookmarkStart w:id="7" w:name="BM_DocTitleImage" w:colFirst="0" w:colLast="1"/>
          <w:r>
            <w:rPr>
              <w:noProof/>
            </w:rPr>
            <w:drawing>
              <wp:inline distT="0" distB="0" distL="0" distR="0" wp14:anchorId="5491D10D" wp14:editId="581F37FA">
                <wp:extent cx="7560310" cy="3420022"/>
                <wp:effectExtent l="0" t="0" r="2540" b="9525"/>
                <wp:docPr id="1644485698" name="Picture 1644485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97602" name=""/>
                        <pic:cNvPicPr/>
                      </pic:nvPicPr>
                      <pic:blipFill>
                        <a:blip r:embed="rId2">
                          <a:extLst>
                            <a:ext uri="{28A0092B-C50C-407E-A947-70E740481C1C}">
                              <a14:useLocalDpi xmlns:a14="http://schemas.microsoft.com/office/drawing/2010/main" val="0"/>
                            </a:ext>
                          </a:extLst>
                        </a:blip>
                        <a:srcRect b="26443"/>
                        <a:stretch>
                          <a:fillRect/>
                        </a:stretch>
                      </pic:blipFill>
                      <pic:spPr>
                        <a:xfrm>
                          <a:off x="0" y="0"/>
                          <a:ext cx="7560310" cy="3420022"/>
                        </a:xfrm>
                        <a:prstGeom prst="rect">
                          <a:avLst/>
                        </a:prstGeom>
                      </pic:spPr>
                    </pic:pic>
                  </a:graphicData>
                </a:graphic>
              </wp:inline>
            </w:drawing>
          </w:r>
        </w:p>
      </w:tc>
    </w:tr>
  </w:tbl>
  <w:tbl>
    <w:tblPr>
      <w:tblpPr w:leftFromText="181" w:rightFromText="181" w:vertAnchor="page" w:horzAnchor="page" w:tblpX="1" w:tblpY="1"/>
      <w:tblOverlap w:val="never"/>
      <w:tblW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00"/>
    </w:tblGrid>
    <w:tr w:rsidR="006353BD" w14:paraId="6ECB153D" w14:textId="77777777" w:rsidTr="004D7D98">
      <w:tc>
        <w:tcPr>
          <w:tcW w:w="200" w:type="dxa"/>
          <w:tcBorders>
            <w:top w:val="nil"/>
            <w:left w:val="nil"/>
            <w:bottom w:val="nil"/>
            <w:right w:val="nil"/>
          </w:tcBorders>
        </w:tcPr>
        <w:p w14:paraId="0B08E1CC" w14:textId="77777777" w:rsidR="006353BD" w:rsidRDefault="006353BD" w:rsidP="004D7D98">
          <w:pPr>
            <w:pStyle w:val="Header"/>
          </w:pPr>
          <w:bookmarkStart w:id="8" w:name="BM_Mainbody" w:colFirst="0" w:colLast="0"/>
          <w:bookmarkEnd w:id="7"/>
        </w:p>
      </w:tc>
    </w:tr>
    <w:bookmarkEnd w:id="8"/>
  </w:tbl>
  <w:p w14:paraId="7FFAC5F5" w14:textId="77777777" w:rsidR="006353BD" w:rsidRDefault="006353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1" w:rightFromText="181" w:vertAnchor="page" w:horzAnchor="page" w:tblpX="852" w:tblpY="568"/>
      <w:tblW w:w="2551" w:type="dxa"/>
      <w:tblCellMar>
        <w:left w:w="0" w:type="dxa"/>
        <w:right w:w="0" w:type="dxa"/>
      </w:tblCellMar>
      <w:tblLook w:val="0000" w:firstRow="0" w:lastRow="0" w:firstColumn="0" w:lastColumn="0" w:noHBand="0" w:noVBand="0"/>
    </w:tblPr>
    <w:tblGrid>
      <w:gridCol w:w="2551"/>
    </w:tblGrid>
    <w:tr w:rsidR="006353BD" w14:paraId="509689CD" w14:textId="77777777" w:rsidTr="620983C8">
      <w:trPr>
        <w:trHeight w:hRule="exact" w:val="851"/>
      </w:trPr>
      <w:tc>
        <w:tcPr>
          <w:tcW w:w="2551" w:type="dxa"/>
          <w:vAlign w:val="center"/>
        </w:tcPr>
        <w:p w14:paraId="79085AF6" w14:textId="77777777" w:rsidR="006353BD" w:rsidRDefault="006353BD" w:rsidP="0025219F">
          <w:pPr>
            <w:pStyle w:val="GraphicLeft"/>
          </w:pPr>
          <w:r>
            <w:rPr>
              <w:noProof/>
              <w:lang w:eastAsia="en-GB"/>
            </w:rPr>
            <w:drawing>
              <wp:inline distT="0" distB="0" distL="0" distR="0" wp14:anchorId="15A93936" wp14:editId="4A0030F8">
                <wp:extent cx="678673" cy="522000"/>
                <wp:effectExtent l="0" t="0" r="7620" b="0"/>
                <wp:docPr id="221976466" name="Picture 221976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
                          <a:extLst>
                            <a:ext uri="{FF2B5EF4-FFF2-40B4-BE49-F238E27FC236}">
                              <a16:creationId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id="{A2248AF0-58D8-4A05-9B3B-3975D63105C1}"/>
                            </a:ext>
                          </a:extLst>
                        </a:blip>
                        <a:stretch>
                          <a:fillRect/>
                        </a:stretch>
                      </pic:blipFill>
                      <pic:spPr>
                        <a:xfrm>
                          <a:off x="0" y="0"/>
                          <a:ext cx="678673" cy="522000"/>
                        </a:xfrm>
                        <a:prstGeom prst="rect">
                          <a:avLst/>
                        </a:prstGeom>
                      </pic:spPr>
                    </pic:pic>
                  </a:graphicData>
                </a:graphic>
              </wp:inline>
            </w:drawing>
          </w:r>
        </w:p>
      </w:tc>
    </w:tr>
  </w:tbl>
  <w:tbl>
    <w:tblPr>
      <w:tblpPr w:leftFromText="170" w:rightFromText="181" w:vertAnchor="page" w:horzAnchor="page" w:tblpX="3687" w:tblpY="568"/>
      <w:tblW w:w="0" w:type="auto"/>
      <w:tblCellMar>
        <w:left w:w="0" w:type="dxa"/>
        <w:right w:w="0" w:type="dxa"/>
      </w:tblCellMar>
      <w:tblLook w:val="0000" w:firstRow="0" w:lastRow="0" w:firstColumn="0" w:lastColumn="0" w:noHBand="0" w:noVBand="0"/>
    </w:tblPr>
    <w:tblGrid>
      <w:gridCol w:w="7370"/>
    </w:tblGrid>
    <w:tr w:rsidR="006353BD" w:rsidRPr="00D14253" w14:paraId="10CFF6AC" w14:textId="77777777" w:rsidTr="000D64F9">
      <w:trPr>
        <w:cantSplit/>
        <w:trHeight w:hRule="exact" w:val="851"/>
      </w:trPr>
      <w:tc>
        <w:tcPr>
          <w:tcW w:w="7370" w:type="dxa"/>
          <w:vAlign w:val="center"/>
        </w:tcPr>
        <w:p w14:paraId="3A314FD2" w14:textId="2767A177" w:rsidR="006353BD" w:rsidRPr="00D14253" w:rsidRDefault="006353BD" w:rsidP="000D64F9">
          <w:pPr>
            <w:pStyle w:val="Header"/>
            <w:jc w:val="right"/>
          </w:pPr>
          <w:r>
            <w:rPr>
              <w:noProof/>
            </w:rPr>
            <w:fldChar w:fldCharType="begin"/>
          </w:r>
          <w:r>
            <w:rPr>
              <w:noProof/>
            </w:rPr>
            <w:instrText xml:space="preserve"> STYLEREF  ~DocTitle </w:instrText>
          </w:r>
          <w:r>
            <w:rPr>
              <w:noProof/>
            </w:rPr>
            <w:fldChar w:fldCharType="separate"/>
          </w:r>
          <w:r w:rsidR="00A52C33">
            <w:rPr>
              <w:noProof/>
            </w:rPr>
            <w:t>PV Technology Employer's Requirements - Solar PV</w:t>
          </w:r>
          <w:r>
            <w:rPr>
              <w:noProof/>
            </w:rPr>
            <w:fldChar w:fldCharType="end"/>
          </w:r>
        </w:p>
      </w:tc>
    </w:tr>
  </w:tbl>
  <w:p w14:paraId="1536CD9F" w14:textId="77777777" w:rsidR="006353BD" w:rsidRPr="0066682B" w:rsidRDefault="006353BD" w:rsidP="000D64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70" w:rightFromText="181" w:vertAnchor="page" w:horzAnchor="page" w:tblpX="3687" w:tblpY="568"/>
      <w:tblW w:w="0" w:type="auto"/>
      <w:tblCellMar>
        <w:left w:w="0" w:type="dxa"/>
        <w:right w:w="0" w:type="dxa"/>
      </w:tblCellMar>
      <w:tblLook w:val="0000" w:firstRow="0" w:lastRow="0" w:firstColumn="0" w:lastColumn="0" w:noHBand="0" w:noVBand="0"/>
    </w:tblPr>
    <w:tblGrid>
      <w:gridCol w:w="7370"/>
    </w:tblGrid>
    <w:tr w:rsidR="006353BD" w:rsidRPr="00D14253" w14:paraId="5D6CC716" w14:textId="77777777" w:rsidTr="00671E9C">
      <w:trPr>
        <w:cantSplit/>
        <w:trHeight w:hRule="exact" w:val="851"/>
      </w:trPr>
      <w:tc>
        <w:tcPr>
          <w:tcW w:w="7370" w:type="dxa"/>
          <w:vAlign w:val="center"/>
        </w:tcPr>
        <w:p w14:paraId="76595DB4" w14:textId="464CA03E" w:rsidR="006353BD" w:rsidRPr="00D14253" w:rsidRDefault="006353BD" w:rsidP="00671E9C">
          <w:pPr>
            <w:pStyle w:val="Header"/>
            <w:jc w:val="right"/>
          </w:pPr>
          <w:r>
            <w:rPr>
              <w:noProof/>
            </w:rPr>
            <w:fldChar w:fldCharType="begin"/>
          </w:r>
          <w:r>
            <w:rPr>
              <w:noProof/>
            </w:rPr>
            <w:instrText xml:space="preserve"> STYLEREF  ~DocTitle </w:instrText>
          </w:r>
          <w:r>
            <w:rPr>
              <w:noProof/>
            </w:rPr>
            <w:fldChar w:fldCharType="separate"/>
          </w:r>
          <w:r w:rsidR="00A52C33">
            <w:rPr>
              <w:noProof/>
            </w:rPr>
            <w:t>PV Technology Employer's Requirements - Solar PV</w:t>
          </w:r>
          <w:r>
            <w:rPr>
              <w:noProof/>
            </w:rPr>
            <w:fldChar w:fldCharType="end"/>
          </w:r>
        </w:p>
      </w:tc>
    </w:tr>
  </w:tbl>
  <w:tbl>
    <w:tblPr>
      <w:tblpPr w:leftFromText="181" w:rightFromText="181" w:vertAnchor="page" w:horzAnchor="page" w:tblpX="852" w:tblpY="568"/>
      <w:tblW w:w="2551" w:type="dxa"/>
      <w:tblCellMar>
        <w:left w:w="0" w:type="dxa"/>
        <w:right w:w="0" w:type="dxa"/>
      </w:tblCellMar>
      <w:tblLook w:val="0000" w:firstRow="0" w:lastRow="0" w:firstColumn="0" w:lastColumn="0" w:noHBand="0" w:noVBand="0"/>
    </w:tblPr>
    <w:tblGrid>
      <w:gridCol w:w="2551"/>
    </w:tblGrid>
    <w:tr w:rsidR="006353BD" w14:paraId="7BCF3F86" w14:textId="77777777" w:rsidTr="620983C8">
      <w:trPr>
        <w:trHeight w:hRule="exact" w:val="851"/>
      </w:trPr>
      <w:tc>
        <w:tcPr>
          <w:tcW w:w="2551" w:type="dxa"/>
          <w:vAlign w:val="center"/>
        </w:tcPr>
        <w:p w14:paraId="311E8B35" w14:textId="77777777" w:rsidR="006353BD" w:rsidRDefault="006353BD" w:rsidP="0025219F">
          <w:pPr>
            <w:pStyle w:val="GraphicLeft"/>
          </w:pPr>
          <w:r>
            <w:rPr>
              <w:noProof/>
              <w:lang w:eastAsia="en-GB"/>
            </w:rPr>
            <w:drawing>
              <wp:inline distT="0" distB="0" distL="0" distR="0" wp14:anchorId="18691F36" wp14:editId="3F7BDE0D">
                <wp:extent cx="678673" cy="522000"/>
                <wp:effectExtent l="0" t="0" r="7620" b="0"/>
                <wp:docPr id="1016596240" name="Picture 1016596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
                          <a:extLst>
                            <a:ext uri="{FF2B5EF4-FFF2-40B4-BE49-F238E27FC236}">
                              <a16:creationId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id="{A2248AF0-58D8-4A05-9B3B-3975D63105C1}"/>
                            </a:ext>
                          </a:extLst>
                        </a:blip>
                        <a:stretch>
                          <a:fillRect/>
                        </a:stretch>
                      </pic:blipFill>
                      <pic:spPr>
                        <a:xfrm>
                          <a:off x="0" y="0"/>
                          <a:ext cx="678673" cy="522000"/>
                        </a:xfrm>
                        <a:prstGeom prst="rect">
                          <a:avLst/>
                        </a:prstGeom>
                      </pic:spPr>
                    </pic:pic>
                  </a:graphicData>
                </a:graphic>
              </wp:inline>
            </w:drawing>
          </w:r>
        </w:p>
      </w:tc>
    </w:tr>
  </w:tbl>
  <w:p w14:paraId="58C4FEA0" w14:textId="77777777" w:rsidR="006353BD" w:rsidRDefault="006353BD" w:rsidP="007F2C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5B083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B669C0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46022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DEC0E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4842E0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6A00E0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F5285E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A8638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E1039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414A73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548BE"/>
    <w:multiLevelType w:val="multilevel"/>
    <w:tmpl w:val="A10273B8"/>
    <w:lvl w:ilvl="0">
      <w:start w:val="1"/>
      <w:numFmt w:val="decimal"/>
      <w:lvlRestart w:val="0"/>
      <w:pStyle w:val="Heading1"/>
      <w:lvlText w:val="%1"/>
      <w:lvlJc w:val="right"/>
      <w:pPr>
        <w:tabs>
          <w:tab w:val="num" w:pos="0"/>
        </w:tabs>
        <w:ind w:left="0" w:hanging="283"/>
      </w:pPr>
      <w:rPr>
        <w:rFonts w:ascii="Arial" w:hAnsi="Arial" w:hint="default"/>
        <w:b w:val="0"/>
        <w:i w:val="0"/>
        <w:color w:val="006BA6" w:themeColor="accent1"/>
        <w:sz w:val="36"/>
      </w:rPr>
    </w:lvl>
    <w:lvl w:ilvl="1">
      <w:start w:val="1"/>
      <w:numFmt w:val="decimal"/>
      <w:pStyle w:val="Heading2"/>
      <w:lvlText w:val="%1.%2"/>
      <w:lvlJc w:val="right"/>
      <w:pPr>
        <w:tabs>
          <w:tab w:val="num" w:pos="0"/>
        </w:tabs>
        <w:ind w:left="0" w:hanging="283"/>
      </w:pPr>
      <w:rPr>
        <w:rFonts w:ascii="Arial" w:hAnsi="Arial" w:hint="default"/>
        <w:b w:val="0"/>
        <w:i w:val="0"/>
        <w:color w:val="006BA6" w:themeColor="accent1"/>
        <w:sz w:val="32"/>
      </w:rPr>
    </w:lvl>
    <w:lvl w:ilvl="2">
      <w:start w:val="1"/>
      <w:numFmt w:val="decimal"/>
      <w:pStyle w:val="Heading3"/>
      <w:lvlText w:val="%1.%2.%3"/>
      <w:lvlJc w:val="right"/>
      <w:pPr>
        <w:tabs>
          <w:tab w:val="num" w:pos="0"/>
        </w:tabs>
        <w:ind w:left="0" w:hanging="283"/>
      </w:pPr>
      <w:rPr>
        <w:rFonts w:ascii="Arial" w:hAnsi="Arial" w:hint="default"/>
        <w:b w:val="0"/>
        <w:i w:val="0"/>
        <w:color w:val="006BA6" w:themeColor="accent1"/>
        <w:sz w:val="28"/>
      </w:rPr>
    </w:lvl>
    <w:lvl w:ilvl="3">
      <w:start w:val="1"/>
      <w:numFmt w:val="decimal"/>
      <w:pStyle w:val="Heading4"/>
      <w:lvlText w:val="%1.%2.%3.%4"/>
      <w:lvlJc w:val="right"/>
      <w:pPr>
        <w:tabs>
          <w:tab w:val="num" w:pos="0"/>
        </w:tabs>
        <w:ind w:left="0" w:hanging="283"/>
      </w:pPr>
      <w:rPr>
        <w:rFonts w:ascii="Arial" w:hAnsi="Arial" w:hint="default"/>
        <w:b w:val="0"/>
        <w:i w:val="0"/>
        <w:color w:val="006BA6" w:themeColor="accent1"/>
        <w:sz w:val="24"/>
      </w:rPr>
    </w:lvl>
    <w:lvl w:ilvl="4">
      <w:start w:val="1"/>
      <w:numFmt w:val="none"/>
      <w:lvlText w:val=""/>
      <w:lvlJc w:val="left"/>
      <w:pPr>
        <w:ind w:left="-32767" w:firstLine="32767"/>
      </w:pPr>
      <w:rPr>
        <w:rFonts w:hint="default"/>
      </w:rPr>
    </w:lvl>
    <w:lvl w:ilvl="5">
      <w:start w:val="1"/>
      <w:numFmt w:val="none"/>
      <w:lvlText w:val=""/>
      <w:lvlJc w:val="left"/>
      <w:pPr>
        <w:ind w:left="-32767" w:firstLine="32767"/>
      </w:pPr>
      <w:rPr>
        <w:rFonts w:hint="default"/>
      </w:rPr>
    </w:lvl>
    <w:lvl w:ilvl="6">
      <w:start w:val="1"/>
      <w:numFmt w:val="none"/>
      <w:lvlText w:val=""/>
      <w:lvlJc w:val="left"/>
      <w:pPr>
        <w:ind w:left="-32767" w:firstLine="32767"/>
      </w:pPr>
      <w:rPr>
        <w:rFonts w:hint="default"/>
      </w:rPr>
    </w:lvl>
    <w:lvl w:ilvl="7">
      <w:start w:val="1"/>
      <w:numFmt w:val="none"/>
      <w:lvlText w:val=""/>
      <w:lvlJc w:val="left"/>
      <w:pPr>
        <w:ind w:left="-32767" w:firstLine="32767"/>
      </w:pPr>
      <w:rPr>
        <w:rFonts w:hint="default"/>
      </w:rPr>
    </w:lvl>
    <w:lvl w:ilvl="8">
      <w:start w:val="1"/>
      <w:numFmt w:val="none"/>
      <w:lvlText w:val=""/>
      <w:lvlJc w:val="left"/>
      <w:pPr>
        <w:ind w:left="-32767" w:firstLine="32767"/>
      </w:pPr>
      <w:rPr>
        <w:rFonts w:hint="default"/>
      </w:rPr>
    </w:lvl>
  </w:abstractNum>
  <w:abstractNum w:abstractNumId="11" w15:restartNumberingAfterBreak="0">
    <w:nsid w:val="0868241E"/>
    <w:multiLevelType w:val="multilevel"/>
    <w:tmpl w:val="1D4EC068"/>
    <w:lvl w:ilvl="0">
      <w:start w:val="1"/>
      <w:numFmt w:val="upperLetter"/>
      <w:pStyle w:val="AppHead"/>
      <w:lvlText w:val="%1."/>
      <w:lvlJc w:val="right"/>
      <w:pPr>
        <w:ind w:left="0" w:hanging="284"/>
      </w:pPr>
      <w:rPr>
        <w:rFonts w:hint="default"/>
        <w:color w:val="006BA6" w:themeColor="accent1"/>
      </w:rPr>
    </w:lvl>
    <w:lvl w:ilvl="1">
      <w:start w:val="1"/>
      <w:numFmt w:val="decimal"/>
      <w:pStyle w:val="AppSubHead"/>
      <w:lvlText w:val="%1.%2."/>
      <w:lvlJc w:val="right"/>
      <w:pPr>
        <w:ind w:left="0" w:hanging="284"/>
      </w:pPr>
      <w:rPr>
        <w:rFonts w:hint="default"/>
        <w:color w:val="006BA6" w:themeColor="accent1"/>
      </w:rPr>
    </w:lvl>
    <w:lvl w:ilvl="2">
      <w:start w:val="1"/>
      <w:numFmt w:val="decimal"/>
      <w:pStyle w:val="AppMinorSubHead"/>
      <w:lvlText w:val="%1.%2.%3."/>
      <w:lvlJc w:val="right"/>
      <w:pPr>
        <w:ind w:left="0" w:hanging="284"/>
      </w:pPr>
      <w:rPr>
        <w:rFonts w:hint="default"/>
        <w:color w:val="006BA6" w:themeColor="accent1"/>
      </w:rPr>
    </w:lvl>
    <w:lvl w:ilvl="3">
      <w:start w:val="1"/>
      <w:numFmt w:val="none"/>
      <w:lvlText w:val="%4"/>
      <w:lvlJc w:val="left"/>
      <w:pPr>
        <w:ind w:left="0" w:hanging="284"/>
      </w:pPr>
      <w:rPr>
        <w:rFonts w:hint="default"/>
      </w:rPr>
    </w:lvl>
    <w:lvl w:ilvl="4">
      <w:start w:val="1"/>
      <w:numFmt w:val="none"/>
      <w:lvlText w:val="%5"/>
      <w:lvlJc w:val="left"/>
      <w:pPr>
        <w:ind w:left="0" w:hanging="284"/>
      </w:pPr>
      <w:rPr>
        <w:rFonts w:hint="default"/>
      </w:rPr>
    </w:lvl>
    <w:lvl w:ilvl="5">
      <w:start w:val="1"/>
      <w:numFmt w:val="none"/>
      <w:lvlText w:val="%6"/>
      <w:lvlJc w:val="right"/>
      <w:pPr>
        <w:ind w:left="0" w:hanging="284"/>
      </w:pPr>
      <w:rPr>
        <w:rFonts w:hint="default"/>
      </w:rPr>
    </w:lvl>
    <w:lvl w:ilvl="6">
      <w:start w:val="1"/>
      <w:numFmt w:val="none"/>
      <w:lvlText w:val="%7"/>
      <w:lvlJc w:val="left"/>
      <w:pPr>
        <w:ind w:left="0" w:hanging="284"/>
      </w:pPr>
      <w:rPr>
        <w:rFonts w:hint="default"/>
      </w:rPr>
    </w:lvl>
    <w:lvl w:ilvl="7">
      <w:start w:val="1"/>
      <w:numFmt w:val="none"/>
      <w:lvlText w:val=""/>
      <w:lvlJc w:val="left"/>
      <w:pPr>
        <w:ind w:left="0" w:hanging="284"/>
      </w:pPr>
      <w:rPr>
        <w:rFonts w:hint="default"/>
      </w:rPr>
    </w:lvl>
    <w:lvl w:ilvl="8">
      <w:start w:val="1"/>
      <w:numFmt w:val="none"/>
      <w:lvlText w:val=""/>
      <w:lvlJc w:val="right"/>
      <w:pPr>
        <w:ind w:left="0" w:hanging="284"/>
      </w:pPr>
      <w:rPr>
        <w:rFonts w:hint="default"/>
      </w:rPr>
    </w:lvl>
  </w:abstractNum>
  <w:abstractNum w:abstractNumId="12" w15:restartNumberingAfterBreak="0">
    <w:nsid w:val="08DB6DCA"/>
    <w:multiLevelType w:val="multilevel"/>
    <w:tmpl w:val="0FC42C04"/>
    <w:lvl w:ilvl="0">
      <w:start w:val="1"/>
      <w:numFmt w:val="decimal"/>
      <w:lvlText w:val="%1."/>
      <w:lvlJc w:val="left"/>
      <w:pPr>
        <w:tabs>
          <w:tab w:val="num" w:pos="709"/>
        </w:tabs>
        <w:ind w:left="709" w:hanging="709"/>
      </w:pPr>
      <w:rPr>
        <w:rFonts w:hint="default"/>
        <w:b/>
        <w:i w:val="0"/>
        <w:color w:val="006BA6" w:themeColor="accent1"/>
      </w:rPr>
    </w:lvl>
    <w:lvl w:ilvl="1">
      <w:start w:val="1"/>
      <w:numFmt w:val="lowerRoman"/>
      <w:lvlText w:val="%2."/>
      <w:lvlJc w:val="left"/>
      <w:pPr>
        <w:tabs>
          <w:tab w:val="num" w:pos="709"/>
        </w:tabs>
        <w:ind w:left="709" w:hanging="709"/>
      </w:pPr>
      <w:rPr>
        <w:rFonts w:hint="default"/>
        <w:color w:val="006BA6" w:themeColor="accent1"/>
      </w:rPr>
    </w:lvl>
    <w:lvl w:ilvl="2">
      <w:start w:val="1"/>
      <w:numFmt w:val="lowerLetter"/>
      <w:lvlText w:val="%3."/>
      <w:lvlJc w:val="left"/>
      <w:pPr>
        <w:tabs>
          <w:tab w:val="num" w:pos="1134"/>
        </w:tabs>
        <w:ind w:left="1134" w:hanging="425"/>
      </w:pPr>
      <w:rPr>
        <w:rFonts w:hint="default"/>
        <w:color w:val="006BA6"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9B338C2"/>
    <w:multiLevelType w:val="multilevel"/>
    <w:tmpl w:val="45C61200"/>
    <w:lvl w:ilvl="0">
      <w:start w:val="1"/>
      <w:numFmt w:val="bullet"/>
      <w:lvlText w:val=""/>
      <w:lvlJc w:val="left"/>
      <w:pPr>
        <w:tabs>
          <w:tab w:val="num" w:pos="340"/>
        </w:tabs>
        <w:ind w:left="340" w:hanging="340"/>
      </w:pPr>
      <w:rPr>
        <w:rFonts w:ascii="Wingdings 2" w:hAnsi="Wingdings 2" w:hint="default"/>
        <w:color w:val="006BA6" w:themeColor="accent1"/>
      </w:rPr>
    </w:lvl>
    <w:lvl w:ilvl="1">
      <w:start w:val="1"/>
      <w:numFmt w:val="bullet"/>
      <w:lvlText w:val="–"/>
      <w:lvlJc w:val="left"/>
      <w:pPr>
        <w:tabs>
          <w:tab w:val="num" w:pos="680"/>
        </w:tabs>
        <w:ind w:left="680" w:hanging="340"/>
      </w:pPr>
      <w:rPr>
        <w:rFonts w:ascii="(none)" w:hAnsi="(none)" w:hint="default"/>
        <w:color w:val="006BA6" w:themeColor="accent1"/>
      </w:rPr>
    </w:lvl>
    <w:lvl w:ilvl="2">
      <w:start w:val="1"/>
      <w:numFmt w:val="bullet"/>
      <w:lvlText w:val="§"/>
      <w:lvlJc w:val="left"/>
      <w:pPr>
        <w:tabs>
          <w:tab w:val="num" w:pos="1021"/>
        </w:tabs>
        <w:ind w:left="1021" w:hanging="341"/>
      </w:pPr>
      <w:rPr>
        <w:rFonts w:ascii="Wingdings" w:hAnsi="Wingdings" w:hint="default"/>
        <w:color w:val="006BA6" w:themeColor="accent1"/>
      </w:rPr>
    </w:lvl>
    <w:lvl w:ilvl="3">
      <w:start w:val="1"/>
      <w:numFmt w:val="none"/>
      <w:lvlText w:val=""/>
      <w:lvlJc w:val="left"/>
      <w:pPr>
        <w:tabs>
          <w:tab w:val="num" w:pos="0"/>
        </w:tabs>
        <w:ind w:left="-32767" w:firstLine="0"/>
      </w:pPr>
      <w:rPr>
        <w:rFonts w:hint="default"/>
      </w:rPr>
    </w:lvl>
    <w:lvl w:ilvl="4">
      <w:start w:val="1"/>
      <w:numFmt w:val="none"/>
      <w:lvlText w:val=""/>
      <w:lvlJc w:val="left"/>
      <w:pPr>
        <w:tabs>
          <w:tab w:val="num" w:pos="0"/>
        </w:tabs>
        <w:ind w:left="-32767" w:firstLine="0"/>
      </w:pPr>
      <w:rPr>
        <w:rFonts w:hint="default"/>
      </w:rPr>
    </w:lvl>
    <w:lvl w:ilvl="5">
      <w:start w:val="1"/>
      <w:numFmt w:val="none"/>
      <w:lvlText w:val=""/>
      <w:lvlJc w:val="left"/>
      <w:pPr>
        <w:tabs>
          <w:tab w:val="num" w:pos="0"/>
        </w:tabs>
        <w:ind w:left="-32767" w:firstLine="0"/>
      </w:pPr>
      <w:rPr>
        <w:rFonts w:hint="default"/>
      </w:rPr>
    </w:lvl>
    <w:lvl w:ilvl="6">
      <w:start w:val="1"/>
      <w:numFmt w:val="none"/>
      <w:lvlText w:val=""/>
      <w:lvlJc w:val="left"/>
      <w:pPr>
        <w:tabs>
          <w:tab w:val="num" w:pos="0"/>
        </w:tabs>
        <w:ind w:left="-32767" w:firstLine="0"/>
      </w:pPr>
      <w:rPr>
        <w:rFonts w:hint="default"/>
      </w:rPr>
    </w:lvl>
    <w:lvl w:ilvl="7">
      <w:start w:val="1"/>
      <w:numFmt w:val="none"/>
      <w:lvlText w:val=""/>
      <w:lvlJc w:val="left"/>
      <w:pPr>
        <w:tabs>
          <w:tab w:val="num" w:pos="0"/>
        </w:tabs>
        <w:ind w:left="-32767" w:firstLine="0"/>
      </w:pPr>
      <w:rPr>
        <w:rFonts w:hint="default"/>
      </w:rPr>
    </w:lvl>
    <w:lvl w:ilvl="8">
      <w:start w:val="1"/>
      <w:numFmt w:val="none"/>
      <w:lvlText w:val=""/>
      <w:lvlJc w:val="left"/>
      <w:pPr>
        <w:tabs>
          <w:tab w:val="num" w:pos="0"/>
        </w:tabs>
        <w:ind w:left="-32767" w:firstLine="0"/>
      </w:pPr>
      <w:rPr>
        <w:rFonts w:hint="default"/>
      </w:rPr>
    </w:lvl>
  </w:abstractNum>
  <w:abstractNum w:abstractNumId="14" w15:restartNumberingAfterBreak="0">
    <w:nsid w:val="0B2E05D4"/>
    <w:multiLevelType w:val="hybridMultilevel"/>
    <w:tmpl w:val="5FEC7204"/>
    <w:lvl w:ilvl="0" w:tplc="179E647A">
      <w:start w:val="1"/>
      <w:numFmt w:val="bullet"/>
      <w:lvlText w:val=""/>
      <w:lvlJc w:val="left"/>
      <w:pPr>
        <w:tabs>
          <w:tab w:val="num" w:pos="340"/>
        </w:tabs>
        <w:ind w:left="340" w:hanging="340"/>
      </w:pPr>
      <w:rPr>
        <w:rFonts w:ascii="Wingdings 2" w:hAnsi="Wingdings 2" w:hint="default"/>
        <w:color w:val="006BA6" w:themeColor="accent1"/>
      </w:rPr>
    </w:lvl>
    <w:lvl w:ilvl="1" w:tplc="05D4070C">
      <w:start w:val="1"/>
      <w:numFmt w:val="bullet"/>
      <w:lvlText w:val="–"/>
      <w:lvlJc w:val="left"/>
      <w:pPr>
        <w:tabs>
          <w:tab w:val="num" w:pos="680"/>
        </w:tabs>
        <w:ind w:left="680" w:hanging="340"/>
      </w:pPr>
      <w:rPr>
        <w:rFonts w:ascii="(none)" w:hAnsi="(none)" w:hint="default"/>
        <w:color w:val="006BA6" w:themeColor="accent1"/>
      </w:rPr>
    </w:lvl>
    <w:lvl w:ilvl="2" w:tplc="C61238F6">
      <w:start w:val="1"/>
      <w:numFmt w:val="bullet"/>
      <w:lvlText w:val="§"/>
      <w:lvlJc w:val="left"/>
      <w:pPr>
        <w:tabs>
          <w:tab w:val="num" w:pos="1021"/>
        </w:tabs>
        <w:ind w:left="1021" w:hanging="341"/>
      </w:pPr>
      <w:rPr>
        <w:rFonts w:ascii="Wingdings" w:hAnsi="Wingdings" w:hint="default"/>
        <w:color w:val="006BA6" w:themeColor="accent1"/>
      </w:rPr>
    </w:lvl>
    <w:lvl w:ilvl="3" w:tplc="C5E69096">
      <w:start w:val="1"/>
      <w:numFmt w:val="none"/>
      <w:lvlText w:val=""/>
      <w:lvlJc w:val="left"/>
      <w:pPr>
        <w:tabs>
          <w:tab w:val="num" w:pos="0"/>
        </w:tabs>
        <w:ind w:left="-32767" w:firstLine="0"/>
      </w:pPr>
      <w:rPr>
        <w:rFonts w:hint="default"/>
      </w:rPr>
    </w:lvl>
    <w:lvl w:ilvl="4" w:tplc="4D3A368E">
      <w:start w:val="1"/>
      <w:numFmt w:val="none"/>
      <w:lvlText w:val=""/>
      <w:lvlJc w:val="left"/>
      <w:pPr>
        <w:tabs>
          <w:tab w:val="num" w:pos="0"/>
        </w:tabs>
        <w:ind w:left="-32767" w:firstLine="0"/>
      </w:pPr>
      <w:rPr>
        <w:rFonts w:hint="default"/>
      </w:rPr>
    </w:lvl>
    <w:lvl w:ilvl="5" w:tplc="55BA1B44">
      <w:start w:val="1"/>
      <w:numFmt w:val="none"/>
      <w:lvlText w:val=""/>
      <w:lvlJc w:val="left"/>
      <w:pPr>
        <w:tabs>
          <w:tab w:val="num" w:pos="0"/>
        </w:tabs>
        <w:ind w:left="-32767" w:firstLine="0"/>
      </w:pPr>
      <w:rPr>
        <w:rFonts w:hint="default"/>
      </w:rPr>
    </w:lvl>
    <w:lvl w:ilvl="6" w:tplc="5BD092DC">
      <w:start w:val="1"/>
      <w:numFmt w:val="none"/>
      <w:lvlText w:val=""/>
      <w:lvlJc w:val="left"/>
      <w:pPr>
        <w:tabs>
          <w:tab w:val="num" w:pos="0"/>
        </w:tabs>
        <w:ind w:left="-32767" w:firstLine="0"/>
      </w:pPr>
      <w:rPr>
        <w:rFonts w:hint="default"/>
      </w:rPr>
    </w:lvl>
    <w:lvl w:ilvl="7" w:tplc="71AAED8A">
      <w:start w:val="1"/>
      <w:numFmt w:val="none"/>
      <w:lvlText w:val=""/>
      <w:lvlJc w:val="left"/>
      <w:pPr>
        <w:tabs>
          <w:tab w:val="num" w:pos="0"/>
        </w:tabs>
        <w:ind w:left="-32767" w:firstLine="0"/>
      </w:pPr>
      <w:rPr>
        <w:rFonts w:hint="default"/>
      </w:rPr>
    </w:lvl>
    <w:lvl w:ilvl="8" w:tplc="836E7C3E">
      <w:start w:val="1"/>
      <w:numFmt w:val="none"/>
      <w:lvlText w:val=""/>
      <w:lvlJc w:val="left"/>
      <w:pPr>
        <w:tabs>
          <w:tab w:val="num" w:pos="0"/>
        </w:tabs>
        <w:ind w:left="-32767" w:firstLine="0"/>
      </w:pPr>
      <w:rPr>
        <w:rFonts w:hint="default"/>
      </w:rPr>
    </w:lvl>
  </w:abstractNum>
  <w:abstractNum w:abstractNumId="15" w15:restartNumberingAfterBreak="0">
    <w:nsid w:val="0EB85199"/>
    <w:multiLevelType w:val="multilevel"/>
    <w:tmpl w:val="48F67DE4"/>
    <w:lvl w:ilvl="0">
      <w:start w:val="1"/>
      <w:numFmt w:val="decimal"/>
      <w:lvlText w:val="%1"/>
      <w:lvlJc w:val="left"/>
      <w:pPr>
        <w:tabs>
          <w:tab w:val="num" w:pos="709"/>
        </w:tabs>
        <w:ind w:left="709" w:hanging="709"/>
      </w:pPr>
      <w:rPr>
        <w:rFonts w:ascii="Arial" w:hAnsi="Arial" w:hint="default"/>
        <w:b w:val="0"/>
        <w:i w:val="0"/>
        <w:color w:val="53565A" w:themeColor="text2"/>
        <w:sz w:val="21"/>
      </w:rPr>
    </w:lvl>
    <w:lvl w:ilvl="1">
      <w:start w:val="1"/>
      <w:numFmt w:val="lowerRoman"/>
      <w:lvlText w:val="%2."/>
      <w:lvlJc w:val="left"/>
      <w:pPr>
        <w:tabs>
          <w:tab w:val="num" w:pos="709"/>
        </w:tabs>
        <w:ind w:left="709" w:hanging="709"/>
      </w:pPr>
      <w:rPr>
        <w:rFonts w:hint="default"/>
        <w:color w:val="006BA6" w:themeColor="accent1"/>
      </w:rPr>
    </w:lvl>
    <w:lvl w:ilvl="2">
      <w:start w:val="1"/>
      <w:numFmt w:val="lowerLetter"/>
      <w:lvlText w:val="%3."/>
      <w:lvlJc w:val="left"/>
      <w:pPr>
        <w:tabs>
          <w:tab w:val="num" w:pos="1134"/>
        </w:tabs>
        <w:ind w:left="1134" w:hanging="425"/>
      </w:pPr>
      <w:rPr>
        <w:rFonts w:hint="default"/>
        <w:color w:val="006BA6"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51D2ADA"/>
    <w:multiLevelType w:val="hybridMultilevel"/>
    <w:tmpl w:val="7B0CF1EC"/>
    <w:lvl w:ilvl="0" w:tplc="99ACEE30">
      <w:numFmt w:val="bullet"/>
      <w:pStyle w:val="Templatenotesbulletpoints"/>
      <w:lvlText w:val="□"/>
      <w:lvlJc w:val="left"/>
      <w:pPr>
        <w:ind w:left="360" w:hanging="360"/>
      </w:pPr>
      <w:rPr>
        <w:rFonts w:ascii="Arial" w:eastAsia="Cambria" w:hAnsi="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17F96782"/>
    <w:multiLevelType w:val="multilevel"/>
    <w:tmpl w:val="ED4AE9AE"/>
    <w:lvl w:ilvl="0">
      <w:start w:val="1"/>
      <w:numFmt w:val="bullet"/>
      <w:lvlText w:val=""/>
      <w:lvlJc w:val="left"/>
      <w:pPr>
        <w:tabs>
          <w:tab w:val="num" w:pos="170"/>
        </w:tabs>
        <w:ind w:left="170" w:hanging="17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C1E704D"/>
    <w:multiLevelType w:val="hybridMultilevel"/>
    <w:tmpl w:val="16949E5E"/>
    <w:lvl w:ilvl="0" w:tplc="2EBC390E">
      <w:numFmt w:val="bullet"/>
      <w:lvlText w:val="-"/>
      <w:lvlJc w:val="left"/>
      <w:pPr>
        <w:ind w:left="360" w:hanging="360"/>
      </w:pPr>
      <w:rPr>
        <w:rFonts w:ascii="Arial" w:eastAsiaTheme="minorHAns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1EF02102"/>
    <w:multiLevelType w:val="multilevel"/>
    <w:tmpl w:val="8B3C0BA0"/>
    <w:lvl w:ilvl="0">
      <w:start w:val="1"/>
      <w:numFmt w:val="bullet"/>
      <w:lvlText w:val=""/>
      <w:lvlJc w:val="left"/>
      <w:pPr>
        <w:tabs>
          <w:tab w:val="num" w:pos="170"/>
        </w:tabs>
        <w:ind w:left="170" w:hanging="17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BF340E3"/>
    <w:multiLevelType w:val="multilevel"/>
    <w:tmpl w:val="268E86CA"/>
    <w:lvl w:ilvl="0">
      <w:start w:val="1"/>
      <w:numFmt w:val="upperLetter"/>
      <w:pStyle w:val="Heading7"/>
      <w:lvlText w:val="%1."/>
      <w:lvlJc w:val="right"/>
      <w:pPr>
        <w:ind w:left="0" w:hanging="284"/>
      </w:pPr>
      <w:rPr>
        <w:rFonts w:hint="default"/>
      </w:rPr>
    </w:lvl>
    <w:lvl w:ilvl="1">
      <w:start w:val="1"/>
      <w:numFmt w:val="decimal"/>
      <w:pStyle w:val="Heading8"/>
      <w:lvlText w:val="%1.%2."/>
      <w:lvlJc w:val="right"/>
      <w:pPr>
        <w:ind w:left="0" w:hanging="284"/>
      </w:pPr>
      <w:rPr>
        <w:rFonts w:hint="default"/>
      </w:rPr>
    </w:lvl>
    <w:lvl w:ilvl="2">
      <w:start w:val="1"/>
      <w:numFmt w:val="decimal"/>
      <w:pStyle w:val="Heading9"/>
      <w:lvlText w:val="%1.%2.%3."/>
      <w:lvlJc w:val="right"/>
      <w:pPr>
        <w:ind w:left="0" w:hanging="284"/>
      </w:pPr>
      <w:rPr>
        <w:rFonts w:hint="default"/>
      </w:rPr>
    </w:lvl>
    <w:lvl w:ilvl="3">
      <w:start w:val="1"/>
      <w:numFmt w:val="none"/>
      <w:lvlText w:val="%4"/>
      <w:lvlJc w:val="left"/>
      <w:pPr>
        <w:ind w:left="0" w:hanging="284"/>
      </w:pPr>
      <w:rPr>
        <w:rFonts w:hint="default"/>
      </w:rPr>
    </w:lvl>
    <w:lvl w:ilvl="4">
      <w:start w:val="1"/>
      <w:numFmt w:val="none"/>
      <w:lvlText w:val="%5"/>
      <w:lvlJc w:val="left"/>
      <w:pPr>
        <w:ind w:left="0" w:hanging="284"/>
      </w:pPr>
      <w:rPr>
        <w:rFonts w:hint="default"/>
      </w:rPr>
    </w:lvl>
    <w:lvl w:ilvl="5">
      <w:start w:val="1"/>
      <w:numFmt w:val="none"/>
      <w:lvlText w:val="%6"/>
      <w:lvlJc w:val="right"/>
      <w:pPr>
        <w:ind w:left="0" w:hanging="284"/>
      </w:pPr>
      <w:rPr>
        <w:rFonts w:hint="default"/>
      </w:rPr>
    </w:lvl>
    <w:lvl w:ilvl="6">
      <w:start w:val="1"/>
      <w:numFmt w:val="none"/>
      <w:lvlText w:val="%7"/>
      <w:lvlJc w:val="left"/>
      <w:pPr>
        <w:ind w:left="0" w:hanging="284"/>
      </w:pPr>
      <w:rPr>
        <w:rFonts w:hint="default"/>
      </w:rPr>
    </w:lvl>
    <w:lvl w:ilvl="7">
      <w:start w:val="1"/>
      <w:numFmt w:val="none"/>
      <w:lvlText w:val=""/>
      <w:lvlJc w:val="left"/>
      <w:pPr>
        <w:ind w:left="0" w:hanging="284"/>
      </w:pPr>
      <w:rPr>
        <w:rFonts w:hint="default"/>
      </w:rPr>
    </w:lvl>
    <w:lvl w:ilvl="8">
      <w:start w:val="1"/>
      <w:numFmt w:val="none"/>
      <w:lvlText w:val=""/>
      <w:lvlJc w:val="right"/>
      <w:pPr>
        <w:ind w:left="0" w:hanging="284"/>
      </w:pPr>
      <w:rPr>
        <w:rFonts w:hint="default"/>
      </w:rPr>
    </w:lvl>
  </w:abstractNum>
  <w:abstractNum w:abstractNumId="21" w15:restartNumberingAfterBreak="0">
    <w:nsid w:val="34AB3AE0"/>
    <w:multiLevelType w:val="multilevel"/>
    <w:tmpl w:val="79E81800"/>
    <w:lvl w:ilvl="0">
      <w:start w:val="1"/>
      <w:numFmt w:val="decimal"/>
      <w:pStyle w:val="BGHeading1AltQ"/>
      <w:lvlText w:val="%1."/>
      <w:lvlJc w:val="left"/>
      <w:pPr>
        <w:tabs>
          <w:tab w:val="num" w:pos="720"/>
        </w:tabs>
        <w:ind w:left="720" w:hanging="720"/>
      </w:pPr>
      <w:rPr>
        <w:rFonts w:hint="default"/>
        <w:b w:val="0"/>
      </w:rPr>
    </w:lvl>
    <w:lvl w:ilvl="1">
      <w:start w:val="1"/>
      <w:numFmt w:val="decimal"/>
      <w:pStyle w:val="BGHeading2AltA"/>
      <w:lvlText w:val="%1.%2"/>
      <w:lvlJc w:val="left"/>
      <w:pPr>
        <w:tabs>
          <w:tab w:val="num" w:pos="1440"/>
        </w:tabs>
        <w:ind w:left="1440" w:hanging="1440"/>
      </w:pPr>
      <w:rPr>
        <w:rFonts w:hint="default"/>
        <w:b w:val="0"/>
        <w:i w:val="0"/>
      </w:rPr>
    </w:lvl>
    <w:lvl w:ilvl="2">
      <w:start w:val="1"/>
      <w:numFmt w:val="decimal"/>
      <w:pStyle w:val="BGHeading3AltZ"/>
      <w:lvlText w:val="%1.%2.%3"/>
      <w:lvlJc w:val="left"/>
      <w:pPr>
        <w:tabs>
          <w:tab w:val="num" w:pos="2160"/>
        </w:tabs>
        <w:ind w:left="2160" w:hanging="2160"/>
      </w:pPr>
      <w:rPr>
        <w:rFonts w:ascii="Century Gothic" w:hAnsi="Century Gothic" w:hint="default"/>
        <w:b w:val="0"/>
        <w:i w:val="0"/>
        <w:sz w:val="18"/>
        <w:szCs w:val="18"/>
      </w:rPr>
    </w:lvl>
    <w:lvl w:ilvl="3">
      <w:start w:val="1"/>
      <w:numFmt w:val="decimal"/>
      <w:pStyle w:val="BGHeading4AltX"/>
      <w:lvlText w:val="%1.%2.%3.%4"/>
      <w:lvlJc w:val="left"/>
      <w:pPr>
        <w:tabs>
          <w:tab w:val="num" w:pos="2880"/>
        </w:tabs>
        <w:ind w:left="2880" w:hanging="2880"/>
      </w:pPr>
      <w:rPr>
        <w:rFonts w:hint="default"/>
        <w:b w:val="0"/>
        <w:i w:val="0"/>
      </w:rPr>
    </w:lvl>
    <w:lvl w:ilvl="4">
      <w:start w:val="1"/>
      <w:numFmt w:val="decimal"/>
      <w:pStyle w:val="BGHeading5AltC"/>
      <w:lvlText w:val="%1.%2.%3.%4.%5"/>
      <w:lvlJc w:val="left"/>
      <w:pPr>
        <w:tabs>
          <w:tab w:val="num" w:pos="3600"/>
        </w:tabs>
        <w:ind w:left="3600" w:hanging="3600"/>
      </w:pPr>
      <w:rPr>
        <w:rFonts w:hint="default"/>
        <w:b w:val="0"/>
      </w:rPr>
    </w:lvl>
    <w:lvl w:ilvl="5">
      <w:start w:val="1"/>
      <w:numFmt w:val="decimal"/>
      <w:pStyle w:val="BGHeading6AltV"/>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2" w15:restartNumberingAfterBreak="0">
    <w:nsid w:val="36A63C05"/>
    <w:multiLevelType w:val="hybridMultilevel"/>
    <w:tmpl w:val="1B04C1CA"/>
    <w:lvl w:ilvl="0" w:tplc="E0E0A3CA">
      <w:start w:val="1"/>
      <w:numFmt w:val="bullet"/>
      <w:pStyle w:val="Bullet1"/>
      <w:lvlText w:val=""/>
      <w:lvlJc w:val="left"/>
      <w:pPr>
        <w:ind w:left="1309" w:hanging="360"/>
      </w:pPr>
      <w:rPr>
        <w:rFonts w:ascii="Symbol" w:hAnsi="Symbol" w:hint="default"/>
      </w:rPr>
    </w:lvl>
    <w:lvl w:ilvl="1" w:tplc="04090003">
      <w:start w:val="1"/>
      <w:numFmt w:val="bullet"/>
      <w:lvlText w:val="o"/>
      <w:lvlJc w:val="left"/>
      <w:pPr>
        <w:ind w:left="2029" w:hanging="360"/>
      </w:pPr>
      <w:rPr>
        <w:rFonts w:ascii="Courier New" w:hAnsi="Courier New" w:cs="Courier New" w:hint="default"/>
      </w:rPr>
    </w:lvl>
    <w:lvl w:ilvl="2" w:tplc="04090005" w:tentative="1">
      <w:start w:val="1"/>
      <w:numFmt w:val="bullet"/>
      <w:lvlText w:val=""/>
      <w:lvlJc w:val="left"/>
      <w:pPr>
        <w:ind w:left="2749" w:hanging="360"/>
      </w:pPr>
      <w:rPr>
        <w:rFonts w:ascii="Wingdings" w:hAnsi="Wingdings" w:hint="default"/>
      </w:rPr>
    </w:lvl>
    <w:lvl w:ilvl="3" w:tplc="04090001" w:tentative="1">
      <w:start w:val="1"/>
      <w:numFmt w:val="bullet"/>
      <w:lvlText w:val=""/>
      <w:lvlJc w:val="left"/>
      <w:pPr>
        <w:ind w:left="3469" w:hanging="360"/>
      </w:pPr>
      <w:rPr>
        <w:rFonts w:ascii="Symbol" w:hAnsi="Symbol" w:hint="default"/>
      </w:rPr>
    </w:lvl>
    <w:lvl w:ilvl="4" w:tplc="04090003" w:tentative="1">
      <w:start w:val="1"/>
      <w:numFmt w:val="bullet"/>
      <w:lvlText w:val="o"/>
      <w:lvlJc w:val="left"/>
      <w:pPr>
        <w:ind w:left="4189" w:hanging="360"/>
      </w:pPr>
      <w:rPr>
        <w:rFonts w:ascii="Courier New" w:hAnsi="Courier New" w:cs="Courier New" w:hint="default"/>
      </w:rPr>
    </w:lvl>
    <w:lvl w:ilvl="5" w:tplc="04090005" w:tentative="1">
      <w:start w:val="1"/>
      <w:numFmt w:val="bullet"/>
      <w:lvlText w:val=""/>
      <w:lvlJc w:val="left"/>
      <w:pPr>
        <w:ind w:left="4909" w:hanging="360"/>
      </w:pPr>
      <w:rPr>
        <w:rFonts w:ascii="Wingdings" w:hAnsi="Wingdings" w:hint="default"/>
      </w:rPr>
    </w:lvl>
    <w:lvl w:ilvl="6" w:tplc="04090001" w:tentative="1">
      <w:start w:val="1"/>
      <w:numFmt w:val="bullet"/>
      <w:lvlText w:val=""/>
      <w:lvlJc w:val="left"/>
      <w:pPr>
        <w:ind w:left="5629" w:hanging="360"/>
      </w:pPr>
      <w:rPr>
        <w:rFonts w:ascii="Symbol" w:hAnsi="Symbol" w:hint="default"/>
      </w:rPr>
    </w:lvl>
    <w:lvl w:ilvl="7" w:tplc="04090003" w:tentative="1">
      <w:start w:val="1"/>
      <w:numFmt w:val="bullet"/>
      <w:lvlText w:val="o"/>
      <w:lvlJc w:val="left"/>
      <w:pPr>
        <w:ind w:left="6349" w:hanging="360"/>
      </w:pPr>
      <w:rPr>
        <w:rFonts w:ascii="Courier New" w:hAnsi="Courier New" w:cs="Courier New" w:hint="default"/>
      </w:rPr>
    </w:lvl>
    <w:lvl w:ilvl="8" w:tplc="04090005" w:tentative="1">
      <w:start w:val="1"/>
      <w:numFmt w:val="bullet"/>
      <w:lvlText w:val=""/>
      <w:lvlJc w:val="left"/>
      <w:pPr>
        <w:ind w:left="7069" w:hanging="360"/>
      </w:pPr>
      <w:rPr>
        <w:rFonts w:ascii="Wingdings" w:hAnsi="Wingdings" w:hint="default"/>
      </w:rPr>
    </w:lvl>
  </w:abstractNum>
  <w:abstractNum w:abstractNumId="23" w15:restartNumberingAfterBreak="0">
    <w:nsid w:val="36EC311B"/>
    <w:multiLevelType w:val="multilevel"/>
    <w:tmpl w:val="08E2FF12"/>
    <w:styleLink w:val="TCListStyle"/>
    <w:lvl w:ilvl="0">
      <w:start w:val="1"/>
      <w:numFmt w:val="decimal"/>
      <w:pStyle w:val="TCHeading"/>
      <w:lvlText w:val="%1."/>
      <w:lvlJc w:val="left"/>
      <w:pPr>
        <w:tabs>
          <w:tab w:val="num" w:pos="709"/>
        </w:tabs>
        <w:ind w:left="709" w:hanging="709"/>
      </w:pPr>
      <w:rPr>
        <w:rFonts w:hint="default"/>
        <w:b/>
        <w:i w:val="0"/>
        <w:color w:val="006BA6" w:themeColor="accent1"/>
      </w:rPr>
    </w:lvl>
    <w:lvl w:ilvl="1">
      <w:start w:val="1"/>
      <w:numFmt w:val="lowerRoman"/>
      <w:pStyle w:val="TCBullet1"/>
      <w:lvlText w:val="%2."/>
      <w:lvlJc w:val="left"/>
      <w:pPr>
        <w:tabs>
          <w:tab w:val="num" w:pos="709"/>
        </w:tabs>
        <w:ind w:left="709" w:hanging="709"/>
      </w:pPr>
      <w:rPr>
        <w:rFonts w:hint="default"/>
        <w:color w:val="006BA6" w:themeColor="accent1"/>
      </w:rPr>
    </w:lvl>
    <w:lvl w:ilvl="2">
      <w:start w:val="1"/>
      <w:numFmt w:val="lowerLetter"/>
      <w:pStyle w:val="TCBullet2"/>
      <w:lvlText w:val="%3."/>
      <w:lvlJc w:val="left"/>
      <w:pPr>
        <w:tabs>
          <w:tab w:val="num" w:pos="1134"/>
        </w:tabs>
        <w:ind w:left="1134" w:hanging="425"/>
      </w:pPr>
      <w:rPr>
        <w:rFonts w:hint="default"/>
        <w:color w:val="006BA6"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9D799E3"/>
    <w:multiLevelType w:val="multilevel"/>
    <w:tmpl w:val="C6DC9492"/>
    <w:lvl w:ilvl="0">
      <w:start w:val="1"/>
      <w:numFmt w:val="decimal"/>
      <w:lvlText w:val="%1."/>
      <w:lvlJc w:val="left"/>
      <w:pPr>
        <w:ind w:left="720" w:hanging="360"/>
      </w:pPr>
    </w:lvl>
    <w:lvl w:ilvl="1">
      <w:start w:val="1"/>
      <w:numFmt w:val="lowerLetter"/>
      <w:lvlText w:val="%2."/>
      <w:lvlJc w:val="left"/>
      <w:pPr>
        <w:ind w:left="1440" w:hanging="360"/>
      </w:pPr>
    </w:lvl>
    <w:lvl w:ilvl="2">
      <w:start w:val="3"/>
      <w:numFmt w:val="decimal"/>
      <w:lvlText w:val="%1.%2.%3"/>
      <w:lvlJc w:val="right"/>
      <w:pPr>
        <w:ind w:left="0" w:hanging="283"/>
      </w:pPr>
      <w:rPr>
        <w:rFonts w:ascii="Arial" w:hAnsi="Arial"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3E437FC"/>
    <w:multiLevelType w:val="multilevel"/>
    <w:tmpl w:val="862E1F20"/>
    <w:lvl w:ilvl="0">
      <w:start w:val="1"/>
      <w:numFmt w:val="bullet"/>
      <w:lvlText w:val=""/>
      <w:lvlJc w:val="left"/>
      <w:pPr>
        <w:tabs>
          <w:tab w:val="num" w:pos="340"/>
        </w:tabs>
        <w:ind w:left="340" w:hanging="340"/>
      </w:pPr>
      <w:rPr>
        <w:rFonts w:ascii="Wingdings 2" w:hAnsi="Wingdings 2" w:hint="default"/>
        <w:color w:val="006BA6" w:themeColor="accent1"/>
      </w:rPr>
    </w:lvl>
    <w:lvl w:ilvl="1">
      <w:start w:val="1"/>
      <w:numFmt w:val="bullet"/>
      <w:lvlText w:val="–"/>
      <w:lvlJc w:val="left"/>
      <w:pPr>
        <w:tabs>
          <w:tab w:val="num" w:pos="680"/>
        </w:tabs>
        <w:ind w:left="680" w:hanging="340"/>
      </w:pPr>
      <w:rPr>
        <w:rFonts w:ascii="(none)" w:hAnsi="(none)" w:hint="default"/>
        <w:color w:val="006BA6" w:themeColor="accent1"/>
      </w:rPr>
    </w:lvl>
    <w:lvl w:ilvl="2">
      <w:start w:val="1"/>
      <w:numFmt w:val="bullet"/>
      <w:lvlText w:val="–"/>
      <w:lvlJc w:val="left"/>
      <w:pPr>
        <w:tabs>
          <w:tab w:val="num" w:pos="1021"/>
        </w:tabs>
        <w:ind w:left="1021" w:hanging="341"/>
      </w:pPr>
      <w:rPr>
        <w:rFonts w:ascii="(none)" w:hAnsi="(none)" w:hint="default"/>
        <w:color w:val="006BA6" w:themeColor="accent1"/>
      </w:rPr>
    </w:lvl>
    <w:lvl w:ilvl="3">
      <w:start w:val="1"/>
      <w:numFmt w:val="none"/>
      <w:lvlText w:val=""/>
      <w:lvlJc w:val="left"/>
      <w:pPr>
        <w:tabs>
          <w:tab w:val="num" w:pos="0"/>
        </w:tabs>
        <w:ind w:left="-32767" w:firstLine="0"/>
      </w:pPr>
      <w:rPr>
        <w:rFonts w:hint="default"/>
      </w:rPr>
    </w:lvl>
    <w:lvl w:ilvl="4">
      <w:start w:val="1"/>
      <w:numFmt w:val="none"/>
      <w:lvlText w:val=""/>
      <w:lvlJc w:val="left"/>
      <w:pPr>
        <w:tabs>
          <w:tab w:val="num" w:pos="0"/>
        </w:tabs>
        <w:ind w:left="-32767" w:firstLine="0"/>
      </w:pPr>
      <w:rPr>
        <w:rFonts w:hint="default"/>
      </w:rPr>
    </w:lvl>
    <w:lvl w:ilvl="5">
      <w:start w:val="1"/>
      <w:numFmt w:val="none"/>
      <w:lvlText w:val=""/>
      <w:lvlJc w:val="left"/>
      <w:pPr>
        <w:tabs>
          <w:tab w:val="num" w:pos="0"/>
        </w:tabs>
        <w:ind w:left="-32767" w:firstLine="0"/>
      </w:pPr>
      <w:rPr>
        <w:rFonts w:hint="default"/>
      </w:rPr>
    </w:lvl>
    <w:lvl w:ilvl="6">
      <w:start w:val="1"/>
      <w:numFmt w:val="none"/>
      <w:lvlText w:val=""/>
      <w:lvlJc w:val="left"/>
      <w:pPr>
        <w:tabs>
          <w:tab w:val="num" w:pos="0"/>
        </w:tabs>
        <w:ind w:left="-32767" w:firstLine="0"/>
      </w:pPr>
      <w:rPr>
        <w:rFonts w:hint="default"/>
      </w:rPr>
    </w:lvl>
    <w:lvl w:ilvl="7">
      <w:start w:val="1"/>
      <w:numFmt w:val="none"/>
      <w:lvlText w:val=""/>
      <w:lvlJc w:val="left"/>
      <w:pPr>
        <w:tabs>
          <w:tab w:val="num" w:pos="0"/>
        </w:tabs>
        <w:ind w:left="-32767" w:firstLine="0"/>
      </w:pPr>
      <w:rPr>
        <w:rFonts w:hint="default"/>
      </w:rPr>
    </w:lvl>
    <w:lvl w:ilvl="8">
      <w:start w:val="1"/>
      <w:numFmt w:val="none"/>
      <w:lvlText w:val=""/>
      <w:lvlJc w:val="left"/>
      <w:pPr>
        <w:tabs>
          <w:tab w:val="num" w:pos="0"/>
        </w:tabs>
        <w:ind w:left="-32767" w:firstLine="0"/>
      </w:pPr>
      <w:rPr>
        <w:rFonts w:hint="default"/>
      </w:rPr>
    </w:lvl>
  </w:abstractNum>
  <w:abstractNum w:abstractNumId="26" w15:restartNumberingAfterBreak="0">
    <w:nsid w:val="48E07F02"/>
    <w:multiLevelType w:val="multilevel"/>
    <w:tmpl w:val="B1F0C984"/>
    <w:lvl w:ilvl="0">
      <w:start w:val="1"/>
      <w:numFmt w:val="bullet"/>
      <w:lvlText w:val=""/>
      <w:lvlJc w:val="left"/>
      <w:pPr>
        <w:tabs>
          <w:tab w:val="num" w:pos="340"/>
        </w:tabs>
        <w:ind w:left="340" w:hanging="340"/>
      </w:pPr>
      <w:rPr>
        <w:rFonts w:ascii="Wingdings 2" w:hAnsi="Wingdings 2" w:hint="default"/>
        <w:color w:val="006BA6" w:themeColor="accent1"/>
      </w:rPr>
    </w:lvl>
    <w:lvl w:ilvl="1">
      <w:start w:val="1"/>
      <w:numFmt w:val="bullet"/>
      <w:lvlText w:val="–"/>
      <w:lvlJc w:val="left"/>
      <w:pPr>
        <w:tabs>
          <w:tab w:val="num" w:pos="680"/>
        </w:tabs>
        <w:ind w:left="680" w:hanging="340"/>
      </w:pPr>
      <w:rPr>
        <w:rFonts w:ascii="(none)" w:hAnsi="(none)" w:hint="default"/>
        <w:color w:val="006BA6" w:themeColor="accent1"/>
      </w:rPr>
    </w:lvl>
    <w:lvl w:ilvl="2">
      <w:start w:val="1"/>
      <w:numFmt w:val="bullet"/>
      <w:lvlText w:val="§"/>
      <w:lvlJc w:val="left"/>
      <w:pPr>
        <w:tabs>
          <w:tab w:val="num" w:pos="1021"/>
        </w:tabs>
        <w:ind w:left="1021" w:hanging="341"/>
      </w:pPr>
      <w:rPr>
        <w:rFonts w:ascii="Wingdings" w:hAnsi="Wingdings" w:hint="default"/>
        <w:color w:val="006BA6" w:themeColor="accent1"/>
      </w:rPr>
    </w:lvl>
    <w:lvl w:ilvl="3">
      <w:start w:val="1"/>
      <w:numFmt w:val="none"/>
      <w:lvlText w:val=""/>
      <w:lvlJc w:val="left"/>
      <w:pPr>
        <w:tabs>
          <w:tab w:val="num" w:pos="0"/>
        </w:tabs>
        <w:ind w:left="-32767" w:firstLine="0"/>
      </w:pPr>
      <w:rPr>
        <w:rFonts w:hint="default"/>
      </w:rPr>
    </w:lvl>
    <w:lvl w:ilvl="4">
      <w:start w:val="1"/>
      <w:numFmt w:val="none"/>
      <w:lvlText w:val=""/>
      <w:lvlJc w:val="left"/>
      <w:pPr>
        <w:tabs>
          <w:tab w:val="num" w:pos="0"/>
        </w:tabs>
        <w:ind w:left="-32767" w:firstLine="0"/>
      </w:pPr>
      <w:rPr>
        <w:rFonts w:hint="default"/>
      </w:rPr>
    </w:lvl>
    <w:lvl w:ilvl="5">
      <w:start w:val="1"/>
      <w:numFmt w:val="none"/>
      <w:lvlText w:val=""/>
      <w:lvlJc w:val="left"/>
      <w:pPr>
        <w:tabs>
          <w:tab w:val="num" w:pos="0"/>
        </w:tabs>
        <w:ind w:left="-32767" w:firstLine="0"/>
      </w:pPr>
      <w:rPr>
        <w:rFonts w:hint="default"/>
      </w:rPr>
    </w:lvl>
    <w:lvl w:ilvl="6">
      <w:start w:val="1"/>
      <w:numFmt w:val="none"/>
      <w:lvlText w:val=""/>
      <w:lvlJc w:val="left"/>
      <w:pPr>
        <w:tabs>
          <w:tab w:val="num" w:pos="0"/>
        </w:tabs>
        <w:ind w:left="-32767" w:firstLine="0"/>
      </w:pPr>
      <w:rPr>
        <w:rFonts w:hint="default"/>
      </w:rPr>
    </w:lvl>
    <w:lvl w:ilvl="7">
      <w:start w:val="1"/>
      <w:numFmt w:val="none"/>
      <w:lvlText w:val=""/>
      <w:lvlJc w:val="left"/>
      <w:pPr>
        <w:tabs>
          <w:tab w:val="num" w:pos="0"/>
        </w:tabs>
        <w:ind w:left="-32767" w:firstLine="0"/>
      </w:pPr>
      <w:rPr>
        <w:rFonts w:hint="default"/>
      </w:rPr>
    </w:lvl>
    <w:lvl w:ilvl="8">
      <w:start w:val="1"/>
      <w:numFmt w:val="none"/>
      <w:lvlText w:val=""/>
      <w:lvlJc w:val="left"/>
      <w:pPr>
        <w:tabs>
          <w:tab w:val="num" w:pos="0"/>
        </w:tabs>
        <w:ind w:left="-32767" w:firstLine="0"/>
      </w:pPr>
      <w:rPr>
        <w:rFonts w:hint="default"/>
      </w:rPr>
    </w:lvl>
  </w:abstractNum>
  <w:abstractNum w:abstractNumId="27" w15:restartNumberingAfterBreak="0">
    <w:nsid w:val="4A0744BE"/>
    <w:multiLevelType w:val="multilevel"/>
    <w:tmpl w:val="5FEC7204"/>
    <w:lvl w:ilvl="0">
      <w:start w:val="1"/>
      <w:numFmt w:val="bullet"/>
      <w:pStyle w:val="Bullet10"/>
      <w:lvlText w:val=""/>
      <w:lvlJc w:val="left"/>
      <w:pPr>
        <w:tabs>
          <w:tab w:val="num" w:pos="340"/>
        </w:tabs>
        <w:ind w:left="340" w:hanging="340"/>
      </w:pPr>
      <w:rPr>
        <w:rFonts w:ascii="Wingdings 2" w:hAnsi="Wingdings 2" w:hint="default"/>
        <w:color w:val="006BA6" w:themeColor="accent1"/>
      </w:rPr>
    </w:lvl>
    <w:lvl w:ilvl="1">
      <w:start w:val="1"/>
      <w:numFmt w:val="bullet"/>
      <w:pStyle w:val="Bullet2"/>
      <w:lvlText w:val="–"/>
      <w:lvlJc w:val="left"/>
      <w:pPr>
        <w:tabs>
          <w:tab w:val="num" w:pos="680"/>
        </w:tabs>
        <w:ind w:left="680" w:hanging="340"/>
      </w:pPr>
      <w:rPr>
        <w:rFonts w:ascii="(none)" w:hAnsi="(none)" w:hint="default"/>
        <w:color w:val="006BA6" w:themeColor="accent1"/>
      </w:rPr>
    </w:lvl>
    <w:lvl w:ilvl="2">
      <w:start w:val="1"/>
      <w:numFmt w:val="bullet"/>
      <w:pStyle w:val="Bullet3"/>
      <w:lvlText w:val="§"/>
      <w:lvlJc w:val="left"/>
      <w:pPr>
        <w:tabs>
          <w:tab w:val="num" w:pos="1021"/>
        </w:tabs>
        <w:ind w:left="1021" w:hanging="341"/>
      </w:pPr>
      <w:rPr>
        <w:rFonts w:ascii="Wingdings" w:hAnsi="Wingdings" w:hint="default"/>
        <w:color w:val="006BA6" w:themeColor="accent1"/>
      </w:rPr>
    </w:lvl>
    <w:lvl w:ilvl="3">
      <w:start w:val="1"/>
      <w:numFmt w:val="none"/>
      <w:lvlText w:val=""/>
      <w:lvlJc w:val="left"/>
      <w:pPr>
        <w:tabs>
          <w:tab w:val="num" w:pos="0"/>
        </w:tabs>
        <w:ind w:left="-32767" w:firstLine="0"/>
      </w:pPr>
      <w:rPr>
        <w:rFonts w:hint="default"/>
      </w:rPr>
    </w:lvl>
    <w:lvl w:ilvl="4">
      <w:start w:val="1"/>
      <w:numFmt w:val="none"/>
      <w:lvlText w:val=""/>
      <w:lvlJc w:val="left"/>
      <w:pPr>
        <w:tabs>
          <w:tab w:val="num" w:pos="0"/>
        </w:tabs>
        <w:ind w:left="-32767" w:firstLine="0"/>
      </w:pPr>
      <w:rPr>
        <w:rFonts w:hint="default"/>
      </w:rPr>
    </w:lvl>
    <w:lvl w:ilvl="5">
      <w:start w:val="1"/>
      <w:numFmt w:val="none"/>
      <w:lvlText w:val=""/>
      <w:lvlJc w:val="left"/>
      <w:pPr>
        <w:tabs>
          <w:tab w:val="num" w:pos="0"/>
        </w:tabs>
        <w:ind w:left="-32767" w:firstLine="0"/>
      </w:pPr>
      <w:rPr>
        <w:rFonts w:hint="default"/>
      </w:rPr>
    </w:lvl>
    <w:lvl w:ilvl="6">
      <w:start w:val="1"/>
      <w:numFmt w:val="none"/>
      <w:lvlText w:val=""/>
      <w:lvlJc w:val="left"/>
      <w:pPr>
        <w:tabs>
          <w:tab w:val="num" w:pos="0"/>
        </w:tabs>
        <w:ind w:left="-32767" w:firstLine="0"/>
      </w:pPr>
      <w:rPr>
        <w:rFonts w:hint="default"/>
      </w:rPr>
    </w:lvl>
    <w:lvl w:ilvl="7">
      <w:start w:val="1"/>
      <w:numFmt w:val="none"/>
      <w:lvlText w:val=""/>
      <w:lvlJc w:val="left"/>
      <w:pPr>
        <w:tabs>
          <w:tab w:val="num" w:pos="0"/>
        </w:tabs>
        <w:ind w:left="-32767" w:firstLine="0"/>
      </w:pPr>
      <w:rPr>
        <w:rFonts w:hint="default"/>
      </w:rPr>
    </w:lvl>
    <w:lvl w:ilvl="8">
      <w:start w:val="1"/>
      <w:numFmt w:val="none"/>
      <w:lvlText w:val=""/>
      <w:lvlJc w:val="left"/>
      <w:pPr>
        <w:tabs>
          <w:tab w:val="num" w:pos="0"/>
        </w:tabs>
        <w:ind w:left="-32767" w:firstLine="0"/>
      </w:pPr>
      <w:rPr>
        <w:rFonts w:hint="default"/>
      </w:rPr>
    </w:lvl>
  </w:abstractNum>
  <w:abstractNum w:abstractNumId="28" w15:restartNumberingAfterBreak="0">
    <w:nsid w:val="4A3D56B6"/>
    <w:multiLevelType w:val="multilevel"/>
    <w:tmpl w:val="53183DDE"/>
    <w:lvl w:ilvl="0">
      <w:start w:val="1"/>
      <w:numFmt w:val="bullet"/>
      <w:lvlText w:val=""/>
      <w:lvlJc w:val="left"/>
      <w:pPr>
        <w:tabs>
          <w:tab w:val="num" w:pos="170"/>
        </w:tabs>
        <w:ind w:left="170" w:hanging="170"/>
      </w:pPr>
      <w:rPr>
        <w:rFonts w:ascii="Symbol" w:hAnsi="Symbo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3713234"/>
    <w:multiLevelType w:val="hybridMultilevel"/>
    <w:tmpl w:val="B28C434C"/>
    <w:lvl w:ilvl="0" w:tplc="28AC9FEA">
      <w:start w:val="1"/>
      <w:numFmt w:val="bullet"/>
      <w:lvlText w:val=""/>
      <w:lvlJc w:val="left"/>
      <w:pPr>
        <w:ind w:left="502" w:hanging="360"/>
      </w:pPr>
      <w:rPr>
        <w:rFonts w:ascii="Symbol" w:hAnsi="Symbol" w:hint="default"/>
      </w:rPr>
    </w:lvl>
    <w:lvl w:ilvl="1" w:tplc="6F44E46C">
      <w:start w:val="1"/>
      <w:numFmt w:val="bullet"/>
      <w:lvlText w:val="o"/>
      <w:lvlJc w:val="left"/>
      <w:pPr>
        <w:ind w:left="1440" w:hanging="360"/>
      </w:pPr>
      <w:rPr>
        <w:rFonts w:ascii="Courier New" w:hAnsi="Courier New" w:hint="default"/>
      </w:rPr>
    </w:lvl>
    <w:lvl w:ilvl="2" w:tplc="C69E4E8E">
      <w:start w:val="1"/>
      <w:numFmt w:val="bullet"/>
      <w:lvlText w:val=""/>
      <w:lvlJc w:val="left"/>
      <w:pPr>
        <w:ind w:left="2160" w:hanging="360"/>
      </w:pPr>
      <w:rPr>
        <w:rFonts w:ascii="Wingdings" w:hAnsi="Wingdings" w:hint="default"/>
      </w:rPr>
    </w:lvl>
    <w:lvl w:ilvl="3" w:tplc="2264CC82">
      <w:start w:val="1"/>
      <w:numFmt w:val="bullet"/>
      <w:lvlText w:val=""/>
      <w:lvlJc w:val="left"/>
      <w:pPr>
        <w:ind w:left="2880" w:hanging="360"/>
      </w:pPr>
      <w:rPr>
        <w:rFonts w:ascii="Symbol" w:hAnsi="Symbol" w:hint="default"/>
      </w:rPr>
    </w:lvl>
    <w:lvl w:ilvl="4" w:tplc="2336436A">
      <w:start w:val="1"/>
      <w:numFmt w:val="bullet"/>
      <w:lvlText w:val="o"/>
      <w:lvlJc w:val="left"/>
      <w:pPr>
        <w:ind w:left="3600" w:hanging="360"/>
      </w:pPr>
      <w:rPr>
        <w:rFonts w:ascii="Courier New" w:hAnsi="Courier New" w:hint="default"/>
      </w:rPr>
    </w:lvl>
    <w:lvl w:ilvl="5" w:tplc="A626713E">
      <w:start w:val="1"/>
      <w:numFmt w:val="bullet"/>
      <w:lvlText w:val=""/>
      <w:lvlJc w:val="left"/>
      <w:pPr>
        <w:ind w:left="4320" w:hanging="360"/>
      </w:pPr>
      <w:rPr>
        <w:rFonts w:ascii="Wingdings" w:hAnsi="Wingdings" w:hint="default"/>
      </w:rPr>
    </w:lvl>
    <w:lvl w:ilvl="6" w:tplc="EBF4B052">
      <w:start w:val="1"/>
      <w:numFmt w:val="bullet"/>
      <w:lvlText w:val=""/>
      <w:lvlJc w:val="left"/>
      <w:pPr>
        <w:ind w:left="5040" w:hanging="360"/>
      </w:pPr>
      <w:rPr>
        <w:rFonts w:ascii="Symbol" w:hAnsi="Symbol" w:hint="default"/>
      </w:rPr>
    </w:lvl>
    <w:lvl w:ilvl="7" w:tplc="A5D2D4B4">
      <w:start w:val="1"/>
      <w:numFmt w:val="bullet"/>
      <w:lvlText w:val="o"/>
      <w:lvlJc w:val="left"/>
      <w:pPr>
        <w:ind w:left="5760" w:hanging="360"/>
      </w:pPr>
      <w:rPr>
        <w:rFonts w:ascii="Courier New" w:hAnsi="Courier New" w:hint="default"/>
      </w:rPr>
    </w:lvl>
    <w:lvl w:ilvl="8" w:tplc="9C6C6C44">
      <w:start w:val="1"/>
      <w:numFmt w:val="bullet"/>
      <w:lvlText w:val=""/>
      <w:lvlJc w:val="left"/>
      <w:pPr>
        <w:ind w:left="6480" w:hanging="360"/>
      </w:pPr>
      <w:rPr>
        <w:rFonts w:ascii="Wingdings" w:hAnsi="Wingdings" w:hint="default"/>
      </w:rPr>
    </w:lvl>
  </w:abstractNum>
  <w:abstractNum w:abstractNumId="30" w15:restartNumberingAfterBreak="0">
    <w:nsid w:val="61E4448C"/>
    <w:multiLevelType w:val="multilevel"/>
    <w:tmpl w:val="C292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360E38"/>
    <w:multiLevelType w:val="multilevel"/>
    <w:tmpl w:val="8B3C0BA0"/>
    <w:lvl w:ilvl="0">
      <w:start w:val="1"/>
      <w:numFmt w:val="bullet"/>
      <w:lvlText w:val=""/>
      <w:lvlJc w:val="left"/>
      <w:pPr>
        <w:tabs>
          <w:tab w:val="num" w:pos="170"/>
        </w:tabs>
        <w:ind w:left="170" w:hanging="17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EE3444F"/>
    <w:multiLevelType w:val="hybridMultilevel"/>
    <w:tmpl w:val="D3EA6322"/>
    <w:lvl w:ilvl="0" w:tplc="C27CB78C">
      <w:start w:val="1"/>
      <w:numFmt w:val="bullet"/>
      <w:pStyle w:val="TableBullet1"/>
      <w:lvlText w:val=""/>
      <w:lvlJc w:val="left"/>
      <w:pPr>
        <w:tabs>
          <w:tab w:val="num" w:pos="170"/>
        </w:tabs>
        <w:ind w:left="170" w:hanging="170"/>
      </w:pPr>
      <w:rPr>
        <w:rFonts w:ascii="Symbol" w:hAnsi="Symbol" w:hint="default"/>
      </w:rPr>
    </w:lvl>
    <w:lvl w:ilvl="1" w:tplc="14AA1D36">
      <w:start w:val="1"/>
      <w:numFmt w:val="bullet"/>
      <w:pStyle w:val="TableBullet2"/>
      <w:lvlText w:val="–"/>
      <w:lvlJc w:val="left"/>
      <w:pPr>
        <w:tabs>
          <w:tab w:val="num" w:pos="1440"/>
        </w:tabs>
        <w:ind w:left="1440" w:hanging="360"/>
      </w:pPr>
      <w:rPr>
        <w:rFonts w:ascii="Arial" w:hAnsi="Arial" w:hint="default"/>
      </w:rPr>
    </w:lvl>
    <w:lvl w:ilvl="2" w:tplc="8BF009C2">
      <w:start w:val="1"/>
      <w:numFmt w:val="bullet"/>
      <w:pStyle w:val="TableBullet3"/>
      <w:lvlText w:val=""/>
      <w:lvlJc w:val="left"/>
      <w:pPr>
        <w:tabs>
          <w:tab w:val="num" w:pos="2160"/>
        </w:tabs>
        <w:ind w:left="2160" w:hanging="360"/>
      </w:pPr>
      <w:rPr>
        <w:rFonts w:ascii="Wingdings" w:hAnsi="Wingdings" w:hint="default"/>
      </w:rPr>
    </w:lvl>
    <w:lvl w:ilvl="3" w:tplc="5ED46D6E" w:tentative="1">
      <w:start w:val="1"/>
      <w:numFmt w:val="bullet"/>
      <w:lvlText w:val=""/>
      <w:lvlJc w:val="left"/>
      <w:pPr>
        <w:tabs>
          <w:tab w:val="num" w:pos="2880"/>
        </w:tabs>
        <w:ind w:left="2880" w:hanging="360"/>
      </w:pPr>
      <w:rPr>
        <w:rFonts w:ascii="Symbol" w:hAnsi="Symbol" w:hint="default"/>
      </w:rPr>
    </w:lvl>
    <w:lvl w:ilvl="4" w:tplc="B4523F00" w:tentative="1">
      <w:start w:val="1"/>
      <w:numFmt w:val="bullet"/>
      <w:lvlText w:val="o"/>
      <w:lvlJc w:val="left"/>
      <w:pPr>
        <w:tabs>
          <w:tab w:val="num" w:pos="3600"/>
        </w:tabs>
        <w:ind w:left="3600" w:hanging="360"/>
      </w:pPr>
      <w:rPr>
        <w:rFonts w:ascii="Courier New" w:hAnsi="Courier New" w:cs="Courier New" w:hint="default"/>
      </w:rPr>
    </w:lvl>
    <w:lvl w:ilvl="5" w:tplc="34366714" w:tentative="1">
      <w:start w:val="1"/>
      <w:numFmt w:val="bullet"/>
      <w:lvlText w:val=""/>
      <w:lvlJc w:val="left"/>
      <w:pPr>
        <w:tabs>
          <w:tab w:val="num" w:pos="4320"/>
        </w:tabs>
        <w:ind w:left="4320" w:hanging="360"/>
      </w:pPr>
      <w:rPr>
        <w:rFonts w:ascii="Wingdings" w:hAnsi="Wingdings" w:hint="default"/>
      </w:rPr>
    </w:lvl>
    <w:lvl w:ilvl="6" w:tplc="F3800740" w:tentative="1">
      <w:start w:val="1"/>
      <w:numFmt w:val="bullet"/>
      <w:lvlText w:val=""/>
      <w:lvlJc w:val="left"/>
      <w:pPr>
        <w:tabs>
          <w:tab w:val="num" w:pos="5040"/>
        </w:tabs>
        <w:ind w:left="5040" w:hanging="360"/>
      </w:pPr>
      <w:rPr>
        <w:rFonts w:ascii="Symbol" w:hAnsi="Symbol" w:hint="default"/>
      </w:rPr>
    </w:lvl>
    <w:lvl w:ilvl="7" w:tplc="9A52D018" w:tentative="1">
      <w:start w:val="1"/>
      <w:numFmt w:val="bullet"/>
      <w:lvlText w:val="o"/>
      <w:lvlJc w:val="left"/>
      <w:pPr>
        <w:tabs>
          <w:tab w:val="num" w:pos="5760"/>
        </w:tabs>
        <w:ind w:left="5760" w:hanging="360"/>
      </w:pPr>
      <w:rPr>
        <w:rFonts w:ascii="Courier New" w:hAnsi="Courier New" w:cs="Courier New" w:hint="default"/>
      </w:rPr>
    </w:lvl>
    <w:lvl w:ilvl="8" w:tplc="CD3AA940"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2A33107"/>
    <w:multiLevelType w:val="multilevel"/>
    <w:tmpl w:val="53183DDE"/>
    <w:lvl w:ilvl="0">
      <w:start w:val="1"/>
      <w:numFmt w:val="bullet"/>
      <w:lvlText w:val=""/>
      <w:lvlJc w:val="left"/>
      <w:pPr>
        <w:tabs>
          <w:tab w:val="num" w:pos="170"/>
        </w:tabs>
        <w:ind w:left="170" w:hanging="170"/>
      </w:pPr>
      <w:rPr>
        <w:rFonts w:ascii="Symbol" w:hAnsi="Symbo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96A3518"/>
    <w:multiLevelType w:val="multilevel"/>
    <w:tmpl w:val="C7A47900"/>
    <w:lvl w:ilvl="0">
      <w:start w:val="1"/>
      <w:numFmt w:val="decimal"/>
      <w:pStyle w:val="NumBullet1"/>
      <w:lvlText w:val="%1."/>
      <w:lvlJc w:val="left"/>
      <w:pPr>
        <w:tabs>
          <w:tab w:val="num" w:pos="340"/>
        </w:tabs>
        <w:ind w:left="340" w:hanging="340"/>
      </w:pPr>
      <w:rPr>
        <w:rFonts w:hint="default"/>
        <w:color w:val="006BA6" w:themeColor="accent1"/>
      </w:rPr>
    </w:lvl>
    <w:lvl w:ilvl="1">
      <w:start w:val="1"/>
      <w:numFmt w:val="lowerLetter"/>
      <w:pStyle w:val="NumBullet2"/>
      <w:lvlText w:val="%2."/>
      <w:lvlJc w:val="left"/>
      <w:pPr>
        <w:tabs>
          <w:tab w:val="num" w:pos="680"/>
        </w:tabs>
        <w:ind w:left="680" w:hanging="340"/>
      </w:pPr>
      <w:rPr>
        <w:rFonts w:hint="default"/>
        <w:color w:val="006BA6" w:themeColor="accent1"/>
      </w:rPr>
    </w:lvl>
    <w:lvl w:ilvl="2">
      <w:start w:val="1"/>
      <w:numFmt w:val="lowerRoman"/>
      <w:pStyle w:val="NumBullet3"/>
      <w:lvlText w:val="%3."/>
      <w:lvlJc w:val="left"/>
      <w:pPr>
        <w:tabs>
          <w:tab w:val="num" w:pos="1021"/>
        </w:tabs>
        <w:ind w:left="1021" w:hanging="341"/>
      </w:pPr>
      <w:rPr>
        <w:rFonts w:hint="default"/>
        <w:color w:val="006BA6" w:themeColor="accent1"/>
      </w:rPr>
    </w:lvl>
    <w:lvl w:ilvl="3">
      <w:start w:val="1"/>
      <w:numFmt w:val="none"/>
      <w:lvlText w:val=""/>
      <w:lvlJc w:val="left"/>
      <w:pPr>
        <w:tabs>
          <w:tab w:val="num" w:pos="0"/>
        </w:tabs>
        <w:ind w:left="-32767" w:firstLine="0"/>
      </w:pPr>
      <w:rPr>
        <w:rFonts w:hint="default"/>
      </w:rPr>
    </w:lvl>
    <w:lvl w:ilvl="4">
      <w:start w:val="1"/>
      <w:numFmt w:val="none"/>
      <w:lvlText w:val=""/>
      <w:lvlJc w:val="left"/>
      <w:pPr>
        <w:tabs>
          <w:tab w:val="num" w:pos="-31680"/>
        </w:tabs>
        <w:ind w:left="-32767" w:firstLine="0"/>
      </w:pPr>
      <w:rPr>
        <w:rFonts w:hint="default"/>
      </w:rPr>
    </w:lvl>
    <w:lvl w:ilvl="5">
      <w:start w:val="1"/>
      <w:numFmt w:val="none"/>
      <w:lvlText w:val=""/>
      <w:lvlJc w:val="left"/>
      <w:pPr>
        <w:tabs>
          <w:tab w:val="num" w:pos="0"/>
        </w:tabs>
        <w:ind w:left="-32767" w:firstLine="0"/>
      </w:pPr>
      <w:rPr>
        <w:rFonts w:hint="default"/>
      </w:rPr>
    </w:lvl>
    <w:lvl w:ilvl="6">
      <w:start w:val="1"/>
      <w:numFmt w:val="none"/>
      <w:lvlText w:val=""/>
      <w:lvlJc w:val="left"/>
      <w:pPr>
        <w:tabs>
          <w:tab w:val="num" w:pos="0"/>
        </w:tabs>
        <w:ind w:left="-32767" w:firstLine="0"/>
      </w:pPr>
      <w:rPr>
        <w:rFonts w:hint="default"/>
      </w:rPr>
    </w:lvl>
    <w:lvl w:ilvl="7">
      <w:start w:val="1"/>
      <w:numFmt w:val="none"/>
      <w:lvlText w:val=""/>
      <w:lvlJc w:val="left"/>
      <w:pPr>
        <w:tabs>
          <w:tab w:val="num" w:pos="0"/>
        </w:tabs>
        <w:ind w:left="-32767" w:firstLine="0"/>
      </w:pPr>
      <w:rPr>
        <w:rFonts w:hint="default"/>
      </w:rPr>
    </w:lvl>
    <w:lvl w:ilvl="8">
      <w:start w:val="1"/>
      <w:numFmt w:val="none"/>
      <w:lvlText w:val=""/>
      <w:lvlJc w:val="left"/>
      <w:pPr>
        <w:tabs>
          <w:tab w:val="num" w:pos="0"/>
        </w:tabs>
        <w:ind w:left="-32767" w:firstLine="0"/>
      </w:pPr>
      <w:rPr>
        <w:rFonts w:hint="default"/>
      </w:rPr>
    </w:lvl>
  </w:abstractNum>
  <w:num w:numId="1" w16cid:durableId="212081644">
    <w:abstractNumId w:val="29"/>
  </w:num>
  <w:num w:numId="2" w16cid:durableId="1536231345">
    <w:abstractNumId w:val="24"/>
  </w:num>
  <w:num w:numId="3" w16cid:durableId="226500023">
    <w:abstractNumId w:val="27"/>
  </w:num>
  <w:num w:numId="4" w16cid:durableId="36008503">
    <w:abstractNumId w:val="34"/>
  </w:num>
  <w:num w:numId="5" w16cid:durableId="1326126945">
    <w:abstractNumId w:val="10"/>
  </w:num>
  <w:num w:numId="6" w16cid:durableId="927033391">
    <w:abstractNumId w:val="20"/>
  </w:num>
  <w:num w:numId="7" w16cid:durableId="1393847394">
    <w:abstractNumId w:val="11"/>
  </w:num>
  <w:num w:numId="8" w16cid:durableId="1008410629">
    <w:abstractNumId w:val="23"/>
  </w:num>
  <w:num w:numId="9" w16cid:durableId="44723568">
    <w:abstractNumId w:val="22"/>
  </w:num>
  <w:num w:numId="10" w16cid:durableId="116726863">
    <w:abstractNumId w:val="32"/>
    <w:lvlOverride w:ilvl="0">
      <w:startOverride w:val="1"/>
    </w:lvlOverride>
  </w:num>
  <w:num w:numId="11" w16cid:durableId="507794776">
    <w:abstractNumId w:val="21"/>
  </w:num>
  <w:num w:numId="12" w16cid:durableId="558174370">
    <w:abstractNumId w:val="2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62263711">
    <w:abstractNumId w:val="16"/>
  </w:num>
  <w:num w:numId="14" w16cid:durableId="1726290409">
    <w:abstractNumId w:val="23"/>
    <w:lvlOverride w:ilvl="0">
      <w:startOverride w:val="1"/>
      <w:lvl w:ilvl="0">
        <w:start w:val="1"/>
        <w:numFmt w:val="decimal"/>
        <w:pStyle w:val="TCHeading"/>
        <w:lvlText w:val="%1."/>
        <w:lvlJc w:val="left"/>
        <w:pPr>
          <w:tabs>
            <w:tab w:val="num" w:pos="709"/>
          </w:tabs>
          <w:ind w:left="709" w:hanging="709"/>
        </w:pPr>
        <w:rPr>
          <w:rFonts w:hint="default"/>
          <w:b/>
          <w:i w:val="0"/>
          <w:color w:val="006BA6" w:themeColor="accent1"/>
        </w:rPr>
      </w:lvl>
    </w:lvlOverride>
    <w:lvlOverride w:ilvl="1">
      <w:startOverride w:val="1"/>
      <w:lvl w:ilvl="1">
        <w:start w:val="1"/>
        <w:numFmt w:val="lowerRoman"/>
        <w:pStyle w:val="TCBullet1"/>
        <w:lvlText w:val="%2."/>
        <w:lvlJc w:val="left"/>
        <w:pPr>
          <w:tabs>
            <w:tab w:val="num" w:pos="709"/>
          </w:tabs>
          <w:ind w:left="709" w:hanging="709"/>
        </w:pPr>
        <w:rPr>
          <w:rFonts w:hint="default"/>
          <w:color w:val="006BA6" w:themeColor="accent1"/>
        </w:rPr>
      </w:lvl>
    </w:lvlOverride>
    <w:lvlOverride w:ilvl="2">
      <w:startOverride w:val="1"/>
      <w:lvl w:ilvl="2">
        <w:start w:val="1"/>
        <w:numFmt w:val="lowerLetter"/>
        <w:pStyle w:val="TCBullet2"/>
        <w:lvlText w:val="%3."/>
        <w:lvlJc w:val="left"/>
        <w:pPr>
          <w:tabs>
            <w:tab w:val="num" w:pos="1134"/>
          </w:tabs>
          <w:ind w:left="1134" w:hanging="425"/>
        </w:pPr>
        <w:rPr>
          <w:rFonts w:hint="default"/>
          <w:color w:val="006BA6" w:themeColor="accent1"/>
        </w:rPr>
      </w:lvl>
    </w:lvlOverride>
    <w:lvlOverride w:ilvl="3">
      <w:startOverride w:val="1"/>
      <w:lvl w:ilvl="3">
        <w:start w:val="1"/>
        <w:numFmt w:val="decimal"/>
        <w:lvlText w:val="(%4)"/>
        <w:lvlJc w:val="left"/>
        <w:pPr>
          <w:ind w:left="1440" w:hanging="360"/>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5" w16cid:durableId="888807852">
    <w:abstractNumId w:val="10"/>
  </w:num>
  <w:num w:numId="16" w16cid:durableId="931888740">
    <w:abstractNumId w:val="10"/>
  </w:num>
  <w:num w:numId="17" w16cid:durableId="1512722776">
    <w:abstractNumId w:val="32"/>
  </w:num>
  <w:num w:numId="18" w16cid:durableId="1201166649">
    <w:abstractNumId w:val="9"/>
  </w:num>
  <w:num w:numId="19" w16cid:durableId="1267494184">
    <w:abstractNumId w:val="7"/>
  </w:num>
  <w:num w:numId="20" w16cid:durableId="1372027530">
    <w:abstractNumId w:val="6"/>
  </w:num>
  <w:num w:numId="21" w16cid:durableId="232012734">
    <w:abstractNumId w:val="5"/>
  </w:num>
  <w:num w:numId="22" w16cid:durableId="1280717966">
    <w:abstractNumId w:val="4"/>
  </w:num>
  <w:num w:numId="23" w16cid:durableId="191460966">
    <w:abstractNumId w:val="8"/>
  </w:num>
  <w:num w:numId="24" w16cid:durableId="175925660">
    <w:abstractNumId w:val="3"/>
  </w:num>
  <w:num w:numId="25" w16cid:durableId="2097823440">
    <w:abstractNumId w:val="2"/>
  </w:num>
  <w:num w:numId="26" w16cid:durableId="1412047724">
    <w:abstractNumId w:val="1"/>
  </w:num>
  <w:num w:numId="27" w16cid:durableId="2033140064">
    <w:abstractNumId w:val="0"/>
  </w:num>
  <w:num w:numId="28" w16cid:durableId="1209295164">
    <w:abstractNumId w:val="25"/>
  </w:num>
  <w:num w:numId="29" w16cid:durableId="1709599023">
    <w:abstractNumId w:val="17"/>
  </w:num>
  <w:num w:numId="30" w16cid:durableId="1707173019">
    <w:abstractNumId w:val="19"/>
  </w:num>
  <w:num w:numId="31" w16cid:durableId="370418340">
    <w:abstractNumId w:val="31"/>
  </w:num>
  <w:num w:numId="32" w16cid:durableId="2112312465">
    <w:abstractNumId w:val="28"/>
  </w:num>
  <w:num w:numId="33" w16cid:durableId="326591745">
    <w:abstractNumId w:val="33"/>
  </w:num>
  <w:num w:numId="34" w16cid:durableId="2108231211">
    <w:abstractNumId w:val="26"/>
  </w:num>
  <w:num w:numId="35" w16cid:durableId="497817613">
    <w:abstractNumId w:val="13"/>
  </w:num>
  <w:num w:numId="36" w16cid:durableId="1396322664">
    <w:abstractNumId w:val="12"/>
  </w:num>
  <w:num w:numId="37" w16cid:durableId="1831361677">
    <w:abstractNumId w:val="23"/>
    <w:lvlOverride w:ilvl="0">
      <w:lvl w:ilvl="0">
        <w:start w:val="1"/>
        <w:numFmt w:val="decimal"/>
        <w:pStyle w:val="TCHeading"/>
        <w:lvlText w:val="%1."/>
        <w:lvlJc w:val="left"/>
        <w:pPr>
          <w:tabs>
            <w:tab w:val="num" w:pos="709"/>
          </w:tabs>
          <w:ind w:left="709" w:hanging="709"/>
        </w:pPr>
        <w:rPr>
          <w:rFonts w:hint="default"/>
          <w:b/>
          <w:i w:val="0"/>
          <w:color w:val="006BA6"/>
        </w:rPr>
      </w:lvl>
    </w:lvlOverride>
    <w:lvlOverride w:ilvl="1">
      <w:lvl w:ilvl="1">
        <w:start w:val="1"/>
        <w:numFmt w:val="lowerRoman"/>
        <w:pStyle w:val="TCBullet1"/>
        <w:lvlText w:val="%2."/>
        <w:lvlJc w:val="left"/>
        <w:pPr>
          <w:tabs>
            <w:tab w:val="num" w:pos="709"/>
          </w:tabs>
          <w:ind w:left="709" w:hanging="709"/>
        </w:pPr>
        <w:rPr>
          <w:rFonts w:hint="default"/>
          <w:color w:val="006BA6"/>
        </w:rPr>
      </w:lvl>
    </w:lvlOverride>
    <w:lvlOverride w:ilvl="2">
      <w:lvl w:ilvl="2">
        <w:start w:val="1"/>
        <w:numFmt w:val="lowerLetter"/>
        <w:pStyle w:val="TCBullet2"/>
        <w:lvlText w:val="%3."/>
        <w:lvlJc w:val="left"/>
        <w:pPr>
          <w:tabs>
            <w:tab w:val="num" w:pos="1134"/>
          </w:tabs>
          <w:ind w:left="1134" w:hanging="425"/>
        </w:pPr>
        <w:rPr>
          <w:rFonts w:hint="default"/>
          <w:color w:val="006BA6"/>
        </w:rPr>
      </w:lvl>
    </w:lvlOverride>
  </w:num>
  <w:num w:numId="38" w16cid:durableId="2121994740">
    <w:abstractNumId w:val="23"/>
    <w:lvlOverride w:ilvl="0">
      <w:lvl w:ilvl="0">
        <w:start w:val="1"/>
        <w:numFmt w:val="decimal"/>
        <w:pStyle w:val="TCHeading"/>
        <w:lvlText w:val="%1."/>
        <w:lvlJc w:val="left"/>
        <w:pPr>
          <w:tabs>
            <w:tab w:val="num" w:pos="709"/>
          </w:tabs>
          <w:ind w:left="709" w:hanging="709"/>
        </w:pPr>
        <w:rPr>
          <w:rFonts w:hint="default"/>
          <w:b/>
          <w:i w:val="0"/>
          <w:color w:val="006BA6" w:themeColor="accent1"/>
        </w:rPr>
      </w:lvl>
    </w:lvlOverride>
    <w:lvlOverride w:ilvl="1">
      <w:lvl w:ilvl="1">
        <w:start w:val="1"/>
        <w:numFmt w:val="lowerRoman"/>
        <w:pStyle w:val="TCBullet1"/>
        <w:lvlText w:val="%2."/>
        <w:lvlJc w:val="left"/>
        <w:pPr>
          <w:tabs>
            <w:tab w:val="num" w:pos="709"/>
          </w:tabs>
          <w:ind w:left="709" w:hanging="709"/>
        </w:pPr>
        <w:rPr>
          <w:rFonts w:hint="default"/>
          <w:color w:val="006BA6" w:themeColor="accent1"/>
        </w:rPr>
      </w:lvl>
    </w:lvlOverride>
    <w:lvlOverride w:ilvl="2">
      <w:lvl w:ilvl="2">
        <w:start w:val="1"/>
        <w:numFmt w:val="lowerLetter"/>
        <w:pStyle w:val="TCBullet2"/>
        <w:lvlText w:val="%3."/>
        <w:lvlJc w:val="left"/>
        <w:pPr>
          <w:tabs>
            <w:tab w:val="num" w:pos="1134"/>
          </w:tabs>
          <w:ind w:left="1134" w:hanging="425"/>
        </w:pPr>
        <w:rPr>
          <w:rFonts w:hint="default"/>
          <w:color w:val="006BA6" w:themeColor="accent1"/>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9" w16cid:durableId="608239853">
    <w:abstractNumId w:val="18"/>
  </w:num>
  <w:num w:numId="40" w16cid:durableId="1229802967">
    <w:abstractNumId w:val="14"/>
  </w:num>
  <w:num w:numId="41" w16cid:durableId="58677767">
    <w:abstractNumId w:val="15"/>
  </w:num>
  <w:num w:numId="42" w16cid:durableId="2108040366">
    <w:abstractNumId w:val="30"/>
  </w:num>
  <w:num w:numId="43" w16cid:durableId="2138522144">
    <w:abstractNumId w:val="27"/>
  </w:num>
  <w:num w:numId="44" w16cid:durableId="1915973690">
    <w:abstractNumId w:val="11"/>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pencer Jansen">
    <w15:presenceInfo w15:providerId="AD" w15:userId="S::Spencer.JansenEXT@ethical-power.com::548f40ca-14b0-4f11-816a-2c5c23c0e5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GB" w:vendorID="64" w:dllVersion="0" w:nlCheck="1" w:checkStyle="0"/>
  <w:attachedTemplate r:id="rId1"/>
  <w:linkStyles/>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35F"/>
    <w:rsid w:val="000000A7"/>
    <w:rsid w:val="0000052F"/>
    <w:rsid w:val="00000AC7"/>
    <w:rsid w:val="00001248"/>
    <w:rsid w:val="000014B9"/>
    <w:rsid w:val="00001DE3"/>
    <w:rsid w:val="00001DF6"/>
    <w:rsid w:val="00001F2C"/>
    <w:rsid w:val="00002349"/>
    <w:rsid w:val="00002B16"/>
    <w:rsid w:val="00002C15"/>
    <w:rsid w:val="000041AC"/>
    <w:rsid w:val="00004892"/>
    <w:rsid w:val="00004F31"/>
    <w:rsid w:val="000052F4"/>
    <w:rsid w:val="000059F4"/>
    <w:rsid w:val="00005BD4"/>
    <w:rsid w:val="00005DE6"/>
    <w:rsid w:val="0000660D"/>
    <w:rsid w:val="0000774B"/>
    <w:rsid w:val="000079EF"/>
    <w:rsid w:val="00007F5F"/>
    <w:rsid w:val="000113DF"/>
    <w:rsid w:val="00011688"/>
    <w:rsid w:val="00011AEF"/>
    <w:rsid w:val="0001240C"/>
    <w:rsid w:val="000132D5"/>
    <w:rsid w:val="00013B38"/>
    <w:rsid w:val="00014843"/>
    <w:rsid w:val="0001496C"/>
    <w:rsid w:val="00014CD1"/>
    <w:rsid w:val="00015943"/>
    <w:rsid w:val="000159FB"/>
    <w:rsid w:val="00015D26"/>
    <w:rsid w:val="00015E5C"/>
    <w:rsid w:val="000171CC"/>
    <w:rsid w:val="0001731F"/>
    <w:rsid w:val="00020226"/>
    <w:rsid w:val="000205EF"/>
    <w:rsid w:val="0002067F"/>
    <w:rsid w:val="000208CB"/>
    <w:rsid w:val="0002176B"/>
    <w:rsid w:val="000220BC"/>
    <w:rsid w:val="0002251E"/>
    <w:rsid w:val="0002291B"/>
    <w:rsid w:val="0002308C"/>
    <w:rsid w:val="000230B2"/>
    <w:rsid w:val="00023604"/>
    <w:rsid w:val="000237F7"/>
    <w:rsid w:val="00023EF1"/>
    <w:rsid w:val="00023F4D"/>
    <w:rsid w:val="000240A6"/>
    <w:rsid w:val="000240F4"/>
    <w:rsid w:val="0002592C"/>
    <w:rsid w:val="00025BB5"/>
    <w:rsid w:val="00025CE3"/>
    <w:rsid w:val="00025D51"/>
    <w:rsid w:val="00025E55"/>
    <w:rsid w:val="00026356"/>
    <w:rsid w:val="00026775"/>
    <w:rsid w:val="000269E2"/>
    <w:rsid w:val="0002759F"/>
    <w:rsid w:val="000277B2"/>
    <w:rsid w:val="00027F57"/>
    <w:rsid w:val="000302F5"/>
    <w:rsid w:val="000303F6"/>
    <w:rsid w:val="00031428"/>
    <w:rsid w:val="0003166C"/>
    <w:rsid w:val="000316A1"/>
    <w:rsid w:val="000317A0"/>
    <w:rsid w:val="00031C46"/>
    <w:rsid w:val="00032145"/>
    <w:rsid w:val="000324F1"/>
    <w:rsid w:val="00032831"/>
    <w:rsid w:val="00032A74"/>
    <w:rsid w:val="00032E73"/>
    <w:rsid w:val="00033281"/>
    <w:rsid w:val="00033349"/>
    <w:rsid w:val="000339EA"/>
    <w:rsid w:val="00034178"/>
    <w:rsid w:val="00035F52"/>
    <w:rsid w:val="00036CB4"/>
    <w:rsid w:val="0003730D"/>
    <w:rsid w:val="000374B1"/>
    <w:rsid w:val="00037600"/>
    <w:rsid w:val="0003766C"/>
    <w:rsid w:val="00037778"/>
    <w:rsid w:val="000402ED"/>
    <w:rsid w:val="000404F2"/>
    <w:rsid w:val="0004084C"/>
    <w:rsid w:val="00040E59"/>
    <w:rsid w:val="000415F1"/>
    <w:rsid w:val="000416C4"/>
    <w:rsid w:val="00041778"/>
    <w:rsid w:val="00041D65"/>
    <w:rsid w:val="00041EFA"/>
    <w:rsid w:val="000422C9"/>
    <w:rsid w:val="00042745"/>
    <w:rsid w:val="00042BF7"/>
    <w:rsid w:val="00042E4C"/>
    <w:rsid w:val="00043712"/>
    <w:rsid w:val="00044140"/>
    <w:rsid w:val="00044438"/>
    <w:rsid w:val="0004457C"/>
    <w:rsid w:val="00045C10"/>
    <w:rsid w:val="0004614F"/>
    <w:rsid w:val="000461FA"/>
    <w:rsid w:val="00046267"/>
    <w:rsid w:val="0004655D"/>
    <w:rsid w:val="00046818"/>
    <w:rsid w:val="00046A30"/>
    <w:rsid w:val="0005003D"/>
    <w:rsid w:val="000500C8"/>
    <w:rsid w:val="00050217"/>
    <w:rsid w:val="000507AF"/>
    <w:rsid w:val="000509D6"/>
    <w:rsid w:val="00050C29"/>
    <w:rsid w:val="00050D49"/>
    <w:rsid w:val="00050EAC"/>
    <w:rsid w:val="00050F80"/>
    <w:rsid w:val="00051FD2"/>
    <w:rsid w:val="00052354"/>
    <w:rsid w:val="00052760"/>
    <w:rsid w:val="0005294A"/>
    <w:rsid w:val="0005321C"/>
    <w:rsid w:val="0005366D"/>
    <w:rsid w:val="00053B3C"/>
    <w:rsid w:val="00053E30"/>
    <w:rsid w:val="00054170"/>
    <w:rsid w:val="00054788"/>
    <w:rsid w:val="000548B4"/>
    <w:rsid w:val="000553C1"/>
    <w:rsid w:val="00055499"/>
    <w:rsid w:val="000555A5"/>
    <w:rsid w:val="00055B31"/>
    <w:rsid w:val="00055BF4"/>
    <w:rsid w:val="00055E57"/>
    <w:rsid w:val="00055FD1"/>
    <w:rsid w:val="0005631A"/>
    <w:rsid w:val="000564C8"/>
    <w:rsid w:val="00056B0F"/>
    <w:rsid w:val="00056F99"/>
    <w:rsid w:val="000575B4"/>
    <w:rsid w:val="00057905"/>
    <w:rsid w:val="00057D73"/>
    <w:rsid w:val="00060444"/>
    <w:rsid w:val="000617FC"/>
    <w:rsid w:val="00061D05"/>
    <w:rsid w:val="00061EBC"/>
    <w:rsid w:val="000622D1"/>
    <w:rsid w:val="000628FB"/>
    <w:rsid w:val="00062D5B"/>
    <w:rsid w:val="00063645"/>
    <w:rsid w:val="00063827"/>
    <w:rsid w:val="00064483"/>
    <w:rsid w:val="00064872"/>
    <w:rsid w:val="000649F4"/>
    <w:rsid w:val="00065621"/>
    <w:rsid w:val="000656D0"/>
    <w:rsid w:val="00066B40"/>
    <w:rsid w:val="00066DA6"/>
    <w:rsid w:val="0006726A"/>
    <w:rsid w:val="00067315"/>
    <w:rsid w:val="00067386"/>
    <w:rsid w:val="000674F8"/>
    <w:rsid w:val="00067C66"/>
    <w:rsid w:val="000709CE"/>
    <w:rsid w:val="00070D34"/>
    <w:rsid w:val="00070D4D"/>
    <w:rsid w:val="00070D94"/>
    <w:rsid w:val="000711E4"/>
    <w:rsid w:val="0007147C"/>
    <w:rsid w:val="000714C3"/>
    <w:rsid w:val="00071EE7"/>
    <w:rsid w:val="00072373"/>
    <w:rsid w:val="000723DC"/>
    <w:rsid w:val="000726D1"/>
    <w:rsid w:val="00072AE7"/>
    <w:rsid w:val="00072CE4"/>
    <w:rsid w:val="00073831"/>
    <w:rsid w:val="00073A34"/>
    <w:rsid w:val="00073B3C"/>
    <w:rsid w:val="00074756"/>
    <w:rsid w:val="0007478E"/>
    <w:rsid w:val="00074DBD"/>
    <w:rsid w:val="00075031"/>
    <w:rsid w:val="000753ED"/>
    <w:rsid w:val="00075645"/>
    <w:rsid w:val="00075676"/>
    <w:rsid w:val="00075776"/>
    <w:rsid w:val="00075B19"/>
    <w:rsid w:val="00075C83"/>
    <w:rsid w:val="00076425"/>
    <w:rsid w:val="000767DC"/>
    <w:rsid w:val="000770A6"/>
    <w:rsid w:val="000773BA"/>
    <w:rsid w:val="00077810"/>
    <w:rsid w:val="00077CCF"/>
    <w:rsid w:val="000806EC"/>
    <w:rsid w:val="00080FC7"/>
    <w:rsid w:val="00081013"/>
    <w:rsid w:val="000812C5"/>
    <w:rsid w:val="000812DD"/>
    <w:rsid w:val="000812F9"/>
    <w:rsid w:val="0008188B"/>
    <w:rsid w:val="00081DF8"/>
    <w:rsid w:val="00082978"/>
    <w:rsid w:val="00082997"/>
    <w:rsid w:val="00082C01"/>
    <w:rsid w:val="00082C84"/>
    <w:rsid w:val="00082EF8"/>
    <w:rsid w:val="000843EE"/>
    <w:rsid w:val="00084847"/>
    <w:rsid w:val="00084A17"/>
    <w:rsid w:val="00084F2E"/>
    <w:rsid w:val="000853A3"/>
    <w:rsid w:val="00085FE8"/>
    <w:rsid w:val="00086F6A"/>
    <w:rsid w:val="000870D8"/>
    <w:rsid w:val="000879DB"/>
    <w:rsid w:val="0009010D"/>
    <w:rsid w:val="0009059C"/>
    <w:rsid w:val="00090AA5"/>
    <w:rsid w:val="00090F90"/>
    <w:rsid w:val="00091044"/>
    <w:rsid w:val="00091E33"/>
    <w:rsid w:val="0009250E"/>
    <w:rsid w:val="00092940"/>
    <w:rsid w:val="00093782"/>
    <w:rsid w:val="00093E61"/>
    <w:rsid w:val="00094281"/>
    <w:rsid w:val="000944C2"/>
    <w:rsid w:val="00094704"/>
    <w:rsid w:val="00095CA8"/>
    <w:rsid w:val="00096031"/>
    <w:rsid w:val="00096258"/>
    <w:rsid w:val="000965E2"/>
    <w:rsid w:val="000965E4"/>
    <w:rsid w:val="0009675F"/>
    <w:rsid w:val="00097219"/>
    <w:rsid w:val="000979F1"/>
    <w:rsid w:val="000A077E"/>
    <w:rsid w:val="000A0B12"/>
    <w:rsid w:val="000A0C26"/>
    <w:rsid w:val="000A0FA7"/>
    <w:rsid w:val="000A1433"/>
    <w:rsid w:val="000A1514"/>
    <w:rsid w:val="000A1766"/>
    <w:rsid w:val="000A22D6"/>
    <w:rsid w:val="000A2BBE"/>
    <w:rsid w:val="000A3C4B"/>
    <w:rsid w:val="000A411B"/>
    <w:rsid w:val="000A411C"/>
    <w:rsid w:val="000A4194"/>
    <w:rsid w:val="000A4476"/>
    <w:rsid w:val="000A45F5"/>
    <w:rsid w:val="000A4D70"/>
    <w:rsid w:val="000A4FFA"/>
    <w:rsid w:val="000A5066"/>
    <w:rsid w:val="000A66F2"/>
    <w:rsid w:val="000A6CCB"/>
    <w:rsid w:val="000A70B8"/>
    <w:rsid w:val="000A7157"/>
    <w:rsid w:val="000A722C"/>
    <w:rsid w:val="000A76CE"/>
    <w:rsid w:val="000A78D3"/>
    <w:rsid w:val="000A7939"/>
    <w:rsid w:val="000A7E14"/>
    <w:rsid w:val="000B020A"/>
    <w:rsid w:val="000B1151"/>
    <w:rsid w:val="000B1574"/>
    <w:rsid w:val="000B19D7"/>
    <w:rsid w:val="000B1C60"/>
    <w:rsid w:val="000B2292"/>
    <w:rsid w:val="000B265F"/>
    <w:rsid w:val="000B27F7"/>
    <w:rsid w:val="000B2A99"/>
    <w:rsid w:val="000B2F28"/>
    <w:rsid w:val="000B34AE"/>
    <w:rsid w:val="000B37E9"/>
    <w:rsid w:val="000B3D88"/>
    <w:rsid w:val="000B4334"/>
    <w:rsid w:val="000B4532"/>
    <w:rsid w:val="000B45A9"/>
    <w:rsid w:val="000B4A28"/>
    <w:rsid w:val="000B4A48"/>
    <w:rsid w:val="000B4AC6"/>
    <w:rsid w:val="000B5424"/>
    <w:rsid w:val="000B5BCD"/>
    <w:rsid w:val="000B607C"/>
    <w:rsid w:val="000B608D"/>
    <w:rsid w:val="000B6843"/>
    <w:rsid w:val="000B6E03"/>
    <w:rsid w:val="000B744F"/>
    <w:rsid w:val="000B7650"/>
    <w:rsid w:val="000C0F1E"/>
    <w:rsid w:val="000C195E"/>
    <w:rsid w:val="000C2BBC"/>
    <w:rsid w:val="000C2BE1"/>
    <w:rsid w:val="000C32ED"/>
    <w:rsid w:val="000C35D5"/>
    <w:rsid w:val="000C382E"/>
    <w:rsid w:val="000C38E3"/>
    <w:rsid w:val="000C3B6F"/>
    <w:rsid w:val="000C3DD8"/>
    <w:rsid w:val="000C46C7"/>
    <w:rsid w:val="000C4A56"/>
    <w:rsid w:val="000C4C02"/>
    <w:rsid w:val="000C4CE0"/>
    <w:rsid w:val="000C52BE"/>
    <w:rsid w:val="000C53CD"/>
    <w:rsid w:val="000C5A88"/>
    <w:rsid w:val="000C61E1"/>
    <w:rsid w:val="000C6499"/>
    <w:rsid w:val="000C69C4"/>
    <w:rsid w:val="000C6B69"/>
    <w:rsid w:val="000C70E3"/>
    <w:rsid w:val="000C753A"/>
    <w:rsid w:val="000C7629"/>
    <w:rsid w:val="000C7C0E"/>
    <w:rsid w:val="000C7D25"/>
    <w:rsid w:val="000C7DFB"/>
    <w:rsid w:val="000D0995"/>
    <w:rsid w:val="000D0BA3"/>
    <w:rsid w:val="000D1160"/>
    <w:rsid w:val="000D12A7"/>
    <w:rsid w:val="000D12E1"/>
    <w:rsid w:val="000D1B06"/>
    <w:rsid w:val="000D1BC9"/>
    <w:rsid w:val="000D2471"/>
    <w:rsid w:val="000D26D4"/>
    <w:rsid w:val="000D2C2D"/>
    <w:rsid w:val="000D2D08"/>
    <w:rsid w:val="000D3220"/>
    <w:rsid w:val="000D32B3"/>
    <w:rsid w:val="000D3F22"/>
    <w:rsid w:val="000D4839"/>
    <w:rsid w:val="000D4D4E"/>
    <w:rsid w:val="000D4EB8"/>
    <w:rsid w:val="000D51AA"/>
    <w:rsid w:val="000D54B8"/>
    <w:rsid w:val="000D586C"/>
    <w:rsid w:val="000D5C79"/>
    <w:rsid w:val="000D5CDA"/>
    <w:rsid w:val="000D5FFE"/>
    <w:rsid w:val="000D64F9"/>
    <w:rsid w:val="000D6DE6"/>
    <w:rsid w:val="000D708C"/>
    <w:rsid w:val="000D72AF"/>
    <w:rsid w:val="000D7F57"/>
    <w:rsid w:val="000E016E"/>
    <w:rsid w:val="000E0883"/>
    <w:rsid w:val="000E0D3B"/>
    <w:rsid w:val="000E1487"/>
    <w:rsid w:val="000E1C53"/>
    <w:rsid w:val="000E1CEA"/>
    <w:rsid w:val="000E2174"/>
    <w:rsid w:val="000E2E20"/>
    <w:rsid w:val="000E3636"/>
    <w:rsid w:val="000E3D74"/>
    <w:rsid w:val="000E4411"/>
    <w:rsid w:val="000E441D"/>
    <w:rsid w:val="000E466A"/>
    <w:rsid w:val="000E4864"/>
    <w:rsid w:val="000E591D"/>
    <w:rsid w:val="000E5940"/>
    <w:rsid w:val="000E6275"/>
    <w:rsid w:val="000E66D8"/>
    <w:rsid w:val="000E6B6D"/>
    <w:rsid w:val="000E6B79"/>
    <w:rsid w:val="000E7BEC"/>
    <w:rsid w:val="000E7BEF"/>
    <w:rsid w:val="000F0215"/>
    <w:rsid w:val="000F1009"/>
    <w:rsid w:val="000F111F"/>
    <w:rsid w:val="000F219D"/>
    <w:rsid w:val="000F28D5"/>
    <w:rsid w:val="000F2D08"/>
    <w:rsid w:val="000F2F85"/>
    <w:rsid w:val="000F316C"/>
    <w:rsid w:val="000F363A"/>
    <w:rsid w:val="000F388B"/>
    <w:rsid w:val="000F3FA0"/>
    <w:rsid w:val="000F4541"/>
    <w:rsid w:val="000F4C25"/>
    <w:rsid w:val="000F54B5"/>
    <w:rsid w:val="000F5A3B"/>
    <w:rsid w:val="000F5F08"/>
    <w:rsid w:val="000F622A"/>
    <w:rsid w:val="000F622E"/>
    <w:rsid w:val="000F6296"/>
    <w:rsid w:val="000F673C"/>
    <w:rsid w:val="000F6DFD"/>
    <w:rsid w:val="000F7E48"/>
    <w:rsid w:val="000F7FCB"/>
    <w:rsid w:val="00100343"/>
    <w:rsid w:val="00100822"/>
    <w:rsid w:val="00100ACF"/>
    <w:rsid w:val="001015BA"/>
    <w:rsid w:val="00101633"/>
    <w:rsid w:val="00101ABF"/>
    <w:rsid w:val="00101F22"/>
    <w:rsid w:val="00102345"/>
    <w:rsid w:val="001028B2"/>
    <w:rsid w:val="00102B07"/>
    <w:rsid w:val="00102EE8"/>
    <w:rsid w:val="00103B4A"/>
    <w:rsid w:val="00103D42"/>
    <w:rsid w:val="00104CC8"/>
    <w:rsid w:val="00105399"/>
    <w:rsid w:val="00105544"/>
    <w:rsid w:val="00105DD4"/>
    <w:rsid w:val="00105FD0"/>
    <w:rsid w:val="00106505"/>
    <w:rsid w:val="001065F4"/>
    <w:rsid w:val="0010720F"/>
    <w:rsid w:val="0010764C"/>
    <w:rsid w:val="00107873"/>
    <w:rsid w:val="00107C94"/>
    <w:rsid w:val="00110547"/>
    <w:rsid w:val="00111339"/>
    <w:rsid w:val="0011157E"/>
    <w:rsid w:val="00111675"/>
    <w:rsid w:val="00111757"/>
    <w:rsid w:val="001120E6"/>
    <w:rsid w:val="0011264E"/>
    <w:rsid w:val="001127EE"/>
    <w:rsid w:val="00112AEF"/>
    <w:rsid w:val="00112C8E"/>
    <w:rsid w:val="00112D3C"/>
    <w:rsid w:val="001135E2"/>
    <w:rsid w:val="0011403F"/>
    <w:rsid w:val="001144EC"/>
    <w:rsid w:val="001145E7"/>
    <w:rsid w:val="00114BED"/>
    <w:rsid w:val="00114E04"/>
    <w:rsid w:val="001153EE"/>
    <w:rsid w:val="001160BC"/>
    <w:rsid w:val="00116854"/>
    <w:rsid w:val="001169FC"/>
    <w:rsid w:val="00116D56"/>
    <w:rsid w:val="00116F69"/>
    <w:rsid w:val="00117169"/>
    <w:rsid w:val="00117A48"/>
    <w:rsid w:val="00117AA5"/>
    <w:rsid w:val="001203B5"/>
    <w:rsid w:val="001203DE"/>
    <w:rsid w:val="001207EA"/>
    <w:rsid w:val="00120A91"/>
    <w:rsid w:val="00120A93"/>
    <w:rsid w:val="00120BA9"/>
    <w:rsid w:val="00121D1B"/>
    <w:rsid w:val="00121E6D"/>
    <w:rsid w:val="00121F3D"/>
    <w:rsid w:val="00122C25"/>
    <w:rsid w:val="0012399B"/>
    <w:rsid w:val="001239F9"/>
    <w:rsid w:val="00123CB6"/>
    <w:rsid w:val="00123D75"/>
    <w:rsid w:val="0012470E"/>
    <w:rsid w:val="00124ABD"/>
    <w:rsid w:val="00125281"/>
    <w:rsid w:val="00125588"/>
    <w:rsid w:val="001258FE"/>
    <w:rsid w:val="00125FE0"/>
    <w:rsid w:val="001261D7"/>
    <w:rsid w:val="001267E2"/>
    <w:rsid w:val="00126C95"/>
    <w:rsid w:val="00126F2A"/>
    <w:rsid w:val="00127587"/>
    <w:rsid w:val="00127A46"/>
    <w:rsid w:val="00127D2F"/>
    <w:rsid w:val="00127DC1"/>
    <w:rsid w:val="001301D7"/>
    <w:rsid w:val="001304E7"/>
    <w:rsid w:val="00130695"/>
    <w:rsid w:val="00130F01"/>
    <w:rsid w:val="00131255"/>
    <w:rsid w:val="00131351"/>
    <w:rsid w:val="00131386"/>
    <w:rsid w:val="0013173A"/>
    <w:rsid w:val="0013369F"/>
    <w:rsid w:val="00133970"/>
    <w:rsid w:val="001339E3"/>
    <w:rsid w:val="001340D5"/>
    <w:rsid w:val="00134410"/>
    <w:rsid w:val="0013446A"/>
    <w:rsid w:val="00135356"/>
    <w:rsid w:val="001353A9"/>
    <w:rsid w:val="00136259"/>
    <w:rsid w:val="00136722"/>
    <w:rsid w:val="00136C1C"/>
    <w:rsid w:val="00136FB9"/>
    <w:rsid w:val="00137059"/>
    <w:rsid w:val="00137EA0"/>
    <w:rsid w:val="00141854"/>
    <w:rsid w:val="0014188D"/>
    <w:rsid w:val="00141D12"/>
    <w:rsid w:val="001427E9"/>
    <w:rsid w:val="00142BE9"/>
    <w:rsid w:val="00143772"/>
    <w:rsid w:val="00143B04"/>
    <w:rsid w:val="00143C76"/>
    <w:rsid w:val="00143CA0"/>
    <w:rsid w:val="00144E4B"/>
    <w:rsid w:val="00144EC4"/>
    <w:rsid w:val="00145035"/>
    <w:rsid w:val="00145342"/>
    <w:rsid w:val="0014588C"/>
    <w:rsid w:val="0014592E"/>
    <w:rsid w:val="00145D2E"/>
    <w:rsid w:val="00146204"/>
    <w:rsid w:val="00146302"/>
    <w:rsid w:val="0014658E"/>
    <w:rsid w:val="00146F87"/>
    <w:rsid w:val="00147660"/>
    <w:rsid w:val="0014798C"/>
    <w:rsid w:val="00147E13"/>
    <w:rsid w:val="00150363"/>
    <w:rsid w:val="0015175E"/>
    <w:rsid w:val="00152BA4"/>
    <w:rsid w:val="0015310A"/>
    <w:rsid w:val="001531F0"/>
    <w:rsid w:val="001532FF"/>
    <w:rsid w:val="00153C4A"/>
    <w:rsid w:val="00155286"/>
    <w:rsid w:val="0015531D"/>
    <w:rsid w:val="001553BB"/>
    <w:rsid w:val="00155420"/>
    <w:rsid w:val="001556D4"/>
    <w:rsid w:val="001569BC"/>
    <w:rsid w:val="00156BD2"/>
    <w:rsid w:val="00157027"/>
    <w:rsid w:val="00157397"/>
    <w:rsid w:val="001608B4"/>
    <w:rsid w:val="00160F13"/>
    <w:rsid w:val="00161163"/>
    <w:rsid w:val="001613FE"/>
    <w:rsid w:val="001614B1"/>
    <w:rsid w:val="00161910"/>
    <w:rsid w:val="001631FF"/>
    <w:rsid w:val="001634D6"/>
    <w:rsid w:val="0016420A"/>
    <w:rsid w:val="00164232"/>
    <w:rsid w:val="0016433E"/>
    <w:rsid w:val="001645E5"/>
    <w:rsid w:val="00164A41"/>
    <w:rsid w:val="001651CB"/>
    <w:rsid w:val="00165275"/>
    <w:rsid w:val="001652AC"/>
    <w:rsid w:val="001655D9"/>
    <w:rsid w:val="001658A1"/>
    <w:rsid w:val="0016594E"/>
    <w:rsid w:val="001668F4"/>
    <w:rsid w:val="00167028"/>
    <w:rsid w:val="001670A4"/>
    <w:rsid w:val="0016731D"/>
    <w:rsid w:val="001673E8"/>
    <w:rsid w:val="00167A8B"/>
    <w:rsid w:val="0017093D"/>
    <w:rsid w:val="00170AD2"/>
    <w:rsid w:val="00171F09"/>
    <w:rsid w:val="001729F3"/>
    <w:rsid w:val="00173316"/>
    <w:rsid w:val="00173BD0"/>
    <w:rsid w:val="00174BB9"/>
    <w:rsid w:val="00174E67"/>
    <w:rsid w:val="001754DC"/>
    <w:rsid w:val="00176318"/>
    <w:rsid w:val="00176882"/>
    <w:rsid w:val="001768C8"/>
    <w:rsid w:val="00176B67"/>
    <w:rsid w:val="00176E21"/>
    <w:rsid w:val="001772A2"/>
    <w:rsid w:val="001772A5"/>
    <w:rsid w:val="0017737C"/>
    <w:rsid w:val="001774C5"/>
    <w:rsid w:val="0017758F"/>
    <w:rsid w:val="00177B17"/>
    <w:rsid w:val="00177B81"/>
    <w:rsid w:val="0018058F"/>
    <w:rsid w:val="001805D6"/>
    <w:rsid w:val="00180F05"/>
    <w:rsid w:val="0018104B"/>
    <w:rsid w:val="00181200"/>
    <w:rsid w:val="001815C4"/>
    <w:rsid w:val="001816C6"/>
    <w:rsid w:val="00181B95"/>
    <w:rsid w:val="00181CDA"/>
    <w:rsid w:val="0018269D"/>
    <w:rsid w:val="001829ED"/>
    <w:rsid w:val="00182B1F"/>
    <w:rsid w:val="00183567"/>
    <w:rsid w:val="001835CF"/>
    <w:rsid w:val="001845E5"/>
    <w:rsid w:val="00185500"/>
    <w:rsid w:val="00185BAF"/>
    <w:rsid w:val="001866BF"/>
    <w:rsid w:val="00186724"/>
    <w:rsid w:val="00186923"/>
    <w:rsid w:val="00186AB7"/>
    <w:rsid w:val="0018728D"/>
    <w:rsid w:val="001873BD"/>
    <w:rsid w:val="0018792F"/>
    <w:rsid w:val="00187A26"/>
    <w:rsid w:val="00187D64"/>
    <w:rsid w:val="00187D9C"/>
    <w:rsid w:val="00187F2E"/>
    <w:rsid w:val="00187F60"/>
    <w:rsid w:val="00190263"/>
    <w:rsid w:val="00190E10"/>
    <w:rsid w:val="00191348"/>
    <w:rsid w:val="0019146B"/>
    <w:rsid w:val="0019179B"/>
    <w:rsid w:val="00191CE1"/>
    <w:rsid w:val="00191F2C"/>
    <w:rsid w:val="001927FE"/>
    <w:rsid w:val="00193324"/>
    <w:rsid w:val="00193385"/>
    <w:rsid w:val="0019362F"/>
    <w:rsid w:val="001942A2"/>
    <w:rsid w:val="00194C7B"/>
    <w:rsid w:val="00194EFB"/>
    <w:rsid w:val="00194FDC"/>
    <w:rsid w:val="0019607B"/>
    <w:rsid w:val="00196778"/>
    <w:rsid w:val="00196B79"/>
    <w:rsid w:val="00196F4A"/>
    <w:rsid w:val="00197158"/>
    <w:rsid w:val="001A063C"/>
    <w:rsid w:val="001A0B08"/>
    <w:rsid w:val="001A1364"/>
    <w:rsid w:val="001A14E1"/>
    <w:rsid w:val="001A1763"/>
    <w:rsid w:val="001A19DA"/>
    <w:rsid w:val="001A20FA"/>
    <w:rsid w:val="001A2A11"/>
    <w:rsid w:val="001A33D2"/>
    <w:rsid w:val="001A3A82"/>
    <w:rsid w:val="001A3CA6"/>
    <w:rsid w:val="001A47A5"/>
    <w:rsid w:val="001A4C11"/>
    <w:rsid w:val="001A4FC2"/>
    <w:rsid w:val="001A5111"/>
    <w:rsid w:val="001A5115"/>
    <w:rsid w:val="001A5A7A"/>
    <w:rsid w:val="001A5B7F"/>
    <w:rsid w:val="001A5BAE"/>
    <w:rsid w:val="001A5BD7"/>
    <w:rsid w:val="001A5E1B"/>
    <w:rsid w:val="001A61B4"/>
    <w:rsid w:val="001A63BA"/>
    <w:rsid w:val="001A6DE8"/>
    <w:rsid w:val="001A7CED"/>
    <w:rsid w:val="001B0379"/>
    <w:rsid w:val="001B1151"/>
    <w:rsid w:val="001B16E0"/>
    <w:rsid w:val="001B1D91"/>
    <w:rsid w:val="001B2B0C"/>
    <w:rsid w:val="001B2E17"/>
    <w:rsid w:val="001B35EE"/>
    <w:rsid w:val="001B36C6"/>
    <w:rsid w:val="001B37CB"/>
    <w:rsid w:val="001B3D35"/>
    <w:rsid w:val="001B4391"/>
    <w:rsid w:val="001B44FE"/>
    <w:rsid w:val="001B482D"/>
    <w:rsid w:val="001B4832"/>
    <w:rsid w:val="001B4F0D"/>
    <w:rsid w:val="001B5805"/>
    <w:rsid w:val="001B5C83"/>
    <w:rsid w:val="001B5D7F"/>
    <w:rsid w:val="001B60D4"/>
    <w:rsid w:val="001B6852"/>
    <w:rsid w:val="001B700C"/>
    <w:rsid w:val="001B7050"/>
    <w:rsid w:val="001B73D6"/>
    <w:rsid w:val="001B74ED"/>
    <w:rsid w:val="001B74EF"/>
    <w:rsid w:val="001B755A"/>
    <w:rsid w:val="001C037B"/>
    <w:rsid w:val="001C0962"/>
    <w:rsid w:val="001C0A06"/>
    <w:rsid w:val="001C0AF9"/>
    <w:rsid w:val="001C0E8A"/>
    <w:rsid w:val="001C1484"/>
    <w:rsid w:val="001C14A6"/>
    <w:rsid w:val="001C1629"/>
    <w:rsid w:val="001C1877"/>
    <w:rsid w:val="001C1BC2"/>
    <w:rsid w:val="001C1F7B"/>
    <w:rsid w:val="001C2686"/>
    <w:rsid w:val="001C27BA"/>
    <w:rsid w:val="001C2802"/>
    <w:rsid w:val="001C2B24"/>
    <w:rsid w:val="001C3474"/>
    <w:rsid w:val="001C349D"/>
    <w:rsid w:val="001C3508"/>
    <w:rsid w:val="001C4DF2"/>
    <w:rsid w:val="001C6AC8"/>
    <w:rsid w:val="001C6DE8"/>
    <w:rsid w:val="001C71B1"/>
    <w:rsid w:val="001C76F0"/>
    <w:rsid w:val="001C77C3"/>
    <w:rsid w:val="001C78F9"/>
    <w:rsid w:val="001C7C28"/>
    <w:rsid w:val="001C7D5A"/>
    <w:rsid w:val="001C7EB3"/>
    <w:rsid w:val="001D0165"/>
    <w:rsid w:val="001D0DF2"/>
    <w:rsid w:val="001D1120"/>
    <w:rsid w:val="001D154C"/>
    <w:rsid w:val="001D1E06"/>
    <w:rsid w:val="001D2230"/>
    <w:rsid w:val="001D238F"/>
    <w:rsid w:val="001D241A"/>
    <w:rsid w:val="001D2581"/>
    <w:rsid w:val="001D2623"/>
    <w:rsid w:val="001D34CD"/>
    <w:rsid w:val="001D3622"/>
    <w:rsid w:val="001D3750"/>
    <w:rsid w:val="001D3900"/>
    <w:rsid w:val="001D3A7B"/>
    <w:rsid w:val="001D3FF7"/>
    <w:rsid w:val="001D46F2"/>
    <w:rsid w:val="001D47C0"/>
    <w:rsid w:val="001D48DC"/>
    <w:rsid w:val="001D4A59"/>
    <w:rsid w:val="001D4C33"/>
    <w:rsid w:val="001D5081"/>
    <w:rsid w:val="001D556E"/>
    <w:rsid w:val="001D5A93"/>
    <w:rsid w:val="001D5BD7"/>
    <w:rsid w:val="001D6517"/>
    <w:rsid w:val="001D6668"/>
    <w:rsid w:val="001D6B9A"/>
    <w:rsid w:val="001D7659"/>
    <w:rsid w:val="001D7E20"/>
    <w:rsid w:val="001E05F0"/>
    <w:rsid w:val="001E10B9"/>
    <w:rsid w:val="001E1F2D"/>
    <w:rsid w:val="001E2844"/>
    <w:rsid w:val="001E2893"/>
    <w:rsid w:val="001E2BCA"/>
    <w:rsid w:val="001E2BCE"/>
    <w:rsid w:val="001E2FB0"/>
    <w:rsid w:val="001E3591"/>
    <w:rsid w:val="001E3B16"/>
    <w:rsid w:val="001E5188"/>
    <w:rsid w:val="001E5AE2"/>
    <w:rsid w:val="001E5CD9"/>
    <w:rsid w:val="001E61C4"/>
    <w:rsid w:val="001E6266"/>
    <w:rsid w:val="001E65F6"/>
    <w:rsid w:val="001E7351"/>
    <w:rsid w:val="001E77BB"/>
    <w:rsid w:val="001E7A31"/>
    <w:rsid w:val="001F0E6D"/>
    <w:rsid w:val="001F1624"/>
    <w:rsid w:val="001F1785"/>
    <w:rsid w:val="001F1BBA"/>
    <w:rsid w:val="001F1FA3"/>
    <w:rsid w:val="001F253E"/>
    <w:rsid w:val="001F2577"/>
    <w:rsid w:val="001F2715"/>
    <w:rsid w:val="001F29BB"/>
    <w:rsid w:val="001F2F15"/>
    <w:rsid w:val="001F3155"/>
    <w:rsid w:val="001F33D3"/>
    <w:rsid w:val="001F3419"/>
    <w:rsid w:val="001F3489"/>
    <w:rsid w:val="001F3636"/>
    <w:rsid w:val="001F432F"/>
    <w:rsid w:val="001F4439"/>
    <w:rsid w:val="001F4480"/>
    <w:rsid w:val="001F46FE"/>
    <w:rsid w:val="001F4865"/>
    <w:rsid w:val="001F4E84"/>
    <w:rsid w:val="001F515E"/>
    <w:rsid w:val="001F592F"/>
    <w:rsid w:val="001F65AF"/>
    <w:rsid w:val="00200FBB"/>
    <w:rsid w:val="0020172A"/>
    <w:rsid w:val="00201B00"/>
    <w:rsid w:val="002020CF"/>
    <w:rsid w:val="00202B51"/>
    <w:rsid w:val="00202BD9"/>
    <w:rsid w:val="00202E4A"/>
    <w:rsid w:val="00203814"/>
    <w:rsid w:val="00203BE3"/>
    <w:rsid w:val="002040D3"/>
    <w:rsid w:val="00204542"/>
    <w:rsid w:val="0020496F"/>
    <w:rsid w:val="00205D15"/>
    <w:rsid w:val="002061EA"/>
    <w:rsid w:val="00206416"/>
    <w:rsid w:val="00207D0C"/>
    <w:rsid w:val="0021008E"/>
    <w:rsid w:val="002100A5"/>
    <w:rsid w:val="002100A9"/>
    <w:rsid w:val="00210C51"/>
    <w:rsid w:val="00210CB2"/>
    <w:rsid w:val="00211362"/>
    <w:rsid w:val="0021180C"/>
    <w:rsid w:val="00212E96"/>
    <w:rsid w:val="00212F61"/>
    <w:rsid w:val="00212F8C"/>
    <w:rsid w:val="00213411"/>
    <w:rsid w:val="00213529"/>
    <w:rsid w:val="00213550"/>
    <w:rsid w:val="00214184"/>
    <w:rsid w:val="002147FB"/>
    <w:rsid w:val="00214D1B"/>
    <w:rsid w:val="00214D8E"/>
    <w:rsid w:val="00214E69"/>
    <w:rsid w:val="002152EA"/>
    <w:rsid w:val="00215503"/>
    <w:rsid w:val="0021553E"/>
    <w:rsid w:val="00215BB2"/>
    <w:rsid w:val="002171C5"/>
    <w:rsid w:val="00217908"/>
    <w:rsid w:val="00217B0A"/>
    <w:rsid w:val="00217D94"/>
    <w:rsid w:val="002204E7"/>
    <w:rsid w:val="00220A5F"/>
    <w:rsid w:val="00220DC9"/>
    <w:rsid w:val="00220E46"/>
    <w:rsid w:val="002213E9"/>
    <w:rsid w:val="00222350"/>
    <w:rsid w:val="00222F0E"/>
    <w:rsid w:val="00222FE5"/>
    <w:rsid w:val="002233C5"/>
    <w:rsid w:val="00224028"/>
    <w:rsid w:val="002241A5"/>
    <w:rsid w:val="002241C8"/>
    <w:rsid w:val="002248D2"/>
    <w:rsid w:val="00224BE1"/>
    <w:rsid w:val="00225356"/>
    <w:rsid w:val="00225851"/>
    <w:rsid w:val="00225B78"/>
    <w:rsid w:val="00226D3D"/>
    <w:rsid w:val="0022735D"/>
    <w:rsid w:val="00227A98"/>
    <w:rsid w:val="00227BF1"/>
    <w:rsid w:val="002308F2"/>
    <w:rsid w:val="00230B77"/>
    <w:rsid w:val="00230E02"/>
    <w:rsid w:val="0023124B"/>
    <w:rsid w:val="0023164E"/>
    <w:rsid w:val="0023167C"/>
    <w:rsid w:val="002318A0"/>
    <w:rsid w:val="002318C1"/>
    <w:rsid w:val="00231BB5"/>
    <w:rsid w:val="0023205A"/>
    <w:rsid w:val="002320DD"/>
    <w:rsid w:val="002330E0"/>
    <w:rsid w:val="002339F8"/>
    <w:rsid w:val="00233C94"/>
    <w:rsid w:val="00233F29"/>
    <w:rsid w:val="00234625"/>
    <w:rsid w:val="00235168"/>
    <w:rsid w:val="00235434"/>
    <w:rsid w:val="00235D46"/>
    <w:rsid w:val="00237100"/>
    <w:rsid w:val="0023739B"/>
    <w:rsid w:val="00237900"/>
    <w:rsid w:val="00237FE0"/>
    <w:rsid w:val="002404F4"/>
    <w:rsid w:val="002407DF"/>
    <w:rsid w:val="00240C4A"/>
    <w:rsid w:val="00240D71"/>
    <w:rsid w:val="00241025"/>
    <w:rsid w:val="002418A2"/>
    <w:rsid w:val="002418AF"/>
    <w:rsid w:val="00241D6D"/>
    <w:rsid w:val="00241E41"/>
    <w:rsid w:val="002428A9"/>
    <w:rsid w:val="00242A21"/>
    <w:rsid w:val="002432C9"/>
    <w:rsid w:val="002446EF"/>
    <w:rsid w:val="00244C6B"/>
    <w:rsid w:val="002450F0"/>
    <w:rsid w:val="00245242"/>
    <w:rsid w:val="0024549D"/>
    <w:rsid w:val="0024604B"/>
    <w:rsid w:val="00246243"/>
    <w:rsid w:val="00247253"/>
    <w:rsid w:val="00247D53"/>
    <w:rsid w:val="00250027"/>
    <w:rsid w:val="00250ED0"/>
    <w:rsid w:val="0025219F"/>
    <w:rsid w:val="002526F1"/>
    <w:rsid w:val="002528BB"/>
    <w:rsid w:val="00252941"/>
    <w:rsid w:val="00252F35"/>
    <w:rsid w:val="0025378E"/>
    <w:rsid w:val="00253B72"/>
    <w:rsid w:val="0025472C"/>
    <w:rsid w:val="0025491D"/>
    <w:rsid w:val="00254957"/>
    <w:rsid w:val="00255242"/>
    <w:rsid w:val="0025588E"/>
    <w:rsid w:val="002558A3"/>
    <w:rsid w:val="002558B5"/>
    <w:rsid w:val="00255B60"/>
    <w:rsid w:val="00255DF1"/>
    <w:rsid w:val="00255FF0"/>
    <w:rsid w:val="002569B6"/>
    <w:rsid w:val="00256C58"/>
    <w:rsid w:val="00256FCD"/>
    <w:rsid w:val="00257889"/>
    <w:rsid w:val="002578BD"/>
    <w:rsid w:val="002578E6"/>
    <w:rsid w:val="002603FD"/>
    <w:rsid w:val="0026114B"/>
    <w:rsid w:val="0026171B"/>
    <w:rsid w:val="00261940"/>
    <w:rsid w:val="00261FE2"/>
    <w:rsid w:val="00262721"/>
    <w:rsid w:val="0026297C"/>
    <w:rsid w:val="002629ED"/>
    <w:rsid w:val="00262A43"/>
    <w:rsid w:val="002630B3"/>
    <w:rsid w:val="00264278"/>
    <w:rsid w:val="00264683"/>
    <w:rsid w:val="00264F95"/>
    <w:rsid w:val="002654B0"/>
    <w:rsid w:val="0026570A"/>
    <w:rsid w:val="00265E6E"/>
    <w:rsid w:val="002660D6"/>
    <w:rsid w:val="00266581"/>
    <w:rsid w:val="002666B7"/>
    <w:rsid w:val="002668AD"/>
    <w:rsid w:val="002669CC"/>
    <w:rsid w:val="00266A4F"/>
    <w:rsid w:val="00267E6D"/>
    <w:rsid w:val="00267EA1"/>
    <w:rsid w:val="00270357"/>
    <w:rsid w:val="0027059D"/>
    <w:rsid w:val="00270B3A"/>
    <w:rsid w:val="00270F70"/>
    <w:rsid w:val="00271A48"/>
    <w:rsid w:val="00271F95"/>
    <w:rsid w:val="00272A12"/>
    <w:rsid w:val="00272ADE"/>
    <w:rsid w:val="00272E82"/>
    <w:rsid w:val="002740CC"/>
    <w:rsid w:val="00274317"/>
    <w:rsid w:val="00274422"/>
    <w:rsid w:val="00274F68"/>
    <w:rsid w:val="00275721"/>
    <w:rsid w:val="00275FF5"/>
    <w:rsid w:val="00276225"/>
    <w:rsid w:val="00276DDC"/>
    <w:rsid w:val="00277015"/>
    <w:rsid w:val="00277FAF"/>
    <w:rsid w:val="00277FC5"/>
    <w:rsid w:val="00280273"/>
    <w:rsid w:val="00280E59"/>
    <w:rsid w:val="00281A4C"/>
    <w:rsid w:val="00281F27"/>
    <w:rsid w:val="00282038"/>
    <w:rsid w:val="002830A1"/>
    <w:rsid w:val="00283574"/>
    <w:rsid w:val="00283706"/>
    <w:rsid w:val="0028425C"/>
    <w:rsid w:val="0028494A"/>
    <w:rsid w:val="00284D8B"/>
    <w:rsid w:val="002851EC"/>
    <w:rsid w:val="00285241"/>
    <w:rsid w:val="002853B4"/>
    <w:rsid w:val="00285770"/>
    <w:rsid w:val="00285D8A"/>
    <w:rsid w:val="00286386"/>
    <w:rsid w:val="00286588"/>
    <w:rsid w:val="00287703"/>
    <w:rsid w:val="002878A3"/>
    <w:rsid w:val="0029010C"/>
    <w:rsid w:val="002908BE"/>
    <w:rsid w:val="00290C11"/>
    <w:rsid w:val="00290EDA"/>
    <w:rsid w:val="002911FA"/>
    <w:rsid w:val="002914BF"/>
    <w:rsid w:val="00291623"/>
    <w:rsid w:val="00291913"/>
    <w:rsid w:val="002919DE"/>
    <w:rsid w:val="002927D7"/>
    <w:rsid w:val="00292827"/>
    <w:rsid w:val="00292A84"/>
    <w:rsid w:val="00292C14"/>
    <w:rsid w:val="0029341C"/>
    <w:rsid w:val="002934E0"/>
    <w:rsid w:val="00293D59"/>
    <w:rsid w:val="002943A8"/>
    <w:rsid w:val="00294D41"/>
    <w:rsid w:val="00294DC5"/>
    <w:rsid w:val="00296255"/>
    <w:rsid w:val="00296B35"/>
    <w:rsid w:val="00297490"/>
    <w:rsid w:val="002975AD"/>
    <w:rsid w:val="00297B0F"/>
    <w:rsid w:val="002A0205"/>
    <w:rsid w:val="002A07B2"/>
    <w:rsid w:val="002A0CAB"/>
    <w:rsid w:val="002A11A1"/>
    <w:rsid w:val="002A1D11"/>
    <w:rsid w:val="002A1EE2"/>
    <w:rsid w:val="002A2553"/>
    <w:rsid w:val="002A2F86"/>
    <w:rsid w:val="002A348B"/>
    <w:rsid w:val="002A35ED"/>
    <w:rsid w:val="002A3743"/>
    <w:rsid w:val="002A3871"/>
    <w:rsid w:val="002A3B2C"/>
    <w:rsid w:val="002A466E"/>
    <w:rsid w:val="002A4900"/>
    <w:rsid w:val="002A5078"/>
    <w:rsid w:val="002A56F7"/>
    <w:rsid w:val="002A574C"/>
    <w:rsid w:val="002A5794"/>
    <w:rsid w:val="002A5AA2"/>
    <w:rsid w:val="002A6267"/>
    <w:rsid w:val="002A6376"/>
    <w:rsid w:val="002A6A99"/>
    <w:rsid w:val="002A6FD9"/>
    <w:rsid w:val="002A77D5"/>
    <w:rsid w:val="002A78F6"/>
    <w:rsid w:val="002A7CBF"/>
    <w:rsid w:val="002B040A"/>
    <w:rsid w:val="002B042E"/>
    <w:rsid w:val="002B048D"/>
    <w:rsid w:val="002B0583"/>
    <w:rsid w:val="002B0EA6"/>
    <w:rsid w:val="002B1145"/>
    <w:rsid w:val="002B1601"/>
    <w:rsid w:val="002B1D72"/>
    <w:rsid w:val="002B2008"/>
    <w:rsid w:val="002B25D7"/>
    <w:rsid w:val="002B32BA"/>
    <w:rsid w:val="002B3D14"/>
    <w:rsid w:val="002B4314"/>
    <w:rsid w:val="002B4ABA"/>
    <w:rsid w:val="002B51F5"/>
    <w:rsid w:val="002B55FA"/>
    <w:rsid w:val="002B5710"/>
    <w:rsid w:val="002B590C"/>
    <w:rsid w:val="002B5AC7"/>
    <w:rsid w:val="002B5D0B"/>
    <w:rsid w:val="002B6880"/>
    <w:rsid w:val="002B6C26"/>
    <w:rsid w:val="002B6D98"/>
    <w:rsid w:val="002B6FF7"/>
    <w:rsid w:val="002C02F5"/>
    <w:rsid w:val="002C1DA7"/>
    <w:rsid w:val="002C26B2"/>
    <w:rsid w:val="002C287E"/>
    <w:rsid w:val="002C289E"/>
    <w:rsid w:val="002C296D"/>
    <w:rsid w:val="002C30D0"/>
    <w:rsid w:val="002C3386"/>
    <w:rsid w:val="002C5D7D"/>
    <w:rsid w:val="002C61D8"/>
    <w:rsid w:val="002C6491"/>
    <w:rsid w:val="002C6604"/>
    <w:rsid w:val="002C672A"/>
    <w:rsid w:val="002C6C7E"/>
    <w:rsid w:val="002C70C4"/>
    <w:rsid w:val="002C7BD1"/>
    <w:rsid w:val="002C7E0A"/>
    <w:rsid w:val="002C7FF7"/>
    <w:rsid w:val="002D02E7"/>
    <w:rsid w:val="002D0394"/>
    <w:rsid w:val="002D0683"/>
    <w:rsid w:val="002D0ED9"/>
    <w:rsid w:val="002D16AD"/>
    <w:rsid w:val="002D2A64"/>
    <w:rsid w:val="002D31F6"/>
    <w:rsid w:val="002D3F24"/>
    <w:rsid w:val="002D5500"/>
    <w:rsid w:val="002D55DC"/>
    <w:rsid w:val="002D6B3B"/>
    <w:rsid w:val="002D7FB0"/>
    <w:rsid w:val="002E0404"/>
    <w:rsid w:val="002E145F"/>
    <w:rsid w:val="002E1AAC"/>
    <w:rsid w:val="002E1C0C"/>
    <w:rsid w:val="002E1D9A"/>
    <w:rsid w:val="002E1F75"/>
    <w:rsid w:val="002E2005"/>
    <w:rsid w:val="002E2255"/>
    <w:rsid w:val="002E3491"/>
    <w:rsid w:val="002E35E5"/>
    <w:rsid w:val="002E3E7D"/>
    <w:rsid w:val="002E4104"/>
    <w:rsid w:val="002E4578"/>
    <w:rsid w:val="002E484A"/>
    <w:rsid w:val="002E4935"/>
    <w:rsid w:val="002E4E8A"/>
    <w:rsid w:val="002E5217"/>
    <w:rsid w:val="002E5457"/>
    <w:rsid w:val="002E58B6"/>
    <w:rsid w:val="002E5BA7"/>
    <w:rsid w:val="002E612F"/>
    <w:rsid w:val="002E6749"/>
    <w:rsid w:val="002E6D3F"/>
    <w:rsid w:val="002E6D7A"/>
    <w:rsid w:val="002E7450"/>
    <w:rsid w:val="002E7D4F"/>
    <w:rsid w:val="002F0334"/>
    <w:rsid w:val="002F0377"/>
    <w:rsid w:val="002F06A1"/>
    <w:rsid w:val="002F0B89"/>
    <w:rsid w:val="002F1812"/>
    <w:rsid w:val="002F2AD7"/>
    <w:rsid w:val="002F2AF1"/>
    <w:rsid w:val="002F2F0F"/>
    <w:rsid w:val="002F3125"/>
    <w:rsid w:val="002F3290"/>
    <w:rsid w:val="002F3762"/>
    <w:rsid w:val="002F384F"/>
    <w:rsid w:val="002F448C"/>
    <w:rsid w:val="002F4D97"/>
    <w:rsid w:val="002F4F58"/>
    <w:rsid w:val="002F5350"/>
    <w:rsid w:val="002F552C"/>
    <w:rsid w:val="002F5566"/>
    <w:rsid w:val="002F60A0"/>
    <w:rsid w:val="002F6411"/>
    <w:rsid w:val="002F69DF"/>
    <w:rsid w:val="002F6CAB"/>
    <w:rsid w:val="002F6D3B"/>
    <w:rsid w:val="00300933"/>
    <w:rsid w:val="00300AE4"/>
    <w:rsid w:val="00300D20"/>
    <w:rsid w:val="00300E0F"/>
    <w:rsid w:val="00300EE5"/>
    <w:rsid w:val="00301D9F"/>
    <w:rsid w:val="00301E2D"/>
    <w:rsid w:val="00302374"/>
    <w:rsid w:val="00302874"/>
    <w:rsid w:val="00303D30"/>
    <w:rsid w:val="00303E54"/>
    <w:rsid w:val="003040D1"/>
    <w:rsid w:val="003047B0"/>
    <w:rsid w:val="003048BA"/>
    <w:rsid w:val="003049F3"/>
    <w:rsid w:val="00304A23"/>
    <w:rsid w:val="0030516A"/>
    <w:rsid w:val="00305292"/>
    <w:rsid w:val="003053AF"/>
    <w:rsid w:val="003058D7"/>
    <w:rsid w:val="00305A08"/>
    <w:rsid w:val="00305DA9"/>
    <w:rsid w:val="00305EBB"/>
    <w:rsid w:val="00306C98"/>
    <w:rsid w:val="00306EEA"/>
    <w:rsid w:val="0030723B"/>
    <w:rsid w:val="003077CD"/>
    <w:rsid w:val="00307F5F"/>
    <w:rsid w:val="00310098"/>
    <w:rsid w:val="0031129B"/>
    <w:rsid w:val="003113F1"/>
    <w:rsid w:val="003116E8"/>
    <w:rsid w:val="00311CB2"/>
    <w:rsid w:val="00311FD9"/>
    <w:rsid w:val="00312076"/>
    <w:rsid w:val="003126B5"/>
    <w:rsid w:val="00312821"/>
    <w:rsid w:val="003129C6"/>
    <w:rsid w:val="00312B60"/>
    <w:rsid w:val="00313B0E"/>
    <w:rsid w:val="00313CAE"/>
    <w:rsid w:val="00313E0A"/>
    <w:rsid w:val="00313EA5"/>
    <w:rsid w:val="00313ECD"/>
    <w:rsid w:val="0031407B"/>
    <w:rsid w:val="003149D4"/>
    <w:rsid w:val="00314A82"/>
    <w:rsid w:val="003152D2"/>
    <w:rsid w:val="003153C7"/>
    <w:rsid w:val="003155B1"/>
    <w:rsid w:val="0031566C"/>
    <w:rsid w:val="00315C78"/>
    <w:rsid w:val="00316466"/>
    <w:rsid w:val="003165DE"/>
    <w:rsid w:val="00316C8A"/>
    <w:rsid w:val="00316D1C"/>
    <w:rsid w:val="0031700C"/>
    <w:rsid w:val="003170A9"/>
    <w:rsid w:val="003173D4"/>
    <w:rsid w:val="003174B4"/>
    <w:rsid w:val="003174FC"/>
    <w:rsid w:val="00317742"/>
    <w:rsid w:val="0032046A"/>
    <w:rsid w:val="00320A45"/>
    <w:rsid w:val="00320DC4"/>
    <w:rsid w:val="003212E1"/>
    <w:rsid w:val="00322323"/>
    <w:rsid w:val="0032304A"/>
    <w:rsid w:val="00323558"/>
    <w:rsid w:val="00323607"/>
    <w:rsid w:val="00323DC7"/>
    <w:rsid w:val="00323F93"/>
    <w:rsid w:val="00324B91"/>
    <w:rsid w:val="003258A7"/>
    <w:rsid w:val="00326071"/>
    <w:rsid w:val="00326FC0"/>
    <w:rsid w:val="00327897"/>
    <w:rsid w:val="003300D0"/>
    <w:rsid w:val="003308B1"/>
    <w:rsid w:val="003317DF"/>
    <w:rsid w:val="00331AF3"/>
    <w:rsid w:val="00331CD3"/>
    <w:rsid w:val="003326EF"/>
    <w:rsid w:val="00332750"/>
    <w:rsid w:val="00332796"/>
    <w:rsid w:val="00332972"/>
    <w:rsid w:val="003330BC"/>
    <w:rsid w:val="003335F9"/>
    <w:rsid w:val="0033392E"/>
    <w:rsid w:val="00333AAD"/>
    <w:rsid w:val="00334B96"/>
    <w:rsid w:val="00334ED5"/>
    <w:rsid w:val="00334F1B"/>
    <w:rsid w:val="0033551B"/>
    <w:rsid w:val="0033554A"/>
    <w:rsid w:val="00335620"/>
    <w:rsid w:val="00335F8C"/>
    <w:rsid w:val="00336C3E"/>
    <w:rsid w:val="00336DA8"/>
    <w:rsid w:val="00337268"/>
    <w:rsid w:val="00337399"/>
    <w:rsid w:val="003374A4"/>
    <w:rsid w:val="00337C4B"/>
    <w:rsid w:val="00337F79"/>
    <w:rsid w:val="00340338"/>
    <w:rsid w:val="00340889"/>
    <w:rsid w:val="003410B4"/>
    <w:rsid w:val="0034118D"/>
    <w:rsid w:val="00341438"/>
    <w:rsid w:val="00341CFA"/>
    <w:rsid w:val="00341E10"/>
    <w:rsid w:val="003422DC"/>
    <w:rsid w:val="003426EC"/>
    <w:rsid w:val="00343150"/>
    <w:rsid w:val="00343C5C"/>
    <w:rsid w:val="00343CD4"/>
    <w:rsid w:val="00344262"/>
    <w:rsid w:val="00344520"/>
    <w:rsid w:val="00344529"/>
    <w:rsid w:val="00344BC8"/>
    <w:rsid w:val="00344ED5"/>
    <w:rsid w:val="003456A0"/>
    <w:rsid w:val="00346558"/>
    <w:rsid w:val="00346800"/>
    <w:rsid w:val="003472A0"/>
    <w:rsid w:val="0035086A"/>
    <w:rsid w:val="00350A1E"/>
    <w:rsid w:val="00350A7F"/>
    <w:rsid w:val="00351241"/>
    <w:rsid w:val="0035174A"/>
    <w:rsid w:val="0035178F"/>
    <w:rsid w:val="00351E88"/>
    <w:rsid w:val="00352169"/>
    <w:rsid w:val="00352397"/>
    <w:rsid w:val="00352E43"/>
    <w:rsid w:val="00352FB9"/>
    <w:rsid w:val="003531ED"/>
    <w:rsid w:val="003538F9"/>
    <w:rsid w:val="00355820"/>
    <w:rsid w:val="003560B7"/>
    <w:rsid w:val="003565C6"/>
    <w:rsid w:val="0035691B"/>
    <w:rsid w:val="003577A8"/>
    <w:rsid w:val="00357AC7"/>
    <w:rsid w:val="003601F1"/>
    <w:rsid w:val="003604BB"/>
    <w:rsid w:val="00360CB6"/>
    <w:rsid w:val="00360E40"/>
    <w:rsid w:val="003615A4"/>
    <w:rsid w:val="003615A8"/>
    <w:rsid w:val="003619BB"/>
    <w:rsid w:val="00361D23"/>
    <w:rsid w:val="0036254B"/>
    <w:rsid w:val="0036268A"/>
    <w:rsid w:val="0036270E"/>
    <w:rsid w:val="00362756"/>
    <w:rsid w:val="0036309D"/>
    <w:rsid w:val="003636E1"/>
    <w:rsid w:val="00363EA6"/>
    <w:rsid w:val="003646A5"/>
    <w:rsid w:val="003649B5"/>
    <w:rsid w:val="00364ABF"/>
    <w:rsid w:val="00364AE3"/>
    <w:rsid w:val="00364CFD"/>
    <w:rsid w:val="00364D7E"/>
    <w:rsid w:val="003650E8"/>
    <w:rsid w:val="00365101"/>
    <w:rsid w:val="00366061"/>
    <w:rsid w:val="003660CA"/>
    <w:rsid w:val="0036762E"/>
    <w:rsid w:val="00367BEA"/>
    <w:rsid w:val="0037047A"/>
    <w:rsid w:val="003705F1"/>
    <w:rsid w:val="00371564"/>
    <w:rsid w:val="00371A54"/>
    <w:rsid w:val="00371C91"/>
    <w:rsid w:val="00371F16"/>
    <w:rsid w:val="0037214B"/>
    <w:rsid w:val="0037244C"/>
    <w:rsid w:val="00373138"/>
    <w:rsid w:val="0037344C"/>
    <w:rsid w:val="00373CAB"/>
    <w:rsid w:val="00373CF2"/>
    <w:rsid w:val="0037421E"/>
    <w:rsid w:val="003748A5"/>
    <w:rsid w:val="00374964"/>
    <w:rsid w:val="00374A7C"/>
    <w:rsid w:val="00374D57"/>
    <w:rsid w:val="003753B5"/>
    <w:rsid w:val="00375B0A"/>
    <w:rsid w:val="00375BCF"/>
    <w:rsid w:val="0037684A"/>
    <w:rsid w:val="0037687F"/>
    <w:rsid w:val="00376E35"/>
    <w:rsid w:val="00377BB7"/>
    <w:rsid w:val="00380831"/>
    <w:rsid w:val="00380ACE"/>
    <w:rsid w:val="003818A9"/>
    <w:rsid w:val="00381BB0"/>
    <w:rsid w:val="00382131"/>
    <w:rsid w:val="003823B0"/>
    <w:rsid w:val="00382715"/>
    <w:rsid w:val="00382D2F"/>
    <w:rsid w:val="003833A5"/>
    <w:rsid w:val="003835E2"/>
    <w:rsid w:val="00383955"/>
    <w:rsid w:val="00383B4B"/>
    <w:rsid w:val="00383C6C"/>
    <w:rsid w:val="00384399"/>
    <w:rsid w:val="003844EA"/>
    <w:rsid w:val="003844FC"/>
    <w:rsid w:val="00384C78"/>
    <w:rsid w:val="00384F52"/>
    <w:rsid w:val="00386084"/>
    <w:rsid w:val="00386319"/>
    <w:rsid w:val="00386A84"/>
    <w:rsid w:val="003878B2"/>
    <w:rsid w:val="00387B67"/>
    <w:rsid w:val="00391B34"/>
    <w:rsid w:val="00392097"/>
    <w:rsid w:val="00392463"/>
    <w:rsid w:val="003925AF"/>
    <w:rsid w:val="00392CC7"/>
    <w:rsid w:val="00393AB9"/>
    <w:rsid w:val="00393DDB"/>
    <w:rsid w:val="00393F10"/>
    <w:rsid w:val="00393F9A"/>
    <w:rsid w:val="00394178"/>
    <w:rsid w:val="00394967"/>
    <w:rsid w:val="00394F29"/>
    <w:rsid w:val="003953F9"/>
    <w:rsid w:val="00395AB6"/>
    <w:rsid w:val="00396389"/>
    <w:rsid w:val="003966FC"/>
    <w:rsid w:val="00396B2B"/>
    <w:rsid w:val="00396EF2"/>
    <w:rsid w:val="003970D0"/>
    <w:rsid w:val="00397A37"/>
    <w:rsid w:val="00397C03"/>
    <w:rsid w:val="00397F33"/>
    <w:rsid w:val="003A0B8A"/>
    <w:rsid w:val="003A101B"/>
    <w:rsid w:val="003A1632"/>
    <w:rsid w:val="003A1A3D"/>
    <w:rsid w:val="003A1B09"/>
    <w:rsid w:val="003A1BF6"/>
    <w:rsid w:val="003A22DF"/>
    <w:rsid w:val="003A22E3"/>
    <w:rsid w:val="003A25D1"/>
    <w:rsid w:val="003A2AC0"/>
    <w:rsid w:val="003A2BFD"/>
    <w:rsid w:val="003A32AB"/>
    <w:rsid w:val="003A3945"/>
    <w:rsid w:val="003A3AAF"/>
    <w:rsid w:val="003A3B70"/>
    <w:rsid w:val="003A45C8"/>
    <w:rsid w:val="003A46CF"/>
    <w:rsid w:val="003A4981"/>
    <w:rsid w:val="003A4C1A"/>
    <w:rsid w:val="003A57A5"/>
    <w:rsid w:val="003A628C"/>
    <w:rsid w:val="003A6A75"/>
    <w:rsid w:val="003A713B"/>
    <w:rsid w:val="003A726C"/>
    <w:rsid w:val="003A753A"/>
    <w:rsid w:val="003A78ED"/>
    <w:rsid w:val="003A7AF4"/>
    <w:rsid w:val="003A7C28"/>
    <w:rsid w:val="003A7D7C"/>
    <w:rsid w:val="003A7DA1"/>
    <w:rsid w:val="003B0059"/>
    <w:rsid w:val="003B027B"/>
    <w:rsid w:val="003B14BF"/>
    <w:rsid w:val="003B1965"/>
    <w:rsid w:val="003B230D"/>
    <w:rsid w:val="003B3153"/>
    <w:rsid w:val="003B3411"/>
    <w:rsid w:val="003B39FA"/>
    <w:rsid w:val="003B3ABA"/>
    <w:rsid w:val="003B3C7F"/>
    <w:rsid w:val="003B3CC3"/>
    <w:rsid w:val="003B439A"/>
    <w:rsid w:val="003B48EB"/>
    <w:rsid w:val="003B4DEE"/>
    <w:rsid w:val="003B4E29"/>
    <w:rsid w:val="003B519C"/>
    <w:rsid w:val="003B577B"/>
    <w:rsid w:val="003B5909"/>
    <w:rsid w:val="003B635A"/>
    <w:rsid w:val="003B6685"/>
    <w:rsid w:val="003B699B"/>
    <w:rsid w:val="003B7592"/>
    <w:rsid w:val="003B773C"/>
    <w:rsid w:val="003C0451"/>
    <w:rsid w:val="003C04D6"/>
    <w:rsid w:val="003C0F67"/>
    <w:rsid w:val="003C12A9"/>
    <w:rsid w:val="003C21E6"/>
    <w:rsid w:val="003C24ED"/>
    <w:rsid w:val="003C257A"/>
    <w:rsid w:val="003C287D"/>
    <w:rsid w:val="003C2ECA"/>
    <w:rsid w:val="003C3226"/>
    <w:rsid w:val="003C3433"/>
    <w:rsid w:val="003C379A"/>
    <w:rsid w:val="003C3B1E"/>
    <w:rsid w:val="003C3FE4"/>
    <w:rsid w:val="003C447B"/>
    <w:rsid w:val="003C462F"/>
    <w:rsid w:val="003C5208"/>
    <w:rsid w:val="003C5255"/>
    <w:rsid w:val="003C56B9"/>
    <w:rsid w:val="003C585C"/>
    <w:rsid w:val="003C5BD9"/>
    <w:rsid w:val="003C61F8"/>
    <w:rsid w:val="003C6472"/>
    <w:rsid w:val="003C6F94"/>
    <w:rsid w:val="003C7406"/>
    <w:rsid w:val="003C74A2"/>
    <w:rsid w:val="003C7D34"/>
    <w:rsid w:val="003D0015"/>
    <w:rsid w:val="003D08D7"/>
    <w:rsid w:val="003D1104"/>
    <w:rsid w:val="003D1938"/>
    <w:rsid w:val="003D1EAE"/>
    <w:rsid w:val="003D23C8"/>
    <w:rsid w:val="003D2577"/>
    <w:rsid w:val="003D36E1"/>
    <w:rsid w:val="003D37DA"/>
    <w:rsid w:val="003D3D83"/>
    <w:rsid w:val="003D3F17"/>
    <w:rsid w:val="003D3F7A"/>
    <w:rsid w:val="003D4566"/>
    <w:rsid w:val="003D4D2B"/>
    <w:rsid w:val="003D54CF"/>
    <w:rsid w:val="003D5BB5"/>
    <w:rsid w:val="003D5DF3"/>
    <w:rsid w:val="003D5F37"/>
    <w:rsid w:val="003D63F4"/>
    <w:rsid w:val="003D6EDD"/>
    <w:rsid w:val="003E0336"/>
    <w:rsid w:val="003E0D86"/>
    <w:rsid w:val="003E13B6"/>
    <w:rsid w:val="003E1EDC"/>
    <w:rsid w:val="003E2315"/>
    <w:rsid w:val="003E2664"/>
    <w:rsid w:val="003E3851"/>
    <w:rsid w:val="003E3ACB"/>
    <w:rsid w:val="003E3CD5"/>
    <w:rsid w:val="003E423D"/>
    <w:rsid w:val="003E42AB"/>
    <w:rsid w:val="003E444D"/>
    <w:rsid w:val="003E4DD7"/>
    <w:rsid w:val="003E5012"/>
    <w:rsid w:val="003E5676"/>
    <w:rsid w:val="003E602A"/>
    <w:rsid w:val="003E60F1"/>
    <w:rsid w:val="003E6497"/>
    <w:rsid w:val="003E65A2"/>
    <w:rsid w:val="003E697A"/>
    <w:rsid w:val="003E722E"/>
    <w:rsid w:val="003E7B2B"/>
    <w:rsid w:val="003F01D0"/>
    <w:rsid w:val="003F0556"/>
    <w:rsid w:val="003F0695"/>
    <w:rsid w:val="003F0788"/>
    <w:rsid w:val="003F1308"/>
    <w:rsid w:val="003F1C52"/>
    <w:rsid w:val="003F26B0"/>
    <w:rsid w:val="003F287E"/>
    <w:rsid w:val="003F30FE"/>
    <w:rsid w:val="003F3991"/>
    <w:rsid w:val="003F3D0F"/>
    <w:rsid w:val="003F3D92"/>
    <w:rsid w:val="003F3E9C"/>
    <w:rsid w:val="003F46D5"/>
    <w:rsid w:val="003F4897"/>
    <w:rsid w:val="003F4FF8"/>
    <w:rsid w:val="003F50B1"/>
    <w:rsid w:val="003F5F5C"/>
    <w:rsid w:val="003F6E99"/>
    <w:rsid w:val="003F7924"/>
    <w:rsid w:val="003F7B99"/>
    <w:rsid w:val="00400276"/>
    <w:rsid w:val="0040159C"/>
    <w:rsid w:val="00401823"/>
    <w:rsid w:val="0040183C"/>
    <w:rsid w:val="00401981"/>
    <w:rsid w:val="004021D0"/>
    <w:rsid w:val="0040226E"/>
    <w:rsid w:val="00402278"/>
    <w:rsid w:val="00402F86"/>
    <w:rsid w:val="004036E0"/>
    <w:rsid w:val="00403FF5"/>
    <w:rsid w:val="00404F72"/>
    <w:rsid w:val="0040537D"/>
    <w:rsid w:val="00405726"/>
    <w:rsid w:val="00405798"/>
    <w:rsid w:val="00405D93"/>
    <w:rsid w:val="00405E25"/>
    <w:rsid w:val="00405F70"/>
    <w:rsid w:val="0040630F"/>
    <w:rsid w:val="00406716"/>
    <w:rsid w:val="004105AA"/>
    <w:rsid w:val="004108BB"/>
    <w:rsid w:val="00410A9F"/>
    <w:rsid w:val="00410B5B"/>
    <w:rsid w:val="004113A8"/>
    <w:rsid w:val="004137DD"/>
    <w:rsid w:val="00413FC8"/>
    <w:rsid w:val="00414923"/>
    <w:rsid w:val="00414EB7"/>
    <w:rsid w:val="00415F42"/>
    <w:rsid w:val="004161E1"/>
    <w:rsid w:val="00416280"/>
    <w:rsid w:val="00416CB0"/>
    <w:rsid w:val="00416EEF"/>
    <w:rsid w:val="00417753"/>
    <w:rsid w:val="004179FB"/>
    <w:rsid w:val="00417E37"/>
    <w:rsid w:val="00417FA3"/>
    <w:rsid w:val="0042017A"/>
    <w:rsid w:val="00420618"/>
    <w:rsid w:val="004207E4"/>
    <w:rsid w:val="004211D4"/>
    <w:rsid w:val="00421480"/>
    <w:rsid w:val="00421FAB"/>
    <w:rsid w:val="004228E5"/>
    <w:rsid w:val="00422CE3"/>
    <w:rsid w:val="004233A5"/>
    <w:rsid w:val="004239F3"/>
    <w:rsid w:val="004240AE"/>
    <w:rsid w:val="004241A6"/>
    <w:rsid w:val="0042495B"/>
    <w:rsid w:val="00424C2D"/>
    <w:rsid w:val="0042533F"/>
    <w:rsid w:val="004257DF"/>
    <w:rsid w:val="00425F61"/>
    <w:rsid w:val="00426533"/>
    <w:rsid w:val="004265BB"/>
    <w:rsid w:val="00426F42"/>
    <w:rsid w:val="004270E9"/>
    <w:rsid w:val="0042724E"/>
    <w:rsid w:val="0042785C"/>
    <w:rsid w:val="00427891"/>
    <w:rsid w:val="004278F1"/>
    <w:rsid w:val="00427A01"/>
    <w:rsid w:val="004302B9"/>
    <w:rsid w:val="004302EF"/>
    <w:rsid w:val="0043064A"/>
    <w:rsid w:val="00430656"/>
    <w:rsid w:val="0043069B"/>
    <w:rsid w:val="00430D0F"/>
    <w:rsid w:val="00430D22"/>
    <w:rsid w:val="0043166A"/>
    <w:rsid w:val="00431ECA"/>
    <w:rsid w:val="00431F5C"/>
    <w:rsid w:val="00432292"/>
    <w:rsid w:val="004322B5"/>
    <w:rsid w:val="00432E01"/>
    <w:rsid w:val="0043357B"/>
    <w:rsid w:val="00433639"/>
    <w:rsid w:val="0043468B"/>
    <w:rsid w:val="004347AE"/>
    <w:rsid w:val="00434A4B"/>
    <w:rsid w:val="00434BD1"/>
    <w:rsid w:val="00435542"/>
    <w:rsid w:val="00435DFA"/>
    <w:rsid w:val="00436782"/>
    <w:rsid w:val="00436ABA"/>
    <w:rsid w:val="00436D92"/>
    <w:rsid w:val="0043719E"/>
    <w:rsid w:val="00437AB2"/>
    <w:rsid w:val="00437B82"/>
    <w:rsid w:val="00437C3F"/>
    <w:rsid w:val="0044047A"/>
    <w:rsid w:val="00440C29"/>
    <w:rsid w:val="00440DF3"/>
    <w:rsid w:val="00440F62"/>
    <w:rsid w:val="004412BE"/>
    <w:rsid w:val="00441CA5"/>
    <w:rsid w:val="00442786"/>
    <w:rsid w:val="00442BCF"/>
    <w:rsid w:val="00444E7B"/>
    <w:rsid w:val="0044521C"/>
    <w:rsid w:val="00445438"/>
    <w:rsid w:val="00446168"/>
    <w:rsid w:val="00446632"/>
    <w:rsid w:val="00446CB9"/>
    <w:rsid w:val="00446F4D"/>
    <w:rsid w:val="0044729F"/>
    <w:rsid w:val="00447334"/>
    <w:rsid w:val="00447946"/>
    <w:rsid w:val="00447AF0"/>
    <w:rsid w:val="004500B8"/>
    <w:rsid w:val="0045013D"/>
    <w:rsid w:val="0045016B"/>
    <w:rsid w:val="0045016E"/>
    <w:rsid w:val="00450925"/>
    <w:rsid w:val="004509AA"/>
    <w:rsid w:val="00450EE7"/>
    <w:rsid w:val="00451241"/>
    <w:rsid w:val="004525A2"/>
    <w:rsid w:val="00452A3F"/>
    <w:rsid w:val="00454260"/>
    <w:rsid w:val="004544FF"/>
    <w:rsid w:val="00454814"/>
    <w:rsid w:val="004549E3"/>
    <w:rsid w:val="0045566F"/>
    <w:rsid w:val="00455900"/>
    <w:rsid w:val="00455F2B"/>
    <w:rsid w:val="00456A8D"/>
    <w:rsid w:val="00457041"/>
    <w:rsid w:val="004575A3"/>
    <w:rsid w:val="004577B2"/>
    <w:rsid w:val="00457D72"/>
    <w:rsid w:val="004604A2"/>
    <w:rsid w:val="004604E0"/>
    <w:rsid w:val="00461F85"/>
    <w:rsid w:val="00462146"/>
    <w:rsid w:val="00462D8B"/>
    <w:rsid w:val="00462F54"/>
    <w:rsid w:val="004632DC"/>
    <w:rsid w:val="0046343A"/>
    <w:rsid w:val="00463851"/>
    <w:rsid w:val="00463853"/>
    <w:rsid w:val="00465AD3"/>
    <w:rsid w:val="00466669"/>
    <w:rsid w:val="004669DD"/>
    <w:rsid w:val="00466B69"/>
    <w:rsid w:val="00466C25"/>
    <w:rsid w:val="00466D07"/>
    <w:rsid w:val="00467022"/>
    <w:rsid w:val="00467395"/>
    <w:rsid w:val="00467693"/>
    <w:rsid w:val="004676D6"/>
    <w:rsid w:val="00467BB1"/>
    <w:rsid w:val="00467D22"/>
    <w:rsid w:val="00467E1B"/>
    <w:rsid w:val="00471532"/>
    <w:rsid w:val="00471ADF"/>
    <w:rsid w:val="004721D8"/>
    <w:rsid w:val="00472FCD"/>
    <w:rsid w:val="00473080"/>
    <w:rsid w:val="004732CA"/>
    <w:rsid w:val="0047371A"/>
    <w:rsid w:val="00474105"/>
    <w:rsid w:val="00474433"/>
    <w:rsid w:val="00474914"/>
    <w:rsid w:val="0047679E"/>
    <w:rsid w:val="00476B41"/>
    <w:rsid w:val="00476BA7"/>
    <w:rsid w:val="00476F61"/>
    <w:rsid w:val="00476F7E"/>
    <w:rsid w:val="0047780D"/>
    <w:rsid w:val="004778D0"/>
    <w:rsid w:val="004779A9"/>
    <w:rsid w:val="00477B50"/>
    <w:rsid w:val="004811A3"/>
    <w:rsid w:val="00481244"/>
    <w:rsid w:val="00481D4B"/>
    <w:rsid w:val="004823E2"/>
    <w:rsid w:val="00482483"/>
    <w:rsid w:val="004828C3"/>
    <w:rsid w:val="004831B0"/>
    <w:rsid w:val="004832DE"/>
    <w:rsid w:val="00483968"/>
    <w:rsid w:val="00483AFF"/>
    <w:rsid w:val="00483E30"/>
    <w:rsid w:val="0048452F"/>
    <w:rsid w:val="0048457E"/>
    <w:rsid w:val="004848F7"/>
    <w:rsid w:val="00484F8E"/>
    <w:rsid w:val="00485150"/>
    <w:rsid w:val="004854B9"/>
    <w:rsid w:val="0048551B"/>
    <w:rsid w:val="004855E2"/>
    <w:rsid w:val="004857D5"/>
    <w:rsid w:val="004859A4"/>
    <w:rsid w:val="00486248"/>
    <w:rsid w:val="00486A26"/>
    <w:rsid w:val="00487454"/>
    <w:rsid w:val="0048752B"/>
    <w:rsid w:val="00487537"/>
    <w:rsid w:val="00487608"/>
    <w:rsid w:val="00487609"/>
    <w:rsid w:val="00487C03"/>
    <w:rsid w:val="00487D5E"/>
    <w:rsid w:val="00490F45"/>
    <w:rsid w:val="004915A0"/>
    <w:rsid w:val="0049186A"/>
    <w:rsid w:val="00491BC3"/>
    <w:rsid w:val="00491E7F"/>
    <w:rsid w:val="00492090"/>
    <w:rsid w:val="00492429"/>
    <w:rsid w:val="00493CB3"/>
    <w:rsid w:val="00493FC1"/>
    <w:rsid w:val="0049444C"/>
    <w:rsid w:val="00494B31"/>
    <w:rsid w:val="0049632C"/>
    <w:rsid w:val="00496815"/>
    <w:rsid w:val="00496D22"/>
    <w:rsid w:val="004977E6"/>
    <w:rsid w:val="00497D3E"/>
    <w:rsid w:val="004A00CA"/>
    <w:rsid w:val="004A0857"/>
    <w:rsid w:val="004A08A1"/>
    <w:rsid w:val="004A08C5"/>
    <w:rsid w:val="004A1105"/>
    <w:rsid w:val="004A1325"/>
    <w:rsid w:val="004A155A"/>
    <w:rsid w:val="004A17CB"/>
    <w:rsid w:val="004A1806"/>
    <w:rsid w:val="004A1EB3"/>
    <w:rsid w:val="004A2166"/>
    <w:rsid w:val="004A22ED"/>
    <w:rsid w:val="004A3669"/>
    <w:rsid w:val="004A3CA8"/>
    <w:rsid w:val="004A3D25"/>
    <w:rsid w:val="004A42E2"/>
    <w:rsid w:val="004A46E0"/>
    <w:rsid w:val="004A4C98"/>
    <w:rsid w:val="004A59B4"/>
    <w:rsid w:val="004A60C4"/>
    <w:rsid w:val="004A6CA4"/>
    <w:rsid w:val="004A6E00"/>
    <w:rsid w:val="004A73BF"/>
    <w:rsid w:val="004A78FC"/>
    <w:rsid w:val="004A7E6C"/>
    <w:rsid w:val="004B02FA"/>
    <w:rsid w:val="004B1157"/>
    <w:rsid w:val="004B2BED"/>
    <w:rsid w:val="004B312F"/>
    <w:rsid w:val="004B342F"/>
    <w:rsid w:val="004B4722"/>
    <w:rsid w:val="004B49AA"/>
    <w:rsid w:val="004B4A55"/>
    <w:rsid w:val="004B4AD8"/>
    <w:rsid w:val="004B6011"/>
    <w:rsid w:val="004B6485"/>
    <w:rsid w:val="004B6521"/>
    <w:rsid w:val="004B7153"/>
    <w:rsid w:val="004B7242"/>
    <w:rsid w:val="004B764C"/>
    <w:rsid w:val="004B78C3"/>
    <w:rsid w:val="004C04FB"/>
    <w:rsid w:val="004C0EC5"/>
    <w:rsid w:val="004C1869"/>
    <w:rsid w:val="004C231B"/>
    <w:rsid w:val="004C2B86"/>
    <w:rsid w:val="004C2C6A"/>
    <w:rsid w:val="004C2CDD"/>
    <w:rsid w:val="004C2D3B"/>
    <w:rsid w:val="004C355A"/>
    <w:rsid w:val="004C3C76"/>
    <w:rsid w:val="004C44E3"/>
    <w:rsid w:val="004C4592"/>
    <w:rsid w:val="004C4BEC"/>
    <w:rsid w:val="004C5606"/>
    <w:rsid w:val="004C57DD"/>
    <w:rsid w:val="004C63FF"/>
    <w:rsid w:val="004C67CD"/>
    <w:rsid w:val="004C7BC5"/>
    <w:rsid w:val="004D019F"/>
    <w:rsid w:val="004D0292"/>
    <w:rsid w:val="004D053A"/>
    <w:rsid w:val="004D0CDA"/>
    <w:rsid w:val="004D1002"/>
    <w:rsid w:val="004D1D86"/>
    <w:rsid w:val="004D2149"/>
    <w:rsid w:val="004D2655"/>
    <w:rsid w:val="004D2818"/>
    <w:rsid w:val="004D3025"/>
    <w:rsid w:val="004D31C2"/>
    <w:rsid w:val="004D41C4"/>
    <w:rsid w:val="004D4484"/>
    <w:rsid w:val="004D4B06"/>
    <w:rsid w:val="004D4E0B"/>
    <w:rsid w:val="004D5D87"/>
    <w:rsid w:val="004D5E1B"/>
    <w:rsid w:val="004D657C"/>
    <w:rsid w:val="004D7B8E"/>
    <w:rsid w:val="004D7D98"/>
    <w:rsid w:val="004E07B6"/>
    <w:rsid w:val="004E087C"/>
    <w:rsid w:val="004E0899"/>
    <w:rsid w:val="004E0FD2"/>
    <w:rsid w:val="004E1095"/>
    <w:rsid w:val="004E1251"/>
    <w:rsid w:val="004E1474"/>
    <w:rsid w:val="004E152E"/>
    <w:rsid w:val="004E157B"/>
    <w:rsid w:val="004E1876"/>
    <w:rsid w:val="004E1896"/>
    <w:rsid w:val="004E33A9"/>
    <w:rsid w:val="004E34D5"/>
    <w:rsid w:val="004E3CB7"/>
    <w:rsid w:val="004E4012"/>
    <w:rsid w:val="004E46BE"/>
    <w:rsid w:val="004E4F06"/>
    <w:rsid w:val="004E57A6"/>
    <w:rsid w:val="004E5CB1"/>
    <w:rsid w:val="004E62F1"/>
    <w:rsid w:val="004E6C86"/>
    <w:rsid w:val="004E72EE"/>
    <w:rsid w:val="004E774D"/>
    <w:rsid w:val="004E77B3"/>
    <w:rsid w:val="004E7C6F"/>
    <w:rsid w:val="004E7D6C"/>
    <w:rsid w:val="004F1131"/>
    <w:rsid w:val="004F1265"/>
    <w:rsid w:val="004F15CA"/>
    <w:rsid w:val="004F1B36"/>
    <w:rsid w:val="004F2095"/>
    <w:rsid w:val="004F2537"/>
    <w:rsid w:val="004F2AAA"/>
    <w:rsid w:val="004F2C40"/>
    <w:rsid w:val="004F2E24"/>
    <w:rsid w:val="004F47B6"/>
    <w:rsid w:val="004F4D1D"/>
    <w:rsid w:val="004F4D76"/>
    <w:rsid w:val="004F5AFB"/>
    <w:rsid w:val="004F5DF3"/>
    <w:rsid w:val="004F61F3"/>
    <w:rsid w:val="004F6776"/>
    <w:rsid w:val="004F75CC"/>
    <w:rsid w:val="004F7647"/>
    <w:rsid w:val="004F76C8"/>
    <w:rsid w:val="004F7FBD"/>
    <w:rsid w:val="004F7FDF"/>
    <w:rsid w:val="005001B9"/>
    <w:rsid w:val="0050043E"/>
    <w:rsid w:val="00500D56"/>
    <w:rsid w:val="00500ED1"/>
    <w:rsid w:val="0050103A"/>
    <w:rsid w:val="00501E2E"/>
    <w:rsid w:val="00502125"/>
    <w:rsid w:val="0050217E"/>
    <w:rsid w:val="005021E9"/>
    <w:rsid w:val="00502290"/>
    <w:rsid w:val="005026D1"/>
    <w:rsid w:val="00502982"/>
    <w:rsid w:val="0050338F"/>
    <w:rsid w:val="005035F8"/>
    <w:rsid w:val="005039B9"/>
    <w:rsid w:val="00503AE4"/>
    <w:rsid w:val="00504021"/>
    <w:rsid w:val="00504490"/>
    <w:rsid w:val="005056EB"/>
    <w:rsid w:val="00506418"/>
    <w:rsid w:val="00506C54"/>
    <w:rsid w:val="005070A4"/>
    <w:rsid w:val="00507211"/>
    <w:rsid w:val="00510313"/>
    <w:rsid w:val="0051038C"/>
    <w:rsid w:val="00510679"/>
    <w:rsid w:val="005106C0"/>
    <w:rsid w:val="00510F18"/>
    <w:rsid w:val="00510F47"/>
    <w:rsid w:val="00511137"/>
    <w:rsid w:val="0051145E"/>
    <w:rsid w:val="005118A3"/>
    <w:rsid w:val="00511BAF"/>
    <w:rsid w:val="00511E04"/>
    <w:rsid w:val="0051208A"/>
    <w:rsid w:val="0051233F"/>
    <w:rsid w:val="00512427"/>
    <w:rsid w:val="00512723"/>
    <w:rsid w:val="00513350"/>
    <w:rsid w:val="005136AF"/>
    <w:rsid w:val="00513BEA"/>
    <w:rsid w:val="0051408B"/>
    <w:rsid w:val="005142F5"/>
    <w:rsid w:val="00514FC4"/>
    <w:rsid w:val="0051500E"/>
    <w:rsid w:val="0051543C"/>
    <w:rsid w:val="00515440"/>
    <w:rsid w:val="005154CC"/>
    <w:rsid w:val="00517845"/>
    <w:rsid w:val="00517CB2"/>
    <w:rsid w:val="00517E24"/>
    <w:rsid w:val="00520631"/>
    <w:rsid w:val="00520AB5"/>
    <w:rsid w:val="00520FBC"/>
    <w:rsid w:val="00521B05"/>
    <w:rsid w:val="00521FB4"/>
    <w:rsid w:val="005221A6"/>
    <w:rsid w:val="0052220D"/>
    <w:rsid w:val="00522648"/>
    <w:rsid w:val="005233D2"/>
    <w:rsid w:val="0052377F"/>
    <w:rsid w:val="00523FAA"/>
    <w:rsid w:val="005243F9"/>
    <w:rsid w:val="005248E5"/>
    <w:rsid w:val="00524C34"/>
    <w:rsid w:val="00524D6D"/>
    <w:rsid w:val="00525415"/>
    <w:rsid w:val="0052568D"/>
    <w:rsid w:val="00526356"/>
    <w:rsid w:val="005264EE"/>
    <w:rsid w:val="00526D1D"/>
    <w:rsid w:val="00527383"/>
    <w:rsid w:val="0052740D"/>
    <w:rsid w:val="00527764"/>
    <w:rsid w:val="00527AE2"/>
    <w:rsid w:val="00527AF8"/>
    <w:rsid w:val="00527C68"/>
    <w:rsid w:val="0053054A"/>
    <w:rsid w:val="00530D74"/>
    <w:rsid w:val="00530EB5"/>
    <w:rsid w:val="00530ED2"/>
    <w:rsid w:val="00531020"/>
    <w:rsid w:val="00531069"/>
    <w:rsid w:val="00531412"/>
    <w:rsid w:val="005316D4"/>
    <w:rsid w:val="00531D4B"/>
    <w:rsid w:val="00531EF2"/>
    <w:rsid w:val="0053258E"/>
    <w:rsid w:val="005326E6"/>
    <w:rsid w:val="00532CFB"/>
    <w:rsid w:val="00533063"/>
    <w:rsid w:val="00533355"/>
    <w:rsid w:val="005336C9"/>
    <w:rsid w:val="00534734"/>
    <w:rsid w:val="00534843"/>
    <w:rsid w:val="0053494E"/>
    <w:rsid w:val="00534AF4"/>
    <w:rsid w:val="005351E1"/>
    <w:rsid w:val="00535A45"/>
    <w:rsid w:val="00535A57"/>
    <w:rsid w:val="00535DD6"/>
    <w:rsid w:val="00536084"/>
    <w:rsid w:val="005366F4"/>
    <w:rsid w:val="005366F8"/>
    <w:rsid w:val="00536AFD"/>
    <w:rsid w:val="0054005D"/>
    <w:rsid w:val="00541760"/>
    <w:rsid w:val="0054257A"/>
    <w:rsid w:val="00542D25"/>
    <w:rsid w:val="00543109"/>
    <w:rsid w:val="005431BB"/>
    <w:rsid w:val="005433AD"/>
    <w:rsid w:val="005438EF"/>
    <w:rsid w:val="00543EFC"/>
    <w:rsid w:val="005447DB"/>
    <w:rsid w:val="00544C21"/>
    <w:rsid w:val="00544D59"/>
    <w:rsid w:val="00545034"/>
    <w:rsid w:val="00545705"/>
    <w:rsid w:val="00545AC8"/>
    <w:rsid w:val="00545F1E"/>
    <w:rsid w:val="00547504"/>
    <w:rsid w:val="0054767F"/>
    <w:rsid w:val="00547858"/>
    <w:rsid w:val="005508C0"/>
    <w:rsid w:val="00551DB8"/>
    <w:rsid w:val="00552353"/>
    <w:rsid w:val="005524F0"/>
    <w:rsid w:val="0055298B"/>
    <w:rsid w:val="00552F8B"/>
    <w:rsid w:val="0055315F"/>
    <w:rsid w:val="005533D4"/>
    <w:rsid w:val="0055346D"/>
    <w:rsid w:val="0055347C"/>
    <w:rsid w:val="0055361A"/>
    <w:rsid w:val="00554BC7"/>
    <w:rsid w:val="00554BCA"/>
    <w:rsid w:val="0055570E"/>
    <w:rsid w:val="00556639"/>
    <w:rsid w:val="00556985"/>
    <w:rsid w:val="00557408"/>
    <w:rsid w:val="00557B9E"/>
    <w:rsid w:val="00557F4D"/>
    <w:rsid w:val="00557F8F"/>
    <w:rsid w:val="0056022D"/>
    <w:rsid w:val="005606F1"/>
    <w:rsid w:val="00560B5E"/>
    <w:rsid w:val="0056178F"/>
    <w:rsid w:val="005617B4"/>
    <w:rsid w:val="00561991"/>
    <w:rsid w:val="00561F9C"/>
    <w:rsid w:val="005620D0"/>
    <w:rsid w:val="005620DC"/>
    <w:rsid w:val="00562637"/>
    <w:rsid w:val="00562710"/>
    <w:rsid w:val="005628B7"/>
    <w:rsid w:val="00562987"/>
    <w:rsid w:val="005645FD"/>
    <w:rsid w:val="00564667"/>
    <w:rsid w:val="0056474B"/>
    <w:rsid w:val="00564BD8"/>
    <w:rsid w:val="00564FB2"/>
    <w:rsid w:val="0056509A"/>
    <w:rsid w:val="00565967"/>
    <w:rsid w:val="00565AAF"/>
    <w:rsid w:val="00566146"/>
    <w:rsid w:val="005676EF"/>
    <w:rsid w:val="00570096"/>
    <w:rsid w:val="005700DE"/>
    <w:rsid w:val="005713EB"/>
    <w:rsid w:val="005715D9"/>
    <w:rsid w:val="005716DA"/>
    <w:rsid w:val="00571DDE"/>
    <w:rsid w:val="0057281E"/>
    <w:rsid w:val="00572A24"/>
    <w:rsid w:val="00572A75"/>
    <w:rsid w:val="0057330D"/>
    <w:rsid w:val="005735B3"/>
    <w:rsid w:val="00573E4E"/>
    <w:rsid w:val="00573EDD"/>
    <w:rsid w:val="00573F45"/>
    <w:rsid w:val="005752C6"/>
    <w:rsid w:val="0057687D"/>
    <w:rsid w:val="00576A5D"/>
    <w:rsid w:val="00576C36"/>
    <w:rsid w:val="0057773F"/>
    <w:rsid w:val="005778E3"/>
    <w:rsid w:val="00577EFB"/>
    <w:rsid w:val="00580B41"/>
    <w:rsid w:val="005819C6"/>
    <w:rsid w:val="00582507"/>
    <w:rsid w:val="005825EA"/>
    <w:rsid w:val="005826EB"/>
    <w:rsid w:val="00582BF3"/>
    <w:rsid w:val="00582D5A"/>
    <w:rsid w:val="00583498"/>
    <w:rsid w:val="005837A6"/>
    <w:rsid w:val="00583BBA"/>
    <w:rsid w:val="00583C5E"/>
    <w:rsid w:val="005846E0"/>
    <w:rsid w:val="00585068"/>
    <w:rsid w:val="00585722"/>
    <w:rsid w:val="00585B44"/>
    <w:rsid w:val="00585BCE"/>
    <w:rsid w:val="00585F97"/>
    <w:rsid w:val="005867C2"/>
    <w:rsid w:val="00586955"/>
    <w:rsid w:val="00586A72"/>
    <w:rsid w:val="00587180"/>
    <w:rsid w:val="005873EC"/>
    <w:rsid w:val="00587881"/>
    <w:rsid w:val="00587D55"/>
    <w:rsid w:val="005900E6"/>
    <w:rsid w:val="005901B6"/>
    <w:rsid w:val="00590467"/>
    <w:rsid w:val="00590593"/>
    <w:rsid w:val="005906E4"/>
    <w:rsid w:val="005918CF"/>
    <w:rsid w:val="00592E06"/>
    <w:rsid w:val="00592FCC"/>
    <w:rsid w:val="0059358D"/>
    <w:rsid w:val="00593895"/>
    <w:rsid w:val="00593934"/>
    <w:rsid w:val="005942EB"/>
    <w:rsid w:val="00594941"/>
    <w:rsid w:val="005954E4"/>
    <w:rsid w:val="00595DC3"/>
    <w:rsid w:val="0059678C"/>
    <w:rsid w:val="00596E2F"/>
    <w:rsid w:val="00597B99"/>
    <w:rsid w:val="00597E71"/>
    <w:rsid w:val="00597F7A"/>
    <w:rsid w:val="005A09AE"/>
    <w:rsid w:val="005A0C2D"/>
    <w:rsid w:val="005A109C"/>
    <w:rsid w:val="005A2483"/>
    <w:rsid w:val="005A337F"/>
    <w:rsid w:val="005A3568"/>
    <w:rsid w:val="005A4567"/>
    <w:rsid w:val="005A535F"/>
    <w:rsid w:val="005A569A"/>
    <w:rsid w:val="005A6024"/>
    <w:rsid w:val="005A60FA"/>
    <w:rsid w:val="005A6897"/>
    <w:rsid w:val="005A6920"/>
    <w:rsid w:val="005A6F97"/>
    <w:rsid w:val="005A790B"/>
    <w:rsid w:val="005B0743"/>
    <w:rsid w:val="005B074F"/>
    <w:rsid w:val="005B0C8B"/>
    <w:rsid w:val="005B12BB"/>
    <w:rsid w:val="005B19AC"/>
    <w:rsid w:val="005B19B3"/>
    <w:rsid w:val="005B1CEE"/>
    <w:rsid w:val="005B2470"/>
    <w:rsid w:val="005B3181"/>
    <w:rsid w:val="005B356C"/>
    <w:rsid w:val="005B35CA"/>
    <w:rsid w:val="005B41F7"/>
    <w:rsid w:val="005B4230"/>
    <w:rsid w:val="005B56B2"/>
    <w:rsid w:val="005B5EC4"/>
    <w:rsid w:val="005B639B"/>
    <w:rsid w:val="005B641E"/>
    <w:rsid w:val="005B66CA"/>
    <w:rsid w:val="005B681D"/>
    <w:rsid w:val="005B7288"/>
    <w:rsid w:val="005B7786"/>
    <w:rsid w:val="005B7898"/>
    <w:rsid w:val="005B7B32"/>
    <w:rsid w:val="005B7D5F"/>
    <w:rsid w:val="005B7F3C"/>
    <w:rsid w:val="005C005A"/>
    <w:rsid w:val="005C016A"/>
    <w:rsid w:val="005C0328"/>
    <w:rsid w:val="005C1D46"/>
    <w:rsid w:val="005C2240"/>
    <w:rsid w:val="005C2668"/>
    <w:rsid w:val="005C2D99"/>
    <w:rsid w:val="005C2E24"/>
    <w:rsid w:val="005C3206"/>
    <w:rsid w:val="005C32D9"/>
    <w:rsid w:val="005C3F17"/>
    <w:rsid w:val="005C47EB"/>
    <w:rsid w:val="005C56F1"/>
    <w:rsid w:val="005C5E89"/>
    <w:rsid w:val="005C6615"/>
    <w:rsid w:val="005C6B0A"/>
    <w:rsid w:val="005C6EA0"/>
    <w:rsid w:val="005C7388"/>
    <w:rsid w:val="005D07B8"/>
    <w:rsid w:val="005D0A0F"/>
    <w:rsid w:val="005D12A8"/>
    <w:rsid w:val="005D1A76"/>
    <w:rsid w:val="005D25C2"/>
    <w:rsid w:val="005D2B7A"/>
    <w:rsid w:val="005D3B2E"/>
    <w:rsid w:val="005D3DB0"/>
    <w:rsid w:val="005D3E14"/>
    <w:rsid w:val="005D4553"/>
    <w:rsid w:val="005D4A62"/>
    <w:rsid w:val="005D4C4D"/>
    <w:rsid w:val="005D4E06"/>
    <w:rsid w:val="005D5446"/>
    <w:rsid w:val="005D62D1"/>
    <w:rsid w:val="005D6631"/>
    <w:rsid w:val="005D688B"/>
    <w:rsid w:val="005D7050"/>
    <w:rsid w:val="005D7AF4"/>
    <w:rsid w:val="005E0154"/>
    <w:rsid w:val="005E0B5A"/>
    <w:rsid w:val="005E0C25"/>
    <w:rsid w:val="005E0FDE"/>
    <w:rsid w:val="005E1000"/>
    <w:rsid w:val="005E10DB"/>
    <w:rsid w:val="005E12D8"/>
    <w:rsid w:val="005E1ED9"/>
    <w:rsid w:val="005E2410"/>
    <w:rsid w:val="005E2FCA"/>
    <w:rsid w:val="005E30C3"/>
    <w:rsid w:val="005E331C"/>
    <w:rsid w:val="005E3709"/>
    <w:rsid w:val="005E379C"/>
    <w:rsid w:val="005E44E7"/>
    <w:rsid w:val="005E5300"/>
    <w:rsid w:val="005E5990"/>
    <w:rsid w:val="005E5B2A"/>
    <w:rsid w:val="005E5B52"/>
    <w:rsid w:val="005E5EB3"/>
    <w:rsid w:val="005E61DB"/>
    <w:rsid w:val="005E683D"/>
    <w:rsid w:val="005E6F2A"/>
    <w:rsid w:val="005E74C6"/>
    <w:rsid w:val="005E7549"/>
    <w:rsid w:val="005F07AF"/>
    <w:rsid w:val="005F0B93"/>
    <w:rsid w:val="005F0BAB"/>
    <w:rsid w:val="005F14D3"/>
    <w:rsid w:val="005F1C2A"/>
    <w:rsid w:val="005F21FA"/>
    <w:rsid w:val="005F2300"/>
    <w:rsid w:val="005F27B7"/>
    <w:rsid w:val="005F2F84"/>
    <w:rsid w:val="005F37F2"/>
    <w:rsid w:val="005F3C22"/>
    <w:rsid w:val="005F47F2"/>
    <w:rsid w:val="005F4A63"/>
    <w:rsid w:val="005F4ACD"/>
    <w:rsid w:val="005F4CE6"/>
    <w:rsid w:val="005F4DE9"/>
    <w:rsid w:val="005F50A1"/>
    <w:rsid w:val="005F58AE"/>
    <w:rsid w:val="005F68C4"/>
    <w:rsid w:val="005F70AD"/>
    <w:rsid w:val="00600846"/>
    <w:rsid w:val="00600917"/>
    <w:rsid w:val="00600DA4"/>
    <w:rsid w:val="00600E74"/>
    <w:rsid w:val="00600EA2"/>
    <w:rsid w:val="006014C4"/>
    <w:rsid w:val="006016A9"/>
    <w:rsid w:val="00601DA6"/>
    <w:rsid w:val="00601E08"/>
    <w:rsid w:val="00601F2E"/>
    <w:rsid w:val="0060258A"/>
    <w:rsid w:val="0060264F"/>
    <w:rsid w:val="006030F5"/>
    <w:rsid w:val="00603406"/>
    <w:rsid w:val="0060354B"/>
    <w:rsid w:val="0060376F"/>
    <w:rsid w:val="00603921"/>
    <w:rsid w:val="00603C47"/>
    <w:rsid w:val="006040B1"/>
    <w:rsid w:val="0060470E"/>
    <w:rsid w:val="00604965"/>
    <w:rsid w:val="006055B0"/>
    <w:rsid w:val="00605961"/>
    <w:rsid w:val="00605FD6"/>
    <w:rsid w:val="006069CE"/>
    <w:rsid w:val="00606DFC"/>
    <w:rsid w:val="00606EB7"/>
    <w:rsid w:val="00606F59"/>
    <w:rsid w:val="006070F1"/>
    <w:rsid w:val="00607A43"/>
    <w:rsid w:val="00607BCB"/>
    <w:rsid w:val="006103B5"/>
    <w:rsid w:val="00610F21"/>
    <w:rsid w:val="00611054"/>
    <w:rsid w:val="006112BA"/>
    <w:rsid w:val="006114AB"/>
    <w:rsid w:val="006122C4"/>
    <w:rsid w:val="0061266C"/>
    <w:rsid w:val="00612D24"/>
    <w:rsid w:val="00612E19"/>
    <w:rsid w:val="0061371B"/>
    <w:rsid w:val="0061412B"/>
    <w:rsid w:val="0061481C"/>
    <w:rsid w:val="00614E14"/>
    <w:rsid w:val="00614F37"/>
    <w:rsid w:val="00615C0E"/>
    <w:rsid w:val="006164E4"/>
    <w:rsid w:val="0061651F"/>
    <w:rsid w:val="006172F8"/>
    <w:rsid w:val="00617A1E"/>
    <w:rsid w:val="00617AAC"/>
    <w:rsid w:val="00617FEB"/>
    <w:rsid w:val="006202DC"/>
    <w:rsid w:val="006202FC"/>
    <w:rsid w:val="00620D37"/>
    <w:rsid w:val="006216E0"/>
    <w:rsid w:val="006219C8"/>
    <w:rsid w:val="00621BA9"/>
    <w:rsid w:val="00621C77"/>
    <w:rsid w:val="00622337"/>
    <w:rsid w:val="006225C1"/>
    <w:rsid w:val="00623AC4"/>
    <w:rsid w:val="00623BCF"/>
    <w:rsid w:val="0062406A"/>
    <w:rsid w:val="00624587"/>
    <w:rsid w:val="00624861"/>
    <w:rsid w:val="00625491"/>
    <w:rsid w:val="00625568"/>
    <w:rsid w:val="00625A06"/>
    <w:rsid w:val="00626316"/>
    <w:rsid w:val="00626345"/>
    <w:rsid w:val="00626675"/>
    <w:rsid w:val="00630632"/>
    <w:rsid w:val="006307D7"/>
    <w:rsid w:val="00631312"/>
    <w:rsid w:val="00632570"/>
    <w:rsid w:val="0063298C"/>
    <w:rsid w:val="00634DC2"/>
    <w:rsid w:val="006353BD"/>
    <w:rsid w:val="0063584F"/>
    <w:rsid w:val="006359B6"/>
    <w:rsid w:val="00635FE3"/>
    <w:rsid w:val="00636C8A"/>
    <w:rsid w:val="00636F4D"/>
    <w:rsid w:val="0063746A"/>
    <w:rsid w:val="0063779F"/>
    <w:rsid w:val="00637986"/>
    <w:rsid w:val="00637A57"/>
    <w:rsid w:val="0064030E"/>
    <w:rsid w:val="00640583"/>
    <w:rsid w:val="00640688"/>
    <w:rsid w:val="0064079F"/>
    <w:rsid w:val="00640978"/>
    <w:rsid w:val="00640F58"/>
    <w:rsid w:val="006412A7"/>
    <w:rsid w:val="00641536"/>
    <w:rsid w:val="00641B33"/>
    <w:rsid w:val="006425EB"/>
    <w:rsid w:val="006429CE"/>
    <w:rsid w:val="00642B95"/>
    <w:rsid w:val="00642E80"/>
    <w:rsid w:val="00643511"/>
    <w:rsid w:val="00643647"/>
    <w:rsid w:val="0064409B"/>
    <w:rsid w:val="00644B56"/>
    <w:rsid w:val="006452C0"/>
    <w:rsid w:val="00645437"/>
    <w:rsid w:val="00646A20"/>
    <w:rsid w:val="00646A27"/>
    <w:rsid w:val="00646FE3"/>
    <w:rsid w:val="006477D0"/>
    <w:rsid w:val="00647934"/>
    <w:rsid w:val="00650645"/>
    <w:rsid w:val="0065097B"/>
    <w:rsid w:val="00650B08"/>
    <w:rsid w:val="0065138A"/>
    <w:rsid w:val="0065158C"/>
    <w:rsid w:val="0065190F"/>
    <w:rsid w:val="00651A86"/>
    <w:rsid w:val="00651B48"/>
    <w:rsid w:val="00651C14"/>
    <w:rsid w:val="006520EE"/>
    <w:rsid w:val="00652841"/>
    <w:rsid w:val="006529B4"/>
    <w:rsid w:val="00653039"/>
    <w:rsid w:val="0065355F"/>
    <w:rsid w:val="006537D7"/>
    <w:rsid w:val="00653B2D"/>
    <w:rsid w:val="00653BC0"/>
    <w:rsid w:val="0065433C"/>
    <w:rsid w:val="006551F0"/>
    <w:rsid w:val="00655F7C"/>
    <w:rsid w:val="0065665C"/>
    <w:rsid w:val="0065714C"/>
    <w:rsid w:val="006579E5"/>
    <w:rsid w:val="00657F53"/>
    <w:rsid w:val="0066019D"/>
    <w:rsid w:val="0066024F"/>
    <w:rsid w:val="006603D2"/>
    <w:rsid w:val="0066042B"/>
    <w:rsid w:val="00660472"/>
    <w:rsid w:val="00660737"/>
    <w:rsid w:val="00660E79"/>
    <w:rsid w:val="00660F8D"/>
    <w:rsid w:val="00661598"/>
    <w:rsid w:val="00661C4A"/>
    <w:rsid w:val="00661D73"/>
    <w:rsid w:val="00661DDE"/>
    <w:rsid w:val="00661E97"/>
    <w:rsid w:val="0066256D"/>
    <w:rsid w:val="00662768"/>
    <w:rsid w:val="00663200"/>
    <w:rsid w:val="00663332"/>
    <w:rsid w:val="00663B3E"/>
    <w:rsid w:val="006641BE"/>
    <w:rsid w:val="006643BB"/>
    <w:rsid w:val="006643E1"/>
    <w:rsid w:val="00664765"/>
    <w:rsid w:val="0066499F"/>
    <w:rsid w:val="006654C4"/>
    <w:rsid w:val="00665E79"/>
    <w:rsid w:val="00665FB3"/>
    <w:rsid w:val="0066609C"/>
    <w:rsid w:val="006662B0"/>
    <w:rsid w:val="00666341"/>
    <w:rsid w:val="00666499"/>
    <w:rsid w:val="0066662A"/>
    <w:rsid w:val="00666965"/>
    <w:rsid w:val="00666A69"/>
    <w:rsid w:val="00666BB1"/>
    <w:rsid w:val="00666F84"/>
    <w:rsid w:val="006679FF"/>
    <w:rsid w:val="00667D87"/>
    <w:rsid w:val="00667F10"/>
    <w:rsid w:val="00670128"/>
    <w:rsid w:val="00670340"/>
    <w:rsid w:val="00670E20"/>
    <w:rsid w:val="00670F72"/>
    <w:rsid w:val="00670F8C"/>
    <w:rsid w:val="006710A2"/>
    <w:rsid w:val="00671344"/>
    <w:rsid w:val="00671421"/>
    <w:rsid w:val="00671E9C"/>
    <w:rsid w:val="00672134"/>
    <w:rsid w:val="00673005"/>
    <w:rsid w:val="00673E01"/>
    <w:rsid w:val="0067411C"/>
    <w:rsid w:val="00674404"/>
    <w:rsid w:val="00674C0C"/>
    <w:rsid w:val="00674C0D"/>
    <w:rsid w:val="00674C7D"/>
    <w:rsid w:val="006753B8"/>
    <w:rsid w:val="00675869"/>
    <w:rsid w:val="00675B53"/>
    <w:rsid w:val="00675E89"/>
    <w:rsid w:val="006769D6"/>
    <w:rsid w:val="0067709D"/>
    <w:rsid w:val="006770D5"/>
    <w:rsid w:val="006772BC"/>
    <w:rsid w:val="00677D7A"/>
    <w:rsid w:val="006801C1"/>
    <w:rsid w:val="00680C7B"/>
    <w:rsid w:val="00681007"/>
    <w:rsid w:val="0068154F"/>
    <w:rsid w:val="006819BD"/>
    <w:rsid w:val="00681B75"/>
    <w:rsid w:val="00681C5C"/>
    <w:rsid w:val="00682123"/>
    <w:rsid w:val="0068223A"/>
    <w:rsid w:val="006823E0"/>
    <w:rsid w:val="00682643"/>
    <w:rsid w:val="006826C3"/>
    <w:rsid w:val="00683D18"/>
    <w:rsid w:val="006841AB"/>
    <w:rsid w:val="0068645B"/>
    <w:rsid w:val="006873A7"/>
    <w:rsid w:val="00687E27"/>
    <w:rsid w:val="00690382"/>
    <w:rsid w:val="00690923"/>
    <w:rsid w:val="0069102E"/>
    <w:rsid w:val="00691073"/>
    <w:rsid w:val="00691BB1"/>
    <w:rsid w:val="00692852"/>
    <w:rsid w:val="0069476C"/>
    <w:rsid w:val="006957E2"/>
    <w:rsid w:val="00695F35"/>
    <w:rsid w:val="00695F6A"/>
    <w:rsid w:val="00695FCC"/>
    <w:rsid w:val="00697893"/>
    <w:rsid w:val="00697C0A"/>
    <w:rsid w:val="006A0D57"/>
    <w:rsid w:val="006A1EDA"/>
    <w:rsid w:val="006A1FAB"/>
    <w:rsid w:val="006A314E"/>
    <w:rsid w:val="006A3201"/>
    <w:rsid w:val="006A3E97"/>
    <w:rsid w:val="006A49C8"/>
    <w:rsid w:val="006A4DD3"/>
    <w:rsid w:val="006A530C"/>
    <w:rsid w:val="006A5764"/>
    <w:rsid w:val="006A5895"/>
    <w:rsid w:val="006A6049"/>
    <w:rsid w:val="006A64F5"/>
    <w:rsid w:val="006A65F5"/>
    <w:rsid w:val="006A66E9"/>
    <w:rsid w:val="006A68B9"/>
    <w:rsid w:val="006A6E6D"/>
    <w:rsid w:val="006A7704"/>
    <w:rsid w:val="006A7AEA"/>
    <w:rsid w:val="006A7FC2"/>
    <w:rsid w:val="006B038F"/>
    <w:rsid w:val="006B0515"/>
    <w:rsid w:val="006B06B1"/>
    <w:rsid w:val="006B08FC"/>
    <w:rsid w:val="006B0D4C"/>
    <w:rsid w:val="006B187A"/>
    <w:rsid w:val="006B1B2E"/>
    <w:rsid w:val="006B1F90"/>
    <w:rsid w:val="006B234F"/>
    <w:rsid w:val="006B29A6"/>
    <w:rsid w:val="006B2A74"/>
    <w:rsid w:val="006B2BD5"/>
    <w:rsid w:val="006B2BF9"/>
    <w:rsid w:val="006B37CC"/>
    <w:rsid w:val="006B4AAA"/>
    <w:rsid w:val="006B4F92"/>
    <w:rsid w:val="006B5278"/>
    <w:rsid w:val="006B551F"/>
    <w:rsid w:val="006B564D"/>
    <w:rsid w:val="006B5EF3"/>
    <w:rsid w:val="006B63C6"/>
    <w:rsid w:val="006B6623"/>
    <w:rsid w:val="006B774D"/>
    <w:rsid w:val="006B79D1"/>
    <w:rsid w:val="006B7AAB"/>
    <w:rsid w:val="006C0184"/>
    <w:rsid w:val="006C0264"/>
    <w:rsid w:val="006C0568"/>
    <w:rsid w:val="006C05BC"/>
    <w:rsid w:val="006C06DC"/>
    <w:rsid w:val="006C0C51"/>
    <w:rsid w:val="006C17FF"/>
    <w:rsid w:val="006C19B0"/>
    <w:rsid w:val="006C1B6A"/>
    <w:rsid w:val="006C1DDC"/>
    <w:rsid w:val="006C2562"/>
    <w:rsid w:val="006C2887"/>
    <w:rsid w:val="006C33A5"/>
    <w:rsid w:val="006C3CBE"/>
    <w:rsid w:val="006C41E9"/>
    <w:rsid w:val="006C4B22"/>
    <w:rsid w:val="006C5CE1"/>
    <w:rsid w:val="006C7563"/>
    <w:rsid w:val="006C779E"/>
    <w:rsid w:val="006C7EAC"/>
    <w:rsid w:val="006D088E"/>
    <w:rsid w:val="006D0A5C"/>
    <w:rsid w:val="006D0BBA"/>
    <w:rsid w:val="006D0EC0"/>
    <w:rsid w:val="006D1233"/>
    <w:rsid w:val="006D235C"/>
    <w:rsid w:val="006D2BD8"/>
    <w:rsid w:val="006D3A61"/>
    <w:rsid w:val="006D3D9C"/>
    <w:rsid w:val="006D40EC"/>
    <w:rsid w:val="006D430D"/>
    <w:rsid w:val="006D4453"/>
    <w:rsid w:val="006D4DB1"/>
    <w:rsid w:val="006D5869"/>
    <w:rsid w:val="006D59CE"/>
    <w:rsid w:val="006D5C47"/>
    <w:rsid w:val="006D5F9F"/>
    <w:rsid w:val="006D6113"/>
    <w:rsid w:val="006D64AD"/>
    <w:rsid w:val="006D65E9"/>
    <w:rsid w:val="006D6FA8"/>
    <w:rsid w:val="006D71A0"/>
    <w:rsid w:val="006D792A"/>
    <w:rsid w:val="006D7CE4"/>
    <w:rsid w:val="006D7D25"/>
    <w:rsid w:val="006D7F2E"/>
    <w:rsid w:val="006E03AC"/>
    <w:rsid w:val="006E03F2"/>
    <w:rsid w:val="006E0428"/>
    <w:rsid w:val="006E0DD1"/>
    <w:rsid w:val="006E12F0"/>
    <w:rsid w:val="006E1725"/>
    <w:rsid w:val="006E1A60"/>
    <w:rsid w:val="006E2F18"/>
    <w:rsid w:val="006E4849"/>
    <w:rsid w:val="006E486D"/>
    <w:rsid w:val="006E51DB"/>
    <w:rsid w:val="006E55A1"/>
    <w:rsid w:val="006E6217"/>
    <w:rsid w:val="006E6BDD"/>
    <w:rsid w:val="006E6EE8"/>
    <w:rsid w:val="006E7099"/>
    <w:rsid w:val="006E7113"/>
    <w:rsid w:val="006F0012"/>
    <w:rsid w:val="006F06E4"/>
    <w:rsid w:val="006F0881"/>
    <w:rsid w:val="006F0E18"/>
    <w:rsid w:val="006F145D"/>
    <w:rsid w:val="006F15FD"/>
    <w:rsid w:val="006F19C4"/>
    <w:rsid w:val="006F25B3"/>
    <w:rsid w:val="006F296C"/>
    <w:rsid w:val="006F2DDB"/>
    <w:rsid w:val="006F33D9"/>
    <w:rsid w:val="006F3608"/>
    <w:rsid w:val="006F3C31"/>
    <w:rsid w:val="006F45D4"/>
    <w:rsid w:val="006F4749"/>
    <w:rsid w:val="006F48AF"/>
    <w:rsid w:val="006F4EFA"/>
    <w:rsid w:val="006F51EF"/>
    <w:rsid w:val="006F57DB"/>
    <w:rsid w:val="006F5832"/>
    <w:rsid w:val="006F5A5B"/>
    <w:rsid w:val="006F5DAB"/>
    <w:rsid w:val="006F5FF3"/>
    <w:rsid w:val="006F6166"/>
    <w:rsid w:val="006F6A0F"/>
    <w:rsid w:val="006F6C9C"/>
    <w:rsid w:val="007016B4"/>
    <w:rsid w:val="00701D85"/>
    <w:rsid w:val="00701F95"/>
    <w:rsid w:val="0070225E"/>
    <w:rsid w:val="0070230B"/>
    <w:rsid w:val="00702439"/>
    <w:rsid w:val="007024B4"/>
    <w:rsid w:val="007026AF"/>
    <w:rsid w:val="00702D57"/>
    <w:rsid w:val="00703045"/>
    <w:rsid w:val="007031EB"/>
    <w:rsid w:val="00703C13"/>
    <w:rsid w:val="00703CD1"/>
    <w:rsid w:val="00703D1E"/>
    <w:rsid w:val="0070465C"/>
    <w:rsid w:val="00704FB2"/>
    <w:rsid w:val="00705056"/>
    <w:rsid w:val="00705C24"/>
    <w:rsid w:val="0070619C"/>
    <w:rsid w:val="007062A3"/>
    <w:rsid w:val="0070652A"/>
    <w:rsid w:val="00706A0E"/>
    <w:rsid w:val="00706C52"/>
    <w:rsid w:val="00706F57"/>
    <w:rsid w:val="00706FCC"/>
    <w:rsid w:val="007070CB"/>
    <w:rsid w:val="00707B28"/>
    <w:rsid w:val="00710171"/>
    <w:rsid w:val="0071142A"/>
    <w:rsid w:val="00711845"/>
    <w:rsid w:val="00711A46"/>
    <w:rsid w:val="00712BEE"/>
    <w:rsid w:val="00712C26"/>
    <w:rsid w:val="0071306F"/>
    <w:rsid w:val="00713217"/>
    <w:rsid w:val="007135BC"/>
    <w:rsid w:val="00713CE7"/>
    <w:rsid w:val="00714A23"/>
    <w:rsid w:val="00714BF7"/>
    <w:rsid w:val="00714C8A"/>
    <w:rsid w:val="0071516B"/>
    <w:rsid w:val="00715893"/>
    <w:rsid w:val="00715BCA"/>
    <w:rsid w:val="00716057"/>
    <w:rsid w:val="0071689E"/>
    <w:rsid w:val="007168CA"/>
    <w:rsid w:val="00716B6F"/>
    <w:rsid w:val="007173B1"/>
    <w:rsid w:val="00717C33"/>
    <w:rsid w:val="0072003A"/>
    <w:rsid w:val="0072051B"/>
    <w:rsid w:val="00721951"/>
    <w:rsid w:val="00721EB9"/>
    <w:rsid w:val="00721F02"/>
    <w:rsid w:val="0072245D"/>
    <w:rsid w:val="007225C3"/>
    <w:rsid w:val="00723825"/>
    <w:rsid w:val="00723F98"/>
    <w:rsid w:val="00723FAA"/>
    <w:rsid w:val="00724DAD"/>
    <w:rsid w:val="00725337"/>
    <w:rsid w:val="00725B7F"/>
    <w:rsid w:val="00725CB6"/>
    <w:rsid w:val="007261A0"/>
    <w:rsid w:val="0072654C"/>
    <w:rsid w:val="00726AE1"/>
    <w:rsid w:val="00726E9C"/>
    <w:rsid w:val="0072721B"/>
    <w:rsid w:val="0072767B"/>
    <w:rsid w:val="007276DE"/>
    <w:rsid w:val="00727A9E"/>
    <w:rsid w:val="00727F95"/>
    <w:rsid w:val="00730147"/>
    <w:rsid w:val="00730B0C"/>
    <w:rsid w:val="00731594"/>
    <w:rsid w:val="00731F8A"/>
    <w:rsid w:val="00732138"/>
    <w:rsid w:val="00732B65"/>
    <w:rsid w:val="00732D36"/>
    <w:rsid w:val="0073365B"/>
    <w:rsid w:val="0073386D"/>
    <w:rsid w:val="00733B8A"/>
    <w:rsid w:val="00733DED"/>
    <w:rsid w:val="007341DC"/>
    <w:rsid w:val="00734511"/>
    <w:rsid w:val="0073465C"/>
    <w:rsid w:val="00734E8E"/>
    <w:rsid w:val="0073580B"/>
    <w:rsid w:val="00735C70"/>
    <w:rsid w:val="00735FB5"/>
    <w:rsid w:val="007368CC"/>
    <w:rsid w:val="0074040F"/>
    <w:rsid w:val="00740813"/>
    <w:rsid w:val="00740C82"/>
    <w:rsid w:val="00740CED"/>
    <w:rsid w:val="00741132"/>
    <w:rsid w:val="007420ED"/>
    <w:rsid w:val="007423E3"/>
    <w:rsid w:val="00743037"/>
    <w:rsid w:val="00743575"/>
    <w:rsid w:val="0074376B"/>
    <w:rsid w:val="007452EA"/>
    <w:rsid w:val="00745510"/>
    <w:rsid w:val="00745C4E"/>
    <w:rsid w:val="00745C5A"/>
    <w:rsid w:val="00746329"/>
    <w:rsid w:val="0074682F"/>
    <w:rsid w:val="00746D31"/>
    <w:rsid w:val="0074746F"/>
    <w:rsid w:val="00747AC7"/>
    <w:rsid w:val="00750C8B"/>
    <w:rsid w:val="0075175F"/>
    <w:rsid w:val="00751D35"/>
    <w:rsid w:val="0075305D"/>
    <w:rsid w:val="0075358B"/>
    <w:rsid w:val="00753A12"/>
    <w:rsid w:val="00753B27"/>
    <w:rsid w:val="00753C52"/>
    <w:rsid w:val="0075455A"/>
    <w:rsid w:val="007545FC"/>
    <w:rsid w:val="007549FC"/>
    <w:rsid w:val="00754BCB"/>
    <w:rsid w:val="00754D9B"/>
    <w:rsid w:val="00755421"/>
    <w:rsid w:val="00755781"/>
    <w:rsid w:val="00755881"/>
    <w:rsid w:val="00756675"/>
    <w:rsid w:val="00756811"/>
    <w:rsid w:val="007571BF"/>
    <w:rsid w:val="0075723F"/>
    <w:rsid w:val="007575A2"/>
    <w:rsid w:val="00757AC5"/>
    <w:rsid w:val="00757E7E"/>
    <w:rsid w:val="00760785"/>
    <w:rsid w:val="00760902"/>
    <w:rsid w:val="00760B32"/>
    <w:rsid w:val="00760B7A"/>
    <w:rsid w:val="007613DA"/>
    <w:rsid w:val="007622F0"/>
    <w:rsid w:val="00762412"/>
    <w:rsid w:val="007629AD"/>
    <w:rsid w:val="00762A4D"/>
    <w:rsid w:val="00762C95"/>
    <w:rsid w:val="00762D4D"/>
    <w:rsid w:val="00762D8B"/>
    <w:rsid w:val="00762F1E"/>
    <w:rsid w:val="0076380F"/>
    <w:rsid w:val="007643A4"/>
    <w:rsid w:val="007645B3"/>
    <w:rsid w:val="00764B6F"/>
    <w:rsid w:val="00765247"/>
    <w:rsid w:val="0076539B"/>
    <w:rsid w:val="0076564B"/>
    <w:rsid w:val="007658B5"/>
    <w:rsid w:val="0076596D"/>
    <w:rsid w:val="007664C0"/>
    <w:rsid w:val="00766C2C"/>
    <w:rsid w:val="007677D8"/>
    <w:rsid w:val="00767AB5"/>
    <w:rsid w:val="00770122"/>
    <w:rsid w:val="007709B5"/>
    <w:rsid w:val="00771190"/>
    <w:rsid w:val="00771A27"/>
    <w:rsid w:val="00771C74"/>
    <w:rsid w:val="0077274F"/>
    <w:rsid w:val="00772D60"/>
    <w:rsid w:val="00774FD4"/>
    <w:rsid w:val="00775635"/>
    <w:rsid w:val="0077604D"/>
    <w:rsid w:val="00776744"/>
    <w:rsid w:val="007768FF"/>
    <w:rsid w:val="007772EC"/>
    <w:rsid w:val="0077775D"/>
    <w:rsid w:val="00777AAD"/>
    <w:rsid w:val="00777E3E"/>
    <w:rsid w:val="00781255"/>
    <w:rsid w:val="00781EDB"/>
    <w:rsid w:val="00782B0E"/>
    <w:rsid w:val="00783436"/>
    <w:rsid w:val="00783B27"/>
    <w:rsid w:val="00783D22"/>
    <w:rsid w:val="00783D30"/>
    <w:rsid w:val="00783ED9"/>
    <w:rsid w:val="00784292"/>
    <w:rsid w:val="0078524F"/>
    <w:rsid w:val="00786708"/>
    <w:rsid w:val="00786D01"/>
    <w:rsid w:val="007870D9"/>
    <w:rsid w:val="0078727B"/>
    <w:rsid w:val="00790AEC"/>
    <w:rsid w:val="00790E4D"/>
    <w:rsid w:val="00791038"/>
    <w:rsid w:val="0079121A"/>
    <w:rsid w:val="00791305"/>
    <w:rsid w:val="00791438"/>
    <w:rsid w:val="00792647"/>
    <w:rsid w:val="00792D86"/>
    <w:rsid w:val="00792D97"/>
    <w:rsid w:val="00792F8C"/>
    <w:rsid w:val="00793588"/>
    <w:rsid w:val="00793661"/>
    <w:rsid w:val="00793867"/>
    <w:rsid w:val="00796302"/>
    <w:rsid w:val="007966FD"/>
    <w:rsid w:val="00796A6F"/>
    <w:rsid w:val="00796CBD"/>
    <w:rsid w:val="00796F39"/>
    <w:rsid w:val="007972A6"/>
    <w:rsid w:val="0079730D"/>
    <w:rsid w:val="0079786C"/>
    <w:rsid w:val="007A000D"/>
    <w:rsid w:val="007A02FD"/>
    <w:rsid w:val="007A097B"/>
    <w:rsid w:val="007A202A"/>
    <w:rsid w:val="007A232B"/>
    <w:rsid w:val="007A27BE"/>
    <w:rsid w:val="007A2D0E"/>
    <w:rsid w:val="007A2F19"/>
    <w:rsid w:val="007A302A"/>
    <w:rsid w:val="007A3075"/>
    <w:rsid w:val="007A3273"/>
    <w:rsid w:val="007A4094"/>
    <w:rsid w:val="007A4500"/>
    <w:rsid w:val="007A524F"/>
    <w:rsid w:val="007A568E"/>
    <w:rsid w:val="007A5963"/>
    <w:rsid w:val="007A5A60"/>
    <w:rsid w:val="007A645E"/>
    <w:rsid w:val="007A6BFC"/>
    <w:rsid w:val="007A6C6A"/>
    <w:rsid w:val="007A6E97"/>
    <w:rsid w:val="007A7302"/>
    <w:rsid w:val="007A7491"/>
    <w:rsid w:val="007A7B03"/>
    <w:rsid w:val="007A7E85"/>
    <w:rsid w:val="007B00F5"/>
    <w:rsid w:val="007B05CE"/>
    <w:rsid w:val="007B067A"/>
    <w:rsid w:val="007B1001"/>
    <w:rsid w:val="007B1A5D"/>
    <w:rsid w:val="007B1AED"/>
    <w:rsid w:val="007B2ADA"/>
    <w:rsid w:val="007B3468"/>
    <w:rsid w:val="007B3E51"/>
    <w:rsid w:val="007B4252"/>
    <w:rsid w:val="007B504E"/>
    <w:rsid w:val="007B5A60"/>
    <w:rsid w:val="007B5C3D"/>
    <w:rsid w:val="007B63E6"/>
    <w:rsid w:val="007B64A9"/>
    <w:rsid w:val="007B66BB"/>
    <w:rsid w:val="007B68AB"/>
    <w:rsid w:val="007B6BFA"/>
    <w:rsid w:val="007B7223"/>
    <w:rsid w:val="007B73B4"/>
    <w:rsid w:val="007B7EF2"/>
    <w:rsid w:val="007C0A13"/>
    <w:rsid w:val="007C0C78"/>
    <w:rsid w:val="007C2835"/>
    <w:rsid w:val="007C2918"/>
    <w:rsid w:val="007C295E"/>
    <w:rsid w:val="007C2CDC"/>
    <w:rsid w:val="007C347E"/>
    <w:rsid w:val="007C3532"/>
    <w:rsid w:val="007C353B"/>
    <w:rsid w:val="007C3F3D"/>
    <w:rsid w:val="007C3FF1"/>
    <w:rsid w:val="007C4A4A"/>
    <w:rsid w:val="007C4E8C"/>
    <w:rsid w:val="007C5244"/>
    <w:rsid w:val="007C540C"/>
    <w:rsid w:val="007C59EC"/>
    <w:rsid w:val="007C5C4F"/>
    <w:rsid w:val="007C60C8"/>
    <w:rsid w:val="007C6792"/>
    <w:rsid w:val="007C679E"/>
    <w:rsid w:val="007C7330"/>
    <w:rsid w:val="007C73BB"/>
    <w:rsid w:val="007C7A26"/>
    <w:rsid w:val="007C7E18"/>
    <w:rsid w:val="007D0B27"/>
    <w:rsid w:val="007D12B0"/>
    <w:rsid w:val="007D27AF"/>
    <w:rsid w:val="007D2C17"/>
    <w:rsid w:val="007D2F9F"/>
    <w:rsid w:val="007D34CB"/>
    <w:rsid w:val="007D3612"/>
    <w:rsid w:val="007D399E"/>
    <w:rsid w:val="007D4045"/>
    <w:rsid w:val="007D45E9"/>
    <w:rsid w:val="007D4A25"/>
    <w:rsid w:val="007D4A36"/>
    <w:rsid w:val="007D4E96"/>
    <w:rsid w:val="007D52E2"/>
    <w:rsid w:val="007D5680"/>
    <w:rsid w:val="007D5775"/>
    <w:rsid w:val="007D57E9"/>
    <w:rsid w:val="007D591C"/>
    <w:rsid w:val="007D5970"/>
    <w:rsid w:val="007D5973"/>
    <w:rsid w:val="007D5E83"/>
    <w:rsid w:val="007D6D7E"/>
    <w:rsid w:val="007D7103"/>
    <w:rsid w:val="007D73FC"/>
    <w:rsid w:val="007D770C"/>
    <w:rsid w:val="007D7977"/>
    <w:rsid w:val="007D7BF8"/>
    <w:rsid w:val="007D7CEF"/>
    <w:rsid w:val="007D7F4E"/>
    <w:rsid w:val="007E007D"/>
    <w:rsid w:val="007E00B9"/>
    <w:rsid w:val="007E021F"/>
    <w:rsid w:val="007E0A8B"/>
    <w:rsid w:val="007E0BC3"/>
    <w:rsid w:val="007E0BE0"/>
    <w:rsid w:val="007E18CF"/>
    <w:rsid w:val="007E1C39"/>
    <w:rsid w:val="007E2928"/>
    <w:rsid w:val="007E2CFB"/>
    <w:rsid w:val="007E303B"/>
    <w:rsid w:val="007E311B"/>
    <w:rsid w:val="007E3CE2"/>
    <w:rsid w:val="007E43D0"/>
    <w:rsid w:val="007E44D5"/>
    <w:rsid w:val="007E4C29"/>
    <w:rsid w:val="007E4F45"/>
    <w:rsid w:val="007E5369"/>
    <w:rsid w:val="007E5BF3"/>
    <w:rsid w:val="007E5D73"/>
    <w:rsid w:val="007E6061"/>
    <w:rsid w:val="007E660A"/>
    <w:rsid w:val="007E6EB5"/>
    <w:rsid w:val="007E6F31"/>
    <w:rsid w:val="007E715A"/>
    <w:rsid w:val="007E71EA"/>
    <w:rsid w:val="007E749C"/>
    <w:rsid w:val="007E7830"/>
    <w:rsid w:val="007E7A35"/>
    <w:rsid w:val="007E7C36"/>
    <w:rsid w:val="007E7EE0"/>
    <w:rsid w:val="007F00B7"/>
    <w:rsid w:val="007F026A"/>
    <w:rsid w:val="007F0B72"/>
    <w:rsid w:val="007F0D7C"/>
    <w:rsid w:val="007F1FD3"/>
    <w:rsid w:val="007F229C"/>
    <w:rsid w:val="007F2C49"/>
    <w:rsid w:val="007F2DA7"/>
    <w:rsid w:val="007F327B"/>
    <w:rsid w:val="007F343F"/>
    <w:rsid w:val="007F3B07"/>
    <w:rsid w:val="007F425A"/>
    <w:rsid w:val="007F45D3"/>
    <w:rsid w:val="007F4B58"/>
    <w:rsid w:val="007F4EBA"/>
    <w:rsid w:val="007F4FC4"/>
    <w:rsid w:val="007F5066"/>
    <w:rsid w:val="007F520D"/>
    <w:rsid w:val="007F56C1"/>
    <w:rsid w:val="007F5814"/>
    <w:rsid w:val="007F5BA7"/>
    <w:rsid w:val="007F5FCB"/>
    <w:rsid w:val="007F67C4"/>
    <w:rsid w:val="007F681A"/>
    <w:rsid w:val="007F725B"/>
    <w:rsid w:val="007F7507"/>
    <w:rsid w:val="007F785E"/>
    <w:rsid w:val="007F79CE"/>
    <w:rsid w:val="008003C3"/>
    <w:rsid w:val="00800641"/>
    <w:rsid w:val="00800D5A"/>
    <w:rsid w:val="00800FAB"/>
    <w:rsid w:val="00802217"/>
    <w:rsid w:val="00802795"/>
    <w:rsid w:val="00803846"/>
    <w:rsid w:val="00803B9D"/>
    <w:rsid w:val="00803C61"/>
    <w:rsid w:val="00804235"/>
    <w:rsid w:val="00804420"/>
    <w:rsid w:val="00804603"/>
    <w:rsid w:val="008049DA"/>
    <w:rsid w:val="00805802"/>
    <w:rsid w:val="00805D8A"/>
    <w:rsid w:val="008064D9"/>
    <w:rsid w:val="008065EB"/>
    <w:rsid w:val="00806737"/>
    <w:rsid w:val="00807507"/>
    <w:rsid w:val="0080767C"/>
    <w:rsid w:val="008077EC"/>
    <w:rsid w:val="00807B0C"/>
    <w:rsid w:val="00807B9D"/>
    <w:rsid w:val="00810D17"/>
    <w:rsid w:val="00810E39"/>
    <w:rsid w:val="008110BF"/>
    <w:rsid w:val="00811718"/>
    <w:rsid w:val="00811801"/>
    <w:rsid w:val="00811AD2"/>
    <w:rsid w:val="00811D46"/>
    <w:rsid w:val="008123DA"/>
    <w:rsid w:val="00812C25"/>
    <w:rsid w:val="00814008"/>
    <w:rsid w:val="00814129"/>
    <w:rsid w:val="008144C5"/>
    <w:rsid w:val="00815021"/>
    <w:rsid w:val="008151E9"/>
    <w:rsid w:val="0081595E"/>
    <w:rsid w:val="00815B96"/>
    <w:rsid w:val="00815C4B"/>
    <w:rsid w:val="0081665F"/>
    <w:rsid w:val="00816C63"/>
    <w:rsid w:val="00816D0F"/>
    <w:rsid w:val="008171F8"/>
    <w:rsid w:val="00817FBD"/>
    <w:rsid w:val="00820565"/>
    <w:rsid w:val="008207F9"/>
    <w:rsid w:val="00820A8A"/>
    <w:rsid w:val="0082128E"/>
    <w:rsid w:val="00821F69"/>
    <w:rsid w:val="00822754"/>
    <w:rsid w:val="00822867"/>
    <w:rsid w:val="00822EED"/>
    <w:rsid w:val="008231CB"/>
    <w:rsid w:val="008234F0"/>
    <w:rsid w:val="00823834"/>
    <w:rsid w:val="0082438C"/>
    <w:rsid w:val="008243FD"/>
    <w:rsid w:val="00825741"/>
    <w:rsid w:val="00826550"/>
    <w:rsid w:val="008265F4"/>
    <w:rsid w:val="00827208"/>
    <w:rsid w:val="008274E2"/>
    <w:rsid w:val="00827584"/>
    <w:rsid w:val="008278CC"/>
    <w:rsid w:val="00830BE9"/>
    <w:rsid w:val="00830EF3"/>
    <w:rsid w:val="00831484"/>
    <w:rsid w:val="00831832"/>
    <w:rsid w:val="0083252E"/>
    <w:rsid w:val="008326D5"/>
    <w:rsid w:val="0083271D"/>
    <w:rsid w:val="00832D30"/>
    <w:rsid w:val="00832EB2"/>
    <w:rsid w:val="00832ED6"/>
    <w:rsid w:val="00833A9D"/>
    <w:rsid w:val="00834041"/>
    <w:rsid w:val="00834A92"/>
    <w:rsid w:val="00834B3B"/>
    <w:rsid w:val="008354B7"/>
    <w:rsid w:val="008354C7"/>
    <w:rsid w:val="0083551F"/>
    <w:rsid w:val="00835D79"/>
    <w:rsid w:val="00835EF9"/>
    <w:rsid w:val="0083661C"/>
    <w:rsid w:val="00836EB2"/>
    <w:rsid w:val="00836FE1"/>
    <w:rsid w:val="00837220"/>
    <w:rsid w:val="008376F1"/>
    <w:rsid w:val="008378D2"/>
    <w:rsid w:val="00837BC7"/>
    <w:rsid w:val="00837CC2"/>
    <w:rsid w:val="00840C91"/>
    <w:rsid w:val="0084151B"/>
    <w:rsid w:val="00841B65"/>
    <w:rsid w:val="00841D8D"/>
    <w:rsid w:val="00841E01"/>
    <w:rsid w:val="00841E02"/>
    <w:rsid w:val="008420A1"/>
    <w:rsid w:val="00842236"/>
    <w:rsid w:val="00842475"/>
    <w:rsid w:val="00843B0E"/>
    <w:rsid w:val="00843BAA"/>
    <w:rsid w:val="00843D56"/>
    <w:rsid w:val="00843D68"/>
    <w:rsid w:val="00843E03"/>
    <w:rsid w:val="00844337"/>
    <w:rsid w:val="00844896"/>
    <w:rsid w:val="0084521B"/>
    <w:rsid w:val="008464BA"/>
    <w:rsid w:val="00846CB7"/>
    <w:rsid w:val="00846FB0"/>
    <w:rsid w:val="00847796"/>
    <w:rsid w:val="00847E1C"/>
    <w:rsid w:val="00850FA6"/>
    <w:rsid w:val="0085108C"/>
    <w:rsid w:val="00851A52"/>
    <w:rsid w:val="00852B72"/>
    <w:rsid w:val="00853ACB"/>
    <w:rsid w:val="00853CB3"/>
    <w:rsid w:val="00853E32"/>
    <w:rsid w:val="008549B0"/>
    <w:rsid w:val="00854BFE"/>
    <w:rsid w:val="00854DE9"/>
    <w:rsid w:val="00855C49"/>
    <w:rsid w:val="00855E3D"/>
    <w:rsid w:val="00855E9C"/>
    <w:rsid w:val="008564E6"/>
    <w:rsid w:val="00856D3A"/>
    <w:rsid w:val="0085720B"/>
    <w:rsid w:val="008575FB"/>
    <w:rsid w:val="00857B52"/>
    <w:rsid w:val="00857C6B"/>
    <w:rsid w:val="00860427"/>
    <w:rsid w:val="00861016"/>
    <w:rsid w:val="0086121F"/>
    <w:rsid w:val="00861365"/>
    <w:rsid w:val="008616F2"/>
    <w:rsid w:val="00861BA9"/>
    <w:rsid w:val="00861D3E"/>
    <w:rsid w:val="00862512"/>
    <w:rsid w:val="0086289A"/>
    <w:rsid w:val="00862E1C"/>
    <w:rsid w:val="008632FC"/>
    <w:rsid w:val="0086398B"/>
    <w:rsid w:val="008639BD"/>
    <w:rsid w:val="00863A30"/>
    <w:rsid w:val="00864136"/>
    <w:rsid w:val="00864AFF"/>
    <w:rsid w:val="00864CE9"/>
    <w:rsid w:val="008650F7"/>
    <w:rsid w:val="0086553B"/>
    <w:rsid w:val="008656FD"/>
    <w:rsid w:val="00865715"/>
    <w:rsid w:val="00866678"/>
    <w:rsid w:val="008668AF"/>
    <w:rsid w:val="00867C19"/>
    <w:rsid w:val="00867EFE"/>
    <w:rsid w:val="00870862"/>
    <w:rsid w:val="00871927"/>
    <w:rsid w:val="008719FA"/>
    <w:rsid w:val="008722EA"/>
    <w:rsid w:val="0087276B"/>
    <w:rsid w:val="00872FCA"/>
    <w:rsid w:val="00873630"/>
    <w:rsid w:val="00873A06"/>
    <w:rsid w:val="00874AB2"/>
    <w:rsid w:val="0087509C"/>
    <w:rsid w:val="00875137"/>
    <w:rsid w:val="008754DB"/>
    <w:rsid w:val="008763A1"/>
    <w:rsid w:val="008765AB"/>
    <w:rsid w:val="00877098"/>
    <w:rsid w:val="008771F8"/>
    <w:rsid w:val="00877561"/>
    <w:rsid w:val="00877579"/>
    <w:rsid w:val="008775AA"/>
    <w:rsid w:val="00877980"/>
    <w:rsid w:val="00880915"/>
    <w:rsid w:val="00881570"/>
    <w:rsid w:val="0088190D"/>
    <w:rsid w:val="00881C48"/>
    <w:rsid w:val="008826BD"/>
    <w:rsid w:val="00882719"/>
    <w:rsid w:val="00882975"/>
    <w:rsid w:val="00882AE1"/>
    <w:rsid w:val="0088313C"/>
    <w:rsid w:val="00883327"/>
    <w:rsid w:val="0088340A"/>
    <w:rsid w:val="008839E1"/>
    <w:rsid w:val="008844E2"/>
    <w:rsid w:val="008845C2"/>
    <w:rsid w:val="00884C5C"/>
    <w:rsid w:val="00885A9E"/>
    <w:rsid w:val="00885E3E"/>
    <w:rsid w:val="008860AD"/>
    <w:rsid w:val="0088688C"/>
    <w:rsid w:val="00887152"/>
    <w:rsid w:val="00887AA2"/>
    <w:rsid w:val="00887C5D"/>
    <w:rsid w:val="00887DD0"/>
    <w:rsid w:val="008910B5"/>
    <w:rsid w:val="008910CB"/>
    <w:rsid w:val="00891AB9"/>
    <w:rsid w:val="00892882"/>
    <w:rsid w:val="008928F0"/>
    <w:rsid w:val="00892E0E"/>
    <w:rsid w:val="0089306A"/>
    <w:rsid w:val="00893D67"/>
    <w:rsid w:val="00893E58"/>
    <w:rsid w:val="0089440A"/>
    <w:rsid w:val="008946C8"/>
    <w:rsid w:val="00894F32"/>
    <w:rsid w:val="0089517E"/>
    <w:rsid w:val="00895461"/>
    <w:rsid w:val="00895C0A"/>
    <w:rsid w:val="0089610E"/>
    <w:rsid w:val="00896264"/>
    <w:rsid w:val="00896306"/>
    <w:rsid w:val="00896992"/>
    <w:rsid w:val="008A02A2"/>
    <w:rsid w:val="008A0608"/>
    <w:rsid w:val="008A0E60"/>
    <w:rsid w:val="008A11AA"/>
    <w:rsid w:val="008A18FF"/>
    <w:rsid w:val="008A1C8F"/>
    <w:rsid w:val="008A2341"/>
    <w:rsid w:val="008A3BED"/>
    <w:rsid w:val="008A4583"/>
    <w:rsid w:val="008A4614"/>
    <w:rsid w:val="008A4744"/>
    <w:rsid w:val="008A5309"/>
    <w:rsid w:val="008A5325"/>
    <w:rsid w:val="008A55DE"/>
    <w:rsid w:val="008A55E8"/>
    <w:rsid w:val="008A5F21"/>
    <w:rsid w:val="008A6021"/>
    <w:rsid w:val="008A62CC"/>
    <w:rsid w:val="008A66DB"/>
    <w:rsid w:val="008A689A"/>
    <w:rsid w:val="008A6D7F"/>
    <w:rsid w:val="008A70CE"/>
    <w:rsid w:val="008A7147"/>
    <w:rsid w:val="008A79DC"/>
    <w:rsid w:val="008A79ED"/>
    <w:rsid w:val="008B069C"/>
    <w:rsid w:val="008B0AF2"/>
    <w:rsid w:val="008B0CDE"/>
    <w:rsid w:val="008B0DC3"/>
    <w:rsid w:val="008B16B4"/>
    <w:rsid w:val="008B1A94"/>
    <w:rsid w:val="008B1EA4"/>
    <w:rsid w:val="008B2152"/>
    <w:rsid w:val="008B2FF4"/>
    <w:rsid w:val="008B36CD"/>
    <w:rsid w:val="008B45F2"/>
    <w:rsid w:val="008B598B"/>
    <w:rsid w:val="008B5BA5"/>
    <w:rsid w:val="008B626B"/>
    <w:rsid w:val="008B640E"/>
    <w:rsid w:val="008B668E"/>
    <w:rsid w:val="008B6823"/>
    <w:rsid w:val="008B7695"/>
    <w:rsid w:val="008B7C9D"/>
    <w:rsid w:val="008B7E81"/>
    <w:rsid w:val="008C00F9"/>
    <w:rsid w:val="008C03E8"/>
    <w:rsid w:val="008C0709"/>
    <w:rsid w:val="008C0E63"/>
    <w:rsid w:val="008C0F2B"/>
    <w:rsid w:val="008C19BE"/>
    <w:rsid w:val="008C2BC4"/>
    <w:rsid w:val="008C34B5"/>
    <w:rsid w:val="008C3BA6"/>
    <w:rsid w:val="008C40D5"/>
    <w:rsid w:val="008C5B8F"/>
    <w:rsid w:val="008C5BD9"/>
    <w:rsid w:val="008C5E3F"/>
    <w:rsid w:val="008C673E"/>
    <w:rsid w:val="008C6D99"/>
    <w:rsid w:val="008C7A52"/>
    <w:rsid w:val="008C7BE6"/>
    <w:rsid w:val="008D0247"/>
    <w:rsid w:val="008D02B9"/>
    <w:rsid w:val="008D0AFD"/>
    <w:rsid w:val="008D0B81"/>
    <w:rsid w:val="008D0C33"/>
    <w:rsid w:val="008D0D84"/>
    <w:rsid w:val="008D0D92"/>
    <w:rsid w:val="008D1275"/>
    <w:rsid w:val="008D1386"/>
    <w:rsid w:val="008D1E23"/>
    <w:rsid w:val="008D2D6D"/>
    <w:rsid w:val="008D2E96"/>
    <w:rsid w:val="008D327C"/>
    <w:rsid w:val="008D3957"/>
    <w:rsid w:val="008D490E"/>
    <w:rsid w:val="008D5188"/>
    <w:rsid w:val="008D55E4"/>
    <w:rsid w:val="008D6449"/>
    <w:rsid w:val="008D652F"/>
    <w:rsid w:val="008D6B85"/>
    <w:rsid w:val="008D6DD7"/>
    <w:rsid w:val="008D6F8D"/>
    <w:rsid w:val="008D7316"/>
    <w:rsid w:val="008D7A32"/>
    <w:rsid w:val="008D7B4D"/>
    <w:rsid w:val="008D7E70"/>
    <w:rsid w:val="008D7EE0"/>
    <w:rsid w:val="008E0208"/>
    <w:rsid w:val="008E046C"/>
    <w:rsid w:val="008E0701"/>
    <w:rsid w:val="008E11A0"/>
    <w:rsid w:val="008E1843"/>
    <w:rsid w:val="008E1B94"/>
    <w:rsid w:val="008E28B8"/>
    <w:rsid w:val="008E2956"/>
    <w:rsid w:val="008E2E3D"/>
    <w:rsid w:val="008E3127"/>
    <w:rsid w:val="008E3279"/>
    <w:rsid w:val="008E3532"/>
    <w:rsid w:val="008E38C5"/>
    <w:rsid w:val="008E3DC6"/>
    <w:rsid w:val="008E442F"/>
    <w:rsid w:val="008E4649"/>
    <w:rsid w:val="008E4E47"/>
    <w:rsid w:val="008E5140"/>
    <w:rsid w:val="008E525F"/>
    <w:rsid w:val="008E54FA"/>
    <w:rsid w:val="008E5F4E"/>
    <w:rsid w:val="008E6512"/>
    <w:rsid w:val="008E6D3F"/>
    <w:rsid w:val="008E71A3"/>
    <w:rsid w:val="008E72E1"/>
    <w:rsid w:val="008E778C"/>
    <w:rsid w:val="008E7874"/>
    <w:rsid w:val="008E78C1"/>
    <w:rsid w:val="008E7C50"/>
    <w:rsid w:val="008E7DDE"/>
    <w:rsid w:val="008F005F"/>
    <w:rsid w:val="008F007D"/>
    <w:rsid w:val="008F045C"/>
    <w:rsid w:val="008F1535"/>
    <w:rsid w:val="008F1895"/>
    <w:rsid w:val="008F1B58"/>
    <w:rsid w:val="008F1F21"/>
    <w:rsid w:val="008F1F49"/>
    <w:rsid w:val="008F21FF"/>
    <w:rsid w:val="008F2E53"/>
    <w:rsid w:val="008F376E"/>
    <w:rsid w:val="008F39DB"/>
    <w:rsid w:val="008F3FFF"/>
    <w:rsid w:val="008F419F"/>
    <w:rsid w:val="008F44B3"/>
    <w:rsid w:val="008F4A27"/>
    <w:rsid w:val="008F4ADB"/>
    <w:rsid w:val="008F4CE9"/>
    <w:rsid w:val="008F533A"/>
    <w:rsid w:val="008F5AA5"/>
    <w:rsid w:val="008F6584"/>
    <w:rsid w:val="008F6615"/>
    <w:rsid w:val="008F66A2"/>
    <w:rsid w:val="008F6CE6"/>
    <w:rsid w:val="008F72C6"/>
    <w:rsid w:val="008F77FD"/>
    <w:rsid w:val="00900346"/>
    <w:rsid w:val="0090060D"/>
    <w:rsid w:val="009007DF"/>
    <w:rsid w:val="00901EDE"/>
    <w:rsid w:val="00901FDF"/>
    <w:rsid w:val="00902B6E"/>
    <w:rsid w:val="00903C2A"/>
    <w:rsid w:val="00903E44"/>
    <w:rsid w:val="00903FD2"/>
    <w:rsid w:val="009042AF"/>
    <w:rsid w:val="00904622"/>
    <w:rsid w:val="0090462B"/>
    <w:rsid w:val="00904969"/>
    <w:rsid w:val="0090597C"/>
    <w:rsid w:val="009064DB"/>
    <w:rsid w:val="009069F3"/>
    <w:rsid w:val="00906C07"/>
    <w:rsid w:val="00906DF1"/>
    <w:rsid w:val="00906FC5"/>
    <w:rsid w:val="009077D6"/>
    <w:rsid w:val="009078C6"/>
    <w:rsid w:val="00907ACC"/>
    <w:rsid w:val="00907B12"/>
    <w:rsid w:val="00907C79"/>
    <w:rsid w:val="00907DA4"/>
    <w:rsid w:val="00907F74"/>
    <w:rsid w:val="00910371"/>
    <w:rsid w:val="009106B9"/>
    <w:rsid w:val="00910D62"/>
    <w:rsid w:val="00912E48"/>
    <w:rsid w:val="00913AD6"/>
    <w:rsid w:val="00913D73"/>
    <w:rsid w:val="009140EB"/>
    <w:rsid w:val="009147B2"/>
    <w:rsid w:val="00914875"/>
    <w:rsid w:val="00916283"/>
    <w:rsid w:val="00916FFC"/>
    <w:rsid w:val="0091769A"/>
    <w:rsid w:val="00917879"/>
    <w:rsid w:val="00917B74"/>
    <w:rsid w:val="00920053"/>
    <w:rsid w:val="009203C4"/>
    <w:rsid w:val="009204F7"/>
    <w:rsid w:val="009206A6"/>
    <w:rsid w:val="00920928"/>
    <w:rsid w:val="00920DAA"/>
    <w:rsid w:val="00920DBD"/>
    <w:rsid w:val="009217FD"/>
    <w:rsid w:val="00922E48"/>
    <w:rsid w:val="00923169"/>
    <w:rsid w:val="00923378"/>
    <w:rsid w:val="009234F4"/>
    <w:rsid w:val="00923D04"/>
    <w:rsid w:val="00924DCB"/>
    <w:rsid w:val="00925B62"/>
    <w:rsid w:val="00925D3B"/>
    <w:rsid w:val="00925F44"/>
    <w:rsid w:val="0092714F"/>
    <w:rsid w:val="00927349"/>
    <w:rsid w:val="0092736B"/>
    <w:rsid w:val="0093050A"/>
    <w:rsid w:val="00930B2B"/>
    <w:rsid w:val="00931914"/>
    <w:rsid w:val="0093240D"/>
    <w:rsid w:val="0093258D"/>
    <w:rsid w:val="00932A90"/>
    <w:rsid w:val="00932E33"/>
    <w:rsid w:val="0093337C"/>
    <w:rsid w:val="00933863"/>
    <w:rsid w:val="00934474"/>
    <w:rsid w:val="009349C2"/>
    <w:rsid w:val="00935199"/>
    <w:rsid w:val="00935762"/>
    <w:rsid w:val="00935B85"/>
    <w:rsid w:val="00936AD5"/>
    <w:rsid w:val="00937214"/>
    <w:rsid w:val="00937B2E"/>
    <w:rsid w:val="00940553"/>
    <w:rsid w:val="00940AC9"/>
    <w:rsid w:val="00940C7D"/>
    <w:rsid w:val="00941512"/>
    <w:rsid w:val="009419B5"/>
    <w:rsid w:val="00941B9F"/>
    <w:rsid w:val="00942FBF"/>
    <w:rsid w:val="009432B5"/>
    <w:rsid w:val="0094337D"/>
    <w:rsid w:val="00943497"/>
    <w:rsid w:val="0094381B"/>
    <w:rsid w:val="00944E1C"/>
    <w:rsid w:val="009452C3"/>
    <w:rsid w:val="0094550A"/>
    <w:rsid w:val="00946059"/>
    <w:rsid w:val="00946F76"/>
    <w:rsid w:val="0094712C"/>
    <w:rsid w:val="00947331"/>
    <w:rsid w:val="00947341"/>
    <w:rsid w:val="00947477"/>
    <w:rsid w:val="00947491"/>
    <w:rsid w:val="00947637"/>
    <w:rsid w:val="00947922"/>
    <w:rsid w:val="00950F63"/>
    <w:rsid w:val="00951508"/>
    <w:rsid w:val="00951967"/>
    <w:rsid w:val="00951BA3"/>
    <w:rsid w:val="00951E4C"/>
    <w:rsid w:val="00952126"/>
    <w:rsid w:val="0095220B"/>
    <w:rsid w:val="00952340"/>
    <w:rsid w:val="00952396"/>
    <w:rsid w:val="009529A3"/>
    <w:rsid w:val="00952BE0"/>
    <w:rsid w:val="00953658"/>
    <w:rsid w:val="00953B40"/>
    <w:rsid w:val="009545E0"/>
    <w:rsid w:val="00954CA9"/>
    <w:rsid w:val="00955728"/>
    <w:rsid w:val="0095573D"/>
    <w:rsid w:val="009558F0"/>
    <w:rsid w:val="0095617C"/>
    <w:rsid w:val="00956449"/>
    <w:rsid w:val="00956C1E"/>
    <w:rsid w:val="00956D54"/>
    <w:rsid w:val="00957439"/>
    <w:rsid w:val="009577A6"/>
    <w:rsid w:val="009603B5"/>
    <w:rsid w:val="00960942"/>
    <w:rsid w:val="00960C7F"/>
    <w:rsid w:val="0096136F"/>
    <w:rsid w:val="00961653"/>
    <w:rsid w:val="009616FD"/>
    <w:rsid w:val="009617E7"/>
    <w:rsid w:val="00961D8D"/>
    <w:rsid w:val="0096213D"/>
    <w:rsid w:val="009625F8"/>
    <w:rsid w:val="00962E3E"/>
    <w:rsid w:val="009630BA"/>
    <w:rsid w:val="00963ED6"/>
    <w:rsid w:val="0096482D"/>
    <w:rsid w:val="00965CD2"/>
    <w:rsid w:val="00966161"/>
    <w:rsid w:val="00967289"/>
    <w:rsid w:val="0096790B"/>
    <w:rsid w:val="00967AF0"/>
    <w:rsid w:val="00967C39"/>
    <w:rsid w:val="0097022B"/>
    <w:rsid w:val="00971E99"/>
    <w:rsid w:val="00972741"/>
    <w:rsid w:val="00972A96"/>
    <w:rsid w:val="00972B56"/>
    <w:rsid w:val="00972B61"/>
    <w:rsid w:val="0097366B"/>
    <w:rsid w:val="009742D7"/>
    <w:rsid w:val="009742DC"/>
    <w:rsid w:val="009745D6"/>
    <w:rsid w:val="00975676"/>
    <w:rsid w:val="009756D6"/>
    <w:rsid w:val="00975DCA"/>
    <w:rsid w:val="00976821"/>
    <w:rsid w:val="00976B4E"/>
    <w:rsid w:val="009776BE"/>
    <w:rsid w:val="009807C8"/>
    <w:rsid w:val="00980D85"/>
    <w:rsid w:val="0098145D"/>
    <w:rsid w:val="00981627"/>
    <w:rsid w:val="00981C7B"/>
    <w:rsid w:val="00983031"/>
    <w:rsid w:val="00983B38"/>
    <w:rsid w:val="00983B72"/>
    <w:rsid w:val="00983BCB"/>
    <w:rsid w:val="00984299"/>
    <w:rsid w:val="00984BD0"/>
    <w:rsid w:val="00984E53"/>
    <w:rsid w:val="0098523B"/>
    <w:rsid w:val="009854AD"/>
    <w:rsid w:val="0098555A"/>
    <w:rsid w:val="00985A04"/>
    <w:rsid w:val="00985DEF"/>
    <w:rsid w:val="00985EC8"/>
    <w:rsid w:val="00985ECE"/>
    <w:rsid w:val="00986B55"/>
    <w:rsid w:val="009870DB"/>
    <w:rsid w:val="009873ED"/>
    <w:rsid w:val="00990050"/>
    <w:rsid w:val="009902E5"/>
    <w:rsid w:val="00990AD8"/>
    <w:rsid w:val="00990ADA"/>
    <w:rsid w:val="00990B34"/>
    <w:rsid w:val="00990CC5"/>
    <w:rsid w:val="00990D36"/>
    <w:rsid w:val="009915EC"/>
    <w:rsid w:val="009915FF"/>
    <w:rsid w:val="00991CAC"/>
    <w:rsid w:val="00991F32"/>
    <w:rsid w:val="009923B1"/>
    <w:rsid w:val="00992496"/>
    <w:rsid w:val="009928B8"/>
    <w:rsid w:val="00992A5B"/>
    <w:rsid w:val="0099331E"/>
    <w:rsid w:val="00994526"/>
    <w:rsid w:val="00995063"/>
    <w:rsid w:val="009952F6"/>
    <w:rsid w:val="00995599"/>
    <w:rsid w:val="00995AAF"/>
    <w:rsid w:val="00995D79"/>
    <w:rsid w:val="00996855"/>
    <w:rsid w:val="00996CF7"/>
    <w:rsid w:val="0099754E"/>
    <w:rsid w:val="00997A01"/>
    <w:rsid w:val="00997F17"/>
    <w:rsid w:val="009A0584"/>
    <w:rsid w:val="009A1573"/>
    <w:rsid w:val="009A19E6"/>
    <w:rsid w:val="009A2715"/>
    <w:rsid w:val="009A2B4C"/>
    <w:rsid w:val="009A2BFA"/>
    <w:rsid w:val="009A2CE5"/>
    <w:rsid w:val="009A2FEF"/>
    <w:rsid w:val="009A3AE2"/>
    <w:rsid w:val="009A3DBF"/>
    <w:rsid w:val="009A3DFA"/>
    <w:rsid w:val="009A4F0B"/>
    <w:rsid w:val="009A5043"/>
    <w:rsid w:val="009A509A"/>
    <w:rsid w:val="009A5423"/>
    <w:rsid w:val="009A55F6"/>
    <w:rsid w:val="009A68F3"/>
    <w:rsid w:val="009A6E7F"/>
    <w:rsid w:val="009A75B5"/>
    <w:rsid w:val="009B0ADF"/>
    <w:rsid w:val="009B1E9D"/>
    <w:rsid w:val="009B24D4"/>
    <w:rsid w:val="009B27CB"/>
    <w:rsid w:val="009B2A63"/>
    <w:rsid w:val="009B2B18"/>
    <w:rsid w:val="009B313B"/>
    <w:rsid w:val="009B3334"/>
    <w:rsid w:val="009B3522"/>
    <w:rsid w:val="009B3798"/>
    <w:rsid w:val="009B42AB"/>
    <w:rsid w:val="009B6395"/>
    <w:rsid w:val="009B688E"/>
    <w:rsid w:val="009B6F3F"/>
    <w:rsid w:val="009B79F1"/>
    <w:rsid w:val="009B7CE6"/>
    <w:rsid w:val="009C09E5"/>
    <w:rsid w:val="009C0B32"/>
    <w:rsid w:val="009C0DB2"/>
    <w:rsid w:val="009C0DFA"/>
    <w:rsid w:val="009C160B"/>
    <w:rsid w:val="009C18AF"/>
    <w:rsid w:val="009C1B47"/>
    <w:rsid w:val="009C2336"/>
    <w:rsid w:val="009C2477"/>
    <w:rsid w:val="009C252F"/>
    <w:rsid w:val="009C26AA"/>
    <w:rsid w:val="009C2DD0"/>
    <w:rsid w:val="009C379F"/>
    <w:rsid w:val="009C3A19"/>
    <w:rsid w:val="009C3F1B"/>
    <w:rsid w:val="009C4623"/>
    <w:rsid w:val="009C4F6F"/>
    <w:rsid w:val="009C5095"/>
    <w:rsid w:val="009C6092"/>
    <w:rsid w:val="009C6203"/>
    <w:rsid w:val="009C633C"/>
    <w:rsid w:val="009C64F6"/>
    <w:rsid w:val="009C6517"/>
    <w:rsid w:val="009C673A"/>
    <w:rsid w:val="009C710A"/>
    <w:rsid w:val="009C710F"/>
    <w:rsid w:val="009C7663"/>
    <w:rsid w:val="009C7F46"/>
    <w:rsid w:val="009D0741"/>
    <w:rsid w:val="009D0EDA"/>
    <w:rsid w:val="009D10F7"/>
    <w:rsid w:val="009D18D2"/>
    <w:rsid w:val="009D1ED2"/>
    <w:rsid w:val="009D23F3"/>
    <w:rsid w:val="009D2F55"/>
    <w:rsid w:val="009D46FD"/>
    <w:rsid w:val="009D5BF7"/>
    <w:rsid w:val="009D5CBC"/>
    <w:rsid w:val="009D5EE1"/>
    <w:rsid w:val="009D661D"/>
    <w:rsid w:val="009D6B42"/>
    <w:rsid w:val="009D7A0D"/>
    <w:rsid w:val="009D7A9B"/>
    <w:rsid w:val="009D7AB7"/>
    <w:rsid w:val="009E0088"/>
    <w:rsid w:val="009E07CA"/>
    <w:rsid w:val="009E096F"/>
    <w:rsid w:val="009E1506"/>
    <w:rsid w:val="009E28EC"/>
    <w:rsid w:val="009E2C6E"/>
    <w:rsid w:val="009E304D"/>
    <w:rsid w:val="009E33AD"/>
    <w:rsid w:val="009E4082"/>
    <w:rsid w:val="009E40B5"/>
    <w:rsid w:val="009E41CA"/>
    <w:rsid w:val="009E4E57"/>
    <w:rsid w:val="009E4FF6"/>
    <w:rsid w:val="009E56B6"/>
    <w:rsid w:val="009E67FF"/>
    <w:rsid w:val="009E795A"/>
    <w:rsid w:val="009F0212"/>
    <w:rsid w:val="009F0E80"/>
    <w:rsid w:val="009F1B68"/>
    <w:rsid w:val="009F22B8"/>
    <w:rsid w:val="009F32CB"/>
    <w:rsid w:val="009F34F7"/>
    <w:rsid w:val="009F3672"/>
    <w:rsid w:val="009F3769"/>
    <w:rsid w:val="009F3791"/>
    <w:rsid w:val="009F3E6C"/>
    <w:rsid w:val="009F43F7"/>
    <w:rsid w:val="009F495E"/>
    <w:rsid w:val="009F499A"/>
    <w:rsid w:val="009F4F09"/>
    <w:rsid w:val="009F4FA4"/>
    <w:rsid w:val="009F5301"/>
    <w:rsid w:val="009F5648"/>
    <w:rsid w:val="009F56DF"/>
    <w:rsid w:val="009F5B8D"/>
    <w:rsid w:val="009F6451"/>
    <w:rsid w:val="009F67FE"/>
    <w:rsid w:val="009F683F"/>
    <w:rsid w:val="009F6AA2"/>
    <w:rsid w:val="009F770C"/>
    <w:rsid w:val="00A003AB"/>
    <w:rsid w:val="00A00713"/>
    <w:rsid w:val="00A0159E"/>
    <w:rsid w:val="00A01DB4"/>
    <w:rsid w:val="00A01E5A"/>
    <w:rsid w:val="00A01F44"/>
    <w:rsid w:val="00A0227B"/>
    <w:rsid w:val="00A02999"/>
    <w:rsid w:val="00A03446"/>
    <w:rsid w:val="00A03554"/>
    <w:rsid w:val="00A040EA"/>
    <w:rsid w:val="00A044B0"/>
    <w:rsid w:val="00A044C9"/>
    <w:rsid w:val="00A0467A"/>
    <w:rsid w:val="00A04EC1"/>
    <w:rsid w:val="00A04F02"/>
    <w:rsid w:val="00A05774"/>
    <w:rsid w:val="00A05794"/>
    <w:rsid w:val="00A0587E"/>
    <w:rsid w:val="00A05FB7"/>
    <w:rsid w:val="00A063A8"/>
    <w:rsid w:val="00A064B7"/>
    <w:rsid w:val="00A06751"/>
    <w:rsid w:val="00A06EA9"/>
    <w:rsid w:val="00A06ECF"/>
    <w:rsid w:val="00A0747F"/>
    <w:rsid w:val="00A0749C"/>
    <w:rsid w:val="00A07E64"/>
    <w:rsid w:val="00A07EB2"/>
    <w:rsid w:val="00A1061B"/>
    <w:rsid w:val="00A10621"/>
    <w:rsid w:val="00A10793"/>
    <w:rsid w:val="00A10D56"/>
    <w:rsid w:val="00A11525"/>
    <w:rsid w:val="00A12049"/>
    <w:rsid w:val="00A120D1"/>
    <w:rsid w:val="00A132F9"/>
    <w:rsid w:val="00A136A0"/>
    <w:rsid w:val="00A137B4"/>
    <w:rsid w:val="00A145CB"/>
    <w:rsid w:val="00A146A2"/>
    <w:rsid w:val="00A1476A"/>
    <w:rsid w:val="00A1482D"/>
    <w:rsid w:val="00A14C2D"/>
    <w:rsid w:val="00A14F5A"/>
    <w:rsid w:val="00A164CB"/>
    <w:rsid w:val="00A1703E"/>
    <w:rsid w:val="00A17081"/>
    <w:rsid w:val="00A179C5"/>
    <w:rsid w:val="00A20896"/>
    <w:rsid w:val="00A20C92"/>
    <w:rsid w:val="00A20DB6"/>
    <w:rsid w:val="00A2167D"/>
    <w:rsid w:val="00A216D7"/>
    <w:rsid w:val="00A21FD9"/>
    <w:rsid w:val="00A22067"/>
    <w:rsid w:val="00A222A8"/>
    <w:rsid w:val="00A227EE"/>
    <w:rsid w:val="00A228B6"/>
    <w:rsid w:val="00A22FAE"/>
    <w:rsid w:val="00A2323A"/>
    <w:rsid w:val="00A234AA"/>
    <w:rsid w:val="00A23FC3"/>
    <w:rsid w:val="00A24742"/>
    <w:rsid w:val="00A24853"/>
    <w:rsid w:val="00A24945"/>
    <w:rsid w:val="00A24B9E"/>
    <w:rsid w:val="00A25192"/>
    <w:rsid w:val="00A25A2C"/>
    <w:rsid w:val="00A26CFA"/>
    <w:rsid w:val="00A27845"/>
    <w:rsid w:val="00A3213C"/>
    <w:rsid w:val="00A328EF"/>
    <w:rsid w:val="00A33A69"/>
    <w:rsid w:val="00A33C02"/>
    <w:rsid w:val="00A3460C"/>
    <w:rsid w:val="00A35472"/>
    <w:rsid w:val="00A3599D"/>
    <w:rsid w:val="00A359C0"/>
    <w:rsid w:val="00A36320"/>
    <w:rsid w:val="00A36ADD"/>
    <w:rsid w:val="00A36C4E"/>
    <w:rsid w:val="00A3709C"/>
    <w:rsid w:val="00A37476"/>
    <w:rsid w:val="00A402F5"/>
    <w:rsid w:val="00A40980"/>
    <w:rsid w:val="00A40B16"/>
    <w:rsid w:val="00A40D9B"/>
    <w:rsid w:val="00A41C63"/>
    <w:rsid w:val="00A42902"/>
    <w:rsid w:val="00A42DC9"/>
    <w:rsid w:val="00A43034"/>
    <w:rsid w:val="00A43E32"/>
    <w:rsid w:val="00A43F39"/>
    <w:rsid w:val="00A44733"/>
    <w:rsid w:val="00A44AB3"/>
    <w:rsid w:val="00A45B2E"/>
    <w:rsid w:val="00A46C11"/>
    <w:rsid w:val="00A46FEC"/>
    <w:rsid w:val="00A47ECF"/>
    <w:rsid w:val="00A50334"/>
    <w:rsid w:val="00A50E94"/>
    <w:rsid w:val="00A517C3"/>
    <w:rsid w:val="00A51EBF"/>
    <w:rsid w:val="00A52C33"/>
    <w:rsid w:val="00A530CB"/>
    <w:rsid w:val="00A53322"/>
    <w:rsid w:val="00A53E47"/>
    <w:rsid w:val="00A5409E"/>
    <w:rsid w:val="00A55226"/>
    <w:rsid w:val="00A555FB"/>
    <w:rsid w:val="00A557D5"/>
    <w:rsid w:val="00A558B9"/>
    <w:rsid w:val="00A5599B"/>
    <w:rsid w:val="00A55A85"/>
    <w:rsid w:val="00A56196"/>
    <w:rsid w:val="00A562B8"/>
    <w:rsid w:val="00A563EA"/>
    <w:rsid w:val="00A565EB"/>
    <w:rsid w:val="00A56ED6"/>
    <w:rsid w:val="00A574D6"/>
    <w:rsid w:val="00A60ED4"/>
    <w:rsid w:val="00A610EE"/>
    <w:rsid w:val="00A6149D"/>
    <w:rsid w:val="00A6171A"/>
    <w:rsid w:val="00A617A7"/>
    <w:rsid w:val="00A61FFD"/>
    <w:rsid w:val="00A621DF"/>
    <w:rsid w:val="00A6247E"/>
    <w:rsid w:val="00A62721"/>
    <w:rsid w:val="00A62BD7"/>
    <w:rsid w:val="00A62FAC"/>
    <w:rsid w:val="00A62FBB"/>
    <w:rsid w:val="00A6398A"/>
    <w:rsid w:val="00A639BE"/>
    <w:rsid w:val="00A63A9E"/>
    <w:rsid w:val="00A63ADE"/>
    <w:rsid w:val="00A63B4A"/>
    <w:rsid w:val="00A641E0"/>
    <w:rsid w:val="00A64932"/>
    <w:rsid w:val="00A6588C"/>
    <w:rsid w:val="00A65C9F"/>
    <w:rsid w:val="00A65DE1"/>
    <w:rsid w:val="00A65EA1"/>
    <w:rsid w:val="00A66279"/>
    <w:rsid w:val="00A663BB"/>
    <w:rsid w:val="00A6690D"/>
    <w:rsid w:val="00A67E08"/>
    <w:rsid w:val="00A708A1"/>
    <w:rsid w:val="00A70E2C"/>
    <w:rsid w:val="00A70F0D"/>
    <w:rsid w:val="00A714D8"/>
    <w:rsid w:val="00A71B38"/>
    <w:rsid w:val="00A72307"/>
    <w:rsid w:val="00A72771"/>
    <w:rsid w:val="00A72C91"/>
    <w:rsid w:val="00A72DC5"/>
    <w:rsid w:val="00A72EAF"/>
    <w:rsid w:val="00A731B4"/>
    <w:rsid w:val="00A736C2"/>
    <w:rsid w:val="00A73B21"/>
    <w:rsid w:val="00A73B56"/>
    <w:rsid w:val="00A747EF"/>
    <w:rsid w:val="00A748B0"/>
    <w:rsid w:val="00A74DF4"/>
    <w:rsid w:val="00A74FCC"/>
    <w:rsid w:val="00A754F8"/>
    <w:rsid w:val="00A76ADF"/>
    <w:rsid w:val="00A76BEC"/>
    <w:rsid w:val="00A76D71"/>
    <w:rsid w:val="00A76E86"/>
    <w:rsid w:val="00A76F5C"/>
    <w:rsid w:val="00A805AA"/>
    <w:rsid w:val="00A805DF"/>
    <w:rsid w:val="00A80A68"/>
    <w:rsid w:val="00A80F60"/>
    <w:rsid w:val="00A8119D"/>
    <w:rsid w:val="00A812DE"/>
    <w:rsid w:val="00A824F0"/>
    <w:rsid w:val="00A82739"/>
    <w:rsid w:val="00A8295B"/>
    <w:rsid w:val="00A82B5C"/>
    <w:rsid w:val="00A831D5"/>
    <w:rsid w:val="00A83EE0"/>
    <w:rsid w:val="00A83F10"/>
    <w:rsid w:val="00A84032"/>
    <w:rsid w:val="00A84F2E"/>
    <w:rsid w:val="00A85856"/>
    <w:rsid w:val="00A85D2E"/>
    <w:rsid w:val="00A8683A"/>
    <w:rsid w:val="00A870DB"/>
    <w:rsid w:val="00A87818"/>
    <w:rsid w:val="00A90B40"/>
    <w:rsid w:val="00A90E65"/>
    <w:rsid w:val="00A91728"/>
    <w:rsid w:val="00A91A45"/>
    <w:rsid w:val="00A91BB3"/>
    <w:rsid w:val="00A91F23"/>
    <w:rsid w:val="00A9204B"/>
    <w:rsid w:val="00A92476"/>
    <w:rsid w:val="00A93044"/>
    <w:rsid w:val="00A93E22"/>
    <w:rsid w:val="00A94677"/>
    <w:rsid w:val="00A954A4"/>
    <w:rsid w:val="00A95A3E"/>
    <w:rsid w:val="00A95EE6"/>
    <w:rsid w:val="00A96AD7"/>
    <w:rsid w:val="00A96F76"/>
    <w:rsid w:val="00A9719E"/>
    <w:rsid w:val="00A974CB"/>
    <w:rsid w:val="00AA03AE"/>
    <w:rsid w:val="00AA08A0"/>
    <w:rsid w:val="00AA0C7B"/>
    <w:rsid w:val="00AA164F"/>
    <w:rsid w:val="00AA1BDE"/>
    <w:rsid w:val="00AA2015"/>
    <w:rsid w:val="00AA2224"/>
    <w:rsid w:val="00AA3945"/>
    <w:rsid w:val="00AA6013"/>
    <w:rsid w:val="00AA675E"/>
    <w:rsid w:val="00AA6C7C"/>
    <w:rsid w:val="00AA76CE"/>
    <w:rsid w:val="00AA7D99"/>
    <w:rsid w:val="00AB04E8"/>
    <w:rsid w:val="00AB09DE"/>
    <w:rsid w:val="00AB0D54"/>
    <w:rsid w:val="00AB1029"/>
    <w:rsid w:val="00AB27CD"/>
    <w:rsid w:val="00AB2805"/>
    <w:rsid w:val="00AB3534"/>
    <w:rsid w:val="00AB4021"/>
    <w:rsid w:val="00AB4384"/>
    <w:rsid w:val="00AB4CA8"/>
    <w:rsid w:val="00AB5869"/>
    <w:rsid w:val="00AB5AB0"/>
    <w:rsid w:val="00AB63AB"/>
    <w:rsid w:val="00AB6987"/>
    <w:rsid w:val="00AB6B4A"/>
    <w:rsid w:val="00AB7A0D"/>
    <w:rsid w:val="00AB7CDF"/>
    <w:rsid w:val="00AB7F07"/>
    <w:rsid w:val="00AB7FB1"/>
    <w:rsid w:val="00AC0257"/>
    <w:rsid w:val="00AC02FA"/>
    <w:rsid w:val="00AC07A9"/>
    <w:rsid w:val="00AC0ADE"/>
    <w:rsid w:val="00AC11D9"/>
    <w:rsid w:val="00AC1676"/>
    <w:rsid w:val="00AC1C32"/>
    <w:rsid w:val="00AC1DC5"/>
    <w:rsid w:val="00AC2029"/>
    <w:rsid w:val="00AC2BD3"/>
    <w:rsid w:val="00AC2F8D"/>
    <w:rsid w:val="00AC3286"/>
    <w:rsid w:val="00AC334F"/>
    <w:rsid w:val="00AC38C0"/>
    <w:rsid w:val="00AC38C1"/>
    <w:rsid w:val="00AC3F62"/>
    <w:rsid w:val="00AC435F"/>
    <w:rsid w:val="00AC438C"/>
    <w:rsid w:val="00AC4836"/>
    <w:rsid w:val="00AC48D2"/>
    <w:rsid w:val="00AC49DE"/>
    <w:rsid w:val="00AC4B63"/>
    <w:rsid w:val="00AC5244"/>
    <w:rsid w:val="00AC5558"/>
    <w:rsid w:val="00AC5C0C"/>
    <w:rsid w:val="00AC5D24"/>
    <w:rsid w:val="00AC5EC2"/>
    <w:rsid w:val="00AC6042"/>
    <w:rsid w:val="00AC61D5"/>
    <w:rsid w:val="00AC706D"/>
    <w:rsid w:val="00AC7334"/>
    <w:rsid w:val="00AC73CE"/>
    <w:rsid w:val="00AC7402"/>
    <w:rsid w:val="00AC7B9B"/>
    <w:rsid w:val="00AC7EFC"/>
    <w:rsid w:val="00AD017B"/>
    <w:rsid w:val="00AD0A7B"/>
    <w:rsid w:val="00AD0CED"/>
    <w:rsid w:val="00AD1863"/>
    <w:rsid w:val="00AD2628"/>
    <w:rsid w:val="00AD2EDA"/>
    <w:rsid w:val="00AD3741"/>
    <w:rsid w:val="00AD3CF0"/>
    <w:rsid w:val="00AD3D6E"/>
    <w:rsid w:val="00AD3D79"/>
    <w:rsid w:val="00AD3EC4"/>
    <w:rsid w:val="00AD4051"/>
    <w:rsid w:val="00AD4496"/>
    <w:rsid w:val="00AD475A"/>
    <w:rsid w:val="00AD475C"/>
    <w:rsid w:val="00AD4897"/>
    <w:rsid w:val="00AD5696"/>
    <w:rsid w:val="00AD5777"/>
    <w:rsid w:val="00AD615F"/>
    <w:rsid w:val="00AD68BA"/>
    <w:rsid w:val="00AD69A5"/>
    <w:rsid w:val="00AD6E9F"/>
    <w:rsid w:val="00AD708F"/>
    <w:rsid w:val="00AD773E"/>
    <w:rsid w:val="00AD7AAA"/>
    <w:rsid w:val="00AE06C5"/>
    <w:rsid w:val="00AE09A3"/>
    <w:rsid w:val="00AE1739"/>
    <w:rsid w:val="00AE1DE6"/>
    <w:rsid w:val="00AE233A"/>
    <w:rsid w:val="00AE241B"/>
    <w:rsid w:val="00AE2A55"/>
    <w:rsid w:val="00AE3557"/>
    <w:rsid w:val="00AE374A"/>
    <w:rsid w:val="00AE4BC4"/>
    <w:rsid w:val="00AE500F"/>
    <w:rsid w:val="00AE5250"/>
    <w:rsid w:val="00AE5493"/>
    <w:rsid w:val="00AE5BEB"/>
    <w:rsid w:val="00AE6748"/>
    <w:rsid w:val="00AE6854"/>
    <w:rsid w:val="00AE6AE5"/>
    <w:rsid w:val="00AE7E31"/>
    <w:rsid w:val="00AF03CC"/>
    <w:rsid w:val="00AF15F5"/>
    <w:rsid w:val="00AF1A04"/>
    <w:rsid w:val="00AF23C3"/>
    <w:rsid w:val="00AF2966"/>
    <w:rsid w:val="00AF2CAE"/>
    <w:rsid w:val="00AF306C"/>
    <w:rsid w:val="00AF32C5"/>
    <w:rsid w:val="00AF3B10"/>
    <w:rsid w:val="00AF3DDF"/>
    <w:rsid w:val="00AF40DE"/>
    <w:rsid w:val="00AF45C5"/>
    <w:rsid w:val="00AF4653"/>
    <w:rsid w:val="00AF4974"/>
    <w:rsid w:val="00AF4A67"/>
    <w:rsid w:val="00AF6399"/>
    <w:rsid w:val="00AF6452"/>
    <w:rsid w:val="00AF64F0"/>
    <w:rsid w:val="00AF6704"/>
    <w:rsid w:val="00AF67A1"/>
    <w:rsid w:val="00AF6A69"/>
    <w:rsid w:val="00AF7AC7"/>
    <w:rsid w:val="00AF7D63"/>
    <w:rsid w:val="00B001E1"/>
    <w:rsid w:val="00B00771"/>
    <w:rsid w:val="00B007DF"/>
    <w:rsid w:val="00B00EF5"/>
    <w:rsid w:val="00B01167"/>
    <w:rsid w:val="00B017A6"/>
    <w:rsid w:val="00B02BA4"/>
    <w:rsid w:val="00B02E33"/>
    <w:rsid w:val="00B032CE"/>
    <w:rsid w:val="00B040CD"/>
    <w:rsid w:val="00B0460C"/>
    <w:rsid w:val="00B048DA"/>
    <w:rsid w:val="00B04A0D"/>
    <w:rsid w:val="00B04C6E"/>
    <w:rsid w:val="00B053B7"/>
    <w:rsid w:val="00B05A9B"/>
    <w:rsid w:val="00B1004D"/>
    <w:rsid w:val="00B1078A"/>
    <w:rsid w:val="00B10909"/>
    <w:rsid w:val="00B10970"/>
    <w:rsid w:val="00B10EB3"/>
    <w:rsid w:val="00B11F75"/>
    <w:rsid w:val="00B1208C"/>
    <w:rsid w:val="00B123EA"/>
    <w:rsid w:val="00B12CAB"/>
    <w:rsid w:val="00B130E3"/>
    <w:rsid w:val="00B14169"/>
    <w:rsid w:val="00B14B3E"/>
    <w:rsid w:val="00B14CEA"/>
    <w:rsid w:val="00B15343"/>
    <w:rsid w:val="00B1593D"/>
    <w:rsid w:val="00B15C27"/>
    <w:rsid w:val="00B15C60"/>
    <w:rsid w:val="00B16DCE"/>
    <w:rsid w:val="00B16E5D"/>
    <w:rsid w:val="00B16ECA"/>
    <w:rsid w:val="00B172F9"/>
    <w:rsid w:val="00B1771C"/>
    <w:rsid w:val="00B202D5"/>
    <w:rsid w:val="00B2138A"/>
    <w:rsid w:val="00B2165E"/>
    <w:rsid w:val="00B21860"/>
    <w:rsid w:val="00B21876"/>
    <w:rsid w:val="00B225C3"/>
    <w:rsid w:val="00B2326F"/>
    <w:rsid w:val="00B23449"/>
    <w:rsid w:val="00B23535"/>
    <w:rsid w:val="00B236D6"/>
    <w:rsid w:val="00B24711"/>
    <w:rsid w:val="00B2496B"/>
    <w:rsid w:val="00B249B0"/>
    <w:rsid w:val="00B24C3C"/>
    <w:rsid w:val="00B251AF"/>
    <w:rsid w:val="00B261DC"/>
    <w:rsid w:val="00B26390"/>
    <w:rsid w:val="00B26DB3"/>
    <w:rsid w:val="00B270BA"/>
    <w:rsid w:val="00B27394"/>
    <w:rsid w:val="00B27E8D"/>
    <w:rsid w:val="00B30DD6"/>
    <w:rsid w:val="00B312FE"/>
    <w:rsid w:val="00B314F1"/>
    <w:rsid w:val="00B3249E"/>
    <w:rsid w:val="00B32AC5"/>
    <w:rsid w:val="00B3301C"/>
    <w:rsid w:val="00B34397"/>
    <w:rsid w:val="00B3499D"/>
    <w:rsid w:val="00B3534E"/>
    <w:rsid w:val="00B35C96"/>
    <w:rsid w:val="00B361AF"/>
    <w:rsid w:val="00B362BA"/>
    <w:rsid w:val="00B36364"/>
    <w:rsid w:val="00B3746C"/>
    <w:rsid w:val="00B40E3C"/>
    <w:rsid w:val="00B41659"/>
    <w:rsid w:val="00B41E73"/>
    <w:rsid w:val="00B42206"/>
    <w:rsid w:val="00B4258C"/>
    <w:rsid w:val="00B425E8"/>
    <w:rsid w:val="00B4273E"/>
    <w:rsid w:val="00B427B1"/>
    <w:rsid w:val="00B4285C"/>
    <w:rsid w:val="00B436BB"/>
    <w:rsid w:val="00B44FB0"/>
    <w:rsid w:val="00B450DC"/>
    <w:rsid w:val="00B451B9"/>
    <w:rsid w:val="00B45703"/>
    <w:rsid w:val="00B45724"/>
    <w:rsid w:val="00B45AAD"/>
    <w:rsid w:val="00B46B2D"/>
    <w:rsid w:val="00B47412"/>
    <w:rsid w:val="00B502A2"/>
    <w:rsid w:val="00B50D2E"/>
    <w:rsid w:val="00B51062"/>
    <w:rsid w:val="00B51252"/>
    <w:rsid w:val="00B51491"/>
    <w:rsid w:val="00B519F0"/>
    <w:rsid w:val="00B51DED"/>
    <w:rsid w:val="00B520D0"/>
    <w:rsid w:val="00B524E4"/>
    <w:rsid w:val="00B53626"/>
    <w:rsid w:val="00B536A9"/>
    <w:rsid w:val="00B54556"/>
    <w:rsid w:val="00B54F34"/>
    <w:rsid w:val="00B55274"/>
    <w:rsid w:val="00B55D1B"/>
    <w:rsid w:val="00B55F51"/>
    <w:rsid w:val="00B56386"/>
    <w:rsid w:val="00B564D5"/>
    <w:rsid w:val="00B56707"/>
    <w:rsid w:val="00B567DF"/>
    <w:rsid w:val="00B56F06"/>
    <w:rsid w:val="00B57084"/>
    <w:rsid w:val="00B57BC2"/>
    <w:rsid w:val="00B603B9"/>
    <w:rsid w:val="00B60481"/>
    <w:rsid w:val="00B60A70"/>
    <w:rsid w:val="00B61855"/>
    <w:rsid w:val="00B618A5"/>
    <w:rsid w:val="00B61A00"/>
    <w:rsid w:val="00B61B17"/>
    <w:rsid w:val="00B61C65"/>
    <w:rsid w:val="00B62156"/>
    <w:rsid w:val="00B6236A"/>
    <w:rsid w:val="00B6278D"/>
    <w:rsid w:val="00B62BE8"/>
    <w:rsid w:val="00B635B7"/>
    <w:rsid w:val="00B63BC9"/>
    <w:rsid w:val="00B63E67"/>
    <w:rsid w:val="00B641BB"/>
    <w:rsid w:val="00B6459F"/>
    <w:rsid w:val="00B645A5"/>
    <w:rsid w:val="00B64632"/>
    <w:rsid w:val="00B64C9D"/>
    <w:rsid w:val="00B64D2E"/>
    <w:rsid w:val="00B653DE"/>
    <w:rsid w:val="00B658AF"/>
    <w:rsid w:val="00B6615B"/>
    <w:rsid w:val="00B661A6"/>
    <w:rsid w:val="00B6637B"/>
    <w:rsid w:val="00B66399"/>
    <w:rsid w:val="00B66B4A"/>
    <w:rsid w:val="00B66F23"/>
    <w:rsid w:val="00B67087"/>
    <w:rsid w:val="00B671FE"/>
    <w:rsid w:val="00B674FB"/>
    <w:rsid w:val="00B67559"/>
    <w:rsid w:val="00B701AE"/>
    <w:rsid w:val="00B70C88"/>
    <w:rsid w:val="00B70ECB"/>
    <w:rsid w:val="00B712A6"/>
    <w:rsid w:val="00B71E0A"/>
    <w:rsid w:val="00B7217C"/>
    <w:rsid w:val="00B72BD9"/>
    <w:rsid w:val="00B736F9"/>
    <w:rsid w:val="00B73994"/>
    <w:rsid w:val="00B73B06"/>
    <w:rsid w:val="00B73C67"/>
    <w:rsid w:val="00B7476B"/>
    <w:rsid w:val="00B7539F"/>
    <w:rsid w:val="00B76577"/>
    <w:rsid w:val="00B76FAD"/>
    <w:rsid w:val="00B76FAE"/>
    <w:rsid w:val="00B77479"/>
    <w:rsid w:val="00B77631"/>
    <w:rsid w:val="00B77938"/>
    <w:rsid w:val="00B77D9D"/>
    <w:rsid w:val="00B77E89"/>
    <w:rsid w:val="00B77F44"/>
    <w:rsid w:val="00B80069"/>
    <w:rsid w:val="00B8076C"/>
    <w:rsid w:val="00B8099F"/>
    <w:rsid w:val="00B80CC7"/>
    <w:rsid w:val="00B80EB1"/>
    <w:rsid w:val="00B80F14"/>
    <w:rsid w:val="00B814A2"/>
    <w:rsid w:val="00B820E4"/>
    <w:rsid w:val="00B82723"/>
    <w:rsid w:val="00B82C24"/>
    <w:rsid w:val="00B83456"/>
    <w:rsid w:val="00B835F4"/>
    <w:rsid w:val="00B83AF3"/>
    <w:rsid w:val="00B83AFD"/>
    <w:rsid w:val="00B83B17"/>
    <w:rsid w:val="00B83CEA"/>
    <w:rsid w:val="00B845B7"/>
    <w:rsid w:val="00B84798"/>
    <w:rsid w:val="00B8484D"/>
    <w:rsid w:val="00B849D1"/>
    <w:rsid w:val="00B84A58"/>
    <w:rsid w:val="00B84DF2"/>
    <w:rsid w:val="00B84E64"/>
    <w:rsid w:val="00B8558E"/>
    <w:rsid w:val="00B85C54"/>
    <w:rsid w:val="00B85E50"/>
    <w:rsid w:val="00B86240"/>
    <w:rsid w:val="00B86E6F"/>
    <w:rsid w:val="00B87032"/>
    <w:rsid w:val="00B87A96"/>
    <w:rsid w:val="00B9073C"/>
    <w:rsid w:val="00B90D7B"/>
    <w:rsid w:val="00B90DAA"/>
    <w:rsid w:val="00B90E7F"/>
    <w:rsid w:val="00B91149"/>
    <w:rsid w:val="00B913AF"/>
    <w:rsid w:val="00B91629"/>
    <w:rsid w:val="00B92B5D"/>
    <w:rsid w:val="00B92B73"/>
    <w:rsid w:val="00B93251"/>
    <w:rsid w:val="00B933BB"/>
    <w:rsid w:val="00B936B9"/>
    <w:rsid w:val="00B938CE"/>
    <w:rsid w:val="00B94F7E"/>
    <w:rsid w:val="00B95047"/>
    <w:rsid w:val="00B95300"/>
    <w:rsid w:val="00B95F3F"/>
    <w:rsid w:val="00B966E1"/>
    <w:rsid w:val="00B96820"/>
    <w:rsid w:val="00B97078"/>
    <w:rsid w:val="00B97972"/>
    <w:rsid w:val="00B97C3C"/>
    <w:rsid w:val="00B97E67"/>
    <w:rsid w:val="00BA023D"/>
    <w:rsid w:val="00BA046B"/>
    <w:rsid w:val="00BA08BE"/>
    <w:rsid w:val="00BA0AF8"/>
    <w:rsid w:val="00BA0F62"/>
    <w:rsid w:val="00BA1179"/>
    <w:rsid w:val="00BA1479"/>
    <w:rsid w:val="00BA1A34"/>
    <w:rsid w:val="00BA1B3F"/>
    <w:rsid w:val="00BA21E7"/>
    <w:rsid w:val="00BA24F4"/>
    <w:rsid w:val="00BA271B"/>
    <w:rsid w:val="00BA2750"/>
    <w:rsid w:val="00BA2C86"/>
    <w:rsid w:val="00BA3B72"/>
    <w:rsid w:val="00BA3C90"/>
    <w:rsid w:val="00BA463F"/>
    <w:rsid w:val="00BA7BB1"/>
    <w:rsid w:val="00BA7D64"/>
    <w:rsid w:val="00BB011D"/>
    <w:rsid w:val="00BB026D"/>
    <w:rsid w:val="00BB05B2"/>
    <w:rsid w:val="00BB084B"/>
    <w:rsid w:val="00BB09B0"/>
    <w:rsid w:val="00BB1415"/>
    <w:rsid w:val="00BB1582"/>
    <w:rsid w:val="00BB159D"/>
    <w:rsid w:val="00BB15E3"/>
    <w:rsid w:val="00BB1B38"/>
    <w:rsid w:val="00BB2426"/>
    <w:rsid w:val="00BB242A"/>
    <w:rsid w:val="00BB2D93"/>
    <w:rsid w:val="00BB2E98"/>
    <w:rsid w:val="00BB2F58"/>
    <w:rsid w:val="00BB3C18"/>
    <w:rsid w:val="00BB47DE"/>
    <w:rsid w:val="00BB5350"/>
    <w:rsid w:val="00BB5425"/>
    <w:rsid w:val="00BB5576"/>
    <w:rsid w:val="00BB5649"/>
    <w:rsid w:val="00BB57C2"/>
    <w:rsid w:val="00BB5AD7"/>
    <w:rsid w:val="00BB5B26"/>
    <w:rsid w:val="00BB5BA9"/>
    <w:rsid w:val="00BB5CAB"/>
    <w:rsid w:val="00BB618E"/>
    <w:rsid w:val="00BB6F86"/>
    <w:rsid w:val="00BB7185"/>
    <w:rsid w:val="00BB75D0"/>
    <w:rsid w:val="00BB7C7C"/>
    <w:rsid w:val="00BC0114"/>
    <w:rsid w:val="00BC19B0"/>
    <w:rsid w:val="00BC1DD0"/>
    <w:rsid w:val="00BC3343"/>
    <w:rsid w:val="00BC33FB"/>
    <w:rsid w:val="00BC4662"/>
    <w:rsid w:val="00BC4924"/>
    <w:rsid w:val="00BC4DC9"/>
    <w:rsid w:val="00BC51E1"/>
    <w:rsid w:val="00BC546F"/>
    <w:rsid w:val="00BC5893"/>
    <w:rsid w:val="00BC58CB"/>
    <w:rsid w:val="00BC594B"/>
    <w:rsid w:val="00BC603E"/>
    <w:rsid w:val="00BC6567"/>
    <w:rsid w:val="00BC6848"/>
    <w:rsid w:val="00BC6C7E"/>
    <w:rsid w:val="00BC7063"/>
    <w:rsid w:val="00BC77F7"/>
    <w:rsid w:val="00BC7C24"/>
    <w:rsid w:val="00BC7D58"/>
    <w:rsid w:val="00BD0DE6"/>
    <w:rsid w:val="00BD0F05"/>
    <w:rsid w:val="00BD10DE"/>
    <w:rsid w:val="00BD217B"/>
    <w:rsid w:val="00BD274B"/>
    <w:rsid w:val="00BD2C28"/>
    <w:rsid w:val="00BD2DD2"/>
    <w:rsid w:val="00BD2E94"/>
    <w:rsid w:val="00BD3164"/>
    <w:rsid w:val="00BD3CF4"/>
    <w:rsid w:val="00BD3E50"/>
    <w:rsid w:val="00BD401C"/>
    <w:rsid w:val="00BD46B2"/>
    <w:rsid w:val="00BD4981"/>
    <w:rsid w:val="00BD5285"/>
    <w:rsid w:val="00BD55BC"/>
    <w:rsid w:val="00BD78D2"/>
    <w:rsid w:val="00BD7BF4"/>
    <w:rsid w:val="00BD7E09"/>
    <w:rsid w:val="00BD7FA7"/>
    <w:rsid w:val="00BE0908"/>
    <w:rsid w:val="00BE0C91"/>
    <w:rsid w:val="00BE0D80"/>
    <w:rsid w:val="00BE0FE1"/>
    <w:rsid w:val="00BE16B1"/>
    <w:rsid w:val="00BE1A03"/>
    <w:rsid w:val="00BE22E1"/>
    <w:rsid w:val="00BE23FE"/>
    <w:rsid w:val="00BE276A"/>
    <w:rsid w:val="00BE2AC4"/>
    <w:rsid w:val="00BE2E2D"/>
    <w:rsid w:val="00BE2FEF"/>
    <w:rsid w:val="00BE328A"/>
    <w:rsid w:val="00BE3821"/>
    <w:rsid w:val="00BE394B"/>
    <w:rsid w:val="00BE3DEF"/>
    <w:rsid w:val="00BE45F8"/>
    <w:rsid w:val="00BE4ED9"/>
    <w:rsid w:val="00BE4F19"/>
    <w:rsid w:val="00BE5EA9"/>
    <w:rsid w:val="00BE6A8E"/>
    <w:rsid w:val="00BE6E56"/>
    <w:rsid w:val="00BE6F40"/>
    <w:rsid w:val="00BE70FB"/>
    <w:rsid w:val="00BE76B3"/>
    <w:rsid w:val="00BF008C"/>
    <w:rsid w:val="00BF0543"/>
    <w:rsid w:val="00BF1036"/>
    <w:rsid w:val="00BF12BB"/>
    <w:rsid w:val="00BF1536"/>
    <w:rsid w:val="00BF29AF"/>
    <w:rsid w:val="00BF3030"/>
    <w:rsid w:val="00BF37C5"/>
    <w:rsid w:val="00BF4BC4"/>
    <w:rsid w:val="00BF52C0"/>
    <w:rsid w:val="00BF5848"/>
    <w:rsid w:val="00BF591F"/>
    <w:rsid w:val="00BF60E4"/>
    <w:rsid w:val="00BF6152"/>
    <w:rsid w:val="00BF61D9"/>
    <w:rsid w:val="00BF63DC"/>
    <w:rsid w:val="00BF68F7"/>
    <w:rsid w:val="00BF6C1A"/>
    <w:rsid w:val="00BF6D22"/>
    <w:rsid w:val="00BF6D7E"/>
    <w:rsid w:val="00BF797D"/>
    <w:rsid w:val="00C00426"/>
    <w:rsid w:val="00C00842"/>
    <w:rsid w:val="00C008B5"/>
    <w:rsid w:val="00C010E5"/>
    <w:rsid w:val="00C0197D"/>
    <w:rsid w:val="00C020CE"/>
    <w:rsid w:val="00C02294"/>
    <w:rsid w:val="00C024E4"/>
    <w:rsid w:val="00C02AE8"/>
    <w:rsid w:val="00C0328F"/>
    <w:rsid w:val="00C03606"/>
    <w:rsid w:val="00C03CA5"/>
    <w:rsid w:val="00C03DC7"/>
    <w:rsid w:val="00C050BD"/>
    <w:rsid w:val="00C05189"/>
    <w:rsid w:val="00C0571A"/>
    <w:rsid w:val="00C05EDA"/>
    <w:rsid w:val="00C05F30"/>
    <w:rsid w:val="00C06FBD"/>
    <w:rsid w:val="00C071BD"/>
    <w:rsid w:val="00C07A2E"/>
    <w:rsid w:val="00C10DED"/>
    <w:rsid w:val="00C10FDE"/>
    <w:rsid w:val="00C115FB"/>
    <w:rsid w:val="00C11C6A"/>
    <w:rsid w:val="00C11E8C"/>
    <w:rsid w:val="00C121F9"/>
    <w:rsid w:val="00C12473"/>
    <w:rsid w:val="00C1255C"/>
    <w:rsid w:val="00C12BD3"/>
    <w:rsid w:val="00C13709"/>
    <w:rsid w:val="00C13DB1"/>
    <w:rsid w:val="00C14218"/>
    <w:rsid w:val="00C143D9"/>
    <w:rsid w:val="00C14477"/>
    <w:rsid w:val="00C145CE"/>
    <w:rsid w:val="00C14999"/>
    <w:rsid w:val="00C14B3B"/>
    <w:rsid w:val="00C14F51"/>
    <w:rsid w:val="00C15269"/>
    <w:rsid w:val="00C15722"/>
    <w:rsid w:val="00C15F9C"/>
    <w:rsid w:val="00C1631B"/>
    <w:rsid w:val="00C163DD"/>
    <w:rsid w:val="00C168E5"/>
    <w:rsid w:val="00C170D5"/>
    <w:rsid w:val="00C17E02"/>
    <w:rsid w:val="00C2003C"/>
    <w:rsid w:val="00C208A8"/>
    <w:rsid w:val="00C20B57"/>
    <w:rsid w:val="00C21582"/>
    <w:rsid w:val="00C218DB"/>
    <w:rsid w:val="00C21A2E"/>
    <w:rsid w:val="00C22B09"/>
    <w:rsid w:val="00C233E3"/>
    <w:rsid w:val="00C2397D"/>
    <w:rsid w:val="00C2417A"/>
    <w:rsid w:val="00C24DAF"/>
    <w:rsid w:val="00C24E27"/>
    <w:rsid w:val="00C24F1E"/>
    <w:rsid w:val="00C251D1"/>
    <w:rsid w:val="00C257EE"/>
    <w:rsid w:val="00C26B0F"/>
    <w:rsid w:val="00C26E73"/>
    <w:rsid w:val="00C278D4"/>
    <w:rsid w:val="00C27942"/>
    <w:rsid w:val="00C30676"/>
    <w:rsid w:val="00C30687"/>
    <w:rsid w:val="00C30AD9"/>
    <w:rsid w:val="00C311A4"/>
    <w:rsid w:val="00C31793"/>
    <w:rsid w:val="00C31EBC"/>
    <w:rsid w:val="00C31F35"/>
    <w:rsid w:val="00C320A5"/>
    <w:rsid w:val="00C326EE"/>
    <w:rsid w:val="00C329D8"/>
    <w:rsid w:val="00C331AB"/>
    <w:rsid w:val="00C33570"/>
    <w:rsid w:val="00C33679"/>
    <w:rsid w:val="00C342C6"/>
    <w:rsid w:val="00C348E4"/>
    <w:rsid w:val="00C3544B"/>
    <w:rsid w:val="00C3573D"/>
    <w:rsid w:val="00C358A6"/>
    <w:rsid w:val="00C3650B"/>
    <w:rsid w:val="00C36644"/>
    <w:rsid w:val="00C36F8D"/>
    <w:rsid w:val="00C372C1"/>
    <w:rsid w:val="00C37824"/>
    <w:rsid w:val="00C37957"/>
    <w:rsid w:val="00C37A34"/>
    <w:rsid w:val="00C37AA4"/>
    <w:rsid w:val="00C4011B"/>
    <w:rsid w:val="00C404C2"/>
    <w:rsid w:val="00C41B5F"/>
    <w:rsid w:val="00C4224E"/>
    <w:rsid w:val="00C428AA"/>
    <w:rsid w:val="00C42CBD"/>
    <w:rsid w:val="00C430B4"/>
    <w:rsid w:val="00C43CE8"/>
    <w:rsid w:val="00C43D09"/>
    <w:rsid w:val="00C44271"/>
    <w:rsid w:val="00C44AA4"/>
    <w:rsid w:val="00C44F58"/>
    <w:rsid w:val="00C46015"/>
    <w:rsid w:val="00C46A0D"/>
    <w:rsid w:val="00C46C98"/>
    <w:rsid w:val="00C46E31"/>
    <w:rsid w:val="00C47898"/>
    <w:rsid w:val="00C47B1E"/>
    <w:rsid w:val="00C47B6E"/>
    <w:rsid w:val="00C5017A"/>
    <w:rsid w:val="00C503F9"/>
    <w:rsid w:val="00C50567"/>
    <w:rsid w:val="00C50908"/>
    <w:rsid w:val="00C50ADB"/>
    <w:rsid w:val="00C50B8E"/>
    <w:rsid w:val="00C50E11"/>
    <w:rsid w:val="00C50F0A"/>
    <w:rsid w:val="00C51295"/>
    <w:rsid w:val="00C5193D"/>
    <w:rsid w:val="00C519B2"/>
    <w:rsid w:val="00C51D72"/>
    <w:rsid w:val="00C5227C"/>
    <w:rsid w:val="00C527E4"/>
    <w:rsid w:val="00C529E2"/>
    <w:rsid w:val="00C52E00"/>
    <w:rsid w:val="00C532ED"/>
    <w:rsid w:val="00C5356E"/>
    <w:rsid w:val="00C53608"/>
    <w:rsid w:val="00C53659"/>
    <w:rsid w:val="00C53815"/>
    <w:rsid w:val="00C54126"/>
    <w:rsid w:val="00C5451C"/>
    <w:rsid w:val="00C54E6D"/>
    <w:rsid w:val="00C56D43"/>
    <w:rsid w:val="00C5757D"/>
    <w:rsid w:val="00C5790B"/>
    <w:rsid w:val="00C600FC"/>
    <w:rsid w:val="00C60B65"/>
    <w:rsid w:val="00C60F58"/>
    <w:rsid w:val="00C6105F"/>
    <w:rsid w:val="00C624D3"/>
    <w:rsid w:val="00C626A9"/>
    <w:rsid w:val="00C62708"/>
    <w:rsid w:val="00C628F6"/>
    <w:rsid w:val="00C62B22"/>
    <w:rsid w:val="00C63474"/>
    <w:rsid w:val="00C6408D"/>
    <w:rsid w:val="00C64C26"/>
    <w:rsid w:val="00C65CBA"/>
    <w:rsid w:val="00C66007"/>
    <w:rsid w:val="00C6640B"/>
    <w:rsid w:val="00C665F9"/>
    <w:rsid w:val="00C6672D"/>
    <w:rsid w:val="00C668C4"/>
    <w:rsid w:val="00C66EC4"/>
    <w:rsid w:val="00C67934"/>
    <w:rsid w:val="00C7036D"/>
    <w:rsid w:val="00C70538"/>
    <w:rsid w:val="00C70BA4"/>
    <w:rsid w:val="00C70C38"/>
    <w:rsid w:val="00C70D54"/>
    <w:rsid w:val="00C71083"/>
    <w:rsid w:val="00C711C7"/>
    <w:rsid w:val="00C721EF"/>
    <w:rsid w:val="00C72994"/>
    <w:rsid w:val="00C72BA0"/>
    <w:rsid w:val="00C72C35"/>
    <w:rsid w:val="00C72CE8"/>
    <w:rsid w:val="00C72D93"/>
    <w:rsid w:val="00C72DA1"/>
    <w:rsid w:val="00C7393D"/>
    <w:rsid w:val="00C7423C"/>
    <w:rsid w:val="00C74304"/>
    <w:rsid w:val="00C744F9"/>
    <w:rsid w:val="00C74636"/>
    <w:rsid w:val="00C74B59"/>
    <w:rsid w:val="00C7537D"/>
    <w:rsid w:val="00C75530"/>
    <w:rsid w:val="00C75DE3"/>
    <w:rsid w:val="00C760F0"/>
    <w:rsid w:val="00C76353"/>
    <w:rsid w:val="00C76A49"/>
    <w:rsid w:val="00C76C34"/>
    <w:rsid w:val="00C76E82"/>
    <w:rsid w:val="00C77054"/>
    <w:rsid w:val="00C77374"/>
    <w:rsid w:val="00C804C2"/>
    <w:rsid w:val="00C8060E"/>
    <w:rsid w:val="00C80641"/>
    <w:rsid w:val="00C809DC"/>
    <w:rsid w:val="00C80E8B"/>
    <w:rsid w:val="00C813BD"/>
    <w:rsid w:val="00C814C7"/>
    <w:rsid w:val="00C81BCB"/>
    <w:rsid w:val="00C82050"/>
    <w:rsid w:val="00C83063"/>
    <w:rsid w:val="00C834A9"/>
    <w:rsid w:val="00C83C2D"/>
    <w:rsid w:val="00C84EF7"/>
    <w:rsid w:val="00C8533F"/>
    <w:rsid w:val="00C8651F"/>
    <w:rsid w:val="00C87262"/>
    <w:rsid w:val="00C87AD6"/>
    <w:rsid w:val="00C87EC7"/>
    <w:rsid w:val="00C87F68"/>
    <w:rsid w:val="00C900C7"/>
    <w:rsid w:val="00C90531"/>
    <w:rsid w:val="00C90A4E"/>
    <w:rsid w:val="00C90CD4"/>
    <w:rsid w:val="00C90F49"/>
    <w:rsid w:val="00C913E2"/>
    <w:rsid w:val="00C91F47"/>
    <w:rsid w:val="00C927A0"/>
    <w:rsid w:val="00C93213"/>
    <w:rsid w:val="00C93440"/>
    <w:rsid w:val="00C93D14"/>
    <w:rsid w:val="00C94A71"/>
    <w:rsid w:val="00C94DCC"/>
    <w:rsid w:val="00C950E1"/>
    <w:rsid w:val="00C9518F"/>
    <w:rsid w:val="00C95368"/>
    <w:rsid w:val="00C95D87"/>
    <w:rsid w:val="00C962ED"/>
    <w:rsid w:val="00C96832"/>
    <w:rsid w:val="00C974B8"/>
    <w:rsid w:val="00C97725"/>
    <w:rsid w:val="00C977EF"/>
    <w:rsid w:val="00C977FD"/>
    <w:rsid w:val="00C97F37"/>
    <w:rsid w:val="00C97F48"/>
    <w:rsid w:val="00CA08F9"/>
    <w:rsid w:val="00CA1672"/>
    <w:rsid w:val="00CA17BB"/>
    <w:rsid w:val="00CA1A8B"/>
    <w:rsid w:val="00CA21C5"/>
    <w:rsid w:val="00CA231B"/>
    <w:rsid w:val="00CA2388"/>
    <w:rsid w:val="00CA24DC"/>
    <w:rsid w:val="00CA2557"/>
    <w:rsid w:val="00CA26A7"/>
    <w:rsid w:val="00CA2995"/>
    <w:rsid w:val="00CA29AA"/>
    <w:rsid w:val="00CA4062"/>
    <w:rsid w:val="00CA4092"/>
    <w:rsid w:val="00CA4EB5"/>
    <w:rsid w:val="00CA532B"/>
    <w:rsid w:val="00CA5528"/>
    <w:rsid w:val="00CA56FE"/>
    <w:rsid w:val="00CA5F4E"/>
    <w:rsid w:val="00CA64F1"/>
    <w:rsid w:val="00CA6929"/>
    <w:rsid w:val="00CA6D87"/>
    <w:rsid w:val="00CA6DBD"/>
    <w:rsid w:val="00CA7566"/>
    <w:rsid w:val="00CA7A17"/>
    <w:rsid w:val="00CA7FF3"/>
    <w:rsid w:val="00CB0A1D"/>
    <w:rsid w:val="00CB0A59"/>
    <w:rsid w:val="00CB1E10"/>
    <w:rsid w:val="00CB31AD"/>
    <w:rsid w:val="00CB39BE"/>
    <w:rsid w:val="00CB3D47"/>
    <w:rsid w:val="00CB5415"/>
    <w:rsid w:val="00CB587B"/>
    <w:rsid w:val="00CB607E"/>
    <w:rsid w:val="00CB6287"/>
    <w:rsid w:val="00CB62AC"/>
    <w:rsid w:val="00CB6AAC"/>
    <w:rsid w:val="00CB73DE"/>
    <w:rsid w:val="00CB7D49"/>
    <w:rsid w:val="00CC034C"/>
    <w:rsid w:val="00CC097D"/>
    <w:rsid w:val="00CC207C"/>
    <w:rsid w:val="00CC2868"/>
    <w:rsid w:val="00CC2FF8"/>
    <w:rsid w:val="00CC3896"/>
    <w:rsid w:val="00CC3CA7"/>
    <w:rsid w:val="00CC4443"/>
    <w:rsid w:val="00CC50EB"/>
    <w:rsid w:val="00CC5279"/>
    <w:rsid w:val="00CC58FF"/>
    <w:rsid w:val="00CC754D"/>
    <w:rsid w:val="00CC773B"/>
    <w:rsid w:val="00CC7780"/>
    <w:rsid w:val="00CC7943"/>
    <w:rsid w:val="00CD0190"/>
    <w:rsid w:val="00CD0A0D"/>
    <w:rsid w:val="00CD0FA0"/>
    <w:rsid w:val="00CD233C"/>
    <w:rsid w:val="00CD2839"/>
    <w:rsid w:val="00CD29DC"/>
    <w:rsid w:val="00CD2B9C"/>
    <w:rsid w:val="00CD4175"/>
    <w:rsid w:val="00CD5B07"/>
    <w:rsid w:val="00CD5FEF"/>
    <w:rsid w:val="00CD6065"/>
    <w:rsid w:val="00CD649D"/>
    <w:rsid w:val="00CD7086"/>
    <w:rsid w:val="00CD72EB"/>
    <w:rsid w:val="00CD79E1"/>
    <w:rsid w:val="00CD7D71"/>
    <w:rsid w:val="00CE0967"/>
    <w:rsid w:val="00CE0BB1"/>
    <w:rsid w:val="00CE1193"/>
    <w:rsid w:val="00CE1198"/>
    <w:rsid w:val="00CE13C2"/>
    <w:rsid w:val="00CE192B"/>
    <w:rsid w:val="00CE226D"/>
    <w:rsid w:val="00CE261C"/>
    <w:rsid w:val="00CE2A37"/>
    <w:rsid w:val="00CE2EBA"/>
    <w:rsid w:val="00CE3053"/>
    <w:rsid w:val="00CE344B"/>
    <w:rsid w:val="00CE4507"/>
    <w:rsid w:val="00CE4660"/>
    <w:rsid w:val="00CE4825"/>
    <w:rsid w:val="00CE4B5F"/>
    <w:rsid w:val="00CE4CC4"/>
    <w:rsid w:val="00CE4E83"/>
    <w:rsid w:val="00CE4E8D"/>
    <w:rsid w:val="00CE59F8"/>
    <w:rsid w:val="00CE5A2C"/>
    <w:rsid w:val="00CE5B55"/>
    <w:rsid w:val="00CE61A8"/>
    <w:rsid w:val="00CE7979"/>
    <w:rsid w:val="00CE7A29"/>
    <w:rsid w:val="00CF0771"/>
    <w:rsid w:val="00CF0938"/>
    <w:rsid w:val="00CF0963"/>
    <w:rsid w:val="00CF0FA1"/>
    <w:rsid w:val="00CF14C9"/>
    <w:rsid w:val="00CF1A86"/>
    <w:rsid w:val="00CF1F97"/>
    <w:rsid w:val="00CF2D1D"/>
    <w:rsid w:val="00CF2E5A"/>
    <w:rsid w:val="00CF32EF"/>
    <w:rsid w:val="00CF4465"/>
    <w:rsid w:val="00CF469D"/>
    <w:rsid w:val="00CF4948"/>
    <w:rsid w:val="00CF4C5F"/>
    <w:rsid w:val="00CF5077"/>
    <w:rsid w:val="00CF552E"/>
    <w:rsid w:val="00CF60D8"/>
    <w:rsid w:val="00CF6303"/>
    <w:rsid w:val="00CF6456"/>
    <w:rsid w:val="00CF65FF"/>
    <w:rsid w:val="00CF76FB"/>
    <w:rsid w:val="00CF7B47"/>
    <w:rsid w:val="00CF7DCC"/>
    <w:rsid w:val="00D00777"/>
    <w:rsid w:val="00D00778"/>
    <w:rsid w:val="00D00CF7"/>
    <w:rsid w:val="00D024DD"/>
    <w:rsid w:val="00D02B6A"/>
    <w:rsid w:val="00D02FB0"/>
    <w:rsid w:val="00D031F2"/>
    <w:rsid w:val="00D031F3"/>
    <w:rsid w:val="00D03584"/>
    <w:rsid w:val="00D03621"/>
    <w:rsid w:val="00D038FE"/>
    <w:rsid w:val="00D042D6"/>
    <w:rsid w:val="00D05031"/>
    <w:rsid w:val="00D05C03"/>
    <w:rsid w:val="00D05C5F"/>
    <w:rsid w:val="00D0620A"/>
    <w:rsid w:val="00D064BF"/>
    <w:rsid w:val="00D0668B"/>
    <w:rsid w:val="00D066C3"/>
    <w:rsid w:val="00D06C41"/>
    <w:rsid w:val="00D06CFD"/>
    <w:rsid w:val="00D07308"/>
    <w:rsid w:val="00D07449"/>
    <w:rsid w:val="00D10275"/>
    <w:rsid w:val="00D11324"/>
    <w:rsid w:val="00D114AF"/>
    <w:rsid w:val="00D11924"/>
    <w:rsid w:val="00D11D01"/>
    <w:rsid w:val="00D11F67"/>
    <w:rsid w:val="00D120A5"/>
    <w:rsid w:val="00D12381"/>
    <w:rsid w:val="00D12398"/>
    <w:rsid w:val="00D12980"/>
    <w:rsid w:val="00D133A2"/>
    <w:rsid w:val="00D1392F"/>
    <w:rsid w:val="00D13931"/>
    <w:rsid w:val="00D15A25"/>
    <w:rsid w:val="00D15C2A"/>
    <w:rsid w:val="00D160D4"/>
    <w:rsid w:val="00D16AC1"/>
    <w:rsid w:val="00D16B82"/>
    <w:rsid w:val="00D16E3B"/>
    <w:rsid w:val="00D17550"/>
    <w:rsid w:val="00D17CDE"/>
    <w:rsid w:val="00D200D3"/>
    <w:rsid w:val="00D20117"/>
    <w:rsid w:val="00D22D00"/>
    <w:rsid w:val="00D23752"/>
    <w:rsid w:val="00D237F8"/>
    <w:rsid w:val="00D23D29"/>
    <w:rsid w:val="00D242BA"/>
    <w:rsid w:val="00D24535"/>
    <w:rsid w:val="00D245C2"/>
    <w:rsid w:val="00D249CB"/>
    <w:rsid w:val="00D24C82"/>
    <w:rsid w:val="00D24F73"/>
    <w:rsid w:val="00D25FC5"/>
    <w:rsid w:val="00D260F7"/>
    <w:rsid w:val="00D2643B"/>
    <w:rsid w:val="00D26680"/>
    <w:rsid w:val="00D2754D"/>
    <w:rsid w:val="00D3006D"/>
    <w:rsid w:val="00D30158"/>
    <w:rsid w:val="00D30677"/>
    <w:rsid w:val="00D30B6C"/>
    <w:rsid w:val="00D30F79"/>
    <w:rsid w:val="00D316BE"/>
    <w:rsid w:val="00D3379B"/>
    <w:rsid w:val="00D33B26"/>
    <w:rsid w:val="00D33E72"/>
    <w:rsid w:val="00D33ED5"/>
    <w:rsid w:val="00D343FC"/>
    <w:rsid w:val="00D3481B"/>
    <w:rsid w:val="00D349DC"/>
    <w:rsid w:val="00D34FFB"/>
    <w:rsid w:val="00D357D0"/>
    <w:rsid w:val="00D35812"/>
    <w:rsid w:val="00D35A4D"/>
    <w:rsid w:val="00D365EE"/>
    <w:rsid w:val="00D3693E"/>
    <w:rsid w:val="00D3778C"/>
    <w:rsid w:val="00D37BDC"/>
    <w:rsid w:val="00D37C95"/>
    <w:rsid w:val="00D37CF1"/>
    <w:rsid w:val="00D403E6"/>
    <w:rsid w:val="00D4043C"/>
    <w:rsid w:val="00D40FA2"/>
    <w:rsid w:val="00D419EB"/>
    <w:rsid w:val="00D41A7D"/>
    <w:rsid w:val="00D4313B"/>
    <w:rsid w:val="00D43607"/>
    <w:rsid w:val="00D43BA3"/>
    <w:rsid w:val="00D43C0A"/>
    <w:rsid w:val="00D43CAD"/>
    <w:rsid w:val="00D4402E"/>
    <w:rsid w:val="00D4403B"/>
    <w:rsid w:val="00D44F85"/>
    <w:rsid w:val="00D46AB4"/>
    <w:rsid w:val="00D46D31"/>
    <w:rsid w:val="00D4705B"/>
    <w:rsid w:val="00D47107"/>
    <w:rsid w:val="00D4715B"/>
    <w:rsid w:val="00D4744A"/>
    <w:rsid w:val="00D4755B"/>
    <w:rsid w:val="00D47728"/>
    <w:rsid w:val="00D50791"/>
    <w:rsid w:val="00D507BD"/>
    <w:rsid w:val="00D51365"/>
    <w:rsid w:val="00D5154F"/>
    <w:rsid w:val="00D5155A"/>
    <w:rsid w:val="00D51620"/>
    <w:rsid w:val="00D51AE8"/>
    <w:rsid w:val="00D51AEF"/>
    <w:rsid w:val="00D52863"/>
    <w:rsid w:val="00D52C3D"/>
    <w:rsid w:val="00D5307F"/>
    <w:rsid w:val="00D5347E"/>
    <w:rsid w:val="00D5418E"/>
    <w:rsid w:val="00D54F70"/>
    <w:rsid w:val="00D550AD"/>
    <w:rsid w:val="00D55A27"/>
    <w:rsid w:val="00D56193"/>
    <w:rsid w:val="00D5683B"/>
    <w:rsid w:val="00D56E0A"/>
    <w:rsid w:val="00D5744D"/>
    <w:rsid w:val="00D5786D"/>
    <w:rsid w:val="00D57AEE"/>
    <w:rsid w:val="00D57EFD"/>
    <w:rsid w:val="00D57FB4"/>
    <w:rsid w:val="00D602E3"/>
    <w:rsid w:val="00D60563"/>
    <w:rsid w:val="00D60AF4"/>
    <w:rsid w:val="00D61434"/>
    <w:rsid w:val="00D62181"/>
    <w:rsid w:val="00D6297A"/>
    <w:rsid w:val="00D62A72"/>
    <w:rsid w:val="00D6368E"/>
    <w:rsid w:val="00D63A52"/>
    <w:rsid w:val="00D64B7D"/>
    <w:rsid w:val="00D65888"/>
    <w:rsid w:val="00D65B2B"/>
    <w:rsid w:val="00D66A6C"/>
    <w:rsid w:val="00D67AE6"/>
    <w:rsid w:val="00D67CED"/>
    <w:rsid w:val="00D67DBC"/>
    <w:rsid w:val="00D70A1C"/>
    <w:rsid w:val="00D70B7C"/>
    <w:rsid w:val="00D70BC9"/>
    <w:rsid w:val="00D71D8D"/>
    <w:rsid w:val="00D71F43"/>
    <w:rsid w:val="00D72641"/>
    <w:rsid w:val="00D72B18"/>
    <w:rsid w:val="00D72DF9"/>
    <w:rsid w:val="00D73CC4"/>
    <w:rsid w:val="00D73FB5"/>
    <w:rsid w:val="00D74526"/>
    <w:rsid w:val="00D747DA"/>
    <w:rsid w:val="00D75864"/>
    <w:rsid w:val="00D758D6"/>
    <w:rsid w:val="00D75BBF"/>
    <w:rsid w:val="00D75C11"/>
    <w:rsid w:val="00D7636A"/>
    <w:rsid w:val="00D7694C"/>
    <w:rsid w:val="00D76C0B"/>
    <w:rsid w:val="00D801A8"/>
    <w:rsid w:val="00D809E8"/>
    <w:rsid w:val="00D8174F"/>
    <w:rsid w:val="00D81BC8"/>
    <w:rsid w:val="00D81E6F"/>
    <w:rsid w:val="00D82490"/>
    <w:rsid w:val="00D82C6B"/>
    <w:rsid w:val="00D83372"/>
    <w:rsid w:val="00D8484F"/>
    <w:rsid w:val="00D84A20"/>
    <w:rsid w:val="00D84AA2"/>
    <w:rsid w:val="00D850D9"/>
    <w:rsid w:val="00D85817"/>
    <w:rsid w:val="00D85C44"/>
    <w:rsid w:val="00D85F49"/>
    <w:rsid w:val="00D861C8"/>
    <w:rsid w:val="00D86A4F"/>
    <w:rsid w:val="00D86A70"/>
    <w:rsid w:val="00D87158"/>
    <w:rsid w:val="00D87D04"/>
    <w:rsid w:val="00D900D3"/>
    <w:rsid w:val="00D90B22"/>
    <w:rsid w:val="00D90F7B"/>
    <w:rsid w:val="00D910CA"/>
    <w:rsid w:val="00D91588"/>
    <w:rsid w:val="00D91626"/>
    <w:rsid w:val="00D91806"/>
    <w:rsid w:val="00D919D9"/>
    <w:rsid w:val="00D920D0"/>
    <w:rsid w:val="00D9327C"/>
    <w:rsid w:val="00D93F03"/>
    <w:rsid w:val="00D94418"/>
    <w:rsid w:val="00D946CB"/>
    <w:rsid w:val="00D94A82"/>
    <w:rsid w:val="00D94AA5"/>
    <w:rsid w:val="00D952BE"/>
    <w:rsid w:val="00D954CE"/>
    <w:rsid w:val="00D95B9B"/>
    <w:rsid w:val="00D95CD9"/>
    <w:rsid w:val="00D95F3D"/>
    <w:rsid w:val="00D96C82"/>
    <w:rsid w:val="00D96E65"/>
    <w:rsid w:val="00DA071E"/>
    <w:rsid w:val="00DA07B1"/>
    <w:rsid w:val="00DA0860"/>
    <w:rsid w:val="00DA132B"/>
    <w:rsid w:val="00DA1500"/>
    <w:rsid w:val="00DA1B84"/>
    <w:rsid w:val="00DA2094"/>
    <w:rsid w:val="00DA2553"/>
    <w:rsid w:val="00DA2AB6"/>
    <w:rsid w:val="00DA2DF2"/>
    <w:rsid w:val="00DA3132"/>
    <w:rsid w:val="00DA3924"/>
    <w:rsid w:val="00DA484D"/>
    <w:rsid w:val="00DA4CF3"/>
    <w:rsid w:val="00DA51FD"/>
    <w:rsid w:val="00DA57F3"/>
    <w:rsid w:val="00DA5C26"/>
    <w:rsid w:val="00DA5EB4"/>
    <w:rsid w:val="00DA6146"/>
    <w:rsid w:val="00DA6396"/>
    <w:rsid w:val="00DA65E6"/>
    <w:rsid w:val="00DA6694"/>
    <w:rsid w:val="00DA68B8"/>
    <w:rsid w:val="00DA6F9D"/>
    <w:rsid w:val="00DB00E3"/>
    <w:rsid w:val="00DB0281"/>
    <w:rsid w:val="00DB0F65"/>
    <w:rsid w:val="00DB1321"/>
    <w:rsid w:val="00DB14F1"/>
    <w:rsid w:val="00DB19A9"/>
    <w:rsid w:val="00DB29DA"/>
    <w:rsid w:val="00DB2E47"/>
    <w:rsid w:val="00DB2E8E"/>
    <w:rsid w:val="00DB35EC"/>
    <w:rsid w:val="00DB4057"/>
    <w:rsid w:val="00DB418D"/>
    <w:rsid w:val="00DB4AB3"/>
    <w:rsid w:val="00DB58A3"/>
    <w:rsid w:val="00DB5921"/>
    <w:rsid w:val="00DB5995"/>
    <w:rsid w:val="00DB59F5"/>
    <w:rsid w:val="00DB617A"/>
    <w:rsid w:val="00DB6207"/>
    <w:rsid w:val="00DB65FC"/>
    <w:rsid w:val="00DB6C82"/>
    <w:rsid w:val="00DB735A"/>
    <w:rsid w:val="00DB73C7"/>
    <w:rsid w:val="00DB77C1"/>
    <w:rsid w:val="00DC066A"/>
    <w:rsid w:val="00DC06E6"/>
    <w:rsid w:val="00DC1108"/>
    <w:rsid w:val="00DC1115"/>
    <w:rsid w:val="00DC1ED8"/>
    <w:rsid w:val="00DC21D0"/>
    <w:rsid w:val="00DC3042"/>
    <w:rsid w:val="00DC3326"/>
    <w:rsid w:val="00DC3FB4"/>
    <w:rsid w:val="00DC4046"/>
    <w:rsid w:val="00DC40B4"/>
    <w:rsid w:val="00DC4A20"/>
    <w:rsid w:val="00DC50A0"/>
    <w:rsid w:val="00DC547C"/>
    <w:rsid w:val="00DC5553"/>
    <w:rsid w:val="00DC55D2"/>
    <w:rsid w:val="00DC6910"/>
    <w:rsid w:val="00DC6B99"/>
    <w:rsid w:val="00DC6DF0"/>
    <w:rsid w:val="00DC70EA"/>
    <w:rsid w:val="00DC7E99"/>
    <w:rsid w:val="00DD0088"/>
    <w:rsid w:val="00DD06F7"/>
    <w:rsid w:val="00DD0911"/>
    <w:rsid w:val="00DD0C68"/>
    <w:rsid w:val="00DD0FC8"/>
    <w:rsid w:val="00DD1186"/>
    <w:rsid w:val="00DD18FA"/>
    <w:rsid w:val="00DD1CA2"/>
    <w:rsid w:val="00DD22FD"/>
    <w:rsid w:val="00DD233D"/>
    <w:rsid w:val="00DD2D40"/>
    <w:rsid w:val="00DD3850"/>
    <w:rsid w:val="00DD4914"/>
    <w:rsid w:val="00DD54C5"/>
    <w:rsid w:val="00DD54E2"/>
    <w:rsid w:val="00DD55C0"/>
    <w:rsid w:val="00DD563C"/>
    <w:rsid w:val="00DD57BF"/>
    <w:rsid w:val="00DD630A"/>
    <w:rsid w:val="00DD647F"/>
    <w:rsid w:val="00DD71D8"/>
    <w:rsid w:val="00DD730F"/>
    <w:rsid w:val="00DD73FD"/>
    <w:rsid w:val="00DD748D"/>
    <w:rsid w:val="00DD7834"/>
    <w:rsid w:val="00DD7EFD"/>
    <w:rsid w:val="00DD7F10"/>
    <w:rsid w:val="00DD7F3A"/>
    <w:rsid w:val="00DE06BA"/>
    <w:rsid w:val="00DE1303"/>
    <w:rsid w:val="00DE1A4C"/>
    <w:rsid w:val="00DE2449"/>
    <w:rsid w:val="00DE2B28"/>
    <w:rsid w:val="00DE2F0C"/>
    <w:rsid w:val="00DE3A8F"/>
    <w:rsid w:val="00DE3BB2"/>
    <w:rsid w:val="00DE45A8"/>
    <w:rsid w:val="00DE4F14"/>
    <w:rsid w:val="00DE5090"/>
    <w:rsid w:val="00DE598D"/>
    <w:rsid w:val="00DE610D"/>
    <w:rsid w:val="00DE626F"/>
    <w:rsid w:val="00DE66A8"/>
    <w:rsid w:val="00DE66E2"/>
    <w:rsid w:val="00DE73FF"/>
    <w:rsid w:val="00DE7624"/>
    <w:rsid w:val="00DE7C53"/>
    <w:rsid w:val="00DF0A08"/>
    <w:rsid w:val="00DF1B83"/>
    <w:rsid w:val="00DF2204"/>
    <w:rsid w:val="00DF297F"/>
    <w:rsid w:val="00DF2BFF"/>
    <w:rsid w:val="00DF3A20"/>
    <w:rsid w:val="00DF4BDB"/>
    <w:rsid w:val="00DF4EDE"/>
    <w:rsid w:val="00DF5CE3"/>
    <w:rsid w:val="00DF6ACD"/>
    <w:rsid w:val="00DF6E81"/>
    <w:rsid w:val="00E0037D"/>
    <w:rsid w:val="00E003EF"/>
    <w:rsid w:val="00E00C8A"/>
    <w:rsid w:val="00E00E97"/>
    <w:rsid w:val="00E00FB8"/>
    <w:rsid w:val="00E011A5"/>
    <w:rsid w:val="00E01AA4"/>
    <w:rsid w:val="00E01D3A"/>
    <w:rsid w:val="00E022E1"/>
    <w:rsid w:val="00E02998"/>
    <w:rsid w:val="00E02B97"/>
    <w:rsid w:val="00E037FB"/>
    <w:rsid w:val="00E03A22"/>
    <w:rsid w:val="00E046C3"/>
    <w:rsid w:val="00E05925"/>
    <w:rsid w:val="00E05A36"/>
    <w:rsid w:val="00E05ABB"/>
    <w:rsid w:val="00E05E7D"/>
    <w:rsid w:val="00E06218"/>
    <w:rsid w:val="00E063F5"/>
    <w:rsid w:val="00E07CAD"/>
    <w:rsid w:val="00E105AD"/>
    <w:rsid w:val="00E10AEF"/>
    <w:rsid w:val="00E11293"/>
    <w:rsid w:val="00E11F01"/>
    <w:rsid w:val="00E11F88"/>
    <w:rsid w:val="00E12093"/>
    <w:rsid w:val="00E12491"/>
    <w:rsid w:val="00E1330B"/>
    <w:rsid w:val="00E13B23"/>
    <w:rsid w:val="00E14BC7"/>
    <w:rsid w:val="00E15609"/>
    <w:rsid w:val="00E15674"/>
    <w:rsid w:val="00E159CB"/>
    <w:rsid w:val="00E15BEF"/>
    <w:rsid w:val="00E15F3C"/>
    <w:rsid w:val="00E16078"/>
    <w:rsid w:val="00E16412"/>
    <w:rsid w:val="00E166A0"/>
    <w:rsid w:val="00E16C02"/>
    <w:rsid w:val="00E16FB1"/>
    <w:rsid w:val="00E1702B"/>
    <w:rsid w:val="00E172CE"/>
    <w:rsid w:val="00E17413"/>
    <w:rsid w:val="00E17A89"/>
    <w:rsid w:val="00E2002E"/>
    <w:rsid w:val="00E2097B"/>
    <w:rsid w:val="00E20AAF"/>
    <w:rsid w:val="00E215BB"/>
    <w:rsid w:val="00E219DF"/>
    <w:rsid w:val="00E21C67"/>
    <w:rsid w:val="00E21E50"/>
    <w:rsid w:val="00E22ED3"/>
    <w:rsid w:val="00E230ED"/>
    <w:rsid w:val="00E23112"/>
    <w:rsid w:val="00E23AFA"/>
    <w:rsid w:val="00E24038"/>
    <w:rsid w:val="00E24430"/>
    <w:rsid w:val="00E2472D"/>
    <w:rsid w:val="00E2483E"/>
    <w:rsid w:val="00E249DC"/>
    <w:rsid w:val="00E24C91"/>
    <w:rsid w:val="00E2533F"/>
    <w:rsid w:val="00E25E09"/>
    <w:rsid w:val="00E26BC4"/>
    <w:rsid w:val="00E26E00"/>
    <w:rsid w:val="00E27587"/>
    <w:rsid w:val="00E279A0"/>
    <w:rsid w:val="00E27AEA"/>
    <w:rsid w:val="00E3043E"/>
    <w:rsid w:val="00E305C8"/>
    <w:rsid w:val="00E309A1"/>
    <w:rsid w:val="00E313F0"/>
    <w:rsid w:val="00E317DB"/>
    <w:rsid w:val="00E317E9"/>
    <w:rsid w:val="00E31A77"/>
    <w:rsid w:val="00E31BCE"/>
    <w:rsid w:val="00E31E60"/>
    <w:rsid w:val="00E324E2"/>
    <w:rsid w:val="00E327F6"/>
    <w:rsid w:val="00E33BCC"/>
    <w:rsid w:val="00E33EBB"/>
    <w:rsid w:val="00E33FE3"/>
    <w:rsid w:val="00E34106"/>
    <w:rsid w:val="00E34200"/>
    <w:rsid w:val="00E344BB"/>
    <w:rsid w:val="00E34741"/>
    <w:rsid w:val="00E34C7E"/>
    <w:rsid w:val="00E34DF7"/>
    <w:rsid w:val="00E3504B"/>
    <w:rsid w:val="00E35145"/>
    <w:rsid w:val="00E35B04"/>
    <w:rsid w:val="00E35E09"/>
    <w:rsid w:val="00E35F59"/>
    <w:rsid w:val="00E35F84"/>
    <w:rsid w:val="00E35FC4"/>
    <w:rsid w:val="00E370F0"/>
    <w:rsid w:val="00E37BE3"/>
    <w:rsid w:val="00E37F76"/>
    <w:rsid w:val="00E405DF"/>
    <w:rsid w:val="00E40A9A"/>
    <w:rsid w:val="00E40B73"/>
    <w:rsid w:val="00E40DAA"/>
    <w:rsid w:val="00E40F21"/>
    <w:rsid w:val="00E413E2"/>
    <w:rsid w:val="00E4142D"/>
    <w:rsid w:val="00E41D7F"/>
    <w:rsid w:val="00E4216B"/>
    <w:rsid w:val="00E425F8"/>
    <w:rsid w:val="00E42932"/>
    <w:rsid w:val="00E42B28"/>
    <w:rsid w:val="00E4354F"/>
    <w:rsid w:val="00E43B97"/>
    <w:rsid w:val="00E4498F"/>
    <w:rsid w:val="00E45491"/>
    <w:rsid w:val="00E4637D"/>
    <w:rsid w:val="00E464E0"/>
    <w:rsid w:val="00E46D6C"/>
    <w:rsid w:val="00E46EB5"/>
    <w:rsid w:val="00E470A7"/>
    <w:rsid w:val="00E47CC0"/>
    <w:rsid w:val="00E47E89"/>
    <w:rsid w:val="00E5035D"/>
    <w:rsid w:val="00E503C5"/>
    <w:rsid w:val="00E50B1F"/>
    <w:rsid w:val="00E50D10"/>
    <w:rsid w:val="00E50D7C"/>
    <w:rsid w:val="00E50EF3"/>
    <w:rsid w:val="00E50F53"/>
    <w:rsid w:val="00E5155D"/>
    <w:rsid w:val="00E51CE0"/>
    <w:rsid w:val="00E52361"/>
    <w:rsid w:val="00E5276E"/>
    <w:rsid w:val="00E52C64"/>
    <w:rsid w:val="00E5395D"/>
    <w:rsid w:val="00E53A2B"/>
    <w:rsid w:val="00E54904"/>
    <w:rsid w:val="00E54C04"/>
    <w:rsid w:val="00E551B1"/>
    <w:rsid w:val="00E556ED"/>
    <w:rsid w:val="00E55C2A"/>
    <w:rsid w:val="00E55D84"/>
    <w:rsid w:val="00E572CE"/>
    <w:rsid w:val="00E574A1"/>
    <w:rsid w:val="00E60012"/>
    <w:rsid w:val="00E604F1"/>
    <w:rsid w:val="00E609D0"/>
    <w:rsid w:val="00E60F36"/>
    <w:rsid w:val="00E61032"/>
    <w:rsid w:val="00E61EB3"/>
    <w:rsid w:val="00E6214F"/>
    <w:rsid w:val="00E62242"/>
    <w:rsid w:val="00E624E6"/>
    <w:rsid w:val="00E62764"/>
    <w:rsid w:val="00E62C49"/>
    <w:rsid w:val="00E6333E"/>
    <w:rsid w:val="00E6346E"/>
    <w:rsid w:val="00E6352B"/>
    <w:rsid w:val="00E63986"/>
    <w:rsid w:val="00E63BD6"/>
    <w:rsid w:val="00E63FD7"/>
    <w:rsid w:val="00E64F24"/>
    <w:rsid w:val="00E6522E"/>
    <w:rsid w:val="00E652B6"/>
    <w:rsid w:val="00E654BA"/>
    <w:rsid w:val="00E65F4D"/>
    <w:rsid w:val="00E66303"/>
    <w:rsid w:val="00E6675E"/>
    <w:rsid w:val="00E66B2F"/>
    <w:rsid w:val="00E66F00"/>
    <w:rsid w:val="00E66F2D"/>
    <w:rsid w:val="00E67357"/>
    <w:rsid w:val="00E67764"/>
    <w:rsid w:val="00E67CA2"/>
    <w:rsid w:val="00E70064"/>
    <w:rsid w:val="00E70154"/>
    <w:rsid w:val="00E7130E"/>
    <w:rsid w:val="00E7146E"/>
    <w:rsid w:val="00E717FD"/>
    <w:rsid w:val="00E71F7E"/>
    <w:rsid w:val="00E72545"/>
    <w:rsid w:val="00E72DEE"/>
    <w:rsid w:val="00E73262"/>
    <w:rsid w:val="00E73431"/>
    <w:rsid w:val="00E73BF3"/>
    <w:rsid w:val="00E73FDF"/>
    <w:rsid w:val="00E74502"/>
    <w:rsid w:val="00E74751"/>
    <w:rsid w:val="00E753B3"/>
    <w:rsid w:val="00E755DF"/>
    <w:rsid w:val="00E7561E"/>
    <w:rsid w:val="00E75632"/>
    <w:rsid w:val="00E757F0"/>
    <w:rsid w:val="00E75BE9"/>
    <w:rsid w:val="00E75FB4"/>
    <w:rsid w:val="00E7612A"/>
    <w:rsid w:val="00E76153"/>
    <w:rsid w:val="00E766C1"/>
    <w:rsid w:val="00E7731D"/>
    <w:rsid w:val="00E77683"/>
    <w:rsid w:val="00E8038E"/>
    <w:rsid w:val="00E8040F"/>
    <w:rsid w:val="00E80C90"/>
    <w:rsid w:val="00E81361"/>
    <w:rsid w:val="00E82BD1"/>
    <w:rsid w:val="00E82F83"/>
    <w:rsid w:val="00E842CB"/>
    <w:rsid w:val="00E84347"/>
    <w:rsid w:val="00E8443C"/>
    <w:rsid w:val="00E850E6"/>
    <w:rsid w:val="00E85C88"/>
    <w:rsid w:val="00E85CF7"/>
    <w:rsid w:val="00E8603D"/>
    <w:rsid w:val="00E867D7"/>
    <w:rsid w:val="00E8682C"/>
    <w:rsid w:val="00E873C9"/>
    <w:rsid w:val="00E87681"/>
    <w:rsid w:val="00E8792B"/>
    <w:rsid w:val="00E87A30"/>
    <w:rsid w:val="00E87B2C"/>
    <w:rsid w:val="00E90017"/>
    <w:rsid w:val="00E900D0"/>
    <w:rsid w:val="00E907A5"/>
    <w:rsid w:val="00E90A27"/>
    <w:rsid w:val="00E91098"/>
    <w:rsid w:val="00E91925"/>
    <w:rsid w:val="00E91B08"/>
    <w:rsid w:val="00E91BC2"/>
    <w:rsid w:val="00E92130"/>
    <w:rsid w:val="00E92193"/>
    <w:rsid w:val="00E92303"/>
    <w:rsid w:val="00E925AE"/>
    <w:rsid w:val="00E925F8"/>
    <w:rsid w:val="00E92637"/>
    <w:rsid w:val="00E92783"/>
    <w:rsid w:val="00E92BC6"/>
    <w:rsid w:val="00E93233"/>
    <w:rsid w:val="00E93329"/>
    <w:rsid w:val="00E93820"/>
    <w:rsid w:val="00E943CF"/>
    <w:rsid w:val="00E94DD6"/>
    <w:rsid w:val="00E95057"/>
    <w:rsid w:val="00E9552E"/>
    <w:rsid w:val="00E95C08"/>
    <w:rsid w:val="00E95DF0"/>
    <w:rsid w:val="00E96291"/>
    <w:rsid w:val="00E9678C"/>
    <w:rsid w:val="00E96F47"/>
    <w:rsid w:val="00E97630"/>
    <w:rsid w:val="00E976A4"/>
    <w:rsid w:val="00E97B5B"/>
    <w:rsid w:val="00E97E8C"/>
    <w:rsid w:val="00EA0962"/>
    <w:rsid w:val="00EA0BB0"/>
    <w:rsid w:val="00EA0CE4"/>
    <w:rsid w:val="00EA11B8"/>
    <w:rsid w:val="00EA12B6"/>
    <w:rsid w:val="00EA1625"/>
    <w:rsid w:val="00EA1BE9"/>
    <w:rsid w:val="00EA2099"/>
    <w:rsid w:val="00EA2123"/>
    <w:rsid w:val="00EA240D"/>
    <w:rsid w:val="00EA2AE6"/>
    <w:rsid w:val="00EA2D42"/>
    <w:rsid w:val="00EA2E70"/>
    <w:rsid w:val="00EA2FCE"/>
    <w:rsid w:val="00EA337D"/>
    <w:rsid w:val="00EA3781"/>
    <w:rsid w:val="00EA37AB"/>
    <w:rsid w:val="00EA3BFF"/>
    <w:rsid w:val="00EA3C11"/>
    <w:rsid w:val="00EA3F47"/>
    <w:rsid w:val="00EA435D"/>
    <w:rsid w:val="00EA4487"/>
    <w:rsid w:val="00EA4758"/>
    <w:rsid w:val="00EA5002"/>
    <w:rsid w:val="00EA5313"/>
    <w:rsid w:val="00EA54FE"/>
    <w:rsid w:val="00EA5A67"/>
    <w:rsid w:val="00EA7C19"/>
    <w:rsid w:val="00EB0281"/>
    <w:rsid w:val="00EB053E"/>
    <w:rsid w:val="00EB05ED"/>
    <w:rsid w:val="00EB0722"/>
    <w:rsid w:val="00EB0E69"/>
    <w:rsid w:val="00EB106A"/>
    <w:rsid w:val="00EB116C"/>
    <w:rsid w:val="00EB189A"/>
    <w:rsid w:val="00EB29D3"/>
    <w:rsid w:val="00EB2CAB"/>
    <w:rsid w:val="00EB2EAF"/>
    <w:rsid w:val="00EB302D"/>
    <w:rsid w:val="00EB30B8"/>
    <w:rsid w:val="00EB35C2"/>
    <w:rsid w:val="00EB362B"/>
    <w:rsid w:val="00EB39A5"/>
    <w:rsid w:val="00EB43B0"/>
    <w:rsid w:val="00EB46EB"/>
    <w:rsid w:val="00EB4853"/>
    <w:rsid w:val="00EB49A8"/>
    <w:rsid w:val="00EB4ED2"/>
    <w:rsid w:val="00EB5DA8"/>
    <w:rsid w:val="00EB625A"/>
    <w:rsid w:val="00EB6E5C"/>
    <w:rsid w:val="00EB703E"/>
    <w:rsid w:val="00EB706A"/>
    <w:rsid w:val="00EB7B03"/>
    <w:rsid w:val="00EB7B41"/>
    <w:rsid w:val="00EB7BAB"/>
    <w:rsid w:val="00EB7CD1"/>
    <w:rsid w:val="00EB7D71"/>
    <w:rsid w:val="00EC0144"/>
    <w:rsid w:val="00EC0C63"/>
    <w:rsid w:val="00EC0D0E"/>
    <w:rsid w:val="00EC0FDE"/>
    <w:rsid w:val="00EC10FF"/>
    <w:rsid w:val="00EC18CD"/>
    <w:rsid w:val="00EC2B2E"/>
    <w:rsid w:val="00EC3593"/>
    <w:rsid w:val="00EC3DE9"/>
    <w:rsid w:val="00EC3E55"/>
    <w:rsid w:val="00EC3EED"/>
    <w:rsid w:val="00EC4681"/>
    <w:rsid w:val="00EC4CF4"/>
    <w:rsid w:val="00EC4F86"/>
    <w:rsid w:val="00EC4FE4"/>
    <w:rsid w:val="00EC5213"/>
    <w:rsid w:val="00EC538E"/>
    <w:rsid w:val="00EC566B"/>
    <w:rsid w:val="00EC58AC"/>
    <w:rsid w:val="00EC5B44"/>
    <w:rsid w:val="00EC5C5C"/>
    <w:rsid w:val="00EC6083"/>
    <w:rsid w:val="00EC6299"/>
    <w:rsid w:val="00EC6C99"/>
    <w:rsid w:val="00EC7793"/>
    <w:rsid w:val="00ED001F"/>
    <w:rsid w:val="00ED0345"/>
    <w:rsid w:val="00ED03CD"/>
    <w:rsid w:val="00ED0B28"/>
    <w:rsid w:val="00ED0B66"/>
    <w:rsid w:val="00ED0BB1"/>
    <w:rsid w:val="00ED0D53"/>
    <w:rsid w:val="00ED1872"/>
    <w:rsid w:val="00ED2332"/>
    <w:rsid w:val="00ED2B55"/>
    <w:rsid w:val="00ED2DCB"/>
    <w:rsid w:val="00ED3958"/>
    <w:rsid w:val="00ED4C32"/>
    <w:rsid w:val="00ED4C3D"/>
    <w:rsid w:val="00ED4CC4"/>
    <w:rsid w:val="00ED4CEC"/>
    <w:rsid w:val="00ED5946"/>
    <w:rsid w:val="00ED6650"/>
    <w:rsid w:val="00ED66D9"/>
    <w:rsid w:val="00ED6720"/>
    <w:rsid w:val="00ED7960"/>
    <w:rsid w:val="00EE0755"/>
    <w:rsid w:val="00EE1431"/>
    <w:rsid w:val="00EE1A64"/>
    <w:rsid w:val="00EE1B41"/>
    <w:rsid w:val="00EE23EA"/>
    <w:rsid w:val="00EE2951"/>
    <w:rsid w:val="00EE2BE7"/>
    <w:rsid w:val="00EE350D"/>
    <w:rsid w:val="00EE3661"/>
    <w:rsid w:val="00EE46EE"/>
    <w:rsid w:val="00EE4DCE"/>
    <w:rsid w:val="00EE5C78"/>
    <w:rsid w:val="00EE5D32"/>
    <w:rsid w:val="00EE6422"/>
    <w:rsid w:val="00EE7359"/>
    <w:rsid w:val="00EE7382"/>
    <w:rsid w:val="00EE75B4"/>
    <w:rsid w:val="00EE7A7A"/>
    <w:rsid w:val="00EF0855"/>
    <w:rsid w:val="00EF13AB"/>
    <w:rsid w:val="00EF1456"/>
    <w:rsid w:val="00EF168F"/>
    <w:rsid w:val="00EF1D08"/>
    <w:rsid w:val="00EF1D6E"/>
    <w:rsid w:val="00EF1FFB"/>
    <w:rsid w:val="00EF2015"/>
    <w:rsid w:val="00EF28C1"/>
    <w:rsid w:val="00EF2CEE"/>
    <w:rsid w:val="00EF2E68"/>
    <w:rsid w:val="00EF2FBF"/>
    <w:rsid w:val="00EF3AB6"/>
    <w:rsid w:val="00EF3B4C"/>
    <w:rsid w:val="00EF3FE3"/>
    <w:rsid w:val="00EF5187"/>
    <w:rsid w:val="00EF5DE0"/>
    <w:rsid w:val="00EF6487"/>
    <w:rsid w:val="00EF70B4"/>
    <w:rsid w:val="00EF7A90"/>
    <w:rsid w:val="00EF7B63"/>
    <w:rsid w:val="00F00291"/>
    <w:rsid w:val="00F00616"/>
    <w:rsid w:val="00F00A68"/>
    <w:rsid w:val="00F00EFA"/>
    <w:rsid w:val="00F011C5"/>
    <w:rsid w:val="00F013C5"/>
    <w:rsid w:val="00F017BC"/>
    <w:rsid w:val="00F01B07"/>
    <w:rsid w:val="00F020E3"/>
    <w:rsid w:val="00F022F2"/>
    <w:rsid w:val="00F02654"/>
    <w:rsid w:val="00F0271B"/>
    <w:rsid w:val="00F02D20"/>
    <w:rsid w:val="00F03091"/>
    <w:rsid w:val="00F031C2"/>
    <w:rsid w:val="00F03880"/>
    <w:rsid w:val="00F039D5"/>
    <w:rsid w:val="00F03A8F"/>
    <w:rsid w:val="00F04015"/>
    <w:rsid w:val="00F0470E"/>
    <w:rsid w:val="00F05138"/>
    <w:rsid w:val="00F0520D"/>
    <w:rsid w:val="00F05319"/>
    <w:rsid w:val="00F05938"/>
    <w:rsid w:val="00F07000"/>
    <w:rsid w:val="00F07A43"/>
    <w:rsid w:val="00F07AA5"/>
    <w:rsid w:val="00F1027D"/>
    <w:rsid w:val="00F11544"/>
    <w:rsid w:val="00F116DF"/>
    <w:rsid w:val="00F11A30"/>
    <w:rsid w:val="00F120FA"/>
    <w:rsid w:val="00F1319B"/>
    <w:rsid w:val="00F13393"/>
    <w:rsid w:val="00F1351D"/>
    <w:rsid w:val="00F13FEF"/>
    <w:rsid w:val="00F14049"/>
    <w:rsid w:val="00F1468A"/>
    <w:rsid w:val="00F147D8"/>
    <w:rsid w:val="00F14DFE"/>
    <w:rsid w:val="00F14E75"/>
    <w:rsid w:val="00F151A1"/>
    <w:rsid w:val="00F1552C"/>
    <w:rsid w:val="00F15A98"/>
    <w:rsid w:val="00F164D7"/>
    <w:rsid w:val="00F16B03"/>
    <w:rsid w:val="00F1707F"/>
    <w:rsid w:val="00F17D75"/>
    <w:rsid w:val="00F204AD"/>
    <w:rsid w:val="00F20618"/>
    <w:rsid w:val="00F20F6F"/>
    <w:rsid w:val="00F2147A"/>
    <w:rsid w:val="00F215C7"/>
    <w:rsid w:val="00F22538"/>
    <w:rsid w:val="00F225BD"/>
    <w:rsid w:val="00F23241"/>
    <w:rsid w:val="00F23255"/>
    <w:rsid w:val="00F238BA"/>
    <w:rsid w:val="00F23C2E"/>
    <w:rsid w:val="00F25255"/>
    <w:rsid w:val="00F2614A"/>
    <w:rsid w:val="00F2666A"/>
    <w:rsid w:val="00F27868"/>
    <w:rsid w:val="00F27C95"/>
    <w:rsid w:val="00F305BD"/>
    <w:rsid w:val="00F30964"/>
    <w:rsid w:val="00F3125D"/>
    <w:rsid w:val="00F31672"/>
    <w:rsid w:val="00F31775"/>
    <w:rsid w:val="00F31884"/>
    <w:rsid w:val="00F319BC"/>
    <w:rsid w:val="00F31B6A"/>
    <w:rsid w:val="00F31F7D"/>
    <w:rsid w:val="00F32070"/>
    <w:rsid w:val="00F3236F"/>
    <w:rsid w:val="00F32C2C"/>
    <w:rsid w:val="00F3370B"/>
    <w:rsid w:val="00F34285"/>
    <w:rsid w:val="00F345C3"/>
    <w:rsid w:val="00F3475D"/>
    <w:rsid w:val="00F34B6E"/>
    <w:rsid w:val="00F356B6"/>
    <w:rsid w:val="00F3626D"/>
    <w:rsid w:val="00F36843"/>
    <w:rsid w:val="00F370C2"/>
    <w:rsid w:val="00F37D6B"/>
    <w:rsid w:val="00F40249"/>
    <w:rsid w:val="00F4043E"/>
    <w:rsid w:val="00F40F0F"/>
    <w:rsid w:val="00F41070"/>
    <w:rsid w:val="00F41187"/>
    <w:rsid w:val="00F41332"/>
    <w:rsid w:val="00F4207E"/>
    <w:rsid w:val="00F42460"/>
    <w:rsid w:val="00F4385A"/>
    <w:rsid w:val="00F43862"/>
    <w:rsid w:val="00F44000"/>
    <w:rsid w:val="00F4484B"/>
    <w:rsid w:val="00F44949"/>
    <w:rsid w:val="00F44A30"/>
    <w:rsid w:val="00F4556C"/>
    <w:rsid w:val="00F46198"/>
    <w:rsid w:val="00F46481"/>
    <w:rsid w:val="00F4657E"/>
    <w:rsid w:val="00F4667F"/>
    <w:rsid w:val="00F46933"/>
    <w:rsid w:val="00F469B3"/>
    <w:rsid w:val="00F469C5"/>
    <w:rsid w:val="00F46BCC"/>
    <w:rsid w:val="00F504DE"/>
    <w:rsid w:val="00F5073D"/>
    <w:rsid w:val="00F50D4E"/>
    <w:rsid w:val="00F50EC3"/>
    <w:rsid w:val="00F52A64"/>
    <w:rsid w:val="00F54435"/>
    <w:rsid w:val="00F5454E"/>
    <w:rsid w:val="00F546CE"/>
    <w:rsid w:val="00F5481B"/>
    <w:rsid w:val="00F54978"/>
    <w:rsid w:val="00F54A06"/>
    <w:rsid w:val="00F54DD7"/>
    <w:rsid w:val="00F553F6"/>
    <w:rsid w:val="00F55798"/>
    <w:rsid w:val="00F558CF"/>
    <w:rsid w:val="00F55991"/>
    <w:rsid w:val="00F564E6"/>
    <w:rsid w:val="00F566CA"/>
    <w:rsid w:val="00F57E74"/>
    <w:rsid w:val="00F6004C"/>
    <w:rsid w:val="00F604DE"/>
    <w:rsid w:val="00F60736"/>
    <w:rsid w:val="00F6099E"/>
    <w:rsid w:val="00F60B86"/>
    <w:rsid w:val="00F611B9"/>
    <w:rsid w:val="00F611F4"/>
    <w:rsid w:val="00F612DF"/>
    <w:rsid w:val="00F6172E"/>
    <w:rsid w:val="00F617FD"/>
    <w:rsid w:val="00F61B27"/>
    <w:rsid w:val="00F626E9"/>
    <w:rsid w:val="00F631BB"/>
    <w:rsid w:val="00F632CA"/>
    <w:rsid w:val="00F632EE"/>
    <w:rsid w:val="00F637C8"/>
    <w:rsid w:val="00F63AA0"/>
    <w:rsid w:val="00F648BF"/>
    <w:rsid w:val="00F64C7C"/>
    <w:rsid w:val="00F64DD5"/>
    <w:rsid w:val="00F64F64"/>
    <w:rsid w:val="00F64F9D"/>
    <w:rsid w:val="00F650CD"/>
    <w:rsid w:val="00F65D50"/>
    <w:rsid w:val="00F66725"/>
    <w:rsid w:val="00F668B9"/>
    <w:rsid w:val="00F6716D"/>
    <w:rsid w:val="00F67EB8"/>
    <w:rsid w:val="00F700C0"/>
    <w:rsid w:val="00F70ED5"/>
    <w:rsid w:val="00F7104D"/>
    <w:rsid w:val="00F71959"/>
    <w:rsid w:val="00F71D63"/>
    <w:rsid w:val="00F728FB"/>
    <w:rsid w:val="00F738AD"/>
    <w:rsid w:val="00F73D5E"/>
    <w:rsid w:val="00F74004"/>
    <w:rsid w:val="00F7403E"/>
    <w:rsid w:val="00F743F6"/>
    <w:rsid w:val="00F74E7A"/>
    <w:rsid w:val="00F75341"/>
    <w:rsid w:val="00F75396"/>
    <w:rsid w:val="00F75BAD"/>
    <w:rsid w:val="00F76368"/>
    <w:rsid w:val="00F765FB"/>
    <w:rsid w:val="00F766B5"/>
    <w:rsid w:val="00F77518"/>
    <w:rsid w:val="00F77C3A"/>
    <w:rsid w:val="00F800A4"/>
    <w:rsid w:val="00F8051E"/>
    <w:rsid w:val="00F8055A"/>
    <w:rsid w:val="00F808AA"/>
    <w:rsid w:val="00F814EA"/>
    <w:rsid w:val="00F81A6F"/>
    <w:rsid w:val="00F82128"/>
    <w:rsid w:val="00F82253"/>
    <w:rsid w:val="00F8231D"/>
    <w:rsid w:val="00F82386"/>
    <w:rsid w:val="00F83BE5"/>
    <w:rsid w:val="00F83DF3"/>
    <w:rsid w:val="00F8412F"/>
    <w:rsid w:val="00F8413A"/>
    <w:rsid w:val="00F84FFC"/>
    <w:rsid w:val="00F85282"/>
    <w:rsid w:val="00F86593"/>
    <w:rsid w:val="00F865D2"/>
    <w:rsid w:val="00F8673C"/>
    <w:rsid w:val="00F86D8B"/>
    <w:rsid w:val="00F86EE7"/>
    <w:rsid w:val="00F877B3"/>
    <w:rsid w:val="00F90C87"/>
    <w:rsid w:val="00F91045"/>
    <w:rsid w:val="00F91284"/>
    <w:rsid w:val="00F9142D"/>
    <w:rsid w:val="00F91508"/>
    <w:rsid w:val="00F920BF"/>
    <w:rsid w:val="00F925E6"/>
    <w:rsid w:val="00F933D6"/>
    <w:rsid w:val="00F934D3"/>
    <w:rsid w:val="00F93A13"/>
    <w:rsid w:val="00F93F25"/>
    <w:rsid w:val="00F9409D"/>
    <w:rsid w:val="00F941E0"/>
    <w:rsid w:val="00F948B6"/>
    <w:rsid w:val="00F94AAD"/>
    <w:rsid w:val="00F94B7A"/>
    <w:rsid w:val="00F95427"/>
    <w:rsid w:val="00F95AEE"/>
    <w:rsid w:val="00F962FA"/>
    <w:rsid w:val="00F963C2"/>
    <w:rsid w:val="00F9644E"/>
    <w:rsid w:val="00F967AB"/>
    <w:rsid w:val="00F96814"/>
    <w:rsid w:val="00F96A97"/>
    <w:rsid w:val="00F971F3"/>
    <w:rsid w:val="00F973B8"/>
    <w:rsid w:val="00F975A7"/>
    <w:rsid w:val="00F97790"/>
    <w:rsid w:val="00F97B69"/>
    <w:rsid w:val="00FA0798"/>
    <w:rsid w:val="00FA0F42"/>
    <w:rsid w:val="00FA0F7E"/>
    <w:rsid w:val="00FA12F5"/>
    <w:rsid w:val="00FA1628"/>
    <w:rsid w:val="00FA167B"/>
    <w:rsid w:val="00FA1FC3"/>
    <w:rsid w:val="00FA2736"/>
    <w:rsid w:val="00FA2803"/>
    <w:rsid w:val="00FA2A9D"/>
    <w:rsid w:val="00FA2AC7"/>
    <w:rsid w:val="00FA2E19"/>
    <w:rsid w:val="00FA332A"/>
    <w:rsid w:val="00FA3867"/>
    <w:rsid w:val="00FA45EB"/>
    <w:rsid w:val="00FA4984"/>
    <w:rsid w:val="00FA5187"/>
    <w:rsid w:val="00FA61F3"/>
    <w:rsid w:val="00FA7008"/>
    <w:rsid w:val="00FB01D9"/>
    <w:rsid w:val="00FB0899"/>
    <w:rsid w:val="00FB0D2B"/>
    <w:rsid w:val="00FB122D"/>
    <w:rsid w:val="00FB15FA"/>
    <w:rsid w:val="00FB1DB5"/>
    <w:rsid w:val="00FB244D"/>
    <w:rsid w:val="00FB24C0"/>
    <w:rsid w:val="00FB27CB"/>
    <w:rsid w:val="00FB2CF7"/>
    <w:rsid w:val="00FB2D8D"/>
    <w:rsid w:val="00FB3927"/>
    <w:rsid w:val="00FB444E"/>
    <w:rsid w:val="00FB45B9"/>
    <w:rsid w:val="00FB46A1"/>
    <w:rsid w:val="00FB4815"/>
    <w:rsid w:val="00FB5704"/>
    <w:rsid w:val="00FB57CF"/>
    <w:rsid w:val="00FB63AE"/>
    <w:rsid w:val="00FB65D5"/>
    <w:rsid w:val="00FB6FBA"/>
    <w:rsid w:val="00FB700B"/>
    <w:rsid w:val="00FB7B13"/>
    <w:rsid w:val="00FB7C32"/>
    <w:rsid w:val="00FB7E04"/>
    <w:rsid w:val="00FC00D1"/>
    <w:rsid w:val="00FC010F"/>
    <w:rsid w:val="00FC06FC"/>
    <w:rsid w:val="00FC1382"/>
    <w:rsid w:val="00FC1838"/>
    <w:rsid w:val="00FC19F3"/>
    <w:rsid w:val="00FC1EA1"/>
    <w:rsid w:val="00FC2706"/>
    <w:rsid w:val="00FC2E5C"/>
    <w:rsid w:val="00FC33E1"/>
    <w:rsid w:val="00FC372D"/>
    <w:rsid w:val="00FC381A"/>
    <w:rsid w:val="00FC3A84"/>
    <w:rsid w:val="00FC41AB"/>
    <w:rsid w:val="00FC4CA6"/>
    <w:rsid w:val="00FC4F05"/>
    <w:rsid w:val="00FC5E97"/>
    <w:rsid w:val="00FC6814"/>
    <w:rsid w:val="00FC6CCA"/>
    <w:rsid w:val="00FC713A"/>
    <w:rsid w:val="00FC72F2"/>
    <w:rsid w:val="00FC7770"/>
    <w:rsid w:val="00FC79B8"/>
    <w:rsid w:val="00FC7D15"/>
    <w:rsid w:val="00FC7E8F"/>
    <w:rsid w:val="00FD03DB"/>
    <w:rsid w:val="00FD08A4"/>
    <w:rsid w:val="00FD093A"/>
    <w:rsid w:val="00FD1151"/>
    <w:rsid w:val="00FD123B"/>
    <w:rsid w:val="00FD16ED"/>
    <w:rsid w:val="00FD18D8"/>
    <w:rsid w:val="00FD1B15"/>
    <w:rsid w:val="00FD22C3"/>
    <w:rsid w:val="00FD35F8"/>
    <w:rsid w:val="00FD3C44"/>
    <w:rsid w:val="00FD41BF"/>
    <w:rsid w:val="00FD42DF"/>
    <w:rsid w:val="00FD42E2"/>
    <w:rsid w:val="00FD499B"/>
    <w:rsid w:val="00FD4D36"/>
    <w:rsid w:val="00FD5068"/>
    <w:rsid w:val="00FD5618"/>
    <w:rsid w:val="00FD5854"/>
    <w:rsid w:val="00FD5C3C"/>
    <w:rsid w:val="00FD6245"/>
    <w:rsid w:val="00FD655D"/>
    <w:rsid w:val="00FD6571"/>
    <w:rsid w:val="00FD6C8B"/>
    <w:rsid w:val="00FD7C3D"/>
    <w:rsid w:val="00FE0241"/>
    <w:rsid w:val="00FE03D8"/>
    <w:rsid w:val="00FE0555"/>
    <w:rsid w:val="00FE07DB"/>
    <w:rsid w:val="00FE0C50"/>
    <w:rsid w:val="00FE218B"/>
    <w:rsid w:val="00FE22E4"/>
    <w:rsid w:val="00FE23A3"/>
    <w:rsid w:val="00FE2523"/>
    <w:rsid w:val="00FE29E3"/>
    <w:rsid w:val="00FE29E5"/>
    <w:rsid w:val="00FE329B"/>
    <w:rsid w:val="00FE397A"/>
    <w:rsid w:val="00FE3C8E"/>
    <w:rsid w:val="00FE4396"/>
    <w:rsid w:val="00FE4478"/>
    <w:rsid w:val="00FE450F"/>
    <w:rsid w:val="00FE4662"/>
    <w:rsid w:val="00FE4922"/>
    <w:rsid w:val="00FE5DD5"/>
    <w:rsid w:val="00FE6041"/>
    <w:rsid w:val="00FE60BD"/>
    <w:rsid w:val="00FE7022"/>
    <w:rsid w:val="00FE70B8"/>
    <w:rsid w:val="00FE76FA"/>
    <w:rsid w:val="00FE7BC2"/>
    <w:rsid w:val="00FE7D33"/>
    <w:rsid w:val="00FF00CE"/>
    <w:rsid w:val="00FF0646"/>
    <w:rsid w:val="00FF06C8"/>
    <w:rsid w:val="00FF0E3D"/>
    <w:rsid w:val="00FF1882"/>
    <w:rsid w:val="00FF198F"/>
    <w:rsid w:val="00FF277B"/>
    <w:rsid w:val="00FF2A7A"/>
    <w:rsid w:val="00FF2B09"/>
    <w:rsid w:val="00FF318F"/>
    <w:rsid w:val="00FF327F"/>
    <w:rsid w:val="00FF3EED"/>
    <w:rsid w:val="00FF44AC"/>
    <w:rsid w:val="00FF4F32"/>
    <w:rsid w:val="00FF511E"/>
    <w:rsid w:val="00FF5999"/>
    <w:rsid w:val="00FF5BD2"/>
    <w:rsid w:val="00FF5C97"/>
    <w:rsid w:val="00FF70BE"/>
    <w:rsid w:val="00FF7263"/>
    <w:rsid w:val="00FF7AA1"/>
    <w:rsid w:val="00FF7DAF"/>
    <w:rsid w:val="02A7F29F"/>
    <w:rsid w:val="03303CCD"/>
    <w:rsid w:val="039C2422"/>
    <w:rsid w:val="0594116D"/>
    <w:rsid w:val="07EEAD98"/>
    <w:rsid w:val="0828570D"/>
    <w:rsid w:val="091A65E9"/>
    <w:rsid w:val="0BE4075B"/>
    <w:rsid w:val="0DE70CE5"/>
    <w:rsid w:val="0EF4DF15"/>
    <w:rsid w:val="1251C5E7"/>
    <w:rsid w:val="14982BA3"/>
    <w:rsid w:val="16CAC9CC"/>
    <w:rsid w:val="17E694FA"/>
    <w:rsid w:val="184041D1"/>
    <w:rsid w:val="196DF047"/>
    <w:rsid w:val="1C08AA63"/>
    <w:rsid w:val="1F78CE2D"/>
    <w:rsid w:val="2023FB34"/>
    <w:rsid w:val="204521B1"/>
    <w:rsid w:val="20FF988E"/>
    <w:rsid w:val="210D9CDE"/>
    <w:rsid w:val="22F804E3"/>
    <w:rsid w:val="233CCED8"/>
    <w:rsid w:val="242CBD67"/>
    <w:rsid w:val="27C6084F"/>
    <w:rsid w:val="27DBC944"/>
    <w:rsid w:val="2A6AAAEC"/>
    <w:rsid w:val="2B331C67"/>
    <w:rsid w:val="2B94C5C8"/>
    <w:rsid w:val="2C28ED09"/>
    <w:rsid w:val="2C974E63"/>
    <w:rsid w:val="2CECE731"/>
    <w:rsid w:val="2EC09AC5"/>
    <w:rsid w:val="311A2160"/>
    <w:rsid w:val="32AD1FCF"/>
    <w:rsid w:val="330F4C3E"/>
    <w:rsid w:val="3490B32E"/>
    <w:rsid w:val="34EBD9F3"/>
    <w:rsid w:val="34FF023E"/>
    <w:rsid w:val="35A14A5F"/>
    <w:rsid w:val="35D5951C"/>
    <w:rsid w:val="3613E0FD"/>
    <w:rsid w:val="3679B20E"/>
    <w:rsid w:val="38284645"/>
    <w:rsid w:val="392EA6FC"/>
    <w:rsid w:val="3B776F41"/>
    <w:rsid w:val="3FAFEE76"/>
    <w:rsid w:val="433D3391"/>
    <w:rsid w:val="44180A1B"/>
    <w:rsid w:val="44DD9509"/>
    <w:rsid w:val="457F58BA"/>
    <w:rsid w:val="4B8EAA7B"/>
    <w:rsid w:val="50808E6F"/>
    <w:rsid w:val="54CDABBD"/>
    <w:rsid w:val="567819F3"/>
    <w:rsid w:val="58C3F413"/>
    <w:rsid w:val="58F71734"/>
    <w:rsid w:val="5CC2196A"/>
    <w:rsid w:val="5D739B48"/>
    <w:rsid w:val="5E98A2DB"/>
    <w:rsid w:val="5EAC9C5C"/>
    <w:rsid w:val="5EFA25C3"/>
    <w:rsid w:val="60293B30"/>
    <w:rsid w:val="6059ECB1"/>
    <w:rsid w:val="60B60EED"/>
    <w:rsid w:val="61FD4EB4"/>
    <w:rsid w:val="620983C8"/>
    <w:rsid w:val="62957982"/>
    <w:rsid w:val="631CD93D"/>
    <w:rsid w:val="63D21349"/>
    <w:rsid w:val="65E03224"/>
    <w:rsid w:val="66AF3013"/>
    <w:rsid w:val="67C5E093"/>
    <w:rsid w:val="6EB90E53"/>
    <w:rsid w:val="708135D8"/>
    <w:rsid w:val="7149B5B3"/>
    <w:rsid w:val="71D17A59"/>
    <w:rsid w:val="71EDEF4B"/>
    <w:rsid w:val="7378202E"/>
    <w:rsid w:val="738D2649"/>
    <w:rsid w:val="75C92847"/>
    <w:rsid w:val="76414306"/>
    <w:rsid w:val="76F0EDA6"/>
    <w:rsid w:val="77D9F1B5"/>
    <w:rsid w:val="792E539D"/>
    <w:rsid w:val="7B4178B2"/>
    <w:rsid w:val="7DEA5E5E"/>
    <w:rsid w:val="7E8A1498"/>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B3817"/>
  <w15:docId w15:val="{3821617D-B02A-4B38-A3DB-9792EC5E5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3565A" w:themeColor="text2"/>
        <w:sz w:val="21"/>
        <w:szCs w:val="21"/>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uiPriority="9"/>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locked="1" w:semiHidden="1" w:uiPriority="39"/>
    <w:lsdException w:name="Normal Indent" w:locked="1"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locked="1"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1" w:semiHidden="1" w:unhideWhenUsed="1"/>
    <w:lsdException w:name="List Number" w:locked="1"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locked="1" w:semiHidden="1" w:unhideWhenUsed="1"/>
    <w:lsdException w:name="List Number 3" w:locked="1" w:semiHidden="1" w:unhideWhenUsed="1"/>
    <w:lsdException w:name="List Number 4" w:semiHidden="1" w:unhideWhenUsed="1"/>
    <w:lsdException w:name="List Number 5" w:semiHidden="1" w:unhideWhenUsed="1"/>
    <w:lsdException w:name="Title" w:locked="1" w:semiHidden="1" w:uiPriority="1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Text"/>
    <w:qFormat/>
    <w:rsid w:val="001A47A5"/>
    <w:pPr>
      <w:spacing w:before="180" w:after="120" w:line="264" w:lineRule="auto"/>
      <w:jc w:val="both"/>
    </w:pPr>
  </w:style>
  <w:style w:type="paragraph" w:styleId="Heading1">
    <w:name w:val="heading 1"/>
    <w:aliases w:val="~SectionHeading,Heading 1 (OST),RSKH1,RSKHeading 1,Section Heading,Section,H1,h1,(Alt+1),l1,Header1,1.,head:1#,Head 1,Ch,Chapter,LHFC1,Se,Paragraph,MPS Standard Heading 1,PA Chapter,numbered indent 1,ni1,Numbered - 1,Heading.CAPS,1,Headerm,t,L"/>
    <w:basedOn w:val="SecHeadNonToc"/>
    <w:next w:val="Normal"/>
    <w:link w:val="Heading1Char"/>
    <w:uiPriority w:val="9"/>
    <w:qFormat/>
    <w:rsid w:val="001A47A5"/>
    <w:pPr>
      <w:numPr>
        <w:numId w:val="5"/>
      </w:numPr>
      <w:ind w:hanging="284"/>
      <w:outlineLvl w:val="0"/>
    </w:pPr>
    <w:rPr>
      <w:rFonts w:cs="Arial"/>
    </w:rPr>
  </w:style>
  <w:style w:type="paragraph" w:styleId="Heading2">
    <w:name w:val="heading 2"/>
    <w:aliases w:val="~SubHeading,Heading 2 (OST),DNV-H2,RSKH2,Heading 2 URS,Major,h2,(Alt+2),Lev 2,Sub-paragraph,MPS Sub-Heading,PA Major Section,numbered indent 2,ni2,ParaLvl2,Numbered - 2,Sub-section,1.1,B,#2,AITS 2,AITS Section Heading,Clause,H2,2,Table 2,L2"/>
    <w:basedOn w:val="Heading1"/>
    <w:next w:val="Normal"/>
    <w:link w:val="Heading2Char"/>
    <w:uiPriority w:val="9"/>
    <w:qFormat/>
    <w:rsid w:val="001A47A5"/>
    <w:pPr>
      <w:pageBreakBefore w:val="0"/>
      <w:numPr>
        <w:ilvl w:val="1"/>
      </w:numPr>
      <w:spacing w:before="280"/>
      <w:ind w:hanging="284"/>
      <w:outlineLvl w:val="1"/>
    </w:pPr>
    <w:rPr>
      <w:sz w:val="32"/>
    </w:rPr>
  </w:style>
  <w:style w:type="paragraph" w:styleId="Heading3">
    <w:name w:val="heading 3"/>
    <w:aliases w:val="~MinorSubHeading,Heading 3 (OST),L3,Section SubHeading,L31,L32,Section SubHeading1,L311,L33,Section SubHeading2,L312,L321,Section SubHeading11,L3111,L34,Section SubHeading3,L313,L322,Section SubHeading12,L3112,L35,Section SubHeading4,L314,L323"/>
    <w:basedOn w:val="Heading2"/>
    <w:next w:val="Normal"/>
    <w:link w:val="Heading3Char"/>
    <w:uiPriority w:val="9"/>
    <w:qFormat/>
    <w:rsid w:val="001A47A5"/>
    <w:pPr>
      <w:numPr>
        <w:ilvl w:val="2"/>
      </w:numPr>
      <w:spacing w:before="240"/>
      <w:ind w:hanging="284"/>
      <w:outlineLvl w:val="2"/>
    </w:pPr>
    <w:rPr>
      <w:sz w:val="28"/>
    </w:rPr>
  </w:style>
  <w:style w:type="paragraph" w:styleId="Heading4">
    <w:name w:val="heading 4"/>
    <w:aliases w:val="~Level4Heading,Subtitle 4,Normal Heading,(i),Agt Head 4,Normalhead4,MisHead4,rp_Heading 4,Normal Heading 4,h4,h4 sub sub heading,D Sub-Sub/Plain,COX4,Heading 4 Char1,Heading 4 Char Char,Agt Head 4 Char Char,Normalhead4 Char Char,Para4"/>
    <w:basedOn w:val="Heading3"/>
    <w:next w:val="Normal"/>
    <w:link w:val="Heading4Char"/>
    <w:uiPriority w:val="3"/>
    <w:rsid w:val="001A47A5"/>
    <w:pPr>
      <w:numPr>
        <w:ilvl w:val="3"/>
      </w:numPr>
      <w:spacing w:before="180"/>
      <w:ind w:hanging="284"/>
      <w:outlineLvl w:val="3"/>
    </w:pPr>
    <w:rPr>
      <w:sz w:val="24"/>
    </w:rPr>
  </w:style>
  <w:style w:type="paragraph" w:styleId="Heading5">
    <w:name w:val="heading 5"/>
    <w:basedOn w:val="Normal"/>
    <w:next w:val="Normal"/>
    <w:link w:val="Heading5Char"/>
    <w:uiPriority w:val="9"/>
    <w:semiHidden/>
    <w:rsid w:val="001A47A5"/>
    <w:pPr>
      <w:keepNext/>
      <w:keepLines/>
      <w:spacing w:before="200"/>
      <w:outlineLvl w:val="4"/>
    </w:pPr>
    <w:rPr>
      <w:rFonts w:asciiTheme="majorHAnsi" w:eastAsiaTheme="majorEastAsia" w:hAnsiTheme="majorHAnsi" w:cstheme="majorBidi"/>
      <w:color w:val="auto"/>
    </w:rPr>
  </w:style>
  <w:style w:type="paragraph" w:styleId="Heading6">
    <w:name w:val="heading 6"/>
    <w:basedOn w:val="SecHeadNonToc"/>
    <w:next w:val="Normal"/>
    <w:link w:val="Heading6Char"/>
    <w:semiHidden/>
    <w:rsid w:val="001A47A5"/>
    <w:pPr>
      <w:outlineLvl w:val="5"/>
    </w:pPr>
  </w:style>
  <w:style w:type="paragraph" w:styleId="Heading7">
    <w:name w:val="heading 7"/>
    <w:basedOn w:val="Heading6"/>
    <w:next w:val="Normal"/>
    <w:link w:val="Heading7Char"/>
    <w:semiHidden/>
    <w:rsid w:val="001A47A5"/>
    <w:pPr>
      <w:pageBreakBefore w:val="0"/>
      <w:numPr>
        <w:numId w:val="6"/>
      </w:numPr>
      <w:tabs>
        <w:tab w:val="left" w:pos="2127"/>
      </w:tabs>
      <w:spacing w:after="240"/>
      <w:outlineLvl w:val="6"/>
    </w:pPr>
    <w:rPr>
      <w:sz w:val="32"/>
    </w:rPr>
  </w:style>
  <w:style w:type="paragraph" w:styleId="Heading8">
    <w:name w:val="heading 8"/>
    <w:basedOn w:val="Heading7"/>
    <w:next w:val="Normal"/>
    <w:link w:val="Heading8Char"/>
    <w:semiHidden/>
    <w:rsid w:val="001A47A5"/>
    <w:pPr>
      <w:numPr>
        <w:ilvl w:val="1"/>
      </w:numPr>
      <w:outlineLvl w:val="7"/>
    </w:pPr>
    <w:rPr>
      <w:sz w:val="28"/>
    </w:rPr>
  </w:style>
  <w:style w:type="paragraph" w:styleId="Heading9">
    <w:name w:val="heading 9"/>
    <w:basedOn w:val="Heading8"/>
    <w:next w:val="Normal"/>
    <w:link w:val="Heading9Char"/>
    <w:semiHidden/>
    <w:rsid w:val="001A47A5"/>
    <w:pPr>
      <w:numPr>
        <w:ilvl w:val="2"/>
      </w:numPr>
      <w:outlineLvl w:val="8"/>
    </w:pPr>
    <w:rPr>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A4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BaseStyle"/>
    <w:link w:val="NoSpacingChar"/>
    <w:uiPriority w:val="1"/>
    <w:qFormat/>
    <w:rsid w:val="001A47A5"/>
    <w:pPr>
      <w:spacing w:after="0" w:line="240" w:lineRule="auto"/>
    </w:pPr>
  </w:style>
  <w:style w:type="paragraph" w:customStyle="1" w:styleId="DocDate">
    <w:name w:val="~DocDate"/>
    <w:basedOn w:val="NoSpacing"/>
    <w:qFormat/>
    <w:rsid w:val="001A47A5"/>
    <w:rPr>
      <w:sz w:val="28"/>
    </w:rPr>
  </w:style>
  <w:style w:type="paragraph" w:customStyle="1" w:styleId="DocTitle">
    <w:name w:val="~DocTitle"/>
    <w:basedOn w:val="NoSpacing"/>
    <w:qFormat/>
    <w:rsid w:val="001A47A5"/>
    <w:rPr>
      <w:color w:val="006BA6" w:themeColor="accent1"/>
      <w:sz w:val="48"/>
    </w:rPr>
  </w:style>
  <w:style w:type="paragraph" w:customStyle="1" w:styleId="DocSubTitle">
    <w:name w:val="~DocSubTitle"/>
    <w:basedOn w:val="NoSpacing"/>
    <w:qFormat/>
    <w:rsid w:val="001A47A5"/>
    <w:rPr>
      <w:sz w:val="40"/>
    </w:rPr>
  </w:style>
  <w:style w:type="paragraph" w:customStyle="1" w:styleId="DocClient">
    <w:name w:val="~DocClient"/>
    <w:basedOn w:val="NoSpacing"/>
    <w:qFormat/>
    <w:rsid w:val="001A47A5"/>
    <w:rPr>
      <w:sz w:val="36"/>
    </w:rPr>
  </w:style>
  <w:style w:type="paragraph" w:customStyle="1" w:styleId="DocDraft">
    <w:name w:val="~DocDraft"/>
    <w:basedOn w:val="NoSpacing"/>
    <w:qFormat/>
    <w:rsid w:val="001A47A5"/>
    <w:pPr>
      <w:jc w:val="right"/>
    </w:pPr>
    <w:rPr>
      <w:sz w:val="28"/>
    </w:rPr>
  </w:style>
  <w:style w:type="paragraph" w:customStyle="1" w:styleId="SecHeadNonToc">
    <w:name w:val="~SecHeadNonToc"/>
    <w:basedOn w:val="NoSpacing"/>
    <w:next w:val="Normal"/>
    <w:uiPriority w:val="3"/>
    <w:qFormat/>
    <w:rsid w:val="001A47A5"/>
    <w:pPr>
      <w:keepNext/>
      <w:pageBreakBefore/>
      <w:spacing w:before="360" w:after="180"/>
    </w:pPr>
    <w:rPr>
      <w:rFonts w:asciiTheme="majorHAnsi" w:hAnsiTheme="majorHAnsi"/>
      <w:color w:val="006BA6" w:themeColor="accent1"/>
      <w:sz w:val="36"/>
    </w:rPr>
  </w:style>
  <w:style w:type="character" w:customStyle="1" w:styleId="Heading7Char">
    <w:name w:val="Heading 7 Char"/>
    <w:basedOn w:val="DefaultParagraphFont"/>
    <w:link w:val="Heading7"/>
    <w:semiHidden/>
    <w:rsid w:val="001A47A5"/>
    <w:rPr>
      <w:rFonts w:asciiTheme="majorHAnsi" w:hAnsiTheme="majorHAnsi"/>
      <w:color w:val="006BA6" w:themeColor="accent1"/>
      <w:sz w:val="32"/>
    </w:rPr>
  </w:style>
  <w:style w:type="character" w:customStyle="1" w:styleId="Heading8Char">
    <w:name w:val="Heading 8 Char"/>
    <w:basedOn w:val="DefaultParagraphFont"/>
    <w:link w:val="Heading8"/>
    <w:semiHidden/>
    <w:rsid w:val="001A47A5"/>
    <w:rPr>
      <w:rFonts w:asciiTheme="majorHAnsi" w:hAnsiTheme="majorHAnsi"/>
      <w:color w:val="006BA6" w:themeColor="accent1"/>
      <w:sz w:val="28"/>
    </w:rPr>
  </w:style>
  <w:style w:type="character" w:customStyle="1" w:styleId="Heading9Char">
    <w:name w:val="Heading 9 Char"/>
    <w:basedOn w:val="DefaultParagraphFont"/>
    <w:link w:val="Heading9"/>
    <w:semiHidden/>
    <w:rsid w:val="001A47A5"/>
    <w:rPr>
      <w:rFonts w:asciiTheme="majorHAnsi" w:hAnsiTheme="majorHAnsi"/>
      <w:i/>
      <w:color w:val="006BA6" w:themeColor="accent1"/>
      <w:sz w:val="24"/>
    </w:rPr>
  </w:style>
  <w:style w:type="character" w:styleId="PlaceholderText">
    <w:name w:val="Placeholder Text"/>
    <w:basedOn w:val="DefaultParagraphFont"/>
    <w:uiPriority w:val="99"/>
    <w:semiHidden/>
    <w:rsid w:val="001A47A5"/>
    <w:rPr>
      <w:color w:val="808080"/>
    </w:rPr>
  </w:style>
  <w:style w:type="paragraph" w:customStyle="1" w:styleId="BodyHeading">
    <w:name w:val="~BodyHeading"/>
    <w:basedOn w:val="Normal"/>
    <w:next w:val="Normal"/>
    <w:qFormat/>
    <w:rsid w:val="001A47A5"/>
    <w:pPr>
      <w:keepNext/>
      <w:spacing w:after="180"/>
    </w:pPr>
    <w:rPr>
      <w:b/>
      <w:color w:val="006BA6" w:themeColor="accent1"/>
    </w:rPr>
  </w:style>
  <w:style w:type="paragraph" w:customStyle="1" w:styleId="Bullet10">
    <w:name w:val="~Bullet1"/>
    <w:basedOn w:val="Normal"/>
    <w:link w:val="Bullet1Char"/>
    <w:qFormat/>
    <w:rsid w:val="001A47A5"/>
    <w:pPr>
      <w:numPr>
        <w:numId w:val="3"/>
      </w:numPr>
      <w:spacing w:before="0" w:after="0"/>
    </w:pPr>
    <w:rPr>
      <w:rFonts w:eastAsia="Calibri" w:cs="Arial"/>
    </w:rPr>
  </w:style>
  <w:style w:type="paragraph" w:customStyle="1" w:styleId="Bullet2">
    <w:name w:val="~Bullet2"/>
    <w:basedOn w:val="Bullet10"/>
    <w:qFormat/>
    <w:rsid w:val="001A47A5"/>
    <w:pPr>
      <w:numPr>
        <w:ilvl w:val="1"/>
      </w:numPr>
      <w:tabs>
        <w:tab w:val="left" w:pos="680"/>
      </w:tabs>
    </w:pPr>
  </w:style>
  <w:style w:type="paragraph" w:customStyle="1" w:styleId="Bullet3">
    <w:name w:val="~Bullet3"/>
    <w:basedOn w:val="Bullet2"/>
    <w:qFormat/>
    <w:rsid w:val="001A47A5"/>
    <w:pPr>
      <w:numPr>
        <w:ilvl w:val="2"/>
      </w:numPr>
      <w:tabs>
        <w:tab w:val="clear" w:pos="680"/>
        <w:tab w:val="left" w:pos="1021"/>
      </w:tabs>
      <w:ind w:left="1020" w:hanging="340"/>
    </w:pPr>
  </w:style>
  <w:style w:type="paragraph" w:styleId="Caption">
    <w:name w:val="caption"/>
    <w:aliases w:val="~Caption,Caption Char1,Caption Char Char,Caption Char2 Char Char,Caption Char1 Char Char Char,Caption Char Char Char Char Char,Caption Char2 Char Char Char Char Char,Caption Char1 Char1 Char Char Char Char Char,HBP,Caption Char2,Ma,Map,Char,M,HB"/>
    <w:basedOn w:val="BodyHeading"/>
    <w:next w:val="Normal"/>
    <w:link w:val="CaptionChar"/>
    <w:qFormat/>
    <w:rsid w:val="001A47A5"/>
    <w:pPr>
      <w:tabs>
        <w:tab w:val="left" w:pos="993"/>
      </w:tabs>
      <w:spacing w:after="60"/>
      <w:ind w:left="992" w:hanging="992"/>
      <w:jc w:val="left"/>
    </w:pPr>
    <w:rPr>
      <w:rFonts w:eastAsia="Calibri" w:cs="Arial"/>
    </w:rPr>
  </w:style>
  <w:style w:type="paragraph" w:customStyle="1" w:styleId="ExecSumHead">
    <w:name w:val="~ExecSumHead"/>
    <w:basedOn w:val="SecHeadNonToc"/>
    <w:next w:val="Normal"/>
    <w:uiPriority w:val="4"/>
    <w:qFormat/>
    <w:rsid w:val="001A47A5"/>
    <w:pPr>
      <w:outlineLvl w:val="0"/>
    </w:pPr>
  </w:style>
  <w:style w:type="paragraph" w:customStyle="1" w:styleId="ExecSumSubHead">
    <w:name w:val="~ExecSumSubHead"/>
    <w:basedOn w:val="Normal"/>
    <w:next w:val="Normal"/>
    <w:uiPriority w:val="4"/>
    <w:qFormat/>
    <w:rsid w:val="001A47A5"/>
    <w:pPr>
      <w:keepNext/>
      <w:spacing w:before="280" w:after="180" w:line="240" w:lineRule="auto"/>
      <w:outlineLvl w:val="0"/>
    </w:pPr>
    <w:rPr>
      <w:rFonts w:asciiTheme="majorHAnsi" w:hAnsiTheme="majorHAnsi"/>
      <w:color w:val="006BA6" w:themeColor="accent1"/>
      <w:sz w:val="32"/>
    </w:rPr>
  </w:style>
  <w:style w:type="paragraph" w:customStyle="1" w:styleId="GraphicLeft">
    <w:name w:val="~GraphicLeft"/>
    <w:basedOn w:val="NoSpacing"/>
    <w:rsid w:val="001A47A5"/>
  </w:style>
  <w:style w:type="paragraph" w:customStyle="1" w:styleId="GraphicCentre">
    <w:name w:val="~GraphicCentre"/>
    <w:basedOn w:val="GraphicLeft"/>
    <w:qFormat/>
    <w:rsid w:val="001A47A5"/>
    <w:pPr>
      <w:jc w:val="center"/>
    </w:pPr>
  </w:style>
  <w:style w:type="paragraph" w:customStyle="1" w:styleId="GraphicRight">
    <w:name w:val="~GraphicRight"/>
    <w:basedOn w:val="GraphicLeft"/>
    <w:qFormat/>
    <w:rsid w:val="001A47A5"/>
    <w:pPr>
      <w:jc w:val="right"/>
    </w:pPr>
  </w:style>
  <w:style w:type="paragraph" w:customStyle="1" w:styleId="IntroText">
    <w:name w:val="~IntroText"/>
    <w:basedOn w:val="Normal"/>
    <w:next w:val="Normal"/>
    <w:uiPriority w:val="2"/>
    <w:qFormat/>
    <w:rsid w:val="001A47A5"/>
    <w:rPr>
      <w:i/>
      <w:color w:val="006BA6" w:themeColor="accent1"/>
      <w:sz w:val="24"/>
    </w:rPr>
  </w:style>
  <w:style w:type="paragraph" w:customStyle="1" w:styleId="KeyMsgStyleWide">
    <w:name w:val="~KeyMsgStyleWide"/>
    <w:basedOn w:val="KeyMsgStyleStd"/>
    <w:semiHidden/>
    <w:rsid w:val="001A47A5"/>
    <w:pPr>
      <w:ind w:left="-2552"/>
    </w:pPr>
    <w:rPr>
      <w:rFonts w:ascii="Arial" w:hAnsi="Arial"/>
    </w:rPr>
  </w:style>
  <w:style w:type="paragraph" w:customStyle="1" w:styleId="NumBullet1">
    <w:name w:val="~NumBullet1"/>
    <w:basedOn w:val="Bullet10"/>
    <w:uiPriority w:val="1"/>
    <w:qFormat/>
    <w:rsid w:val="001A47A5"/>
    <w:pPr>
      <w:numPr>
        <w:numId w:val="4"/>
      </w:numPr>
      <w:tabs>
        <w:tab w:val="left" w:pos="340"/>
      </w:tabs>
    </w:pPr>
  </w:style>
  <w:style w:type="paragraph" w:customStyle="1" w:styleId="NumBullet2">
    <w:name w:val="~NumBullet2"/>
    <w:basedOn w:val="NumBullet1"/>
    <w:uiPriority w:val="1"/>
    <w:qFormat/>
    <w:rsid w:val="001A47A5"/>
    <w:pPr>
      <w:numPr>
        <w:ilvl w:val="1"/>
      </w:numPr>
      <w:tabs>
        <w:tab w:val="clear" w:pos="340"/>
        <w:tab w:val="left" w:pos="680"/>
      </w:tabs>
    </w:pPr>
  </w:style>
  <w:style w:type="paragraph" w:customStyle="1" w:styleId="NumBullet3">
    <w:name w:val="~NumBullet3"/>
    <w:basedOn w:val="NumBullet2"/>
    <w:uiPriority w:val="1"/>
    <w:qFormat/>
    <w:rsid w:val="001A47A5"/>
    <w:pPr>
      <w:numPr>
        <w:ilvl w:val="2"/>
      </w:numPr>
      <w:tabs>
        <w:tab w:val="clear" w:pos="680"/>
        <w:tab w:val="left" w:pos="1021"/>
      </w:tabs>
      <w:ind w:left="1020" w:hanging="340"/>
    </w:pPr>
  </w:style>
  <w:style w:type="paragraph" w:customStyle="1" w:styleId="Source">
    <w:name w:val="~Source"/>
    <w:basedOn w:val="Normal"/>
    <w:next w:val="Normal"/>
    <w:uiPriority w:val="4"/>
    <w:qFormat/>
    <w:rsid w:val="001A47A5"/>
    <w:pPr>
      <w:spacing w:before="60"/>
      <w:ind w:left="851" w:hanging="851"/>
      <w:jc w:val="left"/>
    </w:pPr>
    <w:rPr>
      <w:rFonts w:eastAsia="Calibri" w:cs="Arial"/>
      <w:i/>
      <w:sz w:val="18"/>
    </w:rPr>
  </w:style>
  <w:style w:type="paragraph" w:customStyle="1" w:styleId="SourceWide">
    <w:name w:val="~SourceWide"/>
    <w:basedOn w:val="Source"/>
    <w:next w:val="Normal"/>
    <w:semiHidden/>
    <w:rsid w:val="001A47A5"/>
    <w:pPr>
      <w:ind w:left="0" w:hanging="1134"/>
    </w:pPr>
  </w:style>
  <w:style w:type="paragraph" w:customStyle="1" w:styleId="Spacer">
    <w:name w:val="~Spacer"/>
    <w:basedOn w:val="NoSpacing"/>
    <w:rsid w:val="001A47A5"/>
    <w:rPr>
      <w:rFonts w:ascii="Arial" w:hAnsi="Arial"/>
      <w:sz w:val="2"/>
    </w:rPr>
  </w:style>
  <w:style w:type="paragraph" w:customStyle="1" w:styleId="TableTextLeft">
    <w:name w:val="~TableTextLeft"/>
    <w:basedOn w:val="Normal"/>
    <w:link w:val="TableTextLeftChar"/>
    <w:qFormat/>
    <w:rsid w:val="001A47A5"/>
    <w:pPr>
      <w:spacing w:before="40" w:after="20"/>
      <w:jc w:val="left"/>
    </w:pPr>
  </w:style>
  <w:style w:type="paragraph" w:customStyle="1" w:styleId="TableBullet1">
    <w:name w:val="~TableBullet1"/>
    <w:basedOn w:val="TableTextLeft"/>
    <w:uiPriority w:val="4"/>
    <w:qFormat/>
    <w:rsid w:val="001A47A5"/>
    <w:pPr>
      <w:numPr>
        <w:numId w:val="10"/>
      </w:numPr>
      <w:tabs>
        <w:tab w:val="clear" w:pos="170"/>
      </w:tabs>
      <w:spacing w:before="0" w:after="0"/>
    </w:pPr>
    <w:rPr>
      <w:rFonts w:eastAsia="Calibri" w:cs="Arial"/>
    </w:rPr>
  </w:style>
  <w:style w:type="paragraph" w:customStyle="1" w:styleId="TableHeadingLeft">
    <w:name w:val="~TableHeadingLeft"/>
    <w:basedOn w:val="TableTextLeft"/>
    <w:link w:val="TableHeadingLeftChar"/>
    <w:qFormat/>
    <w:rsid w:val="001A47A5"/>
    <w:pPr>
      <w:keepNext/>
    </w:pPr>
    <w:rPr>
      <w:b/>
      <w:color w:val="FFFFFF" w:themeColor="background1"/>
      <w:szCs w:val="26"/>
    </w:rPr>
  </w:style>
  <w:style w:type="paragraph" w:customStyle="1" w:styleId="TableHeadingCentre">
    <w:name w:val="~TableHeadingCentre"/>
    <w:basedOn w:val="TableHeadingLeft"/>
    <w:uiPriority w:val="4"/>
    <w:qFormat/>
    <w:rsid w:val="001A47A5"/>
    <w:pPr>
      <w:jc w:val="center"/>
    </w:pPr>
  </w:style>
  <w:style w:type="paragraph" w:customStyle="1" w:styleId="TableHeadingRight">
    <w:name w:val="~TableHeadingRight"/>
    <w:basedOn w:val="TableHeadingLeft"/>
    <w:uiPriority w:val="4"/>
    <w:qFormat/>
    <w:rsid w:val="001A47A5"/>
    <w:pPr>
      <w:jc w:val="right"/>
    </w:pPr>
  </w:style>
  <w:style w:type="paragraph" w:customStyle="1" w:styleId="CaptionWide">
    <w:name w:val="~CaptionWide"/>
    <w:basedOn w:val="Caption"/>
    <w:next w:val="Normal"/>
    <w:semiHidden/>
    <w:rsid w:val="001A47A5"/>
    <w:pPr>
      <w:tabs>
        <w:tab w:val="clear" w:pos="993"/>
        <w:tab w:val="left" w:pos="0"/>
      </w:tabs>
      <w:ind w:left="0" w:hanging="1134"/>
    </w:pPr>
    <w:rPr>
      <w:bCs/>
    </w:rPr>
  </w:style>
  <w:style w:type="paragraph" w:customStyle="1" w:styleId="TableTextCentre">
    <w:name w:val="~TableTextCentre"/>
    <w:basedOn w:val="TableTextLeft"/>
    <w:uiPriority w:val="4"/>
    <w:qFormat/>
    <w:rsid w:val="001A47A5"/>
    <w:pPr>
      <w:jc w:val="center"/>
    </w:pPr>
  </w:style>
  <w:style w:type="paragraph" w:customStyle="1" w:styleId="TableTextRight">
    <w:name w:val="~TableTextRight"/>
    <w:basedOn w:val="TableTextLeft"/>
    <w:uiPriority w:val="4"/>
    <w:qFormat/>
    <w:rsid w:val="001A47A5"/>
    <w:pPr>
      <w:jc w:val="right"/>
    </w:pPr>
  </w:style>
  <w:style w:type="paragraph" w:customStyle="1" w:styleId="TableTotalLeft">
    <w:name w:val="~TableTotalLeft"/>
    <w:basedOn w:val="TableTextLeft"/>
    <w:semiHidden/>
    <w:rsid w:val="001A47A5"/>
    <w:rPr>
      <w:b/>
    </w:rPr>
  </w:style>
  <w:style w:type="paragraph" w:customStyle="1" w:styleId="TableTotalCentre">
    <w:name w:val="~TableTotalCentre"/>
    <w:basedOn w:val="TableTotalLeft"/>
    <w:semiHidden/>
    <w:rsid w:val="001A47A5"/>
    <w:pPr>
      <w:framePr w:wrap="around" w:vAnchor="page" w:hAnchor="margin" w:y="1135"/>
      <w:suppressOverlap/>
      <w:jc w:val="center"/>
    </w:pPr>
  </w:style>
  <w:style w:type="paragraph" w:customStyle="1" w:styleId="TableTotalRight">
    <w:name w:val="~TableTotalRight"/>
    <w:basedOn w:val="TableTotalLeft"/>
    <w:semiHidden/>
    <w:rsid w:val="001A47A5"/>
    <w:pPr>
      <w:framePr w:wrap="around" w:vAnchor="page" w:hAnchor="margin" w:y="1135"/>
      <w:suppressOverlap/>
      <w:jc w:val="right"/>
    </w:pPr>
  </w:style>
  <w:style w:type="paragraph" w:styleId="Footer">
    <w:name w:val="footer"/>
    <w:aliases w:val="~Footer"/>
    <w:basedOn w:val="NoSpacing"/>
    <w:link w:val="FooterChar"/>
    <w:uiPriority w:val="99"/>
    <w:rsid w:val="001A47A5"/>
    <w:rPr>
      <w:color w:val="A6A6A6" w:themeColor="background1" w:themeShade="A6"/>
    </w:rPr>
  </w:style>
  <w:style w:type="character" w:customStyle="1" w:styleId="FooterChar">
    <w:name w:val="Footer Char"/>
    <w:aliases w:val="~Footer Char"/>
    <w:basedOn w:val="DefaultParagraphFont"/>
    <w:link w:val="Footer"/>
    <w:uiPriority w:val="99"/>
    <w:rsid w:val="001A47A5"/>
    <w:rPr>
      <w:color w:val="A6A6A6" w:themeColor="background1" w:themeShade="A6"/>
    </w:rPr>
  </w:style>
  <w:style w:type="character" w:styleId="FootnoteReference">
    <w:name w:val="footnote reference"/>
    <w:basedOn w:val="DefaultParagraphFont"/>
    <w:rsid w:val="001A47A5"/>
    <w:rPr>
      <w:rFonts w:asciiTheme="minorHAnsi" w:hAnsiTheme="minorHAnsi"/>
      <w:vertAlign w:val="superscript"/>
    </w:rPr>
  </w:style>
  <w:style w:type="paragraph" w:styleId="FootnoteText">
    <w:name w:val="footnote text"/>
    <w:aliases w:val="~FootnoteText"/>
    <w:basedOn w:val="NoSpacing"/>
    <w:link w:val="FootnoteTextChar"/>
    <w:rsid w:val="001A47A5"/>
    <w:pPr>
      <w:spacing w:before="120" w:line="264" w:lineRule="auto"/>
      <w:ind w:left="284" w:hanging="284"/>
    </w:pPr>
    <w:rPr>
      <w:rFonts w:ascii="Arial" w:hAnsi="Arial"/>
      <w:sz w:val="18"/>
    </w:rPr>
  </w:style>
  <w:style w:type="character" w:customStyle="1" w:styleId="FootnoteTextChar">
    <w:name w:val="Footnote Text Char"/>
    <w:aliases w:val="~FootnoteText Char"/>
    <w:basedOn w:val="DefaultParagraphFont"/>
    <w:link w:val="FootnoteText"/>
    <w:rsid w:val="001A47A5"/>
    <w:rPr>
      <w:rFonts w:ascii="Arial" w:hAnsi="Arial"/>
      <w:sz w:val="18"/>
    </w:rPr>
  </w:style>
  <w:style w:type="paragraph" w:styleId="Header">
    <w:name w:val="header"/>
    <w:aliases w:val="~Header"/>
    <w:basedOn w:val="NoSpacing"/>
    <w:link w:val="HeaderChar"/>
    <w:uiPriority w:val="99"/>
    <w:rsid w:val="001A47A5"/>
    <w:rPr>
      <w:color w:val="A6A6A6" w:themeColor="background1" w:themeShade="A6"/>
    </w:rPr>
  </w:style>
  <w:style w:type="character" w:customStyle="1" w:styleId="HeaderChar">
    <w:name w:val="Header Char"/>
    <w:aliases w:val="~Header Char"/>
    <w:basedOn w:val="DefaultParagraphFont"/>
    <w:link w:val="Header"/>
    <w:uiPriority w:val="99"/>
    <w:rsid w:val="001A47A5"/>
    <w:rPr>
      <w:color w:val="A6A6A6" w:themeColor="background1" w:themeShade="A6"/>
    </w:rPr>
  </w:style>
  <w:style w:type="character" w:customStyle="1" w:styleId="Heading1Char">
    <w:name w:val="Heading 1 Char"/>
    <w:aliases w:val="~SectionHeading Char,Heading 1 (OST) Char,RSKH1 Char,RSKHeading 1 Char,Section Heading Char,Section Char,H1 Char,h1 Char,(Alt+1) Char,l1 Char,Header1 Char,1. Char,head:1# Char,Head 1 Char,Ch Char,Chapter Char,LHFC1 Char,Se Char,ni1 Char"/>
    <w:basedOn w:val="DefaultParagraphFont"/>
    <w:link w:val="Heading1"/>
    <w:uiPriority w:val="9"/>
    <w:rsid w:val="001A47A5"/>
    <w:rPr>
      <w:rFonts w:asciiTheme="majorHAnsi" w:hAnsiTheme="majorHAnsi" w:cs="Arial"/>
      <w:color w:val="006BA6" w:themeColor="accent1"/>
      <w:sz w:val="36"/>
    </w:rPr>
  </w:style>
  <w:style w:type="character" w:customStyle="1" w:styleId="Heading2Char">
    <w:name w:val="Heading 2 Char"/>
    <w:aliases w:val="~SubHeading Char,Heading 2 (OST) Char,DNV-H2 Char,RSKH2 Char,Heading 2 URS Char,Major Char,h2 Char,(Alt+2) Char,Lev 2 Char,Sub-paragraph Char,MPS Sub-Heading Char,PA Major Section Char,numbered indent 2 Char,ni2 Char,ParaLvl2 Char,B Char"/>
    <w:basedOn w:val="DefaultParagraphFont"/>
    <w:link w:val="Heading2"/>
    <w:uiPriority w:val="9"/>
    <w:rsid w:val="001A47A5"/>
    <w:rPr>
      <w:rFonts w:asciiTheme="majorHAnsi" w:hAnsiTheme="majorHAnsi" w:cs="Arial"/>
      <w:color w:val="006BA6" w:themeColor="accent1"/>
      <w:sz w:val="32"/>
    </w:rPr>
  </w:style>
  <w:style w:type="character" w:customStyle="1" w:styleId="Heading3Char">
    <w:name w:val="Heading 3 Char"/>
    <w:aliases w:val="~MinorSubHeading Char,Heading 3 (OST) Char,L3 Char,Section SubHeading Char,L31 Char,L32 Char,Section SubHeading1 Char,L311 Char,L33 Char,Section SubHeading2 Char,L312 Char,L321 Char,Section SubHeading11 Char,L3111 Char,L34 Char,L313 Char"/>
    <w:basedOn w:val="DefaultParagraphFont"/>
    <w:link w:val="Heading3"/>
    <w:uiPriority w:val="9"/>
    <w:rsid w:val="001A47A5"/>
    <w:rPr>
      <w:rFonts w:asciiTheme="majorHAnsi" w:hAnsiTheme="majorHAnsi" w:cs="Arial"/>
      <w:color w:val="006BA6" w:themeColor="accent1"/>
      <w:sz w:val="28"/>
    </w:rPr>
  </w:style>
  <w:style w:type="character" w:customStyle="1" w:styleId="Heading4Char">
    <w:name w:val="Heading 4 Char"/>
    <w:aliases w:val="~Level4Heading Char,Subtitle 4 Char,Normal Heading Char,(i) Char,Agt Head 4 Char,Normalhead4 Char,MisHead4 Char,rp_Heading 4 Char,Normal Heading 4 Char,h4 Char,h4 sub sub heading Char,D Sub-Sub/Plain Char,COX4 Char,Heading 4 Char1 Char"/>
    <w:basedOn w:val="DefaultParagraphFont"/>
    <w:link w:val="Heading4"/>
    <w:uiPriority w:val="3"/>
    <w:rsid w:val="001A47A5"/>
    <w:rPr>
      <w:rFonts w:asciiTheme="majorHAnsi" w:hAnsiTheme="majorHAnsi" w:cs="Arial"/>
      <w:color w:val="006BA6" w:themeColor="accent1"/>
      <w:sz w:val="24"/>
    </w:rPr>
  </w:style>
  <w:style w:type="paragraph" w:styleId="TOC1">
    <w:name w:val="toc 1"/>
    <w:aliases w:val="~SectionHeadings"/>
    <w:basedOn w:val="NoSpacing"/>
    <w:next w:val="Normal"/>
    <w:uiPriority w:val="39"/>
    <w:rsid w:val="001A47A5"/>
    <w:pPr>
      <w:tabs>
        <w:tab w:val="left" w:pos="426"/>
        <w:tab w:val="right" w:leader="dot" w:pos="9072"/>
      </w:tabs>
      <w:spacing w:before="120" w:after="40"/>
      <w:ind w:left="426" w:hanging="426"/>
    </w:pPr>
    <w:rPr>
      <w:rFonts w:asciiTheme="majorHAnsi" w:eastAsiaTheme="minorEastAsia" w:hAnsiTheme="majorHAnsi"/>
      <w:noProof/>
      <w:lang w:eastAsia="en-GB"/>
    </w:rPr>
  </w:style>
  <w:style w:type="paragraph" w:styleId="TOC2">
    <w:name w:val="toc 2"/>
    <w:aliases w:val="~SubHeadings"/>
    <w:basedOn w:val="TOC1"/>
    <w:next w:val="Normal"/>
    <w:uiPriority w:val="39"/>
    <w:rsid w:val="001A47A5"/>
    <w:pPr>
      <w:tabs>
        <w:tab w:val="left" w:pos="993"/>
      </w:tabs>
      <w:spacing w:before="40"/>
      <w:ind w:left="993" w:hanging="567"/>
    </w:pPr>
    <w:rPr>
      <w:rFonts w:asciiTheme="minorHAnsi" w:hAnsiTheme="minorHAnsi"/>
    </w:rPr>
  </w:style>
  <w:style w:type="paragraph" w:styleId="TOC3">
    <w:name w:val="toc 3"/>
    <w:aliases w:val="~MinorSubheadings"/>
    <w:basedOn w:val="TOC2"/>
    <w:next w:val="Normal"/>
    <w:uiPriority w:val="39"/>
    <w:rsid w:val="001A47A5"/>
    <w:pPr>
      <w:tabs>
        <w:tab w:val="left" w:pos="1701"/>
      </w:tabs>
      <w:ind w:left="1701" w:hanging="708"/>
    </w:pPr>
  </w:style>
  <w:style w:type="paragraph" w:styleId="TOC4">
    <w:name w:val="toc 4"/>
    <w:aliases w:val="~FourthHeadLevel"/>
    <w:basedOn w:val="TOC3"/>
    <w:next w:val="Normal"/>
    <w:uiPriority w:val="39"/>
    <w:rsid w:val="001A47A5"/>
    <w:pPr>
      <w:tabs>
        <w:tab w:val="left" w:pos="2098"/>
      </w:tabs>
      <w:ind w:left="2098" w:hanging="794"/>
    </w:pPr>
  </w:style>
  <w:style w:type="paragraph" w:styleId="TOC5">
    <w:name w:val="toc 5"/>
    <w:aliases w:val="~ExecSumHeading"/>
    <w:basedOn w:val="TOC1"/>
    <w:next w:val="Normal"/>
    <w:uiPriority w:val="39"/>
    <w:rsid w:val="001A47A5"/>
  </w:style>
  <w:style w:type="paragraph" w:styleId="TOC6">
    <w:name w:val="toc 6"/>
    <w:aliases w:val="~AppDivider"/>
    <w:basedOn w:val="TOC1"/>
    <w:next w:val="Normal"/>
    <w:autoRedefine/>
    <w:uiPriority w:val="39"/>
    <w:rsid w:val="001A47A5"/>
    <w:pPr>
      <w:spacing w:before="240"/>
    </w:pPr>
  </w:style>
  <w:style w:type="paragraph" w:styleId="TOC7">
    <w:name w:val="toc 7"/>
    <w:aliases w:val="~AppHeadings"/>
    <w:basedOn w:val="TOC1"/>
    <w:next w:val="Normal"/>
    <w:uiPriority w:val="39"/>
    <w:rsid w:val="001A47A5"/>
    <w:rPr>
      <w:rFonts w:asciiTheme="minorHAnsi" w:hAnsiTheme="minorHAnsi"/>
    </w:rPr>
  </w:style>
  <w:style w:type="paragraph" w:styleId="TOC8">
    <w:name w:val="toc 8"/>
    <w:aliases w:val="~AppSubHeadings"/>
    <w:basedOn w:val="TOC2"/>
    <w:next w:val="Normal"/>
    <w:uiPriority w:val="39"/>
    <w:rsid w:val="001A47A5"/>
    <w:pPr>
      <w:tabs>
        <w:tab w:val="clear" w:pos="426"/>
      </w:tabs>
    </w:pPr>
  </w:style>
  <w:style w:type="character" w:customStyle="1" w:styleId="CaptionChar">
    <w:name w:val="Caption Char"/>
    <w:aliases w:val="~Caption Char,Caption Char1 Char,Caption Char Char Char,Caption Char2 Char Char Char,Caption Char1 Char Char Char Char,Caption Char Char Char Char Char Char,Caption Char2 Char Char Char Char Char Char,HBP Char,Caption Char2 Char,Ma Char"/>
    <w:basedOn w:val="DefaultParagraphFont"/>
    <w:link w:val="Caption"/>
    <w:rsid w:val="001A47A5"/>
    <w:rPr>
      <w:rFonts w:eastAsia="Calibri" w:cs="Arial"/>
      <w:b/>
      <w:color w:val="006BA6" w:themeColor="accent1"/>
    </w:rPr>
  </w:style>
  <w:style w:type="paragraph" w:styleId="ListParagraph">
    <w:name w:val="List Paragraph"/>
    <w:aliases w:val="OS-Numberlist"/>
    <w:basedOn w:val="Normal"/>
    <w:link w:val="ListParagraphChar"/>
    <w:uiPriority w:val="34"/>
    <w:rsid w:val="001A47A5"/>
    <w:pPr>
      <w:ind w:left="720"/>
      <w:contextualSpacing/>
    </w:pPr>
    <w:rPr>
      <w:rFonts w:ascii="Arial" w:hAnsi="Arial"/>
    </w:rPr>
  </w:style>
  <w:style w:type="paragraph" w:styleId="BalloonText">
    <w:name w:val="Balloon Text"/>
    <w:basedOn w:val="Normal"/>
    <w:link w:val="BalloonTextChar"/>
    <w:uiPriority w:val="99"/>
    <w:semiHidden/>
    <w:unhideWhenUsed/>
    <w:rsid w:val="001A47A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47A5"/>
    <w:rPr>
      <w:rFonts w:ascii="Tahoma" w:hAnsi="Tahoma" w:cs="Tahoma"/>
      <w:sz w:val="16"/>
      <w:szCs w:val="16"/>
    </w:rPr>
  </w:style>
  <w:style w:type="paragraph" w:customStyle="1" w:styleId="KeyMsgFrameMargin">
    <w:name w:val="~KeyMsgFrameMargin"/>
    <w:basedOn w:val="KeyMsgStyleStd"/>
    <w:semiHidden/>
    <w:rsid w:val="001A47A5"/>
    <w:pPr>
      <w:framePr w:w="2268" w:wrap="around" w:vAnchor="text" w:hAnchor="text" w:x="-2551" w:y="1"/>
    </w:pPr>
  </w:style>
  <w:style w:type="paragraph" w:customStyle="1" w:styleId="KeyMsgBoxText">
    <w:name w:val="~KeyMsgBoxText"/>
    <w:basedOn w:val="TableTextLeft"/>
    <w:uiPriority w:val="3"/>
    <w:qFormat/>
    <w:rsid w:val="001A47A5"/>
    <w:pPr>
      <w:spacing w:before="180" w:after="120"/>
      <w:jc w:val="both"/>
    </w:pPr>
  </w:style>
  <w:style w:type="paragraph" w:customStyle="1" w:styleId="KeyMsgBoxHead">
    <w:name w:val="~KeyMsgBoxHead"/>
    <w:basedOn w:val="KeyMsgStyleStd"/>
    <w:uiPriority w:val="3"/>
    <w:qFormat/>
    <w:rsid w:val="001A47A5"/>
    <w:pPr>
      <w:spacing w:after="180" w:line="240" w:lineRule="auto"/>
    </w:pPr>
    <w:rPr>
      <w:b/>
      <w:i w:val="0"/>
    </w:rPr>
  </w:style>
  <w:style w:type="paragraph" w:customStyle="1" w:styleId="QuoteBoxText">
    <w:name w:val="~QuoteBoxText"/>
    <w:basedOn w:val="Normal"/>
    <w:uiPriority w:val="3"/>
    <w:semiHidden/>
    <w:rsid w:val="001A47A5"/>
  </w:style>
  <w:style w:type="paragraph" w:customStyle="1" w:styleId="Quote1">
    <w:name w:val="Quote1"/>
    <w:basedOn w:val="Normal"/>
    <w:next w:val="Normal"/>
    <w:uiPriority w:val="3"/>
    <w:qFormat/>
    <w:rsid w:val="00E40A9A"/>
    <w:pPr>
      <w:keepNext/>
      <w:framePr w:hSpace="3402" w:wrap="around" w:vAnchor="text" w:hAnchor="margin" w:x="-426" w:y="18"/>
    </w:pPr>
    <w:rPr>
      <w:i/>
      <w:sz w:val="24"/>
    </w:rPr>
  </w:style>
  <w:style w:type="paragraph" w:customStyle="1" w:styleId="KeyMsgStyleStd">
    <w:name w:val="~KeyMsgStyleStd"/>
    <w:basedOn w:val="Normal"/>
    <w:next w:val="Normal"/>
    <w:semiHidden/>
    <w:rsid w:val="001A47A5"/>
    <w:rPr>
      <w:i/>
      <w:color w:val="006BA6" w:themeColor="accent1"/>
      <w:sz w:val="24"/>
    </w:rPr>
  </w:style>
  <w:style w:type="table" w:customStyle="1" w:styleId="TableNormal0">
    <w:name w:val="~TableNormal"/>
    <w:basedOn w:val="TableNormal"/>
    <w:semiHidden/>
    <w:rsid w:val="001A47A5"/>
    <w:pPr>
      <w:spacing w:after="0" w:line="240" w:lineRule="auto"/>
    </w:pPr>
    <w:tblPr/>
  </w:style>
  <w:style w:type="paragraph" w:customStyle="1" w:styleId="LastPageHeadLeft">
    <w:name w:val="~LastPageHeadLeft"/>
    <w:basedOn w:val="Normal"/>
    <w:uiPriority w:val="5"/>
    <w:qFormat/>
    <w:rsid w:val="001A47A5"/>
    <w:pPr>
      <w:framePr w:wrap="around" w:vAnchor="page" w:hAnchor="page" w:y="1"/>
    </w:pPr>
    <w:rPr>
      <w:b/>
      <w:color w:val="006BA6" w:themeColor="accent1"/>
      <w:lang w:val="de-DE"/>
    </w:rPr>
  </w:style>
  <w:style w:type="character" w:customStyle="1" w:styleId="Heading5Char">
    <w:name w:val="Heading 5 Char"/>
    <w:basedOn w:val="DefaultParagraphFont"/>
    <w:link w:val="Heading5"/>
    <w:uiPriority w:val="9"/>
    <w:semiHidden/>
    <w:rsid w:val="001A47A5"/>
    <w:rPr>
      <w:rFonts w:asciiTheme="majorHAnsi" w:eastAsiaTheme="majorEastAsia" w:hAnsiTheme="majorHAnsi" w:cstheme="majorBidi"/>
      <w:color w:val="auto"/>
    </w:rPr>
  </w:style>
  <w:style w:type="character" w:customStyle="1" w:styleId="Heading6Char">
    <w:name w:val="Heading 6 Char"/>
    <w:basedOn w:val="DefaultParagraphFont"/>
    <w:link w:val="Heading6"/>
    <w:semiHidden/>
    <w:rsid w:val="001A47A5"/>
    <w:rPr>
      <w:rFonts w:asciiTheme="majorHAnsi" w:hAnsiTheme="majorHAnsi"/>
      <w:color w:val="006BA6" w:themeColor="accent1"/>
      <w:sz w:val="36"/>
    </w:rPr>
  </w:style>
  <w:style w:type="character" w:styleId="Hyperlink">
    <w:name w:val="Hyperlink"/>
    <w:basedOn w:val="DefaultParagraphFont"/>
    <w:uiPriority w:val="99"/>
    <w:rsid w:val="001A47A5"/>
    <w:rPr>
      <w:color w:val="006BA6" w:themeColor="hyperlink"/>
      <w:u w:val="single"/>
    </w:rPr>
  </w:style>
  <w:style w:type="paragraph" w:customStyle="1" w:styleId="Hidden">
    <w:name w:val="~Hidden"/>
    <w:basedOn w:val="NoSpacing"/>
    <w:semiHidden/>
    <w:qFormat/>
    <w:rsid w:val="001A47A5"/>
    <w:pPr>
      <w:framePr w:wrap="around" w:vAnchor="page" w:hAnchor="page" w:xAlign="right" w:yAlign="bottom"/>
    </w:pPr>
    <w:rPr>
      <w:color w:val="C00000"/>
    </w:rPr>
  </w:style>
  <w:style w:type="paragraph" w:customStyle="1" w:styleId="AppendixDivider">
    <w:name w:val="~AppendixDivider"/>
    <w:basedOn w:val="SecHeadNonToc"/>
    <w:next w:val="Normal"/>
    <w:qFormat/>
    <w:rsid w:val="001A47A5"/>
    <w:pPr>
      <w:outlineLvl w:val="0"/>
    </w:pPr>
  </w:style>
  <w:style w:type="paragraph" w:customStyle="1" w:styleId="AppHead">
    <w:name w:val="~AppHead"/>
    <w:basedOn w:val="AppendixDivider"/>
    <w:next w:val="Normal"/>
    <w:qFormat/>
    <w:rsid w:val="001A47A5"/>
    <w:pPr>
      <w:pageBreakBefore w:val="0"/>
      <w:numPr>
        <w:numId w:val="7"/>
      </w:numPr>
    </w:pPr>
    <w:rPr>
      <w:sz w:val="32"/>
    </w:rPr>
  </w:style>
  <w:style w:type="paragraph" w:customStyle="1" w:styleId="AppSubHead">
    <w:name w:val="~AppSubHead"/>
    <w:basedOn w:val="AppHead"/>
    <w:next w:val="Normal"/>
    <w:qFormat/>
    <w:rsid w:val="001A47A5"/>
    <w:pPr>
      <w:numPr>
        <w:ilvl w:val="1"/>
      </w:numPr>
      <w:spacing w:before="280"/>
      <w:outlineLvl w:val="1"/>
    </w:pPr>
    <w:rPr>
      <w:sz w:val="28"/>
    </w:rPr>
  </w:style>
  <w:style w:type="paragraph" w:customStyle="1" w:styleId="AppMinorSubHead">
    <w:name w:val="~AppMinorSubHead"/>
    <w:basedOn w:val="AppSubHead"/>
    <w:next w:val="Normal"/>
    <w:qFormat/>
    <w:rsid w:val="001A47A5"/>
    <w:pPr>
      <w:numPr>
        <w:ilvl w:val="2"/>
      </w:numPr>
      <w:spacing w:before="240"/>
      <w:outlineLvl w:val="2"/>
    </w:pPr>
    <w:rPr>
      <w:sz w:val="24"/>
    </w:rPr>
  </w:style>
  <w:style w:type="paragraph" w:customStyle="1" w:styleId="QuoteSource">
    <w:name w:val="~QuoteSource"/>
    <w:basedOn w:val="Normal"/>
    <w:uiPriority w:val="3"/>
    <w:rsid w:val="001A47A5"/>
    <w:rPr>
      <w:color w:val="006BA6" w:themeColor="accent1"/>
    </w:rPr>
  </w:style>
  <w:style w:type="table" w:customStyle="1" w:styleId="TableClear">
    <w:name w:val="~TableClear"/>
    <w:basedOn w:val="TableNormal"/>
    <w:uiPriority w:val="99"/>
    <w:rsid w:val="001A47A5"/>
    <w:pPr>
      <w:spacing w:after="0" w:line="240" w:lineRule="auto"/>
    </w:pPr>
    <w:tblPr/>
  </w:style>
  <w:style w:type="table" w:customStyle="1" w:styleId="RINATable">
    <w:name w:val="RINA Table"/>
    <w:basedOn w:val="TableNormal"/>
    <w:uiPriority w:val="99"/>
    <w:rsid w:val="001A47A5"/>
    <w:pPr>
      <w:spacing w:after="0" w:line="240" w:lineRule="auto"/>
    </w:pPr>
    <w:tblPr>
      <w:tblStyleRowBandSize w:val="1"/>
      <w:tblBorders>
        <w:top w:val="single" w:sz="4" w:space="0" w:color="006BA6" w:themeColor="accent1"/>
        <w:left w:val="single" w:sz="4" w:space="0" w:color="7E8083" w:themeColor="accent4"/>
        <w:bottom w:val="single" w:sz="4" w:space="0" w:color="006BA6" w:themeColor="accent1"/>
        <w:right w:val="single" w:sz="4" w:space="0" w:color="7E8083" w:themeColor="accent4"/>
        <w:insideH w:val="single" w:sz="4" w:space="0" w:color="7E8083" w:themeColor="accent4"/>
        <w:insideV w:val="single" w:sz="4" w:space="0" w:color="7E8083" w:themeColor="accent4"/>
      </w:tblBorders>
    </w:tblPr>
    <w:tblStylePr w:type="firstRow">
      <w:tblPr/>
      <w:tcPr>
        <w:tcBorders>
          <w:top w:val="single" w:sz="4" w:space="0" w:color="006BA6" w:themeColor="accent1"/>
          <w:left w:val="single" w:sz="4" w:space="0" w:color="006BA6" w:themeColor="accent1"/>
          <w:bottom w:val="single" w:sz="4" w:space="0" w:color="006BA6" w:themeColor="accent1"/>
          <w:right w:val="single" w:sz="4" w:space="0" w:color="006BA6" w:themeColor="accent1"/>
          <w:insideH w:val="nil"/>
          <w:insideV w:val="single" w:sz="4" w:space="0" w:color="FFFFFF" w:themeColor="background1"/>
          <w:tl2br w:val="nil"/>
          <w:tr2bl w:val="nil"/>
        </w:tcBorders>
        <w:shd w:val="clear" w:color="auto" w:fill="006BA6" w:themeFill="accent1"/>
      </w:tcPr>
    </w:tblStylePr>
    <w:tblStylePr w:type="firstCol">
      <w:rPr>
        <w:color w:val="006BA6" w:themeColor="accent1"/>
      </w:rPr>
    </w:tblStylePr>
    <w:tblStylePr w:type="band2Horz">
      <w:tblPr/>
      <w:tcPr>
        <w:tcBorders>
          <w:left w:val="single" w:sz="4" w:space="0" w:color="7E8083" w:themeColor="accent4"/>
          <w:right w:val="single" w:sz="4" w:space="0" w:color="7E8083" w:themeColor="accent4"/>
          <w:insideH w:val="nil"/>
          <w:insideV w:val="single" w:sz="4" w:space="0" w:color="7E8083" w:themeColor="accent4"/>
          <w:tl2br w:val="nil"/>
          <w:tr2bl w:val="nil"/>
        </w:tcBorders>
        <w:shd w:val="clear" w:color="auto" w:fill="D4D5D6" w:themeFill="background2"/>
      </w:tcPr>
    </w:tblStylePr>
  </w:style>
  <w:style w:type="paragraph" w:customStyle="1" w:styleId="ContentPageHeading">
    <w:name w:val="~ContentPageHeading"/>
    <w:basedOn w:val="BodyHeading"/>
    <w:qFormat/>
    <w:rsid w:val="001A47A5"/>
    <w:pPr>
      <w:spacing w:before="480"/>
    </w:pPr>
  </w:style>
  <w:style w:type="paragraph" w:customStyle="1" w:styleId="OfficeAddressLeft">
    <w:name w:val="~OfficeAddressLeft"/>
    <w:basedOn w:val="Normal"/>
    <w:uiPriority w:val="5"/>
    <w:qFormat/>
    <w:rsid w:val="001A47A5"/>
    <w:pPr>
      <w:framePr w:wrap="around" w:vAnchor="page" w:hAnchor="page" w:y="1"/>
      <w:jc w:val="left"/>
    </w:pPr>
  </w:style>
  <w:style w:type="paragraph" w:customStyle="1" w:styleId="OfficeAddressRight">
    <w:name w:val="~OfficeAddressRight"/>
    <w:basedOn w:val="OfficeAddressLeft"/>
    <w:qFormat/>
    <w:rsid w:val="001A47A5"/>
    <w:pPr>
      <w:framePr w:wrap="around"/>
      <w:jc w:val="right"/>
    </w:pPr>
    <w:rPr>
      <w:lang w:val="pt-BR"/>
    </w:rPr>
  </w:style>
  <w:style w:type="paragraph" w:customStyle="1" w:styleId="LastPageHeadRight">
    <w:name w:val="~LastPageHeadRight"/>
    <w:basedOn w:val="LastPageHeadLeft"/>
    <w:uiPriority w:val="5"/>
    <w:qFormat/>
    <w:rsid w:val="001A47A5"/>
    <w:pPr>
      <w:framePr w:wrap="around"/>
      <w:jc w:val="right"/>
    </w:pPr>
  </w:style>
  <w:style w:type="paragraph" w:customStyle="1" w:styleId="OfficeLocationLeft">
    <w:name w:val="~OfficeLocationLeft"/>
    <w:basedOn w:val="TableTextLeft"/>
    <w:qFormat/>
    <w:rsid w:val="001A47A5"/>
    <w:rPr>
      <w:b/>
      <w:caps/>
    </w:rPr>
  </w:style>
  <w:style w:type="paragraph" w:customStyle="1" w:styleId="OfficeLocationRight">
    <w:name w:val="~OfficeLocationRight"/>
    <w:basedOn w:val="OfficeLocationLeft"/>
    <w:qFormat/>
    <w:rsid w:val="001A47A5"/>
    <w:pPr>
      <w:jc w:val="right"/>
    </w:pPr>
  </w:style>
  <w:style w:type="paragraph" w:customStyle="1" w:styleId="ExecSumMinorHead">
    <w:name w:val="~ExecSumMinorHead"/>
    <w:basedOn w:val="ExecSumSubHead"/>
    <w:next w:val="Normal"/>
    <w:uiPriority w:val="4"/>
    <w:qFormat/>
    <w:rsid w:val="001A47A5"/>
    <w:pPr>
      <w:spacing w:before="240"/>
    </w:pPr>
    <w:rPr>
      <w:i/>
      <w:sz w:val="24"/>
    </w:rPr>
  </w:style>
  <w:style w:type="paragraph" w:customStyle="1" w:styleId="TableBullet2">
    <w:name w:val="~TableBullet2"/>
    <w:basedOn w:val="TableBullet1"/>
    <w:uiPriority w:val="4"/>
    <w:qFormat/>
    <w:rsid w:val="001A47A5"/>
    <w:pPr>
      <w:numPr>
        <w:ilvl w:val="1"/>
      </w:numPr>
      <w:tabs>
        <w:tab w:val="clear" w:pos="1440"/>
        <w:tab w:val="left" w:pos="340"/>
      </w:tabs>
      <w:ind w:left="340" w:hanging="170"/>
    </w:pPr>
  </w:style>
  <w:style w:type="paragraph" w:customStyle="1" w:styleId="TableBullet3">
    <w:name w:val="~TableBullet3"/>
    <w:basedOn w:val="TableBullet2"/>
    <w:uiPriority w:val="4"/>
    <w:qFormat/>
    <w:rsid w:val="001A47A5"/>
    <w:pPr>
      <w:numPr>
        <w:ilvl w:val="2"/>
      </w:numPr>
      <w:tabs>
        <w:tab w:val="clear" w:pos="340"/>
        <w:tab w:val="clear" w:pos="2160"/>
        <w:tab w:val="left" w:pos="510"/>
      </w:tabs>
      <w:ind w:left="510" w:hanging="170"/>
    </w:pPr>
  </w:style>
  <w:style w:type="table" w:styleId="LightShading-Accent2">
    <w:name w:val="Light Shading Accent 2"/>
    <w:basedOn w:val="TableNormal"/>
    <w:uiPriority w:val="60"/>
    <w:rsid w:val="001A47A5"/>
    <w:pPr>
      <w:spacing w:after="0" w:line="240" w:lineRule="auto"/>
    </w:pPr>
    <w:rPr>
      <w:color w:val="306B8C" w:themeColor="accent2" w:themeShade="BF"/>
    </w:rPr>
    <w:tblPr>
      <w:tblStyleRowBandSize w:val="1"/>
      <w:tblStyleColBandSize w:val="1"/>
      <w:tblBorders>
        <w:top w:val="single" w:sz="8" w:space="0" w:color="4090BC" w:themeColor="accent2"/>
        <w:bottom w:val="single" w:sz="8" w:space="0" w:color="4090BC" w:themeColor="accent2"/>
      </w:tblBorders>
    </w:tblPr>
    <w:tblStylePr w:type="firstRow">
      <w:pPr>
        <w:spacing w:before="0" w:after="0" w:line="240" w:lineRule="auto"/>
      </w:pPr>
      <w:rPr>
        <w:b/>
        <w:bCs/>
      </w:rPr>
      <w:tblPr/>
      <w:tcPr>
        <w:tcBorders>
          <w:top w:val="single" w:sz="8" w:space="0" w:color="4090BC" w:themeColor="accent2"/>
          <w:left w:val="nil"/>
          <w:bottom w:val="single" w:sz="8" w:space="0" w:color="4090BC" w:themeColor="accent2"/>
          <w:right w:val="nil"/>
          <w:insideH w:val="nil"/>
          <w:insideV w:val="nil"/>
        </w:tcBorders>
      </w:tcPr>
    </w:tblStylePr>
    <w:tblStylePr w:type="lastRow">
      <w:pPr>
        <w:spacing w:before="0" w:after="0" w:line="240" w:lineRule="auto"/>
      </w:pPr>
      <w:rPr>
        <w:b/>
        <w:bCs/>
      </w:rPr>
      <w:tblPr/>
      <w:tcPr>
        <w:tcBorders>
          <w:top w:val="single" w:sz="8" w:space="0" w:color="4090BC" w:themeColor="accent2"/>
          <w:left w:val="nil"/>
          <w:bottom w:val="single" w:sz="8" w:space="0" w:color="4090B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3EE" w:themeFill="accent2" w:themeFillTint="3F"/>
      </w:tcPr>
    </w:tblStylePr>
    <w:tblStylePr w:type="band1Horz">
      <w:tblPr/>
      <w:tcPr>
        <w:tcBorders>
          <w:left w:val="nil"/>
          <w:right w:val="nil"/>
          <w:insideH w:val="nil"/>
          <w:insideV w:val="nil"/>
        </w:tcBorders>
        <w:shd w:val="clear" w:color="auto" w:fill="CFE3EE" w:themeFill="accent2" w:themeFillTint="3F"/>
      </w:tcPr>
    </w:tblStylePr>
  </w:style>
  <w:style w:type="table" w:styleId="LightShading-Accent3">
    <w:name w:val="Light Shading Accent 3"/>
    <w:basedOn w:val="TableNormal"/>
    <w:uiPriority w:val="60"/>
    <w:rsid w:val="001A47A5"/>
    <w:pPr>
      <w:spacing w:after="0" w:line="240" w:lineRule="auto"/>
    </w:pPr>
    <w:rPr>
      <w:color w:val="6FABCD" w:themeColor="accent3" w:themeShade="BF"/>
    </w:rPr>
    <w:tblPr>
      <w:tblStyleRowBandSize w:val="1"/>
      <w:tblStyleColBandSize w:val="1"/>
      <w:tblBorders>
        <w:top w:val="single" w:sz="8" w:space="0" w:color="BFDAE9" w:themeColor="accent3"/>
        <w:bottom w:val="single" w:sz="8" w:space="0" w:color="BFDAE9" w:themeColor="accent3"/>
      </w:tblBorders>
    </w:tblPr>
    <w:tblStylePr w:type="firstRow">
      <w:pPr>
        <w:spacing w:before="0" w:after="0" w:line="240" w:lineRule="auto"/>
      </w:pPr>
      <w:rPr>
        <w:b/>
        <w:bCs/>
      </w:rPr>
      <w:tblPr/>
      <w:tcPr>
        <w:tcBorders>
          <w:top w:val="single" w:sz="8" w:space="0" w:color="BFDAE9" w:themeColor="accent3"/>
          <w:left w:val="nil"/>
          <w:bottom w:val="single" w:sz="8" w:space="0" w:color="BFDAE9" w:themeColor="accent3"/>
          <w:right w:val="nil"/>
          <w:insideH w:val="nil"/>
          <w:insideV w:val="nil"/>
        </w:tcBorders>
      </w:tcPr>
    </w:tblStylePr>
    <w:tblStylePr w:type="lastRow">
      <w:pPr>
        <w:spacing w:before="0" w:after="0" w:line="240" w:lineRule="auto"/>
      </w:pPr>
      <w:rPr>
        <w:b/>
        <w:bCs/>
      </w:rPr>
      <w:tblPr/>
      <w:tcPr>
        <w:tcBorders>
          <w:top w:val="single" w:sz="8" w:space="0" w:color="BFDAE9" w:themeColor="accent3"/>
          <w:left w:val="nil"/>
          <w:bottom w:val="single" w:sz="8" w:space="0" w:color="BFDAE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F5F9" w:themeFill="accent3" w:themeFillTint="3F"/>
      </w:tcPr>
    </w:tblStylePr>
    <w:tblStylePr w:type="band1Horz">
      <w:tblPr/>
      <w:tcPr>
        <w:tcBorders>
          <w:left w:val="nil"/>
          <w:right w:val="nil"/>
          <w:insideH w:val="nil"/>
          <w:insideV w:val="nil"/>
        </w:tcBorders>
        <w:shd w:val="clear" w:color="auto" w:fill="EFF5F9" w:themeFill="accent3" w:themeFillTint="3F"/>
      </w:tcPr>
    </w:tblStylePr>
  </w:style>
  <w:style w:type="table" w:styleId="LightShading-Accent1">
    <w:name w:val="Light Shading Accent 1"/>
    <w:basedOn w:val="TableNormal"/>
    <w:uiPriority w:val="60"/>
    <w:rsid w:val="001A47A5"/>
    <w:pPr>
      <w:spacing w:after="0" w:line="240" w:lineRule="auto"/>
    </w:pPr>
    <w:rPr>
      <w:color w:val="004F7C" w:themeColor="accent1" w:themeShade="BF"/>
    </w:rPr>
    <w:tblPr>
      <w:tblStyleRowBandSize w:val="1"/>
      <w:tblStyleColBandSize w:val="1"/>
      <w:tblBorders>
        <w:top w:val="single" w:sz="8" w:space="0" w:color="006BA6" w:themeColor="accent1"/>
        <w:bottom w:val="single" w:sz="8" w:space="0" w:color="006BA6" w:themeColor="accent1"/>
      </w:tblBorders>
    </w:tblPr>
    <w:tblStylePr w:type="firstRow">
      <w:pPr>
        <w:spacing w:before="0" w:after="0" w:line="240" w:lineRule="auto"/>
      </w:pPr>
      <w:rPr>
        <w:b/>
        <w:bCs/>
      </w:rPr>
      <w:tblPr/>
      <w:tcPr>
        <w:tcBorders>
          <w:top w:val="single" w:sz="8" w:space="0" w:color="006BA6" w:themeColor="accent1"/>
          <w:left w:val="nil"/>
          <w:bottom w:val="single" w:sz="8" w:space="0" w:color="006BA6" w:themeColor="accent1"/>
          <w:right w:val="nil"/>
          <w:insideH w:val="nil"/>
          <w:insideV w:val="nil"/>
        </w:tcBorders>
      </w:tcPr>
    </w:tblStylePr>
    <w:tblStylePr w:type="lastRow">
      <w:pPr>
        <w:spacing w:before="0" w:after="0" w:line="240" w:lineRule="auto"/>
      </w:pPr>
      <w:rPr>
        <w:b/>
        <w:bCs/>
      </w:rPr>
      <w:tblPr/>
      <w:tcPr>
        <w:tcBorders>
          <w:top w:val="single" w:sz="8" w:space="0" w:color="006BA6" w:themeColor="accent1"/>
          <w:left w:val="nil"/>
          <w:bottom w:val="single" w:sz="8" w:space="0" w:color="006BA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AE0FF" w:themeFill="accent1" w:themeFillTint="3F"/>
      </w:tcPr>
    </w:tblStylePr>
    <w:tblStylePr w:type="band1Horz">
      <w:tblPr/>
      <w:tcPr>
        <w:tcBorders>
          <w:left w:val="nil"/>
          <w:right w:val="nil"/>
          <w:insideH w:val="nil"/>
          <w:insideV w:val="nil"/>
        </w:tcBorders>
        <w:shd w:val="clear" w:color="auto" w:fill="AAE0FF" w:themeFill="accent1" w:themeFillTint="3F"/>
      </w:tcPr>
    </w:tblStylePr>
  </w:style>
  <w:style w:type="table" w:styleId="LightShading">
    <w:name w:val="Light Shading"/>
    <w:basedOn w:val="TableNormal"/>
    <w:uiPriority w:val="60"/>
    <w:rsid w:val="001A47A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ocTagline">
    <w:name w:val="~DocTagline"/>
    <w:basedOn w:val="DocDraft"/>
    <w:semiHidden/>
    <w:qFormat/>
    <w:rsid w:val="001A47A5"/>
    <w:rPr>
      <w:b/>
      <w:color w:val="FFFFFF" w:themeColor="background1"/>
    </w:rPr>
  </w:style>
  <w:style w:type="paragraph" w:customStyle="1" w:styleId="TCBullet1">
    <w:name w:val="~TCBullet1"/>
    <w:basedOn w:val="Normal"/>
    <w:qFormat/>
    <w:rsid w:val="001A47A5"/>
    <w:pPr>
      <w:numPr>
        <w:ilvl w:val="1"/>
        <w:numId w:val="14"/>
      </w:numPr>
      <w:spacing w:after="0"/>
    </w:pPr>
    <w:rPr>
      <w:rFonts w:ascii="Arial" w:eastAsia="Calibri" w:hAnsi="Arial" w:cs="Arial"/>
      <w:color w:val="53565A"/>
    </w:rPr>
  </w:style>
  <w:style w:type="paragraph" w:customStyle="1" w:styleId="TCBullet2">
    <w:name w:val="~TCBullet2"/>
    <w:basedOn w:val="Normal"/>
    <w:qFormat/>
    <w:rsid w:val="001A47A5"/>
    <w:pPr>
      <w:numPr>
        <w:ilvl w:val="2"/>
        <w:numId w:val="14"/>
      </w:numPr>
      <w:spacing w:after="0"/>
    </w:pPr>
    <w:rPr>
      <w:rFonts w:eastAsia="Calibri" w:cs="Arial"/>
      <w:color w:val="53565A"/>
    </w:rPr>
  </w:style>
  <w:style w:type="paragraph" w:customStyle="1" w:styleId="TCHeading">
    <w:name w:val="~TCHeading"/>
    <w:basedOn w:val="Normal"/>
    <w:qFormat/>
    <w:rsid w:val="001A47A5"/>
    <w:pPr>
      <w:keepNext/>
      <w:numPr>
        <w:numId w:val="14"/>
      </w:numPr>
      <w:spacing w:after="180"/>
    </w:pPr>
    <w:rPr>
      <w:rFonts w:ascii="Arial" w:eastAsia="Arial" w:hAnsi="Arial" w:cs="Times New Roman"/>
      <w:b/>
      <w:color w:val="006BA6"/>
    </w:rPr>
  </w:style>
  <w:style w:type="numbering" w:customStyle="1" w:styleId="TCListStyle">
    <w:name w:val="~TCListStyle"/>
    <w:uiPriority w:val="99"/>
    <w:rsid w:val="001A47A5"/>
    <w:pPr>
      <w:numPr>
        <w:numId w:val="8"/>
      </w:numPr>
    </w:pPr>
  </w:style>
  <w:style w:type="character" w:styleId="CommentReference">
    <w:name w:val="annotation reference"/>
    <w:basedOn w:val="DefaultParagraphFont"/>
    <w:uiPriority w:val="99"/>
    <w:unhideWhenUsed/>
    <w:rsid w:val="001A47A5"/>
    <w:rPr>
      <w:sz w:val="16"/>
      <w:szCs w:val="16"/>
    </w:rPr>
  </w:style>
  <w:style w:type="paragraph" w:styleId="CommentText">
    <w:name w:val="annotation text"/>
    <w:basedOn w:val="Normal"/>
    <w:link w:val="CommentTextChar"/>
    <w:uiPriority w:val="99"/>
    <w:unhideWhenUsed/>
    <w:rsid w:val="001A47A5"/>
    <w:pPr>
      <w:spacing w:line="240" w:lineRule="auto"/>
    </w:pPr>
    <w:rPr>
      <w:color w:val="53565A"/>
      <w:sz w:val="20"/>
      <w:szCs w:val="20"/>
    </w:rPr>
  </w:style>
  <w:style w:type="character" w:customStyle="1" w:styleId="CommentTextChar">
    <w:name w:val="Comment Text Char"/>
    <w:basedOn w:val="DefaultParagraphFont"/>
    <w:link w:val="CommentText"/>
    <w:uiPriority w:val="99"/>
    <w:rsid w:val="001A47A5"/>
    <w:rPr>
      <w:color w:val="53565A"/>
      <w:sz w:val="20"/>
      <w:szCs w:val="20"/>
    </w:rPr>
  </w:style>
  <w:style w:type="paragraph" w:styleId="TableofFigures">
    <w:name w:val="table of figures"/>
    <w:basedOn w:val="Normal"/>
    <w:next w:val="Normal"/>
    <w:uiPriority w:val="99"/>
    <w:semiHidden/>
    <w:unhideWhenUsed/>
    <w:rsid w:val="00AC435F"/>
    <w:pPr>
      <w:spacing w:after="0"/>
    </w:pPr>
  </w:style>
  <w:style w:type="paragraph" w:styleId="TOC9">
    <w:name w:val="toc 9"/>
    <w:basedOn w:val="Normal"/>
    <w:next w:val="Normal"/>
    <w:autoRedefine/>
    <w:uiPriority w:val="39"/>
    <w:rsid w:val="00AC435F"/>
    <w:pPr>
      <w:spacing w:after="100"/>
      <w:ind w:left="1680"/>
    </w:pPr>
  </w:style>
  <w:style w:type="paragraph" w:styleId="BodyText">
    <w:name w:val="Body Text"/>
    <w:basedOn w:val="Normal"/>
    <w:link w:val="BodyTextChar"/>
    <w:uiPriority w:val="99"/>
    <w:unhideWhenUsed/>
    <w:rsid w:val="00AC435F"/>
  </w:style>
  <w:style w:type="character" w:customStyle="1" w:styleId="BodyTextChar">
    <w:name w:val="Body Text Char"/>
    <w:basedOn w:val="DefaultParagraphFont"/>
    <w:link w:val="BodyText"/>
    <w:uiPriority w:val="99"/>
    <w:rsid w:val="00AC435F"/>
  </w:style>
  <w:style w:type="paragraph" w:styleId="Title">
    <w:name w:val="Title"/>
    <w:basedOn w:val="Normal"/>
    <w:next w:val="Normal"/>
    <w:link w:val="TitleChar"/>
    <w:uiPriority w:val="10"/>
    <w:qFormat/>
    <w:rsid w:val="00AC435F"/>
    <w:pPr>
      <w:spacing w:before="0"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C435F"/>
    <w:rPr>
      <w:rFonts w:asciiTheme="majorHAnsi" w:eastAsiaTheme="majorEastAsia" w:hAnsiTheme="majorHAnsi" w:cstheme="majorBidi"/>
      <w:color w:val="auto"/>
      <w:spacing w:val="-10"/>
      <w:kern w:val="28"/>
      <w:sz w:val="56"/>
      <w:szCs w:val="56"/>
    </w:rPr>
  </w:style>
  <w:style w:type="paragraph" w:styleId="ListNumber">
    <w:name w:val="List Number"/>
    <w:basedOn w:val="Normal"/>
    <w:uiPriority w:val="99"/>
    <w:semiHidden/>
    <w:unhideWhenUsed/>
    <w:rsid w:val="00AC435F"/>
    <w:pPr>
      <w:tabs>
        <w:tab w:val="num" w:pos="360"/>
      </w:tabs>
      <w:ind w:left="360" w:hanging="360"/>
      <w:contextualSpacing/>
    </w:pPr>
  </w:style>
  <w:style w:type="character" w:styleId="Strong">
    <w:name w:val="Strong"/>
    <w:basedOn w:val="DefaultParagraphFont"/>
    <w:uiPriority w:val="22"/>
    <w:qFormat/>
    <w:rsid w:val="00AC435F"/>
    <w:rPr>
      <w:b/>
      <w:bCs/>
    </w:rPr>
  </w:style>
  <w:style w:type="paragraph" w:styleId="TOCHeading">
    <w:name w:val="TOC Heading"/>
    <w:basedOn w:val="Heading1"/>
    <w:next w:val="Normal"/>
    <w:uiPriority w:val="39"/>
    <w:unhideWhenUsed/>
    <w:qFormat/>
    <w:rsid w:val="00AC435F"/>
    <w:pPr>
      <w:keepLines/>
      <w:pageBreakBefore w:val="0"/>
      <w:numPr>
        <w:numId w:val="0"/>
      </w:numPr>
      <w:spacing w:before="240" w:after="0" w:line="264" w:lineRule="auto"/>
      <w:jc w:val="both"/>
      <w:outlineLvl w:val="9"/>
    </w:pPr>
    <w:rPr>
      <w:rFonts w:eastAsiaTheme="majorEastAsia" w:cstheme="majorBidi"/>
      <w:color w:val="004F7C" w:themeColor="accent1" w:themeShade="BF"/>
      <w:sz w:val="32"/>
      <w:szCs w:val="32"/>
    </w:rPr>
  </w:style>
  <w:style w:type="paragraph" w:styleId="ListNumber2">
    <w:name w:val="List Number 2"/>
    <w:basedOn w:val="Normal"/>
    <w:uiPriority w:val="99"/>
    <w:semiHidden/>
    <w:unhideWhenUsed/>
    <w:rsid w:val="00AC435F"/>
    <w:pPr>
      <w:tabs>
        <w:tab w:val="num" w:pos="643"/>
      </w:tabs>
      <w:ind w:left="643" w:hanging="360"/>
      <w:contextualSpacing/>
    </w:pPr>
  </w:style>
  <w:style w:type="paragraph" w:styleId="ListNumber3">
    <w:name w:val="List Number 3"/>
    <w:basedOn w:val="Normal"/>
    <w:uiPriority w:val="99"/>
    <w:semiHidden/>
    <w:unhideWhenUsed/>
    <w:rsid w:val="00AC435F"/>
    <w:pPr>
      <w:tabs>
        <w:tab w:val="num" w:pos="926"/>
      </w:tabs>
      <w:ind w:left="926" w:hanging="360"/>
      <w:contextualSpacing/>
    </w:pPr>
  </w:style>
  <w:style w:type="paragraph" w:styleId="CommentSubject">
    <w:name w:val="annotation subject"/>
    <w:basedOn w:val="CommentText"/>
    <w:next w:val="CommentText"/>
    <w:link w:val="CommentSubjectChar"/>
    <w:uiPriority w:val="99"/>
    <w:semiHidden/>
    <w:unhideWhenUsed/>
    <w:rsid w:val="001A47A5"/>
    <w:rPr>
      <w:b/>
      <w:bCs/>
    </w:rPr>
  </w:style>
  <w:style w:type="character" w:customStyle="1" w:styleId="CommentSubjectChar">
    <w:name w:val="Comment Subject Char"/>
    <w:basedOn w:val="CommentTextChar"/>
    <w:link w:val="CommentSubject"/>
    <w:uiPriority w:val="99"/>
    <w:semiHidden/>
    <w:rsid w:val="001A47A5"/>
    <w:rPr>
      <w:b/>
      <w:bCs/>
      <w:color w:val="53565A"/>
      <w:sz w:val="20"/>
      <w:szCs w:val="20"/>
    </w:rPr>
  </w:style>
  <w:style w:type="paragraph" w:styleId="NormalWeb">
    <w:name w:val="Normal (Web)"/>
    <w:basedOn w:val="Normal"/>
    <w:uiPriority w:val="99"/>
    <w:semiHidden/>
    <w:unhideWhenUsed/>
    <w:rsid w:val="00AC435F"/>
    <w:rPr>
      <w:rFonts w:ascii="Times New Roman" w:hAnsi="Times New Roman" w:cs="Times New Roman"/>
      <w:sz w:val="24"/>
      <w:szCs w:val="24"/>
    </w:rPr>
  </w:style>
  <w:style w:type="paragraph" w:styleId="NormalIndent">
    <w:name w:val="Normal Indent"/>
    <w:basedOn w:val="Normal"/>
    <w:uiPriority w:val="99"/>
    <w:semiHidden/>
    <w:unhideWhenUsed/>
    <w:rsid w:val="00AC435F"/>
    <w:pPr>
      <w:ind w:left="720"/>
    </w:pPr>
  </w:style>
  <w:style w:type="paragraph" w:styleId="ListBullet">
    <w:name w:val="List Bullet"/>
    <w:basedOn w:val="Normal"/>
    <w:uiPriority w:val="99"/>
    <w:unhideWhenUsed/>
    <w:rsid w:val="00774FD4"/>
    <w:pPr>
      <w:tabs>
        <w:tab w:val="num" w:pos="360"/>
      </w:tabs>
      <w:ind w:left="360" w:hanging="360"/>
      <w:contextualSpacing/>
    </w:pPr>
  </w:style>
  <w:style w:type="paragraph" w:customStyle="1" w:styleId="Bullet1">
    <w:name w:val="Bullet 1"/>
    <w:basedOn w:val="BodyText"/>
    <w:uiPriority w:val="6"/>
    <w:qFormat/>
    <w:rsid w:val="00774FD4"/>
    <w:pPr>
      <w:numPr>
        <w:numId w:val="9"/>
      </w:numPr>
      <w:spacing w:before="0" w:line="240" w:lineRule="auto"/>
      <w:jc w:val="left"/>
    </w:pPr>
    <w:rPr>
      <w:rFonts w:ascii="Arial" w:eastAsia="Times New Roman" w:hAnsi="Arial" w:cs="Times New Roman"/>
      <w:color w:val="auto"/>
      <w:sz w:val="20"/>
      <w:szCs w:val="18"/>
    </w:rPr>
  </w:style>
  <w:style w:type="character" w:customStyle="1" w:styleId="Bullet1Char">
    <w:name w:val="~Bullet1 Char"/>
    <w:basedOn w:val="DefaultParagraphFont"/>
    <w:link w:val="Bullet10"/>
    <w:locked/>
    <w:rsid w:val="001A47A5"/>
    <w:rPr>
      <w:rFonts w:eastAsia="Calibri" w:cs="Arial"/>
    </w:rPr>
  </w:style>
  <w:style w:type="character" w:styleId="PageNumber">
    <w:name w:val="page number"/>
    <w:basedOn w:val="DefaultParagraphFont"/>
    <w:uiPriority w:val="99"/>
    <w:semiHidden/>
    <w:unhideWhenUsed/>
    <w:rsid w:val="00774FD4"/>
  </w:style>
  <w:style w:type="paragraph" w:styleId="BodyTextIndent">
    <w:name w:val="Body Text Indent"/>
    <w:basedOn w:val="Normal"/>
    <w:link w:val="BodyTextIndentChar"/>
    <w:uiPriority w:val="99"/>
    <w:semiHidden/>
    <w:unhideWhenUsed/>
    <w:rsid w:val="00774FD4"/>
    <w:pPr>
      <w:ind w:left="283"/>
    </w:pPr>
  </w:style>
  <w:style w:type="character" w:customStyle="1" w:styleId="BodyTextIndentChar">
    <w:name w:val="Body Text Indent Char"/>
    <w:basedOn w:val="DefaultParagraphFont"/>
    <w:link w:val="BodyTextIndent"/>
    <w:uiPriority w:val="99"/>
    <w:semiHidden/>
    <w:rsid w:val="00774FD4"/>
  </w:style>
  <w:style w:type="paragraph" w:styleId="BodyText3">
    <w:name w:val="Body Text 3"/>
    <w:basedOn w:val="Normal"/>
    <w:link w:val="BodyText3Char"/>
    <w:uiPriority w:val="99"/>
    <w:semiHidden/>
    <w:unhideWhenUsed/>
    <w:rsid w:val="00774FD4"/>
    <w:rPr>
      <w:sz w:val="16"/>
      <w:szCs w:val="16"/>
    </w:rPr>
  </w:style>
  <w:style w:type="character" w:customStyle="1" w:styleId="BodyText3Char">
    <w:name w:val="Body Text 3 Char"/>
    <w:basedOn w:val="DefaultParagraphFont"/>
    <w:link w:val="BodyText3"/>
    <w:uiPriority w:val="99"/>
    <w:semiHidden/>
    <w:rsid w:val="00774FD4"/>
    <w:rPr>
      <w:sz w:val="16"/>
      <w:szCs w:val="16"/>
    </w:rPr>
  </w:style>
  <w:style w:type="paragraph" w:styleId="BodyText2">
    <w:name w:val="Body Text 2"/>
    <w:basedOn w:val="Normal"/>
    <w:link w:val="BodyText2Char"/>
    <w:uiPriority w:val="99"/>
    <w:semiHidden/>
    <w:unhideWhenUsed/>
    <w:rsid w:val="00774FD4"/>
    <w:pPr>
      <w:spacing w:line="480" w:lineRule="auto"/>
    </w:pPr>
  </w:style>
  <w:style w:type="character" w:customStyle="1" w:styleId="BodyText2Char">
    <w:name w:val="Body Text 2 Char"/>
    <w:basedOn w:val="DefaultParagraphFont"/>
    <w:link w:val="BodyText2"/>
    <w:uiPriority w:val="99"/>
    <w:semiHidden/>
    <w:rsid w:val="00774FD4"/>
  </w:style>
  <w:style w:type="paragraph" w:styleId="BodyTextFirstIndent2">
    <w:name w:val="Body Text First Indent 2"/>
    <w:basedOn w:val="BodyTextIndent"/>
    <w:link w:val="BodyTextFirstIndent2Char"/>
    <w:uiPriority w:val="99"/>
    <w:semiHidden/>
    <w:unhideWhenUsed/>
    <w:rsid w:val="00774FD4"/>
    <w:pPr>
      <w:ind w:left="360" w:firstLine="360"/>
    </w:pPr>
  </w:style>
  <w:style w:type="character" w:customStyle="1" w:styleId="BodyTextFirstIndent2Char">
    <w:name w:val="Body Text First Indent 2 Char"/>
    <w:basedOn w:val="BodyTextIndentChar"/>
    <w:link w:val="BodyTextFirstIndent2"/>
    <w:uiPriority w:val="99"/>
    <w:semiHidden/>
    <w:rsid w:val="00774FD4"/>
  </w:style>
  <w:style w:type="paragraph" w:styleId="ListContinue">
    <w:name w:val="List Continue"/>
    <w:basedOn w:val="Normal"/>
    <w:uiPriority w:val="99"/>
    <w:semiHidden/>
    <w:unhideWhenUsed/>
    <w:rsid w:val="00774FD4"/>
    <w:pPr>
      <w:ind w:left="283"/>
      <w:contextualSpacing/>
    </w:pPr>
  </w:style>
  <w:style w:type="character" w:styleId="Emphasis">
    <w:name w:val="Emphasis"/>
    <w:basedOn w:val="DefaultParagraphFont"/>
    <w:uiPriority w:val="20"/>
    <w:qFormat/>
    <w:rsid w:val="00774FD4"/>
    <w:rPr>
      <w:i/>
      <w:iCs/>
    </w:rPr>
  </w:style>
  <w:style w:type="paragraph" w:styleId="PlainText">
    <w:name w:val="Plain Text"/>
    <w:basedOn w:val="Normal"/>
    <w:link w:val="PlainTextChar"/>
    <w:uiPriority w:val="99"/>
    <w:semiHidden/>
    <w:unhideWhenUsed/>
    <w:rsid w:val="00774FD4"/>
    <w:pPr>
      <w:spacing w:before="0" w:after="0" w:line="240" w:lineRule="auto"/>
    </w:pPr>
    <w:rPr>
      <w:rFonts w:ascii="Consolas" w:hAnsi="Consolas"/>
    </w:rPr>
  </w:style>
  <w:style w:type="character" w:customStyle="1" w:styleId="PlainTextChar">
    <w:name w:val="Plain Text Char"/>
    <w:basedOn w:val="DefaultParagraphFont"/>
    <w:link w:val="PlainText"/>
    <w:uiPriority w:val="99"/>
    <w:semiHidden/>
    <w:rsid w:val="00774FD4"/>
    <w:rPr>
      <w:rFonts w:ascii="Consolas" w:hAnsi="Consolas"/>
    </w:rPr>
  </w:style>
  <w:style w:type="paragraph" w:styleId="Subtitle">
    <w:name w:val="Subtitle"/>
    <w:basedOn w:val="Normal"/>
    <w:next w:val="Normal"/>
    <w:link w:val="SubtitleChar"/>
    <w:uiPriority w:val="11"/>
    <w:qFormat/>
    <w:rsid w:val="00774FD4"/>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774FD4"/>
    <w:rPr>
      <w:rFonts w:eastAsiaTheme="minorEastAsia"/>
      <w:color w:val="5A5A5A" w:themeColor="text1" w:themeTint="A5"/>
      <w:spacing w:val="15"/>
      <w:sz w:val="22"/>
      <w:szCs w:val="22"/>
    </w:rPr>
  </w:style>
  <w:style w:type="character" w:styleId="FollowedHyperlink">
    <w:name w:val="FollowedHyperlink"/>
    <w:basedOn w:val="DefaultParagraphFont"/>
    <w:uiPriority w:val="99"/>
    <w:semiHidden/>
    <w:unhideWhenUsed/>
    <w:rsid w:val="00774FD4"/>
    <w:rPr>
      <w:color w:val="A72B2A" w:themeColor="followedHyperlink"/>
      <w:u w:val="single"/>
    </w:rPr>
  </w:style>
  <w:style w:type="table" w:styleId="LightList-Accent5">
    <w:name w:val="Light List Accent 5"/>
    <w:basedOn w:val="TableNormal"/>
    <w:uiPriority w:val="61"/>
    <w:semiHidden/>
    <w:unhideWhenUsed/>
    <w:rsid w:val="00774FD4"/>
    <w:pPr>
      <w:spacing w:after="0" w:line="240" w:lineRule="auto"/>
    </w:pPr>
    <w:tblPr>
      <w:tblStyleRowBandSize w:val="1"/>
      <w:tblStyleColBandSize w:val="1"/>
      <w:tblBorders>
        <w:top w:val="single" w:sz="8" w:space="0" w:color="D4D5D6" w:themeColor="accent5"/>
        <w:left w:val="single" w:sz="8" w:space="0" w:color="D4D5D6" w:themeColor="accent5"/>
        <w:bottom w:val="single" w:sz="8" w:space="0" w:color="D4D5D6" w:themeColor="accent5"/>
        <w:right w:val="single" w:sz="8" w:space="0" w:color="D4D5D6" w:themeColor="accent5"/>
      </w:tblBorders>
    </w:tblPr>
    <w:tblStylePr w:type="firstRow">
      <w:pPr>
        <w:spacing w:before="0" w:after="0" w:line="240" w:lineRule="auto"/>
      </w:pPr>
      <w:rPr>
        <w:b/>
        <w:bCs/>
        <w:color w:val="FFFFFF" w:themeColor="background1"/>
      </w:rPr>
      <w:tblPr/>
      <w:tcPr>
        <w:shd w:val="clear" w:color="auto" w:fill="D4D5D6" w:themeFill="accent5"/>
      </w:tcPr>
    </w:tblStylePr>
    <w:tblStylePr w:type="lastRow">
      <w:pPr>
        <w:spacing w:before="0" w:after="0" w:line="240" w:lineRule="auto"/>
      </w:pPr>
      <w:rPr>
        <w:b/>
        <w:bCs/>
      </w:rPr>
      <w:tblPr/>
      <w:tcPr>
        <w:tcBorders>
          <w:top w:val="double" w:sz="6" w:space="0" w:color="D4D5D6" w:themeColor="accent5"/>
          <w:left w:val="single" w:sz="8" w:space="0" w:color="D4D5D6" w:themeColor="accent5"/>
          <w:bottom w:val="single" w:sz="8" w:space="0" w:color="D4D5D6" w:themeColor="accent5"/>
          <w:right w:val="single" w:sz="8" w:space="0" w:color="D4D5D6" w:themeColor="accent5"/>
        </w:tcBorders>
      </w:tcPr>
    </w:tblStylePr>
    <w:tblStylePr w:type="firstCol">
      <w:rPr>
        <w:b/>
        <w:bCs/>
      </w:rPr>
    </w:tblStylePr>
    <w:tblStylePr w:type="lastCol">
      <w:rPr>
        <w:b/>
        <w:bCs/>
      </w:rPr>
    </w:tblStylePr>
    <w:tblStylePr w:type="band1Vert">
      <w:tblPr/>
      <w:tcPr>
        <w:tcBorders>
          <w:top w:val="single" w:sz="8" w:space="0" w:color="D4D5D6" w:themeColor="accent5"/>
          <w:left w:val="single" w:sz="8" w:space="0" w:color="D4D5D6" w:themeColor="accent5"/>
          <w:bottom w:val="single" w:sz="8" w:space="0" w:color="D4D5D6" w:themeColor="accent5"/>
          <w:right w:val="single" w:sz="8" w:space="0" w:color="D4D5D6" w:themeColor="accent5"/>
        </w:tcBorders>
      </w:tcPr>
    </w:tblStylePr>
    <w:tblStylePr w:type="band1Horz">
      <w:tblPr/>
      <w:tcPr>
        <w:tcBorders>
          <w:top w:val="single" w:sz="8" w:space="0" w:color="D4D5D6" w:themeColor="accent5"/>
          <w:left w:val="single" w:sz="8" w:space="0" w:color="D4D5D6" w:themeColor="accent5"/>
          <w:bottom w:val="single" w:sz="8" w:space="0" w:color="D4D5D6" w:themeColor="accent5"/>
          <w:right w:val="single" w:sz="8" w:space="0" w:color="D4D5D6" w:themeColor="accent5"/>
        </w:tcBorders>
      </w:tcPr>
    </w:tblStylePr>
  </w:style>
  <w:style w:type="paragraph" w:styleId="DocumentMap">
    <w:name w:val="Document Map"/>
    <w:basedOn w:val="Normal"/>
    <w:link w:val="DocumentMapChar"/>
    <w:uiPriority w:val="99"/>
    <w:semiHidden/>
    <w:unhideWhenUsed/>
    <w:rsid w:val="00774FD4"/>
    <w:pPr>
      <w:spacing w:before="0"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74FD4"/>
    <w:rPr>
      <w:rFonts w:ascii="Segoe UI" w:hAnsi="Segoe UI" w:cs="Segoe UI"/>
      <w:sz w:val="16"/>
      <w:szCs w:val="16"/>
    </w:rPr>
  </w:style>
  <w:style w:type="paragraph" w:styleId="List">
    <w:name w:val="List"/>
    <w:basedOn w:val="Normal"/>
    <w:uiPriority w:val="99"/>
    <w:semiHidden/>
    <w:unhideWhenUsed/>
    <w:rsid w:val="00774FD4"/>
    <w:pPr>
      <w:ind w:left="283" w:hanging="283"/>
      <w:contextualSpacing/>
    </w:pPr>
  </w:style>
  <w:style w:type="paragraph" w:styleId="List2">
    <w:name w:val="List 2"/>
    <w:basedOn w:val="Normal"/>
    <w:uiPriority w:val="99"/>
    <w:semiHidden/>
    <w:unhideWhenUsed/>
    <w:rsid w:val="00774FD4"/>
    <w:pPr>
      <w:ind w:left="566" w:hanging="283"/>
      <w:contextualSpacing/>
    </w:pPr>
  </w:style>
  <w:style w:type="paragraph" w:styleId="List3">
    <w:name w:val="List 3"/>
    <w:basedOn w:val="Normal"/>
    <w:uiPriority w:val="99"/>
    <w:semiHidden/>
    <w:unhideWhenUsed/>
    <w:rsid w:val="00774FD4"/>
    <w:pPr>
      <w:ind w:left="849" w:hanging="283"/>
      <w:contextualSpacing/>
    </w:pPr>
  </w:style>
  <w:style w:type="paragraph" w:styleId="List4">
    <w:name w:val="List 4"/>
    <w:basedOn w:val="Normal"/>
    <w:uiPriority w:val="99"/>
    <w:semiHidden/>
    <w:unhideWhenUsed/>
    <w:rsid w:val="00774FD4"/>
    <w:pPr>
      <w:ind w:left="1132" w:hanging="283"/>
      <w:contextualSpacing/>
    </w:pPr>
  </w:style>
  <w:style w:type="table" w:styleId="LightShading-Accent4">
    <w:name w:val="Light Shading Accent 4"/>
    <w:basedOn w:val="TableNormal"/>
    <w:uiPriority w:val="60"/>
    <w:semiHidden/>
    <w:unhideWhenUsed/>
    <w:rsid w:val="00774FD4"/>
    <w:pPr>
      <w:spacing w:after="0" w:line="240" w:lineRule="auto"/>
    </w:pPr>
    <w:rPr>
      <w:color w:val="5E5F62" w:themeColor="accent4" w:themeShade="BF"/>
    </w:rPr>
    <w:tblPr>
      <w:tblStyleRowBandSize w:val="1"/>
      <w:tblStyleColBandSize w:val="1"/>
      <w:tblBorders>
        <w:top w:val="single" w:sz="8" w:space="0" w:color="7E8083" w:themeColor="accent4"/>
        <w:bottom w:val="single" w:sz="8" w:space="0" w:color="7E8083" w:themeColor="accent4"/>
      </w:tblBorders>
    </w:tblPr>
    <w:tblStylePr w:type="firstRow">
      <w:pPr>
        <w:spacing w:before="0" w:after="0" w:line="240" w:lineRule="auto"/>
      </w:pPr>
      <w:rPr>
        <w:b/>
        <w:bCs/>
      </w:rPr>
      <w:tblPr/>
      <w:tcPr>
        <w:tcBorders>
          <w:top w:val="single" w:sz="8" w:space="0" w:color="7E8083" w:themeColor="accent4"/>
          <w:left w:val="nil"/>
          <w:bottom w:val="single" w:sz="8" w:space="0" w:color="7E8083" w:themeColor="accent4"/>
          <w:right w:val="nil"/>
          <w:insideH w:val="nil"/>
          <w:insideV w:val="nil"/>
        </w:tcBorders>
      </w:tcPr>
    </w:tblStylePr>
    <w:tblStylePr w:type="lastRow">
      <w:pPr>
        <w:spacing w:before="0" w:after="0" w:line="240" w:lineRule="auto"/>
      </w:pPr>
      <w:rPr>
        <w:b/>
        <w:bCs/>
      </w:rPr>
      <w:tblPr/>
      <w:tcPr>
        <w:tcBorders>
          <w:top w:val="single" w:sz="8" w:space="0" w:color="7E8083" w:themeColor="accent4"/>
          <w:left w:val="nil"/>
          <w:bottom w:val="single" w:sz="8" w:space="0" w:color="7E808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E0" w:themeFill="accent4" w:themeFillTint="3F"/>
      </w:tcPr>
    </w:tblStylePr>
    <w:tblStylePr w:type="band1Horz">
      <w:tblPr/>
      <w:tcPr>
        <w:tcBorders>
          <w:left w:val="nil"/>
          <w:right w:val="nil"/>
          <w:insideH w:val="nil"/>
          <w:insideV w:val="nil"/>
        </w:tcBorders>
        <w:shd w:val="clear" w:color="auto" w:fill="DFDFE0" w:themeFill="accent4" w:themeFillTint="3F"/>
      </w:tcPr>
    </w:tblStylePr>
  </w:style>
  <w:style w:type="table" w:styleId="MediumList1-Accent4">
    <w:name w:val="Medium List 1 Accent 4"/>
    <w:basedOn w:val="TableNormal"/>
    <w:uiPriority w:val="65"/>
    <w:semiHidden/>
    <w:unhideWhenUsed/>
    <w:rsid w:val="00774FD4"/>
    <w:pPr>
      <w:spacing w:after="0" w:line="240" w:lineRule="auto"/>
    </w:pPr>
    <w:rPr>
      <w:color w:val="000000" w:themeColor="text1"/>
    </w:rPr>
    <w:tblPr>
      <w:tblStyleRowBandSize w:val="1"/>
      <w:tblStyleColBandSize w:val="1"/>
      <w:tblBorders>
        <w:top w:val="single" w:sz="8" w:space="0" w:color="7E8083" w:themeColor="accent4"/>
        <w:bottom w:val="single" w:sz="8" w:space="0" w:color="7E8083" w:themeColor="accent4"/>
      </w:tblBorders>
    </w:tblPr>
    <w:tblStylePr w:type="firstRow">
      <w:rPr>
        <w:rFonts w:asciiTheme="majorHAnsi" w:eastAsiaTheme="majorEastAsia" w:hAnsiTheme="majorHAnsi" w:cstheme="majorBidi"/>
      </w:rPr>
      <w:tblPr/>
      <w:tcPr>
        <w:tcBorders>
          <w:top w:val="nil"/>
          <w:bottom w:val="single" w:sz="8" w:space="0" w:color="7E8083" w:themeColor="accent4"/>
        </w:tcBorders>
      </w:tcPr>
    </w:tblStylePr>
    <w:tblStylePr w:type="lastRow">
      <w:rPr>
        <w:b/>
        <w:bCs/>
        <w:color w:val="53565A" w:themeColor="text2"/>
      </w:rPr>
      <w:tblPr/>
      <w:tcPr>
        <w:tcBorders>
          <w:top w:val="single" w:sz="8" w:space="0" w:color="7E8083" w:themeColor="accent4"/>
          <w:bottom w:val="single" w:sz="8" w:space="0" w:color="7E8083" w:themeColor="accent4"/>
        </w:tcBorders>
      </w:tcPr>
    </w:tblStylePr>
    <w:tblStylePr w:type="firstCol">
      <w:rPr>
        <w:b/>
        <w:bCs/>
      </w:rPr>
    </w:tblStylePr>
    <w:tblStylePr w:type="lastCol">
      <w:rPr>
        <w:b/>
        <w:bCs/>
      </w:rPr>
      <w:tblPr/>
      <w:tcPr>
        <w:tcBorders>
          <w:top w:val="single" w:sz="8" w:space="0" w:color="7E8083" w:themeColor="accent4"/>
          <w:bottom w:val="single" w:sz="8" w:space="0" w:color="7E8083" w:themeColor="accent4"/>
        </w:tcBorders>
      </w:tcPr>
    </w:tblStylePr>
    <w:tblStylePr w:type="band1Vert">
      <w:tblPr/>
      <w:tcPr>
        <w:shd w:val="clear" w:color="auto" w:fill="DFDFE0" w:themeFill="accent4" w:themeFillTint="3F"/>
      </w:tcPr>
    </w:tblStylePr>
    <w:tblStylePr w:type="band1Horz">
      <w:tblPr/>
      <w:tcPr>
        <w:shd w:val="clear" w:color="auto" w:fill="DFDFE0" w:themeFill="accent4" w:themeFillTint="3F"/>
      </w:tcPr>
    </w:tblStylePr>
  </w:style>
  <w:style w:type="paragraph" w:styleId="Revision">
    <w:name w:val="Revision"/>
    <w:hidden/>
    <w:uiPriority w:val="99"/>
    <w:semiHidden/>
    <w:rsid w:val="00774FD4"/>
    <w:pPr>
      <w:spacing w:after="0" w:line="240" w:lineRule="auto"/>
    </w:pPr>
  </w:style>
  <w:style w:type="paragraph" w:styleId="EndnoteText">
    <w:name w:val="endnote text"/>
    <w:basedOn w:val="Normal"/>
    <w:link w:val="EndnoteTextChar"/>
    <w:uiPriority w:val="99"/>
    <w:semiHidden/>
    <w:unhideWhenUsed/>
    <w:rsid w:val="00774FD4"/>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774FD4"/>
    <w:rPr>
      <w:sz w:val="20"/>
      <w:szCs w:val="20"/>
    </w:rPr>
  </w:style>
  <w:style w:type="character" w:styleId="EndnoteReference">
    <w:name w:val="endnote reference"/>
    <w:basedOn w:val="DefaultParagraphFont"/>
    <w:uiPriority w:val="99"/>
    <w:semiHidden/>
    <w:unhideWhenUsed/>
    <w:rsid w:val="00774FD4"/>
    <w:rPr>
      <w:vertAlign w:val="superscript"/>
    </w:rPr>
  </w:style>
  <w:style w:type="table" w:customStyle="1" w:styleId="OSTEnergyTable">
    <w:name w:val="OST Energy Table"/>
    <w:basedOn w:val="TableNormal"/>
    <w:uiPriority w:val="99"/>
    <w:rsid w:val="001A47A5"/>
    <w:pPr>
      <w:spacing w:after="0" w:line="240" w:lineRule="auto"/>
    </w:pPr>
    <w:tblPr>
      <w:tblStyleRowBandSize w:val="1"/>
      <w:tblInd w:w="0" w:type="nil"/>
      <w:tblBorders>
        <w:top w:val="single" w:sz="4" w:space="0" w:color="006BA6" w:themeColor="accent1"/>
        <w:left w:val="single" w:sz="4" w:space="0" w:color="7E8083" w:themeColor="accent4"/>
        <w:bottom w:val="single" w:sz="4" w:space="0" w:color="006BA6" w:themeColor="accent1"/>
        <w:right w:val="single" w:sz="4" w:space="0" w:color="7E8083" w:themeColor="accent4"/>
        <w:insideH w:val="single" w:sz="4" w:space="0" w:color="7E8083" w:themeColor="accent4"/>
        <w:insideV w:val="single" w:sz="4" w:space="0" w:color="7E8083" w:themeColor="accent4"/>
      </w:tblBorders>
    </w:tblPr>
    <w:tblStylePr w:type="firstRow">
      <w:tblPr/>
      <w:tcPr>
        <w:tcBorders>
          <w:top w:val="single" w:sz="4" w:space="0" w:color="006BA6" w:themeColor="accent1"/>
          <w:left w:val="single" w:sz="4" w:space="0" w:color="006BA6" w:themeColor="accent1"/>
          <w:bottom w:val="single" w:sz="4" w:space="0" w:color="006BA6" w:themeColor="accent1"/>
          <w:right w:val="single" w:sz="4" w:space="0" w:color="006BA6" w:themeColor="accent1"/>
          <w:insideH w:val="nil"/>
          <w:insideV w:val="single" w:sz="4" w:space="0" w:color="FFFFFF" w:themeColor="background1"/>
          <w:tl2br w:val="nil"/>
          <w:tr2bl w:val="nil"/>
        </w:tcBorders>
        <w:shd w:val="clear" w:color="auto" w:fill="006BA6" w:themeFill="accent1"/>
      </w:tcPr>
    </w:tblStylePr>
    <w:tblStylePr w:type="firstCol">
      <w:rPr>
        <w:color w:val="006BA6" w:themeColor="accent1"/>
      </w:rPr>
    </w:tblStylePr>
    <w:tblStylePr w:type="band2Horz">
      <w:tblPr/>
      <w:tcPr>
        <w:tcBorders>
          <w:left w:val="single" w:sz="4" w:space="0" w:color="7E8083" w:themeColor="accent4"/>
          <w:right w:val="single" w:sz="4" w:space="0" w:color="7E8083" w:themeColor="accent4"/>
          <w:insideH w:val="nil"/>
          <w:insideV w:val="single" w:sz="4" w:space="0" w:color="7E8083" w:themeColor="accent4"/>
          <w:tl2br w:val="nil"/>
          <w:tr2bl w:val="nil"/>
        </w:tcBorders>
        <w:shd w:val="clear" w:color="auto" w:fill="D4D5D6" w:themeFill="background2"/>
      </w:tcPr>
    </w:tblStylePr>
  </w:style>
  <w:style w:type="character" w:customStyle="1" w:styleId="UnresolvedMention1">
    <w:name w:val="Unresolved Mention1"/>
    <w:basedOn w:val="DefaultParagraphFont"/>
    <w:uiPriority w:val="99"/>
    <w:semiHidden/>
    <w:unhideWhenUsed/>
    <w:rsid w:val="00774FD4"/>
    <w:rPr>
      <w:color w:val="808080"/>
      <w:shd w:val="clear" w:color="auto" w:fill="E6E6E6"/>
    </w:rPr>
  </w:style>
  <w:style w:type="character" w:customStyle="1" w:styleId="NoSpacingChar">
    <w:name w:val="No Spacing Char"/>
    <w:aliases w:val="~BaseStyle Char"/>
    <w:basedOn w:val="DefaultParagraphFont"/>
    <w:link w:val="NoSpacing"/>
    <w:uiPriority w:val="1"/>
    <w:rsid w:val="00774FD4"/>
  </w:style>
  <w:style w:type="table" w:customStyle="1" w:styleId="SSODesignBasis2">
    <w:name w:val="SSO_Design Basis 2"/>
    <w:basedOn w:val="TableNormal"/>
    <w:uiPriority w:val="99"/>
    <w:rsid w:val="00774FD4"/>
    <w:pPr>
      <w:spacing w:after="0" w:line="240" w:lineRule="auto"/>
    </w:pPr>
    <w:rPr>
      <w:color w:val="auto"/>
      <w:sz w:val="22"/>
      <w:szCs w:val="22"/>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heme="minorHAnsi" w:hAnsiTheme="minorHAnsi"/>
        <w:b/>
        <w:sz w:val="22"/>
      </w:rPr>
      <w:tblPr/>
      <w:tcPr>
        <w:shd w:val="clear" w:color="auto" w:fill="000000" w:themeFill="text1"/>
        <w:vAlign w:val="center"/>
      </w:tcPr>
    </w:tblStylePr>
    <w:tblStylePr w:type="firstCol">
      <w:rPr>
        <w:b/>
      </w:rPr>
    </w:tblStylePr>
    <w:tblStylePr w:type="band1Horz">
      <w:tblPr/>
      <w:tcPr>
        <w:shd w:val="clear" w:color="auto" w:fill="D9D9D9" w:themeFill="background1" w:themeFillShade="D9"/>
      </w:tcPr>
    </w:tblStylePr>
  </w:style>
  <w:style w:type="paragraph" w:customStyle="1" w:styleId="BGHeading1AltQ">
    <w:name w:val="BGHeading1 Alt+Q"/>
    <w:basedOn w:val="Heading1"/>
    <w:link w:val="BGHeading1AltQChar"/>
    <w:qFormat/>
    <w:rsid w:val="00774FD4"/>
    <w:pPr>
      <w:keepNext w:val="0"/>
      <w:pageBreakBefore w:val="0"/>
      <w:numPr>
        <w:numId w:val="11"/>
      </w:numPr>
      <w:spacing w:before="0" w:after="0" w:line="360" w:lineRule="auto"/>
      <w:jc w:val="both"/>
    </w:pPr>
    <w:rPr>
      <w:rFonts w:ascii="Book Antiqua" w:eastAsia="Times New Roman" w:hAnsi="Book Antiqua"/>
      <w:bCs/>
      <w:color w:val="auto"/>
      <w:kern w:val="32"/>
      <w:sz w:val="20"/>
      <w:szCs w:val="22"/>
      <w:lang w:val="en-ZA" w:eastAsia="en-ZA"/>
    </w:rPr>
  </w:style>
  <w:style w:type="paragraph" w:customStyle="1" w:styleId="BGHeading2AltA">
    <w:name w:val="BGHeading2 Alt+A"/>
    <w:basedOn w:val="Heading2"/>
    <w:link w:val="BGHeading2AltAChar"/>
    <w:qFormat/>
    <w:rsid w:val="00774FD4"/>
    <w:pPr>
      <w:keepNext w:val="0"/>
      <w:widowControl w:val="0"/>
      <w:numPr>
        <w:numId w:val="11"/>
      </w:numPr>
      <w:spacing w:before="0" w:after="0" w:line="360" w:lineRule="auto"/>
      <w:jc w:val="both"/>
    </w:pPr>
    <w:rPr>
      <w:rFonts w:ascii="Book Antiqua" w:eastAsia="Times New Roman" w:hAnsi="Book Antiqua"/>
      <w:bCs/>
      <w:iCs/>
      <w:color w:val="auto"/>
      <w:sz w:val="20"/>
      <w:szCs w:val="22"/>
      <w:lang w:val="en-ZA" w:eastAsia="en-ZA"/>
    </w:rPr>
  </w:style>
  <w:style w:type="paragraph" w:customStyle="1" w:styleId="BGHeading3AltZ">
    <w:name w:val="BGHeading3 Alt+Z"/>
    <w:basedOn w:val="Heading3"/>
    <w:link w:val="BGHeading3AltZChar"/>
    <w:qFormat/>
    <w:rsid w:val="00774FD4"/>
    <w:pPr>
      <w:keepNext w:val="0"/>
      <w:widowControl w:val="0"/>
      <w:numPr>
        <w:numId w:val="11"/>
      </w:numPr>
      <w:spacing w:before="0" w:after="0" w:line="360" w:lineRule="auto"/>
      <w:jc w:val="both"/>
    </w:pPr>
    <w:rPr>
      <w:rFonts w:ascii="Book Antiqua" w:eastAsia="Times New Roman" w:hAnsi="Book Antiqua"/>
      <w:bCs/>
      <w:color w:val="auto"/>
      <w:sz w:val="20"/>
      <w:szCs w:val="22"/>
      <w:lang w:val="en-ZA" w:eastAsia="en-ZA"/>
    </w:rPr>
  </w:style>
  <w:style w:type="paragraph" w:customStyle="1" w:styleId="BGHeading4AltX">
    <w:name w:val="BGHeading4 Alt+X"/>
    <w:basedOn w:val="Heading4"/>
    <w:qFormat/>
    <w:rsid w:val="00774FD4"/>
    <w:pPr>
      <w:keepNext w:val="0"/>
      <w:widowControl w:val="0"/>
      <w:numPr>
        <w:numId w:val="11"/>
      </w:numPr>
      <w:spacing w:before="0" w:after="0" w:line="360" w:lineRule="auto"/>
      <w:jc w:val="both"/>
    </w:pPr>
    <w:rPr>
      <w:rFonts w:ascii="Century Gothic" w:eastAsia="Times New Roman" w:hAnsi="Century Gothic" w:cs="Times New Roman"/>
      <w:bCs/>
      <w:color w:val="auto"/>
      <w:sz w:val="18"/>
      <w:szCs w:val="22"/>
      <w:lang w:val="en-ZA" w:eastAsia="en-ZA"/>
    </w:rPr>
  </w:style>
  <w:style w:type="paragraph" w:customStyle="1" w:styleId="BGHeading5AltC">
    <w:name w:val="BGHeading5 Alt+C"/>
    <w:basedOn w:val="Heading5"/>
    <w:rsid w:val="00774FD4"/>
    <w:pPr>
      <w:keepNext w:val="0"/>
      <w:keepLines w:val="0"/>
      <w:widowControl w:val="0"/>
      <w:numPr>
        <w:ilvl w:val="4"/>
        <w:numId w:val="11"/>
      </w:numPr>
      <w:spacing w:before="0" w:after="0" w:line="360" w:lineRule="auto"/>
    </w:pPr>
    <w:rPr>
      <w:rFonts w:ascii="Book Antiqua" w:eastAsia="Times New Roman" w:hAnsi="Book Antiqua" w:cs="Times New Roman"/>
      <w:bCs/>
      <w:iCs/>
      <w:sz w:val="20"/>
      <w:szCs w:val="22"/>
      <w:lang w:val="en-ZA" w:eastAsia="en-ZA"/>
    </w:rPr>
  </w:style>
  <w:style w:type="paragraph" w:customStyle="1" w:styleId="BGHeading6AltV">
    <w:name w:val="BGHeading6 Alt+V"/>
    <w:basedOn w:val="Heading6"/>
    <w:uiPriority w:val="2"/>
    <w:qFormat/>
    <w:rsid w:val="00774FD4"/>
    <w:pPr>
      <w:keepNext w:val="0"/>
      <w:pageBreakBefore w:val="0"/>
      <w:numPr>
        <w:ilvl w:val="5"/>
        <w:numId w:val="11"/>
      </w:numPr>
      <w:tabs>
        <w:tab w:val="left" w:pos="4321"/>
      </w:tabs>
      <w:spacing w:before="0" w:after="0" w:line="360" w:lineRule="auto"/>
    </w:pPr>
    <w:rPr>
      <w:rFonts w:ascii="Book Antiqua" w:eastAsia="Times New Roman" w:hAnsi="Book Antiqua" w:cs="Times New Roman"/>
      <w:bCs/>
      <w:color w:val="auto"/>
      <w:sz w:val="20"/>
      <w:szCs w:val="22"/>
      <w:lang w:val="en-ZA" w:eastAsia="en-ZA"/>
    </w:rPr>
  </w:style>
  <w:style w:type="character" w:customStyle="1" w:styleId="BGHeading2AltAChar">
    <w:name w:val="BGHeading2 Alt+A Char"/>
    <w:basedOn w:val="DefaultParagraphFont"/>
    <w:link w:val="BGHeading2AltA"/>
    <w:rsid w:val="00774FD4"/>
    <w:rPr>
      <w:rFonts w:ascii="Book Antiqua" w:eastAsia="Times New Roman" w:hAnsi="Book Antiqua" w:cs="Arial"/>
      <w:bCs/>
      <w:iCs/>
      <w:color w:val="auto"/>
      <w:sz w:val="20"/>
      <w:szCs w:val="22"/>
      <w:lang w:val="en-ZA" w:eastAsia="en-ZA"/>
    </w:rPr>
  </w:style>
  <w:style w:type="character" w:customStyle="1" w:styleId="BGHeading3AltZChar">
    <w:name w:val="BGHeading3 Alt+Z Char"/>
    <w:basedOn w:val="DefaultParagraphFont"/>
    <w:link w:val="BGHeading3AltZ"/>
    <w:locked/>
    <w:rsid w:val="00774FD4"/>
    <w:rPr>
      <w:rFonts w:ascii="Book Antiqua" w:eastAsia="Times New Roman" w:hAnsi="Book Antiqua" w:cs="Arial"/>
      <w:bCs/>
      <w:color w:val="auto"/>
      <w:sz w:val="20"/>
      <w:szCs w:val="22"/>
      <w:lang w:val="en-ZA" w:eastAsia="en-ZA"/>
    </w:rPr>
  </w:style>
  <w:style w:type="character" w:customStyle="1" w:styleId="BGHeading1AltQChar">
    <w:name w:val="BGHeading1 Alt+Q Char"/>
    <w:basedOn w:val="DefaultParagraphFont"/>
    <w:link w:val="BGHeading1AltQ"/>
    <w:rsid w:val="00774FD4"/>
    <w:rPr>
      <w:rFonts w:ascii="Book Antiqua" w:eastAsia="Times New Roman" w:hAnsi="Book Antiqua" w:cs="Arial"/>
      <w:bCs/>
      <w:color w:val="auto"/>
      <w:kern w:val="32"/>
      <w:sz w:val="20"/>
      <w:szCs w:val="22"/>
      <w:lang w:val="en-ZA" w:eastAsia="en-ZA"/>
    </w:rPr>
  </w:style>
  <w:style w:type="table" w:customStyle="1" w:styleId="TableGrid1">
    <w:name w:val="Table Grid1"/>
    <w:basedOn w:val="TableNormal"/>
    <w:next w:val="TableGrid"/>
    <w:uiPriority w:val="59"/>
    <w:rsid w:val="00774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Normal1"/>
    <w:basedOn w:val="TableNormal"/>
    <w:semiHidden/>
    <w:rsid w:val="00774FD4"/>
    <w:pPr>
      <w:spacing w:after="0" w:line="240" w:lineRule="auto"/>
    </w:pPr>
    <w:tblPr/>
  </w:style>
  <w:style w:type="table" w:customStyle="1" w:styleId="TableClear1">
    <w:name w:val="~TableClear1"/>
    <w:basedOn w:val="TableNormal"/>
    <w:uiPriority w:val="99"/>
    <w:rsid w:val="00774FD4"/>
    <w:pPr>
      <w:spacing w:after="0" w:line="240" w:lineRule="auto"/>
    </w:pPr>
    <w:tblPr/>
  </w:style>
  <w:style w:type="table" w:customStyle="1" w:styleId="OSTEnergyTable1">
    <w:name w:val="OST Energy Table1"/>
    <w:basedOn w:val="TableNormal"/>
    <w:uiPriority w:val="99"/>
    <w:rsid w:val="00774FD4"/>
    <w:pPr>
      <w:spacing w:after="0" w:line="240" w:lineRule="auto"/>
    </w:pPr>
    <w:tblPr>
      <w:tblStyleRowBandSize w:val="1"/>
      <w:tblBorders>
        <w:top w:val="single" w:sz="4" w:space="0" w:color="006BA6" w:themeColor="accent1"/>
        <w:left w:val="single" w:sz="4" w:space="0" w:color="7E8083" w:themeColor="accent4"/>
        <w:bottom w:val="single" w:sz="4" w:space="0" w:color="006BA6" w:themeColor="accent1"/>
        <w:right w:val="single" w:sz="4" w:space="0" w:color="7E8083" w:themeColor="accent4"/>
        <w:insideH w:val="single" w:sz="4" w:space="0" w:color="7E8083" w:themeColor="accent4"/>
        <w:insideV w:val="single" w:sz="4" w:space="0" w:color="7E8083" w:themeColor="accent4"/>
      </w:tblBorders>
    </w:tblPr>
    <w:tblStylePr w:type="firstRow">
      <w:tblPr/>
      <w:tcPr>
        <w:tcBorders>
          <w:top w:val="single" w:sz="4" w:space="0" w:color="006BA6" w:themeColor="accent1"/>
          <w:left w:val="single" w:sz="4" w:space="0" w:color="006BA6" w:themeColor="accent1"/>
          <w:bottom w:val="single" w:sz="4" w:space="0" w:color="006BA6" w:themeColor="accent1"/>
          <w:right w:val="single" w:sz="4" w:space="0" w:color="006BA6" w:themeColor="accent1"/>
          <w:insideH w:val="nil"/>
          <w:insideV w:val="single" w:sz="4" w:space="0" w:color="FFFFFF" w:themeColor="background1"/>
          <w:tl2br w:val="nil"/>
          <w:tr2bl w:val="nil"/>
        </w:tcBorders>
        <w:shd w:val="clear" w:color="auto" w:fill="006BA6" w:themeFill="accent1"/>
      </w:tcPr>
    </w:tblStylePr>
    <w:tblStylePr w:type="firstCol">
      <w:rPr>
        <w:color w:val="006BA6" w:themeColor="accent1"/>
      </w:rPr>
    </w:tblStylePr>
    <w:tblStylePr w:type="band2Horz">
      <w:tblPr/>
      <w:tcPr>
        <w:tcBorders>
          <w:left w:val="single" w:sz="4" w:space="0" w:color="7E8083" w:themeColor="accent4"/>
          <w:right w:val="single" w:sz="4" w:space="0" w:color="7E8083" w:themeColor="accent4"/>
          <w:insideH w:val="nil"/>
          <w:insideV w:val="single" w:sz="4" w:space="0" w:color="7E8083" w:themeColor="accent4"/>
          <w:tl2br w:val="nil"/>
          <w:tr2bl w:val="nil"/>
        </w:tcBorders>
        <w:shd w:val="clear" w:color="auto" w:fill="D4D5D6" w:themeFill="background2"/>
      </w:tcPr>
    </w:tblStylePr>
  </w:style>
  <w:style w:type="table" w:customStyle="1" w:styleId="LightShading-Accent21">
    <w:name w:val="Light Shading - Accent 21"/>
    <w:basedOn w:val="TableNormal"/>
    <w:next w:val="LightShading-Accent2"/>
    <w:uiPriority w:val="60"/>
    <w:rsid w:val="00774FD4"/>
    <w:pPr>
      <w:spacing w:after="0" w:line="240" w:lineRule="auto"/>
    </w:pPr>
    <w:rPr>
      <w:color w:val="306B8C" w:themeColor="accent2" w:themeShade="BF"/>
    </w:rPr>
    <w:tblPr>
      <w:tblStyleRowBandSize w:val="1"/>
      <w:tblStyleColBandSize w:val="1"/>
      <w:tblBorders>
        <w:top w:val="single" w:sz="8" w:space="0" w:color="4090BC" w:themeColor="accent2"/>
        <w:bottom w:val="single" w:sz="8" w:space="0" w:color="4090BC" w:themeColor="accent2"/>
      </w:tblBorders>
    </w:tblPr>
    <w:tblStylePr w:type="firstRow">
      <w:pPr>
        <w:spacing w:before="0" w:after="0" w:line="240" w:lineRule="auto"/>
      </w:pPr>
      <w:rPr>
        <w:b/>
        <w:bCs/>
      </w:rPr>
      <w:tblPr/>
      <w:tcPr>
        <w:tcBorders>
          <w:top w:val="single" w:sz="8" w:space="0" w:color="4090BC" w:themeColor="accent2"/>
          <w:left w:val="nil"/>
          <w:bottom w:val="single" w:sz="8" w:space="0" w:color="4090BC" w:themeColor="accent2"/>
          <w:right w:val="nil"/>
          <w:insideH w:val="nil"/>
          <w:insideV w:val="nil"/>
        </w:tcBorders>
      </w:tcPr>
    </w:tblStylePr>
    <w:tblStylePr w:type="lastRow">
      <w:pPr>
        <w:spacing w:before="0" w:after="0" w:line="240" w:lineRule="auto"/>
      </w:pPr>
      <w:rPr>
        <w:b/>
        <w:bCs/>
      </w:rPr>
      <w:tblPr/>
      <w:tcPr>
        <w:tcBorders>
          <w:top w:val="single" w:sz="8" w:space="0" w:color="4090BC" w:themeColor="accent2"/>
          <w:left w:val="nil"/>
          <w:bottom w:val="single" w:sz="8" w:space="0" w:color="4090B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3EE" w:themeFill="accent2" w:themeFillTint="3F"/>
      </w:tcPr>
    </w:tblStylePr>
    <w:tblStylePr w:type="band1Horz">
      <w:tblPr/>
      <w:tcPr>
        <w:tcBorders>
          <w:left w:val="nil"/>
          <w:right w:val="nil"/>
          <w:insideH w:val="nil"/>
          <w:insideV w:val="nil"/>
        </w:tcBorders>
        <w:shd w:val="clear" w:color="auto" w:fill="CFE3EE" w:themeFill="accent2" w:themeFillTint="3F"/>
      </w:tcPr>
    </w:tblStylePr>
  </w:style>
  <w:style w:type="table" w:customStyle="1" w:styleId="LightShading-Accent31">
    <w:name w:val="Light Shading - Accent 31"/>
    <w:basedOn w:val="TableNormal"/>
    <w:next w:val="LightShading-Accent3"/>
    <w:uiPriority w:val="60"/>
    <w:rsid w:val="00774FD4"/>
    <w:pPr>
      <w:spacing w:after="0" w:line="240" w:lineRule="auto"/>
    </w:pPr>
    <w:rPr>
      <w:color w:val="6FABCD" w:themeColor="accent3" w:themeShade="BF"/>
    </w:rPr>
    <w:tblPr>
      <w:tblStyleRowBandSize w:val="1"/>
      <w:tblStyleColBandSize w:val="1"/>
      <w:tblBorders>
        <w:top w:val="single" w:sz="8" w:space="0" w:color="BFDAE9" w:themeColor="accent3"/>
        <w:bottom w:val="single" w:sz="8" w:space="0" w:color="BFDAE9" w:themeColor="accent3"/>
      </w:tblBorders>
    </w:tblPr>
    <w:tblStylePr w:type="firstRow">
      <w:pPr>
        <w:spacing w:before="0" w:after="0" w:line="240" w:lineRule="auto"/>
      </w:pPr>
      <w:rPr>
        <w:b/>
        <w:bCs/>
      </w:rPr>
      <w:tblPr/>
      <w:tcPr>
        <w:tcBorders>
          <w:top w:val="single" w:sz="8" w:space="0" w:color="BFDAE9" w:themeColor="accent3"/>
          <w:left w:val="nil"/>
          <w:bottom w:val="single" w:sz="8" w:space="0" w:color="BFDAE9" w:themeColor="accent3"/>
          <w:right w:val="nil"/>
          <w:insideH w:val="nil"/>
          <w:insideV w:val="nil"/>
        </w:tcBorders>
      </w:tcPr>
    </w:tblStylePr>
    <w:tblStylePr w:type="lastRow">
      <w:pPr>
        <w:spacing w:before="0" w:after="0" w:line="240" w:lineRule="auto"/>
      </w:pPr>
      <w:rPr>
        <w:b/>
        <w:bCs/>
      </w:rPr>
      <w:tblPr/>
      <w:tcPr>
        <w:tcBorders>
          <w:top w:val="single" w:sz="8" w:space="0" w:color="BFDAE9" w:themeColor="accent3"/>
          <w:left w:val="nil"/>
          <w:bottom w:val="single" w:sz="8" w:space="0" w:color="BFDAE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F5F9" w:themeFill="accent3" w:themeFillTint="3F"/>
      </w:tcPr>
    </w:tblStylePr>
    <w:tblStylePr w:type="band1Horz">
      <w:tblPr/>
      <w:tcPr>
        <w:tcBorders>
          <w:left w:val="nil"/>
          <w:right w:val="nil"/>
          <w:insideH w:val="nil"/>
          <w:insideV w:val="nil"/>
        </w:tcBorders>
        <w:shd w:val="clear" w:color="auto" w:fill="EFF5F9" w:themeFill="accent3" w:themeFillTint="3F"/>
      </w:tcPr>
    </w:tblStylePr>
  </w:style>
  <w:style w:type="table" w:customStyle="1" w:styleId="LightShading-Accent11">
    <w:name w:val="Light Shading - Accent 11"/>
    <w:basedOn w:val="TableNormal"/>
    <w:next w:val="LightShading-Accent1"/>
    <w:uiPriority w:val="60"/>
    <w:rsid w:val="00774FD4"/>
    <w:pPr>
      <w:spacing w:after="0" w:line="240" w:lineRule="auto"/>
    </w:pPr>
    <w:rPr>
      <w:color w:val="004F7C" w:themeColor="accent1" w:themeShade="BF"/>
    </w:rPr>
    <w:tblPr>
      <w:tblStyleRowBandSize w:val="1"/>
      <w:tblStyleColBandSize w:val="1"/>
      <w:tblBorders>
        <w:top w:val="single" w:sz="8" w:space="0" w:color="006BA6" w:themeColor="accent1"/>
        <w:bottom w:val="single" w:sz="8" w:space="0" w:color="006BA6" w:themeColor="accent1"/>
      </w:tblBorders>
    </w:tblPr>
    <w:tblStylePr w:type="firstRow">
      <w:pPr>
        <w:spacing w:before="0" w:after="0" w:line="240" w:lineRule="auto"/>
      </w:pPr>
      <w:rPr>
        <w:b/>
        <w:bCs/>
      </w:rPr>
      <w:tblPr/>
      <w:tcPr>
        <w:tcBorders>
          <w:top w:val="single" w:sz="8" w:space="0" w:color="006BA6" w:themeColor="accent1"/>
          <w:left w:val="nil"/>
          <w:bottom w:val="single" w:sz="8" w:space="0" w:color="006BA6" w:themeColor="accent1"/>
          <w:right w:val="nil"/>
          <w:insideH w:val="nil"/>
          <w:insideV w:val="nil"/>
        </w:tcBorders>
      </w:tcPr>
    </w:tblStylePr>
    <w:tblStylePr w:type="lastRow">
      <w:pPr>
        <w:spacing w:before="0" w:after="0" w:line="240" w:lineRule="auto"/>
      </w:pPr>
      <w:rPr>
        <w:b/>
        <w:bCs/>
      </w:rPr>
      <w:tblPr/>
      <w:tcPr>
        <w:tcBorders>
          <w:top w:val="single" w:sz="8" w:space="0" w:color="006BA6" w:themeColor="accent1"/>
          <w:left w:val="nil"/>
          <w:bottom w:val="single" w:sz="8" w:space="0" w:color="006BA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AE0FF" w:themeFill="accent1" w:themeFillTint="3F"/>
      </w:tcPr>
    </w:tblStylePr>
    <w:tblStylePr w:type="band1Horz">
      <w:tblPr/>
      <w:tcPr>
        <w:tcBorders>
          <w:left w:val="nil"/>
          <w:right w:val="nil"/>
          <w:insideH w:val="nil"/>
          <w:insideV w:val="nil"/>
        </w:tcBorders>
        <w:shd w:val="clear" w:color="auto" w:fill="AAE0FF" w:themeFill="accent1" w:themeFillTint="3F"/>
      </w:tcPr>
    </w:tblStylePr>
  </w:style>
  <w:style w:type="table" w:customStyle="1" w:styleId="LightShading1">
    <w:name w:val="Light Shading1"/>
    <w:basedOn w:val="TableNormal"/>
    <w:next w:val="LightShading"/>
    <w:uiPriority w:val="60"/>
    <w:rsid w:val="00774FD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EniText">
    <w:name w:val="Eni_Text"/>
    <w:basedOn w:val="NormalIndent"/>
    <w:link w:val="EniTextChar"/>
    <w:qFormat/>
    <w:rsid w:val="00774FD4"/>
    <w:pPr>
      <w:suppressAutoHyphens/>
      <w:spacing w:before="120" w:line="240" w:lineRule="auto"/>
      <w:ind w:left="0"/>
    </w:pPr>
    <w:rPr>
      <w:rFonts w:ascii="Arial" w:eastAsia="Times New Roman" w:hAnsi="Arial" w:cs="Arial"/>
      <w:color w:val="auto"/>
      <w:sz w:val="20"/>
      <w:szCs w:val="20"/>
      <w:lang w:val="it-IT" w:eastAsia="it-IT"/>
    </w:rPr>
  </w:style>
  <w:style w:type="character" w:customStyle="1" w:styleId="EniTextChar">
    <w:name w:val="Eni_Text Char"/>
    <w:link w:val="EniText"/>
    <w:rsid w:val="00774FD4"/>
    <w:rPr>
      <w:rFonts w:ascii="Arial" w:eastAsia="Times New Roman" w:hAnsi="Arial" w:cs="Arial"/>
      <w:color w:val="auto"/>
      <w:sz w:val="20"/>
      <w:szCs w:val="20"/>
      <w:lang w:val="it-IT" w:eastAsia="it-IT"/>
    </w:rPr>
  </w:style>
  <w:style w:type="character" w:customStyle="1" w:styleId="UnresolvedMention2">
    <w:name w:val="Unresolved Mention2"/>
    <w:basedOn w:val="DefaultParagraphFont"/>
    <w:uiPriority w:val="99"/>
    <w:semiHidden/>
    <w:unhideWhenUsed/>
    <w:rsid w:val="00774FD4"/>
    <w:rPr>
      <w:color w:val="605E5C"/>
      <w:shd w:val="clear" w:color="auto" w:fill="E1DFDD"/>
    </w:rPr>
  </w:style>
  <w:style w:type="character" w:customStyle="1" w:styleId="highlight">
    <w:name w:val="highlight"/>
    <w:basedOn w:val="DefaultParagraphFont"/>
    <w:rsid w:val="00774FD4"/>
  </w:style>
  <w:style w:type="character" w:customStyle="1" w:styleId="UnresolvedMention3">
    <w:name w:val="Unresolved Mention3"/>
    <w:basedOn w:val="DefaultParagraphFont"/>
    <w:uiPriority w:val="99"/>
    <w:semiHidden/>
    <w:unhideWhenUsed/>
    <w:rsid w:val="00C76C34"/>
    <w:rPr>
      <w:color w:val="605E5C"/>
      <w:shd w:val="clear" w:color="auto" w:fill="E1DFDD"/>
    </w:rPr>
  </w:style>
  <w:style w:type="character" w:customStyle="1" w:styleId="UnresolvedMention4">
    <w:name w:val="Unresolved Mention4"/>
    <w:basedOn w:val="DefaultParagraphFont"/>
    <w:uiPriority w:val="99"/>
    <w:semiHidden/>
    <w:unhideWhenUsed/>
    <w:rsid w:val="00A234AA"/>
    <w:rPr>
      <w:color w:val="605E5C"/>
      <w:shd w:val="clear" w:color="auto" w:fill="E1DFDD"/>
    </w:rPr>
  </w:style>
  <w:style w:type="table" w:styleId="ListTable3-Accent1">
    <w:name w:val="List Table 3 Accent 1"/>
    <w:basedOn w:val="TableNormal"/>
    <w:uiPriority w:val="48"/>
    <w:rsid w:val="00194FDC"/>
    <w:pPr>
      <w:spacing w:after="0" w:line="240" w:lineRule="auto"/>
    </w:pPr>
    <w:rPr>
      <w:color w:val="auto"/>
      <w:sz w:val="22"/>
      <w:szCs w:val="22"/>
      <w:lang w:val="en-US"/>
    </w:rPr>
    <w:tblPr>
      <w:tblStyleRowBandSize w:val="1"/>
      <w:tblStyleColBandSize w:val="1"/>
      <w:tblBorders>
        <w:top w:val="single" w:sz="4" w:space="0" w:color="006BA6" w:themeColor="accent1"/>
        <w:left w:val="single" w:sz="4" w:space="0" w:color="006BA6" w:themeColor="accent1"/>
        <w:bottom w:val="single" w:sz="4" w:space="0" w:color="006BA6" w:themeColor="accent1"/>
        <w:right w:val="single" w:sz="4" w:space="0" w:color="006BA6" w:themeColor="accent1"/>
      </w:tblBorders>
    </w:tblPr>
    <w:tblStylePr w:type="firstRow">
      <w:rPr>
        <w:b/>
        <w:bCs/>
        <w:color w:val="FFFFFF" w:themeColor="background1"/>
      </w:rPr>
      <w:tblPr/>
      <w:tcPr>
        <w:shd w:val="clear" w:color="auto" w:fill="006BA6" w:themeFill="accent1"/>
      </w:tcPr>
    </w:tblStylePr>
    <w:tblStylePr w:type="lastRow">
      <w:rPr>
        <w:b/>
        <w:bCs/>
      </w:rPr>
      <w:tblPr/>
      <w:tcPr>
        <w:tcBorders>
          <w:top w:val="double" w:sz="4" w:space="0" w:color="006BA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BA6" w:themeColor="accent1"/>
          <w:right w:val="single" w:sz="4" w:space="0" w:color="006BA6" w:themeColor="accent1"/>
        </w:tcBorders>
      </w:tcPr>
    </w:tblStylePr>
    <w:tblStylePr w:type="band1Horz">
      <w:tblPr/>
      <w:tcPr>
        <w:tcBorders>
          <w:top w:val="single" w:sz="4" w:space="0" w:color="006BA6" w:themeColor="accent1"/>
          <w:bottom w:val="single" w:sz="4" w:space="0" w:color="006BA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BA6" w:themeColor="accent1"/>
          <w:left w:val="nil"/>
        </w:tcBorders>
      </w:tcPr>
    </w:tblStylePr>
    <w:tblStylePr w:type="swCell">
      <w:tblPr/>
      <w:tcPr>
        <w:tcBorders>
          <w:top w:val="double" w:sz="4" w:space="0" w:color="006BA6" w:themeColor="accent1"/>
          <w:right w:val="nil"/>
        </w:tcBorders>
      </w:tcPr>
    </w:tblStylePr>
  </w:style>
  <w:style w:type="paragraph" w:customStyle="1" w:styleId="BasicParagraph">
    <w:name w:val="[Basic Paragraph]"/>
    <w:basedOn w:val="Normal"/>
    <w:uiPriority w:val="99"/>
    <w:rsid w:val="000B1C60"/>
    <w:pPr>
      <w:autoSpaceDE w:val="0"/>
      <w:autoSpaceDN w:val="0"/>
      <w:adjustRightInd w:val="0"/>
      <w:spacing w:line="288" w:lineRule="auto"/>
      <w:textAlignment w:val="center"/>
    </w:pPr>
    <w:rPr>
      <w:rFonts w:ascii="MinionPro-Regular" w:hAnsi="MinionPro-Regular" w:cs="MinionPro-Regular"/>
      <w:color w:val="000000"/>
      <w:sz w:val="24"/>
      <w:szCs w:val="24"/>
    </w:rPr>
  </w:style>
  <w:style w:type="character" w:customStyle="1" w:styleId="UnresolvedMention5">
    <w:name w:val="Unresolved Mention5"/>
    <w:basedOn w:val="DefaultParagraphFont"/>
    <w:uiPriority w:val="99"/>
    <w:semiHidden/>
    <w:unhideWhenUsed/>
    <w:rsid w:val="00393F10"/>
    <w:rPr>
      <w:color w:val="605E5C"/>
      <w:shd w:val="clear" w:color="auto" w:fill="E1DFDD"/>
    </w:rPr>
  </w:style>
  <w:style w:type="character" w:customStyle="1" w:styleId="UnresolvedMention6">
    <w:name w:val="Unresolved Mention6"/>
    <w:basedOn w:val="DefaultParagraphFont"/>
    <w:uiPriority w:val="99"/>
    <w:semiHidden/>
    <w:unhideWhenUsed/>
    <w:rsid w:val="00E06218"/>
    <w:rPr>
      <w:color w:val="605E5C"/>
      <w:shd w:val="clear" w:color="auto" w:fill="E1DFDD"/>
    </w:rPr>
  </w:style>
  <w:style w:type="character" w:customStyle="1" w:styleId="UnresolvedMention7">
    <w:name w:val="Unresolved Mention7"/>
    <w:basedOn w:val="DefaultParagraphFont"/>
    <w:uiPriority w:val="99"/>
    <w:semiHidden/>
    <w:unhideWhenUsed/>
    <w:rsid w:val="00AD773E"/>
    <w:rPr>
      <w:color w:val="605E5C"/>
      <w:shd w:val="clear" w:color="auto" w:fill="E1DFDD"/>
    </w:rPr>
  </w:style>
  <w:style w:type="character" w:customStyle="1" w:styleId="UnresolvedMention8">
    <w:name w:val="Unresolved Mention8"/>
    <w:basedOn w:val="DefaultParagraphFont"/>
    <w:uiPriority w:val="99"/>
    <w:semiHidden/>
    <w:unhideWhenUsed/>
    <w:rsid w:val="007D591C"/>
    <w:rPr>
      <w:color w:val="605E5C"/>
      <w:shd w:val="clear" w:color="auto" w:fill="E1DFDD"/>
    </w:rPr>
  </w:style>
  <w:style w:type="character" w:styleId="UnresolvedMention">
    <w:name w:val="Unresolved Mention"/>
    <w:basedOn w:val="DefaultParagraphFont"/>
    <w:uiPriority w:val="99"/>
    <w:unhideWhenUsed/>
    <w:rsid w:val="00B91149"/>
    <w:rPr>
      <w:color w:val="605E5C"/>
      <w:shd w:val="clear" w:color="auto" w:fill="E1DFDD"/>
    </w:rPr>
  </w:style>
  <w:style w:type="character" w:customStyle="1" w:styleId="TableTextLeftChar">
    <w:name w:val="~TableTextLeft Char"/>
    <w:link w:val="TableTextLeft"/>
    <w:locked/>
    <w:rsid w:val="001A47A5"/>
  </w:style>
  <w:style w:type="character" w:customStyle="1" w:styleId="TableHeadingLeftChar">
    <w:name w:val="~TableHeadingLeft Char"/>
    <w:link w:val="TableHeadingLeft"/>
    <w:locked/>
    <w:rsid w:val="001A47A5"/>
    <w:rPr>
      <w:b/>
      <w:color w:val="FFFFFF" w:themeColor="background1"/>
      <w:szCs w:val="26"/>
    </w:rPr>
  </w:style>
  <w:style w:type="character" w:styleId="Mention">
    <w:name w:val="Mention"/>
    <w:basedOn w:val="DefaultParagraphFont"/>
    <w:uiPriority w:val="99"/>
    <w:unhideWhenUsed/>
    <w:rsid w:val="0068223A"/>
    <w:rPr>
      <w:color w:val="2B579A"/>
      <w:shd w:val="clear" w:color="auto" w:fill="E1DFDD"/>
    </w:rPr>
  </w:style>
  <w:style w:type="table" w:customStyle="1" w:styleId="OSTEnergyTable2">
    <w:name w:val="OST Energy Table2"/>
    <w:basedOn w:val="TableNormal"/>
    <w:uiPriority w:val="99"/>
    <w:rsid w:val="00F612DF"/>
    <w:pPr>
      <w:spacing w:after="0" w:line="240" w:lineRule="auto"/>
    </w:pPr>
    <w:rPr>
      <w:rFonts w:eastAsia="SimSun"/>
    </w:rPr>
    <w:tblPr>
      <w:tblStyleRowBandSize w:val="1"/>
      <w:tblBorders>
        <w:top w:val="single" w:sz="4" w:space="0" w:color="006BA6" w:themeColor="accent1"/>
        <w:left w:val="single" w:sz="4" w:space="0" w:color="7E8083" w:themeColor="accent4"/>
        <w:bottom w:val="single" w:sz="4" w:space="0" w:color="006BA6" w:themeColor="accent1"/>
        <w:right w:val="single" w:sz="4" w:space="0" w:color="7E8083" w:themeColor="accent4"/>
        <w:insideH w:val="single" w:sz="4" w:space="0" w:color="7E8083" w:themeColor="accent4"/>
        <w:insideV w:val="single" w:sz="4" w:space="0" w:color="7E8083" w:themeColor="accent4"/>
      </w:tblBorders>
    </w:tblPr>
    <w:tblStylePr w:type="firstRow">
      <w:tblPr/>
      <w:tcPr>
        <w:tcBorders>
          <w:top w:val="single" w:sz="4" w:space="0" w:color="006BA6" w:themeColor="accent1"/>
          <w:left w:val="single" w:sz="4" w:space="0" w:color="006BA6" w:themeColor="accent1"/>
          <w:bottom w:val="single" w:sz="4" w:space="0" w:color="006BA6" w:themeColor="accent1"/>
          <w:right w:val="single" w:sz="4" w:space="0" w:color="006BA6" w:themeColor="accent1"/>
          <w:insideH w:val="nil"/>
          <w:insideV w:val="single" w:sz="4" w:space="0" w:color="FFFFFF" w:themeColor="background1"/>
          <w:tl2br w:val="nil"/>
          <w:tr2bl w:val="nil"/>
        </w:tcBorders>
        <w:shd w:val="clear" w:color="auto" w:fill="006BA6" w:themeFill="accent1"/>
      </w:tcPr>
    </w:tblStylePr>
    <w:tblStylePr w:type="firstCol">
      <w:rPr>
        <w:color w:val="006BA6" w:themeColor="accent1"/>
      </w:rPr>
    </w:tblStylePr>
    <w:tblStylePr w:type="band2Horz">
      <w:tblPr/>
      <w:tcPr>
        <w:tcBorders>
          <w:left w:val="single" w:sz="4" w:space="0" w:color="7E8083" w:themeColor="accent4"/>
          <w:right w:val="single" w:sz="4" w:space="0" w:color="7E8083" w:themeColor="accent4"/>
          <w:insideH w:val="nil"/>
          <w:insideV w:val="single" w:sz="4" w:space="0" w:color="7E8083" w:themeColor="accent4"/>
          <w:tl2br w:val="nil"/>
          <w:tr2bl w:val="nil"/>
        </w:tcBorders>
        <w:shd w:val="clear" w:color="auto" w:fill="D4D5D6" w:themeFill="background2"/>
      </w:tcPr>
    </w:tblStylePr>
  </w:style>
  <w:style w:type="paragraph" w:customStyle="1" w:styleId="Templatenotes">
    <w:name w:val="Template notes"/>
    <w:basedOn w:val="Normal"/>
    <w:link w:val="TemplatenotesChar"/>
    <w:qFormat/>
    <w:rsid w:val="001A47A5"/>
    <w:pPr>
      <w:spacing w:before="0" w:after="0" w:line="240" w:lineRule="auto"/>
    </w:pPr>
    <w:rPr>
      <w:rFonts w:ascii="Gill Sans MT" w:eastAsia="Cambria" w:hAnsi="Gill Sans MT" w:cs="Times New Roman"/>
      <w:i/>
      <w:color w:val="A72B2A" w:themeColor="accent6"/>
      <w:sz w:val="22"/>
      <w:szCs w:val="22"/>
    </w:rPr>
  </w:style>
  <w:style w:type="paragraph" w:customStyle="1" w:styleId="Templatenotesbulletpoints">
    <w:name w:val="Template notes bullet points"/>
    <w:basedOn w:val="ListParagraph"/>
    <w:link w:val="TemplatenotesbulletpointsChar"/>
    <w:qFormat/>
    <w:rsid w:val="001A47A5"/>
    <w:pPr>
      <w:numPr>
        <w:numId w:val="13"/>
      </w:numPr>
      <w:spacing w:before="0" w:after="0" w:line="220" w:lineRule="exact"/>
    </w:pPr>
    <w:rPr>
      <w:rFonts w:ascii="Gill Sans MT" w:eastAsia="Cambria" w:hAnsi="Gill Sans MT" w:cs="Times New Roman"/>
      <w:i/>
      <w:color w:val="A72B2A" w:themeColor="accent6"/>
      <w:sz w:val="22"/>
      <w:szCs w:val="20"/>
    </w:rPr>
  </w:style>
  <w:style w:type="character" w:customStyle="1" w:styleId="TemplatenotesChar">
    <w:name w:val="Template notes Char"/>
    <w:basedOn w:val="DefaultParagraphFont"/>
    <w:link w:val="Templatenotes"/>
    <w:rsid w:val="001A47A5"/>
    <w:rPr>
      <w:rFonts w:ascii="Gill Sans MT" w:eastAsia="Cambria" w:hAnsi="Gill Sans MT" w:cs="Times New Roman"/>
      <w:i/>
      <w:color w:val="A72B2A" w:themeColor="accent6"/>
      <w:sz w:val="22"/>
      <w:szCs w:val="22"/>
    </w:rPr>
  </w:style>
  <w:style w:type="character" w:customStyle="1" w:styleId="TemplatenotesbulletpointsChar">
    <w:name w:val="Template notes bullet points Char"/>
    <w:basedOn w:val="TemplatenotesChar"/>
    <w:link w:val="Templatenotesbulletpoints"/>
    <w:rsid w:val="001A47A5"/>
    <w:rPr>
      <w:rFonts w:ascii="Gill Sans MT" w:eastAsia="Cambria" w:hAnsi="Gill Sans MT" w:cs="Times New Roman"/>
      <w:i/>
      <w:color w:val="A72B2A" w:themeColor="accent6"/>
      <w:sz w:val="22"/>
      <w:szCs w:val="20"/>
    </w:rPr>
  </w:style>
  <w:style w:type="character" w:customStyle="1" w:styleId="normaltextrun">
    <w:name w:val="normaltextrun"/>
    <w:basedOn w:val="DefaultParagraphFont"/>
    <w:rsid w:val="0013446A"/>
  </w:style>
  <w:style w:type="paragraph" w:customStyle="1" w:styleId="paragraph">
    <w:name w:val="paragraph"/>
    <w:basedOn w:val="Normal"/>
    <w:rsid w:val="003818A9"/>
    <w:pPr>
      <w:spacing w:before="100" w:beforeAutospacing="1" w:after="100" w:afterAutospacing="1" w:line="240" w:lineRule="auto"/>
      <w:jc w:val="left"/>
    </w:pPr>
    <w:rPr>
      <w:rFonts w:ascii="Times New Roman" w:eastAsia="Times New Roman" w:hAnsi="Times New Roman" w:cs="Times New Roman"/>
      <w:color w:val="auto"/>
      <w:sz w:val="24"/>
      <w:szCs w:val="24"/>
      <w:lang w:eastAsia="en-GB"/>
    </w:rPr>
  </w:style>
  <w:style w:type="character" w:customStyle="1" w:styleId="eop">
    <w:name w:val="eop"/>
    <w:basedOn w:val="DefaultParagraphFont"/>
    <w:rsid w:val="003818A9"/>
  </w:style>
  <w:style w:type="paragraph" w:customStyle="1" w:styleId="Quote2">
    <w:name w:val="Quote2"/>
    <w:basedOn w:val="Normal"/>
    <w:next w:val="Normal"/>
    <w:uiPriority w:val="3"/>
    <w:qFormat/>
    <w:rsid w:val="0065665C"/>
    <w:pPr>
      <w:keepNext/>
      <w:framePr w:hSpace="3402" w:wrap="around" w:vAnchor="text" w:hAnchor="margin" w:x="-426" w:y="18"/>
    </w:pPr>
    <w:rPr>
      <w:i/>
      <w:sz w:val="24"/>
    </w:rPr>
  </w:style>
  <w:style w:type="paragraph" w:customStyle="1" w:styleId="Quote3">
    <w:name w:val="Quote3"/>
    <w:basedOn w:val="Normal"/>
    <w:next w:val="Normal"/>
    <w:uiPriority w:val="3"/>
    <w:qFormat/>
    <w:rsid w:val="006F45D4"/>
    <w:pPr>
      <w:keepNext/>
      <w:framePr w:hSpace="3402" w:wrap="around" w:vAnchor="text" w:hAnchor="margin" w:x="-426" w:y="18"/>
    </w:pPr>
    <w:rPr>
      <w:i/>
      <w:sz w:val="24"/>
    </w:rPr>
  </w:style>
  <w:style w:type="paragraph" w:customStyle="1" w:styleId="Quote30">
    <w:name w:val="Quote30"/>
    <w:basedOn w:val="Normal"/>
    <w:next w:val="Normal"/>
    <w:uiPriority w:val="3"/>
    <w:qFormat/>
    <w:rsid w:val="00D5155A"/>
    <w:pPr>
      <w:keepNext/>
      <w:framePr w:hSpace="3402" w:wrap="around" w:vAnchor="text" w:hAnchor="margin" w:x="-426" w:y="18"/>
    </w:pPr>
    <w:rPr>
      <w:i/>
      <w:sz w:val="24"/>
    </w:rPr>
  </w:style>
  <w:style w:type="character" w:customStyle="1" w:styleId="ListParagraphChar">
    <w:name w:val="List Paragraph Char"/>
    <w:aliases w:val="OS-Numberlist Char"/>
    <w:link w:val="ListParagraph"/>
    <w:uiPriority w:val="34"/>
    <w:rsid w:val="00AC5D24"/>
    <w:rPr>
      <w:rFonts w:ascii="Arial" w:hAnsi="Arial"/>
    </w:rPr>
  </w:style>
  <w:style w:type="paragraph" w:customStyle="1" w:styleId="Quote">
    <w:name w:val="~Quote"/>
    <w:basedOn w:val="Normal"/>
    <w:next w:val="Normal"/>
    <w:uiPriority w:val="3"/>
    <w:qFormat/>
    <w:rsid w:val="001A47A5"/>
    <w:pPr>
      <w:keepNext/>
      <w:framePr w:hSpace="3402" w:wrap="around" w:vAnchor="text" w:hAnchor="margin" w:x="-426" w:y="18"/>
    </w:pPr>
    <w:rPr>
      <w:i/>
      <w:sz w:val="24"/>
    </w:rPr>
  </w:style>
  <w:style w:type="paragraph" w:customStyle="1" w:styleId="pf0">
    <w:name w:val="pf0"/>
    <w:basedOn w:val="Normal"/>
    <w:rsid w:val="00CB0A59"/>
    <w:pPr>
      <w:spacing w:before="100" w:beforeAutospacing="1" w:after="100" w:afterAutospacing="1" w:line="240" w:lineRule="auto"/>
      <w:jc w:val="left"/>
    </w:pPr>
    <w:rPr>
      <w:rFonts w:ascii="Times New Roman" w:eastAsia="Times New Roman" w:hAnsi="Times New Roman" w:cs="Times New Roman"/>
      <w:color w:val="auto"/>
      <w:sz w:val="24"/>
      <w:szCs w:val="24"/>
      <w:lang w:eastAsia="en-GB"/>
    </w:rPr>
  </w:style>
  <w:style w:type="character" w:customStyle="1" w:styleId="cf01">
    <w:name w:val="cf01"/>
    <w:basedOn w:val="DefaultParagraphFont"/>
    <w:rsid w:val="00CB0A59"/>
    <w:rPr>
      <w:rFonts w:ascii="Segoe UI" w:hAnsi="Segoe UI" w:cs="Segoe UI" w:hint="default"/>
      <w:color w:val="53565A"/>
      <w:sz w:val="18"/>
      <w:szCs w:val="18"/>
    </w:rPr>
  </w:style>
  <w:style w:type="paragraph" w:customStyle="1" w:styleId="Subclause">
    <w:name w:val="Subclause"/>
    <w:basedOn w:val="Normal"/>
    <w:qFormat/>
    <w:rsid w:val="0043357B"/>
    <w:pPr>
      <w:spacing w:before="0" w:after="0" w:line="0" w:lineRule="atLeast"/>
      <w:jc w:val="left"/>
    </w:pPr>
    <w:rPr>
      <w:rFonts w:ascii="Trebuchet MS" w:hAnsi="Trebuchet MS"/>
      <w:b/>
      <w:i/>
      <w:color w:val="auto"/>
      <w:sz w:val="20"/>
      <w:szCs w:val="24"/>
      <w:lang w:val="nl-NL"/>
    </w:rPr>
  </w:style>
  <w:style w:type="paragraph" w:customStyle="1" w:styleId="Default">
    <w:name w:val="Default"/>
    <w:rsid w:val="0043357B"/>
    <w:pPr>
      <w:autoSpaceDE w:val="0"/>
      <w:autoSpaceDN w:val="0"/>
      <w:adjustRightInd w:val="0"/>
      <w:spacing w:after="0" w:line="240" w:lineRule="auto"/>
    </w:pPr>
    <w:rPr>
      <w:rFonts w:ascii="Arial Unicode MS" w:hAnsi="Arial Unicode MS" w:cs="Arial Unicode MS"/>
      <w:color w:val="000000"/>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7387">
      <w:bodyDiv w:val="1"/>
      <w:marLeft w:val="0"/>
      <w:marRight w:val="0"/>
      <w:marTop w:val="0"/>
      <w:marBottom w:val="0"/>
      <w:divBdr>
        <w:top w:val="none" w:sz="0" w:space="0" w:color="auto"/>
        <w:left w:val="none" w:sz="0" w:space="0" w:color="auto"/>
        <w:bottom w:val="none" w:sz="0" w:space="0" w:color="auto"/>
        <w:right w:val="none" w:sz="0" w:space="0" w:color="auto"/>
      </w:divBdr>
    </w:div>
    <w:div w:id="50153337">
      <w:bodyDiv w:val="1"/>
      <w:marLeft w:val="0"/>
      <w:marRight w:val="0"/>
      <w:marTop w:val="0"/>
      <w:marBottom w:val="0"/>
      <w:divBdr>
        <w:top w:val="none" w:sz="0" w:space="0" w:color="auto"/>
        <w:left w:val="none" w:sz="0" w:space="0" w:color="auto"/>
        <w:bottom w:val="none" w:sz="0" w:space="0" w:color="auto"/>
        <w:right w:val="none" w:sz="0" w:space="0" w:color="auto"/>
      </w:divBdr>
    </w:div>
    <w:div w:id="95641589">
      <w:bodyDiv w:val="1"/>
      <w:marLeft w:val="0"/>
      <w:marRight w:val="0"/>
      <w:marTop w:val="0"/>
      <w:marBottom w:val="0"/>
      <w:divBdr>
        <w:top w:val="none" w:sz="0" w:space="0" w:color="auto"/>
        <w:left w:val="none" w:sz="0" w:space="0" w:color="auto"/>
        <w:bottom w:val="none" w:sz="0" w:space="0" w:color="auto"/>
        <w:right w:val="none" w:sz="0" w:space="0" w:color="auto"/>
      </w:divBdr>
    </w:div>
    <w:div w:id="99111989">
      <w:bodyDiv w:val="1"/>
      <w:marLeft w:val="0"/>
      <w:marRight w:val="0"/>
      <w:marTop w:val="0"/>
      <w:marBottom w:val="0"/>
      <w:divBdr>
        <w:top w:val="none" w:sz="0" w:space="0" w:color="auto"/>
        <w:left w:val="none" w:sz="0" w:space="0" w:color="auto"/>
        <w:bottom w:val="none" w:sz="0" w:space="0" w:color="auto"/>
        <w:right w:val="none" w:sz="0" w:space="0" w:color="auto"/>
      </w:divBdr>
    </w:div>
    <w:div w:id="168764683">
      <w:bodyDiv w:val="1"/>
      <w:marLeft w:val="0"/>
      <w:marRight w:val="0"/>
      <w:marTop w:val="0"/>
      <w:marBottom w:val="0"/>
      <w:divBdr>
        <w:top w:val="none" w:sz="0" w:space="0" w:color="auto"/>
        <w:left w:val="none" w:sz="0" w:space="0" w:color="auto"/>
        <w:bottom w:val="none" w:sz="0" w:space="0" w:color="auto"/>
        <w:right w:val="none" w:sz="0" w:space="0" w:color="auto"/>
      </w:divBdr>
    </w:div>
    <w:div w:id="226381627">
      <w:bodyDiv w:val="1"/>
      <w:marLeft w:val="0"/>
      <w:marRight w:val="0"/>
      <w:marTop w:val="0"/>
      <w:marBottom w:val="0"/>
      <w:divBdr>
        <w:top w:val="none" w:sz="0" w:space="0" w:color="auto"/>
        <w:left w:val="none" w:sz="0" w:space="0" w:color="auto"/>
        <w:bottom w:val="none" w:sz="0" w:space="0" w:color="auto"/>
        <w:right w:val="none" w:sz="0" w:space="0" w:color="auto"/>
      </w:divBdr>
    </w:div>
    <w:div w:id="227309523">
      <w:bodyDiv w:val="1"/>
      <w:marLeft w:val="0"/>
      <w:marRight w:val="0"/>
      <w:marTop w:val="0"/>
      <w:marBottom w:val="0"/>
      <w:divBdr>
        <w:top w:val="none" w:sz="0" w:space="0" w:color="auto"/>
        <w:left w:val="none" w:sz="0" w:space="0" w:color="auto"/>
        <w:bottom w:val="none" w:sz="0" w:space="0" w:color="auto"/>
        <w:right w:val="none" w:sz="0" w:space="0" w:color="auto"/>
      </w:divBdr>
    </w:div>
    <w:div w:id="283272909">
      <w:bodyDiv w:val="1"/>
      <w:marLeft w:val="0"/>
      <w:marRight w:val="0"/>
      <w:marTop w:val="0"/>
      <w:marBottom w:val="0"/>
      <w:divBdr>
        <w:top w:val="none" w:sz="0" w:space="0" w:color="auto"/>
        <w:left w:val="none" w:sz="0" w:space="0" w:color="auto"/>
        <w:bottom w:val="none" w:sz="0" w:space="0" w:color="auto"/>
        <w:right w:val="none" w:sz="0" w:space="0" w:color="auto"/>
      </w:divBdr>
    </w:div>
    <w:div w:id="306474345">
      <w:bodyDiv w:val="1"/>
      <w:marLeft w:val="0"/>
      <w:marRight w:val="0"/>
      <w:marTop w:val="0"/>
      <w:marBottom w:val="0"/>
      <w:divBdr>
        <w:top w:val="none" w:sz="0" w:space="0" w:color="auto"/>
        <w:left w:val="none" w:sz="0" w:space="0" w:color="auto"/>
        <w:bottom w:val="none" w:sz="0" w:space="0" w:color="auto"/>
        <w:right w:val="none" w:sz="0" w:space="0" w:color="auto"/>
      </w:divBdr>
    </w:div>
    <w:div w:id="315308436">
      <w:bodyDiv w:val="1"/>
      <w:marLeft w:val="0"/>
      <w:marRight w:val="0"/>
      <w:marTop w:val="0"/>
      <w:marBottom w:val="0"/>
      <w:divBdr>
        <w:top w:val="none" w:sz="0" w:space="0" w:color="auto"/>
        <w:left w:val="none" w:sz="0" w:space="0" w:color="auto"/>
        <w:bottom w:val="none" w:sz="0" w:space="0" w:color="auto"/>
        <w:right w:val="none" w:sz="0" w:space="0" w:color="auto"/>
      </w:divBdr>
    </w:div>
    <w:div w:id="352997836">
      <w:bodyDiv w:val="1"/>
      <w:marLeft w:val="0"/>
      <w:marRight w:val="0"/>
      <w:marTop w:val="0"/>
      <w:marBottom w:val="0"/>
      <w:divBdr>
        <w:top w:val="none" w:sz="0" w:space="0" w:color="auto"/>
        <w:left w:val="none" w:sz="0" w:space="0" w:color="auto"/>
        <w:bottom w:val="none" w:sz="0" w:space="0" w:color="auto"/>
        <w:right w:val="none" w:sz="0" w:space="0" w:color="auto"/>
      </w:divBdr>
    </w:div>
    <w:div w:id="365450158">
      <w:bodyDiv w:val="1"/>
      <w:marLeft w:val="0"/>
      <w:marRight w:val="0"/>
      <w:marTop w:val="0"/>
      <w:marBottom w:val="0"/>
      <w:divBdr>
        <w:top w:val="none" w:sz="0" w:space="0" w:color="auto"/>
        <w:left w:val="none" w:sz="0" w:space="0" w:color="auto"/>
        <w:bottom w:val="none" w:sz="0" w:space="0" w:color="auto"/>
        <w:right w:val="none" w:sz="0" w:space="0" w:color="auto"/>
      </w:divBdr>
    </w:div>
    <w:div w:id="432407907">
      <w:bodyDiv w:val="1"/>
      <w:marLeft w:val="0"/>
      <w:marRight w:val="0"/>
      <w:marTop w:val="0"/>
      <w:marBottom w:val="0"/>
      <w:divBdr>
        <w:top w:val="none" w:sz="0" w:space="0" w:color="auto"/>
        <w:left w:val="none" w:sz="0" w:space="0" w:color="auto"/>
        <w:bottom w:val="none" w:sz="0" w:space="0" w:color="auto"/>
        <w:right w:val="none" w:sz="0" w:space="0" w:color="auto"/>
      </w:divBdr>
    </w:div>
    <w:div w:id="458190548">
      <w:bodyDiv w:val="1"/>
      <w:marLeft w:val="0"/>
      <w:marRight w:val="0"/>
      <w:marTop w:val="0"/>
      <w:marBottom w:val="0"/>
      <w:divBdr>
        <w:top w:val="none" w:sz="0" w:space="0" w:color="auto"/>
        <w:left w:val="none" w:sz="0" w:space="0" w:color="auto"/>
        <w:bottom w:val="none" w:sz="0" w:space="0" w:color="auto"/>
        <w:right w:val="none" w:sz="0" w:space="0" w:color="auto"/>
      </w:divBdr>
      <w:divsChild>
        <w:div w:id="396318663">
          <w:marLeft w:val="0"/>
          <w:marRight w:val="0"/>
          <w:marTop w:val="0"/>
          <w:marBottom w:val="0"/>
          <w:divBdr>
            <w:top w:val="none" w:sz="0" w:space="0" w:color="auto"/>
            <w:left w:val="none" w:sz="0" w:space="0" w:color="auto"/>
            <w:bottom w:val="none" w:sz="0" w:space="0" w:color="auto"/>
            <w:right w:val="none" w:sz="0" w:space="0" w:color="auto"/>
          </w:divBdr>
          <w:divsChild>
            <w:div w:id="884176733">
              <w:marLeft w:val="0"/>
              <w:marRight w:val="0"/>
              <w:marTop w:val="0"/>
              <w:marBottom w:val="0"/>
              <w:divBdr>
                <w:top w:val="none" w:sz="0" w:space="0" w:color="auto"/>
                <w:left w:val="none" w:sz="0" w:space="0" w:color="auto"/>
                <w:bottom w:val="none" w:sz="0" w:space="0" w:color="auto"/>
                <w:right w:val="none" w:sz="0" w:space="0" w:color="auto"/>
              </w:divBdr>
            </w:div>
            <w:div w:id="959918100">
              <w:marLeft w:val="0"/>
              <w:marRight w:val="0"/>
              <w:marTop w:val="0"/>
              <w:marBottom w:val="0"/>
              <w:divBdr>
                <w:top w:val="none" w:sz="0" w:space="0" w:color="auto"/>
                <w:left w:val="none" w:sz="0" w:space="0" w:color="auto"/>
                <w:bottom w:val="none" w:sz="0" w:space="0" w:color="auto"/>
                <w:right w:val="none" w:sz="0" w:space="0" w:color="auto"/>
              </w:divBdr>
            </w:div>
            <w:div w:id="1178499085">
              <w:marLeft w:val="0"/>
              <w:marRight w:val="0"/>
              <w:marTop w:val="0"/>
              <w:marBottom w:val="0"/>
              <w:divBdr>
                <w:top w:val="none" w:sz="0" w:space="0" w:color="auto"/>
                <w:left w:val="none" w:sz="0" w:space="0" w:color="auto"/>
                <w:bottom w:val="none" w:sz="0" w:space="0" w:color="auto"/>
                <w:right w:val="none" w:sz="0" w:space="0" w:color="auto"/>
              </w:divBdr>
            </w:div>
            <w:div w:id="1433862797">
              <w:marLeft w:val="0"/>
              <w:marRight w:val="0"/>
              <w:marTop w:val="0"/>
              <w:marBottom w:val="0"/>
              <w:divBdr>
                <w:top w:val="none" w:sz="0" w:space="0" w:color="auto"/>
                <w:left w:val="none" w:sz="0" w:space="0" w:color="auto"/>
                <w:bottom w:val="none" w:sz="0" w:space="0" w:color="auto"/>
                <w:right w:val="none" w:sz="0" w:space="0" w:color="auto"/>
              </w:divBdr>
            </w:div>
            <w:div w:id="1543132004">
              <w:marLeft w:val="0"/>
              <w:marRight w:val="0"/>
              <w:marTop w:val="0"/>
              <w:marBottom w:val="0"/>
              <w:divBdr>
                <w:top w:val="none" w:sz="0" w:space="0" w:color="auto"/>
                <w:left w:val="none" w:sz="0" w:space="0" w:color="auto"/>
                <w:bottom w:val="none" w:sz="0" w:space="0" w:color="auto"/>
                <w:right w:val="none" w:sz="0" w:space="0" w:color="auto"/>
              </w:divBdr>
            </w:div>
          </w:divsChild>
        </w:div>
        <w:div w:id="913130760">
          <w:marLeft w:val="0"/>
          <w:marRight w:val="0"/>
          <w:marTop w:val="0"/>
          <w:marBottom w:val="0"/>
          <w:divBdr>
            <w:top w:val="none" w:sz="0" w:space="0" w:color="auto"/>
            <w:left w:val="none" w:sz="0" w:space="0" w:color="auto"/>
            <w:bottom w:val="none" w:sz="0" w:space="0" w:color="auto"/>
            <w:right w:val="none" w:sz="0" w:space="0" w:color="auto"/>
          </w:divBdr>
          <w:divsChild>
            <w:div w:id="473067687">
              <w:marLeft w:val="0"/>
              <w:marRight w:val="0"/>
              <w:marTop w:val="0"/>
              <w:marBottom w:val="0"/>
              <w:divBdr>
                <w:top w:val="none" w:sz="0" w:space="0" w:color="auto"/>
                <w:left w:val="none" w:sz="0" w:space="0" w:color="auto"/>
                <w:bottom w:val="none" w:sz="0" w:space="0" w:color="auto"/>
                <w:right w:val="none" w:sz="0" w:space="0" w:color="auto"/>
              </w:divBdr>
            </w:div>
            <w:div w:id="553811577">
              <w:marLeft w:val="0"/>
              <w:marRight w:val="0"/>
              <w:marTop w:val="0"/>
              <w:marBottom w:val="0"/>
              <w:divBdr>
                <w:top w:val="none" w:sz="0" w:space="0" w:color="auto"/>
                <w:left w:val="none" w:sz="0" w:space="0" w:color="auto"/>
                <w:bottom w:val="none" w:sz="0" w:space="0" w:color="auto"/>
                <w:right w:val="none" w:sz="0" w:space="0" w:color="auto"/>
              </w:divBdr>
            </w:div>
            <w:div w:id="936447816">
              <w:marLeft w:val="0"/>
              <w:marRight w:val="0"/>
              <w:marTop w:val="0"/>
              <w:marBottom w:val="0"/>
              <w:divBdr>
                <w:top w:val="none" w:sz="0" w:space="0" w:color="auto"/>
                <w:left w:val="none" w:sz="0" w:space="0" w:color="auto"/>
                <w:bottom w:val="none" w:sz="0" w:space="0" w:color="auto"/>
                <w:right w:val="none" w:sz="0" w:space="0" w:color="auto"/>
              </w:divBdr>
            </w:div>
            <w:div w:id="1194657493">
              <w:marLeft w:val="0"/>
              <w:marRight w:val="0"/>
              <w:marTop w:val="0"/>
              <w:marBottom w:val="0"/>
              <w:divBdr>
                <w:top w:val="none" w:sz="0" w:space="0" w:color="auto"/>
                <w:left w:val="none" w:sz="0" w:space="0" w:color="auto"/>
                <w:bottom w:val="none" w:sz="0" w:space="0" w:color="auto"/>
                <w:right w:val="none" w:sz="0" w:space="0" w:color="auto"/>
              </w:divBdr>
            </w:div>
            <w:div w:id="157419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22750">
      <w:bodyDiv w:val="1"/>
      <w:marLeft w:val="0"/>
      <w:marRight w:val="0"/>
      <w:marTop w:val="0"/>
      <w:marBottom w:val="0"/>
      <w:divBdr>
        <w:top w:val="none" w:sz="0" w:space="0" w:color="auto"/>
        <w:left w:val="none" w:sz="0" w:space="0" w:color="auto"/>
        <w:bottom w:val="none" w:sz="0" w:space="0" w:color="auto"/>
        <w:right w:val="none" w:sz="0" w:space="0" w:color="auto"/>
      </w:divBdr>
    </w:div>
    <w:div w:id="566112295">
      <w:bodyDiv w:val="1"/>
      <w:marLeft w:val="0"/>
      <w:marRight w:val="0"/>
      <w:marTop w:val="0"/>
      <w:marBottom w:val="0"/>
      <w:divBdr>
        <w:top w:val="none" w:sz="0" w:space="0" w:color="auto"/>
        <w:left w:val="none" w:sz="0" w:space="0" w:color="auto"/>
        <w:bottom w:val="none" w:sz="0" w:space="0" w:color="auto"/>
        <w:right w:val="none" w:sz="0" w:space="0" w:color="auto"/>
      </w:divBdr>
    </w:div>
    <w:div w:id="573978305">
      <w:bodyDiv w:val="1"/>
      <w:marLeft w:val="0"/>
      <w:marRight w:val="0"/>
      <w:marTop w:val="0"/>
      <w:marBottom w:val="0"/>
      <w:divBdr>
        <w:top w:val="none" w:sz="0" w:space="0" w:color="auto"/>
        <w:left w:val="none" w:sz="0" w:space="0" w:color="auto"/>
        <w:bottom w:val="none" w:sz="0" w:space="0" w:color="auto"/>
        <w:right w:val="none" w:sz="0" w:space="0" w:color="auto"/>
      </w:divBdr>
    </w:div>
    <w:div w:id="588126047">
      <w:bodyDiv w:val="1"/>
      <w:marLeft w:val="0"/>
      <w:marRight w:val="0"/>
      <w:marTop w:val="0"/>
      <w:marBottom w:val="0"/>
      <w:divBdr>
        <w:top w:val="none" w:sz="0" w:space="0" w:color="auto"/>
        <w:left w:val="none" w:sz="0" w:space="0" w:color="auto"/>
        <w:bottom w:val="none" w:sz="0" w:space="0" w:color="auto"/>
        <w:right w:val="none" w:sz="0" w:space="0" w:color="auto"/>
      </w:divBdr>
    </w:div>
    <w:div w:id="640428002">
      <w:bodyDiv w:val="1"/>
      <w:marLeft w:val="0"/>
      <w:marRight w:val="0"/>
      <w:marTop w:val="0"/>
      <w:marBottom w:val="0"/>
      <w:divBdr>
        <w:top w:val="none" w:sz="0" w:space="0" w:color="auto"/>
        <w:left w:val="none" w:sz="0" w:space="0" w:color="auto"/>
        <w:bottom w:val="none" w:sz="0" w:space="0" w:color="auto"/>
        <w:right w:val="none" w:sz="0" w:space="0" w:color="auto"/>
      </w:divBdr>
    </w:div>
    <w:div w:id="694692860">
      <w:bodyDiv w:val="1"/>
      <w:marLeft w:val="0"/>
      <w:marRight w:val="0"/>
      <w:marTop w:val="0"/>
      <w:marBottom w:val="0"/>
      <w:divBdr>
        <w:top w:val="none" w:sz="0" w:space="0" w:color="auto"/>
        <w:left w:val="none" w:sz="0" w:space="0" w:color="auto"/>
        <w:bottom w:val="none" w:sz="0" w:space="0" w:color="auto"/>
        <w:right w:val="none" w:sz="0" w:space="0" w:color="auto"/>
      </w:divBdr>
    </w:div>
    <w:div w:id="702632430">
      <w:bodyDiv w:val="1"/>
      <w:marLeft w:val="0"/>
      <w:marRight w:val="0"/>
      <w:marTop w:val="0"/>
      <w:marBottom w:val="0"/>
      <w:divBdr>
        <w:top w:val="none" w:sz="0" w:space="0" w:color="auto"/>
        <w:left w:val="none" w:sz="0" w:space="0" w:color="auto"/>
        <w:bottom w:val="none" w:sz="0" w:space="0" w:color="auto"/>
        <w:right w:val="none" w:sz="0" w:space="0" w:color="auto"/>
      </w:divBdr>
    </w:div>
    <w:div w:id="783110217">
      <w:bodyDiv w:val="1"/>
      <w:marLeft w:val="0"/>
      <w:marRight w:val="0"/>
      <w:marTop w:val="0"/>
      <w:marBottom w:val="0"/>
      <w:divBdr>
        <w:top w:val="none" w:sz="0" w:space="0" w:color="auto"/>
        <w:left w:val="none" w:sz="0" w:space="0" w:color="auto"/>
        <w:bottom w:val="none" w:sz="0" w:space="0" w:color="auto"/>
        <w:right w:val="none" w:sz="0" w:space="0" w:color="auto"/>
      </w:divBdr>
    </w:div>
    <w:div w:id="803541595">
      <w:bodyDiv w:val="1"/>
      <w:marLeft w:val="0"/>
      <w:marRight w:val="0"/>
      <w:marTop w:val="0"/>
      <w:marBottom w:val="0"/>
      <w:divBdr>
        <w:top w:val="none" w:sz="0" w:space="0" w:color="auto"/>
        <w:left w:val="none" w:sz="0" w:space="0" w:color="auto"/>
        <w:bottom w:val="none" w:sz="0" w:space="0" w:color="auto"/>
        <w:right w:val="none" w:sz="0" w:space="0" w:color="auto"/>
      </w:divBdr>
    </w:div>
    <w:div w:id="884566138">
      <w:bodyDiv w:val="1"/>
      <w:marLeft w:val="0"/>
      <w:marRight w:val="0"/>
      <w:marTop w:val="0"/>
      <w:marBottom w:val="0"/>
      <w:divBdr>
        <w:top w:val="none" w:sz="0" w:space="0" w:color="auto"/>
        <w:left w:val="none" w:sz="0" w:space="0" w:color="auto"/>
        <w:bottom w:val="none" w:sz="0" w:space="0" w:color="auto"/>
        <w:right w:val="none" w:sz="0" w:space="0" w:color="auto"/>
      </w:divBdr>
    </w:div>
    <w:div w:id="899512505">
      <w:bodyDiv w:val="1"/>
      <w:marLeft w:val="0"/>
      <w:marRight w:val="0"/>
      <w:marTop w:val="0"/>
      <w:marBottom w:val="0"/>
      <w:divBdr>
        <w:top w:val="none" w:sz="0" w:space="0" w:color="auto"/>
        <w:left w:val="none" w:sz="0" w:space="0" w:color="auto"/>
        <w:bottom w:val="none" w:sz="0" w:space="0" w:color="auto"/>
        <w:right w:val="none" w:sz="0" w:space="0" w:color="auto"/>
      </w:divBdr>
    </w:div>
    <w:div w:id="902839415">
      <w:bodyDiv w:val="1"/>
      <w:marLeft w:val="0"/>
      <w:marRight w:val="0"/>
      <w:marTop w:val="0"/>
      <w:marBottom w:val="0"/>
      <w:divBdr>
        <w:top w:val="none" w:sz="0" w:space="0" w:color="auto"/>
        <w:left w:val="none" w:sz="0" w:space="0" w:color="auto"/>
        <w:bottom w:val="none" w:sz="0" w:space="0" w:color="auto"/>
        <w:right w:val="none" w:sz="0" w:space="0" w:color="auto"/>
      </w:divBdr>
    </w:div>
    <w:div w:id="903371797">
      <w:bodyDiv w:val="1"/>
      <w:marLeft w:val="0"/>
      <w:marRight w:val="0"/>
      <w:marTop w:val="0"/>
      <w:marBottom w:val="0"/>
      <w:divBdr>
        <w:top w:val="none" w:sz="0" w:space="0" w:color="auto"/>
        <w:left w:val="none" w:sz="0" w:space="0" w:color="auto"/>
        <w:bottom w:val="none" w:sz="0" w:space="0" w:color="auto"/>
        <w:right w:val="none" w:sz="0" w:space="0" w:color="auto"/>
      </w:divBdr>
    </w:div>
    <w:div w:id="924799829">
      <w:bodyDiv w:val="1"/>
      <w:marLeft w:val="0"/>
      <w:marRight w:val="0"/>
      <w:marTop w:val="0"/>
      <w:marBottom w:val="0"/>
      <w:divBdr>
        <w:top w:val="none" w:sz="0" w:space="0" w:color="auto"/>
        <w:left w:val="none" w:sz="0" w:space="0" w:color="auto"/>
        <w:bottom w:val="none" w:sz="0" w:space="0" w:color="auto"/>
        <w:right w:val="none" w:sz="0" w:space="0" w:color="auto"/>
      </w:divBdr>
    </w:div>
    <w:div w:id="928587210">
      <w:bodyDiv w:val="1"/>
      <w:marLeft w:val="0"/>
      <w:marRight w:val="0"/>
      <w:marTop w:val="0"/>
      <w:marBottom w:val="0"/>
      <w:divBdr>
        <w:top w:val="none" w:sz="0" w:space="0" w:color="auto"/>
        <w:left w:val="none" w:sz="0" w:space="0" w:color="auto"/>
        <w:bottom w:val="none" w:sz="0" w:space="0" w:color="auto"/>
        <w:right w:val="none" w:sz="0" w:space="0" w:color="auto"/>
      </w:divBdr>
    </w:div>
    <w:div w:id="941374450">
      <w:bodyDiv w:val="1"/>
      <w:marLeft w:val="0"/>
      <w:marRight w:val="0"/>
      <w:marTop w:val="0"/>
      <w:marBottom w:val="0"/>
      <w:divBdr>
        <w:top w:val="none" w:sz="0" w:space="0" w:color="auto"/>
        <w:left w:val="none" w:sz="0" w:space="0" w:color="auto"/>
        <w:bottom w:val="none" w:sz="0" w:space="0" w:color="auto"/>
        <w:right w:val="none" w:sz="0" w:space="0" w:color="auto"/>
      </w:divBdr>
    </w:div>
    <w:div w:id="956982312">
      <w:bodyDiv w:val="1"/>
      <w:marLeft w:val="0"/>
      <w:marRight w:val="0"/>
      <w:marTop w:val="0"/>
      <w:marBottom w:val="0"/>
      <w:divBdr>
        <w:top w:val="none" w:sz="0" w:space="0" w:color="auto"/>
        <w:left w:val="none" w:sz="0" w:space="0" w:color="auto"/>
        <w:bottom w:val="none" w:sz="0" w:space="0" w:color="auto"/>
        <w:right w:val="none" w:sz="0" w:space="0" w:color="auto"/>
      </w:divBdr>
    </w:div>
    <w:div w:id="972102993">
      <w:bodyDiv w:val="1"/>
      <w:marLeft w:val="0"/>
      <w:marRight w:val="0"/>
      <w:marTop w:val="0"/>
      <w:marBottom w:val="0"/>
      <w:divBdr>
        <w:top w:val="none" w:sz="0" w:space="0" w:color="auto"/>
        <w:left w:val="none" w:sz="0" w:space="0" w:color="auto"/>
        <w:bottom w:val="none" w:sz="0" w:space="0" w:color="auto"/>
        <w:right w:val="none" w:sz="0" w:space="0" w:color="auto"/>
      </w:divBdr>
      <w:divsChild>
        <w:div w:id="1143236557">
          <w:marLeft w:val="0"/>
          <w:marRight w:val="0"/>
          <w:marTop w:val="0"/>
          <w:marBottom w:val="0"/>
          <w:divBdr>
            <w:top w:val="none" w:sz="0" w:space="0" w:color="auto"/>
            <w:left w:val="none" w:sz="0" w:space="0" w:color="auto"/>
            <w:bottom w:val="none" w:sz="0" w:space="0" w:color="auto"/>
            <w:right w:val="none" w:sz="0" w:space="0" w:color="auto"/>
          </w:divBdr>
          <w:divsChild>
            <w:div w:id="269437212">
              <w:marLeft w:val="0"/>
              <w:marRight w:val="0"/>
              <w:marTop w:val="0"/>
              <w:marBottom w:val="0"/>
              <w:divBdr>
                <w:top w:val="none" w:sz="0" w:space="0" w:color="auto"/>
                <w:left w:val="none" w:sz="0" w:space="0" w:color="auto"/>
                <w:bottom w:val="none" w:sz="0" w:space="0" w:color="auto"/>
                <w:right w:val="none" w:sz="0" w:space="0" w:color="auto"/>
              </w:divBdr>
            </w:div>
            <w:div w:id="744455796">
              <w:marLeft w:val="0"/>
              <w:marRight w:val="0"/>
              <w:marTop w:val="0"/>
              <w:marBottom w:val="0"/>
              <w:divBdr>
                <w:top w:val="none" w:sz="0" w:space="0" w:color="auto"/>
                <w:left w:val="none" w:sz="0" w:space="0" w:color="auto"/>
                <w:bottom w:val="none" w:sz="0" w:space="0" w:color="auto"/>
                <w:right w:val="none" w:sz="0" w:space="0" w:color="auto"/>
              </w:divBdr>
            </w:div>
            <w:div w:id="1186940452">
              <w:marLeft w:val="0"/>
              <w:marRight w:val="0"/>
              <w:marTop w:val="0"/>
              <w:marBottom w:val="0"/>
              <w:divBdr>
                <w:top w:val="none" w:sz="0" w:space="0" w:color="auto"/>
                <w:left w:val="none" w:sz="0" w:space="0" w:color="auto"/>
                <w:bottom w:val="none" w:sz="0" w:space="0" w:color="auto"/>
                <w:right w:val="none" w:sz="0" w:space="0" w:color="auto"/>
              </w:divBdr>
            </w:div>
            <w:div w:id="1310020490">
              <w:marLeft w:val="0"/>
              <w:marRight w:val="0"/>
              <w:marTop w:val="0"/>
              <w:marBottom w:val="0"/>
              <w:divBdr>
                <w:top w:val="none" w:sz="0" w:space="0" w:color="auto"/>
                <w:left w:val="none" w:sz="0" w:space="0" w:color="auto"/>
                <w:bottom w:val="none" w:sz="0" w:space="0" w:color="auto"/>
                <w:right w:val="none" w:sz="0" w:space="0" w:color="auto"/>
              </w:divBdr>
            </w:div>
            <w:div w:id="1844859081">
              <w:marLeft w:val="0"/>
              <w:marRight w:val="0"/>
              <w:marTop w:val="0"/>
              <w:marBottom w:val="0"/>
              <w:divBdr>
                <w:top w:val="none" w:sz="0" w:space="0" w:color="auto"/>
                <w:left w:val="none" w:sz="0" w:space="0" w:color="auto"/>
                <w:bottom w:val="none" w:sz="0" w:space="0" w:color="auto"/>
                <w:right w:val="none" w:sz="0" w:space="0" w:color="auto"/>
              </w:divBdr>
            </w:div>
          </w:divsChild>
        </w:div>
        <w:div w:id="1238248082">
          <w:marLeft w:val="0"/>
          <w:marRight w:val="0"/>
          <w:marTop w:val="0"/>
          <w:marBottom w:val="0"/>
          <w:divBdr>
            <w:top w:val="none" w:sz="0" w:space="0" w:color="auto"/>
            <w:left w:val="none" w:sz="0" w:space="0" w:color="auto"/>
            <w:bottom w:val="none" w:sz="0" w:space="0" w:color="auto"/>
            <w:right w:val="none" w:sz="0" w:space="0" w:color="auto"/>
          </w:divBdr>
          <w:divsChild>
            <w:div w:id="1356617179">
              <w:marLeft w:val="0"/>
              <w:marRight w:val="0"/>
              <w:marTop w:val="0"/>
              <w:marBottom w:val="0"/>
              <w:divBdr>
                <w:top w:val="none" w:sz="0" w:space="0" w:color="auto"/>
                <w:left w:val="none" w:sz="0" w:space="0" w:color="auto"/>
                <w:bottom w:val="none" w:sz="0" w:space="0" w:color="auto"/>
                <w:right w:val="none" w:sz="0" w:space="0" w:color="auto"/>
              </w:divBdr>
            </w:div>
            <w:div w:id="207362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397160">
      <w:bodyDiv w:val="1"/>
      <w:marLeft w:val="0"/>
      <w:marRight w:val="0"/>
      <w:marTop w:val="0"/>
      <w:marBottom w:val="0"/>
      <w:divBdr>
        <w:top w:val="none" w:sz="0" w:space="0" w:color="auto"/>
        <w:left w:val="none" w:sz="0" w:space="0" w:color="auto"/>
        <w:bottom w:val="none" w:sz="0" w:space="0" w:color="auto"/>
        <w:right w:val="none" w:sz="0" w:space="0" w:color="auto"/>
      </w:divBdr>
      <w:divsChild>
        <w:div w:id="550727072">
          <w:marLeft w:val="0"/>
          <w:marRight w:val="0"/>
          <w:marTop w:val="0"/>
          <w:marBottom w:val="0"/>
          <w:divBdr>
            <w:top w:val="none" w:sz="0" w:space="0" w:color="auto"/>
            <w:left w:val="none" w:sz="0" w:space="0" w:color="auto"/>
            <w:bottom w:val="none" w:sz="0" w:space="0" w:color="auto"/>
            <w:right w:val="none" w:sz="0" w:space="0" w:color="auto"/>
          </w:divBdr>
          <w:divsChild>
            <w:div w:id="1370185008">
              <w:marLeft w:val="0"/>
              <w:marRight w:val="0"/>
              <w:marTop w:val="0"/>
              <w:marBottom w:val="0"/>
              <w:divBdr>
                <w:top w:val="none" w:sz="0" w:space="0" w:color="auto"/>
                <w:left w:val="none" w:sz="0" w:space="0" w:color="auto"/>
                <w:bottom w:val="none" w:sz="0" w:space="0" w:color="auto"/>
                <w:right w:val="none" w:sz="0" w:space="0" w:color="auto"/>
              </w:divBdr>
            </w:div>
            <w:div w:id="1418356890">
              <w:marLeft w:val="0"/>
              <w:marRight w:val="0"/>
              <w:marTop w:val="0"/>
              <w:marBottom w:val="0"/>
              <w:divBdr>
                <w:top w:val="none" w:sz="0" w:space="0" w:color="auto"/>
                <w:left w:val="none" w:sz="0" w:space="0" w:color="auto"/>
                <w:bottom w:val="none" w:sz="0" w:space="0" w:color="auto"/>
                <w:right w:val="none" w:sz="0" w:space="0" w:color="auto"/>
              </w:divBdr>
            </w:div>
            <w:div w:id="1877161753">
              <w:marLeft w:val="0"/>
              <w:marRight w:val="0"/>
              <w:marTop w:val="0"/>
              <w:marBottom w:val="0"/>
              <w:divBdr>
                <w:top w:val="none" w:sz="0" w:space="0" w:color="auto"/>
                <w:left w:val="none" w:sz="0" w:space="0" w:color="auto"/>
                <w:bottom w:val="none" w:sz="0" w:space="0" w:color="auto"/>
                <w:right w:val="none" w:sz="0" w:space="0" w:color="auto"/>
              </w:divBdr>
            </w:div>
            <w:div w:id="1964188587">
              <w:marLeft w:val="0"/>
              <w:marRight w:val="0"/>
              <w:marTop w:val="0"/>
              <w:marBottom w:val="0"/>
              <w:divBdr>
                <w:top w:val="none" w:sz="0" w:space="0" w:color="auto"/>
                <w:left w:val="none" w:sz="0" w:space="0" w:color="auto"/>
                <w:bottom w:val="none" w:sz="0" w:space="0" w:color="auto"/>
                <w:right w:val="none" w:sz="0" w:space="0" w:color="auto"/>
              </w:divBdr>
            </w:div>
            <w:div w:id="2144734301">
              <w:marLeft w:val="0"/>
              <w:marRight w:val="0"/>
              <w:marTop w:val="0"/>
              <w:marBottom w:val="0"/>
              <w:divBdr>
                <w:top w:val="none" w:sz="0" w:space="0" w:color="auto"/>
                <w:left w:val="none" w:sz="0" w:space="0" w:color="auto"/>
                <w:bottom w:val="none" w:sz="0" w:space="0" w:color="auto"/>
                <w:right w:val="none" w:sz="0" w:space="0" w:color="auto"/>
              </w:divBdr>
            </w:div>
          </w:divsChild>
        </w:div>
        <w:div w:id="809245099">
          <w:marLeft w:val="0"/>
          <w:marRight w:val="0"/>
          <w:marTop w:val="0"/>
          <w:marBottom w:val="0"/>
          <w:divBdr>
            <w:top w:val="none" w:sz="0" w:space="0" w:color="auto"/>
            <w:left w:val="none" w:sz="0" w:space="0" w:color="auto"/>
            <w:bottom w:val="none" w:sz="0" w:space="0" w:color="auto"/>
            <w:right w:val="none" w:sz="0" w:space="0" w:color="auto"/>
          </w:divBdr>
          <w:divsChild>
            <w:div w:id="247735850">
              <w:marLeft w:val="0"/>
              <w:marRight w:val="0"/>
              <w:marTop w:val="0"/>
              <w:marBottom w:val="0"/>
              <w:divBdr>
                <w:top w:val="none" w:sz="0" w:space="0" w:color="auto"/>
                <w:left w:val="none" w:sz="0" w:space="0" w:color="auto"/>
                <w:bottom w:val="none" w:sz="0" w:space="0" w:color="auto"/>
                <w:right w:val="none" w:sz="0" w:space="0" w:color="auto"/>
              </w:divBdr>
            </w:div>
            <w:div w:id="30088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6340">
      <w:bodyDiv w:val="1"/>
      <w:marLeft w:val="0"/>
      <w:marRight w:val="0"/>
      <w:marTop w:val="0"/>
      <w:marBottom w:val="0"/>
      <w:divBdr>
        <w:top w:val="none" w:sz="0" w:space="0" w:color="auto"/>
        <w:left w:val="none" w:sz="0" w:space="0" w:color="auto"/>
        <w:bottom w:val="none" w:sz="0" w:space="0" w:color="auto"/>
        <w:right w:val="none" w:sz="0" w:space="0" w:color="auto"/>
      </w:divBdr>
    </w:div>
    <w:div w:id="1037899776">
      <w:bodyDiv w:val="1"/>
      <w:marLeft w:val="0"/>
      <w:marRight w:val="0"/>
      <w:marTop w:val="0"/>
      <w:marBottom w:val="0"/>
      <w:divBdr>
        <w:top w:val="none" w:sz="0" w:space="0" w:color="auto"/>
        <w:left w:val="none" w:sz="0" w:space="0" w:color="auto"/>
        <w:bottom w:val="none" w:sz="0" w:space="0" w:color="auto"/>
        <w:right w:val="none" w:sz="0" w:space="0" w:color="auto"/>
      </w:divBdr>
    </w:div>
    <w:div w:id="1040473564">
      <w:bodyDiv w:val="1"/>
      <w:marLeft w:val="0"/>
      <w:marRight w:val="0"/>
      <w:marTop w:val="0"/>
      <w:marBottom w:val="0"/>
      <w:divBdr>
        <w:top w:val="none" w:sz="0" w:space="0" w:color="auto"/>
        <w:left w:val="none" w:sz="0" w:space="0" w:color="auto"/>
        <w:bottom w:val="none" w:sz="0" w:space="0" w:color="auto"/>
        <w:right w:val="none" w:sz="0" w:space="0" w:color="auto"/>
      </w:divBdr>
    </w:div>
    <w:div w:id="1058285288">
      <w:bodyDiv w:val="1"/>
      <w:marLeft w:val="0"/>
      <w:marRight w:val="0"/>
      <w:marTop w:val="0"/>
      <w:marBottom w:val="0"/>
      <w:divBdr>
        <w:top w:val="none" w:sz="0" w:space="0" w:color="auto"/>
        <w:left w:val="none" w:sz="0" w:space="0" w:color="auto"/>
        <w:bottom w:val="none" w:sz="0" w:space="0" w:color="auto"/>
        <w:right w:val="none" w:sz="0" w:space="0" w:color="auto"/>
      </w:divBdr>
      <w:divsChild>
        <w:div w:id="282540298">
          <w:marLeft w:val="0"/>
          <w:marRight w:val="0"/>
          <w:marTop w:val="0"/>
          <w:marBottom w:val="0"/>
          <w:divBdr>
            <w:top w:val="none" w:sz="0" w:space="0" w:color="auto"/>
            <w:left w:val="none" w:sz="0" w:space="0" w:color="auto"/>
            <w:bottom w:val="none" w:sz="0" w:space="0" w:color="auto"/>
            <w:right w:val="none" w:sz="0" w:space="0" w:color="auto"/>
          </w:divBdr>
          <w:divsChild>
            <w:div w:id="302540778">
              <w:marLeft w:val="0"/>
              <w:marRight w:val="0"/>
              <w:marTop w:val="0"/>
              <w:marBottom w:val="0"/>
              <w:divBdr>
                <w:top w:val="none" w:sz="0" w:space="0" w:color="auto"/>
                <w:left w:val="none" w:sz="0" w:space="0" w:color="auto"/>
                <w:bottom w:val="none" w:sz="0" w:space="0" w:color="auto"/>
                <w:right w:val="none" w:sz="0" w:space="0" w:color="auto"/>
              </w:divBdr>
            </w:div>
            <w:div w:id="831481959">
              <w:marLeft w:val="0"/>
              <w:marRight w:val="0"/>
              <w:marTop w:val="0"/>
              <w:marBottom w:val="0"/>
              <w:divBdr>
                <w:top w:val="none" w:sz="0" w:space="0" w:color="auto"/>
                <w:left w:val="none" w:sz="0" w:space="0" w:color="auto"/>
                <w:bottom w:val="none" w:sz="0" w:space="0" w:color="auto"/>
                <w:right w:val="none" w:sz="0" w:space="0" w:color="auto"/>
              </w:divBdr>
            </w:div>
            <w:div w:id="1250505982">
              <w:marLeft w:val="0"/>
              <w:marRight w:val="0"/>
              <w:marTop w:val="0"/>
              <w:marBottom w:val="0"/>
              <w:divBdr>
                <w:top w:val="none" w:sz="0" w:space="0" w:color="auto"/>
                <w:left w:val="none" w:sz="0" w:space="0" w:color="auto"/>
                <w:bottom w:val="none" w:sz="0" w:space="0" w:color="auto"/>
                <w:right w:val="none" w:sz="0" w:space="0" w:color="auto"/>
              </w:divBdr>
            </w:div>
            <w:div w:id="1388528073">
              <w:marLeft w:val="0"/>
              <w:marRight w:val="0"/>
              <w:marTop w:val="0"/>
              <w:marBottom w:val="0"/>
              <w:divBdr>
                <w:top w:val="none" w:sz="0" w:space="0" w:color="auto"/>
                <w:left w:val="none" w:sz="0" w:space="0" w:color="auto"/>
                <w:bottom w:val="none" w:sz="0" w:space="0" w:color="auto"/>
                <w:right w:val="none" w:sz="0" w:space="0" w:color="auto"/>
              </w:divBdr>
            </w:div>
            <w:div w:id="1664814398">
              <w:marLeft w:val="0"/>
              <w:marRight w:val="0"/>
              <w:marTop w:val="0"/>
              <w:marBottom w:val="0"/>
              <w:divBdr>
                <w:top w:val="none" w:sz="0" w:space="0" w:color="auto"/>
                <w:left w:val="none" w:sz="0" w:space="0" w:color="auto"/>
                <w:bottom w:val="none" w:sz="0" w:space="0" w:color="auto"/>
                <w:right w:val="none" w:sz="0" w:space="0" w:color="auto"/>
              </w:divBdr>
            </w:div>
          </w:divsChild>
        </w:div>
        <w:div w:id="493297945">
          <w:marLeft w:val="0"/>
          <w:marRight w:val="0"/>
          <w:marTop w:val="0"/>
          <w:marBottom w:val="0"/>
          <w:divBdr>
            <w:top w:val="none" w:sz="0" w:space="0" w:color="auto"/>
            <w:left w:val="none" w:sz="0" w:space="0" w:color="auto"/>
            <w:bottom w:val="none" w:sz="0" w:space="0" w:color="auto"/>
            <w:right w:val="none" w:sz="0" w:space="0" w:color="auto"/>
          </w:divBdr>
          <w:divsChild>
            <w:div w:id="837229723">
              <w:marLeft w:val="0"/>
              <w:marRight w:val="0"/>
              <w:marTop w:val="0"/>
              <w:marBottom w:val="0"/>
              <w:divBdr>
                <w:top w:val="none" w:sz="0" w:space="0" w:color="auto"/>
                <w:left w:val="none" w:sz="0" w:space="0" w:color="auto"/>
                <w:bottom w:val="none" w:sz="0" w:space="0" w:color="auto"/>
                <w:right w:val="none" w:sz="0" w:space="0" w:color="auto"/>
              </w:divBdr>
            </w:div>
            <w:div w:id="867834673">
              <w:marLeft w:val="0"/>
              <w:marRight w:val="0"/>
              <w:marTop w:val="0"/>
              <w:marBottom w:val="0"/>
              <w:divBdr>
                <w:top w:val="none" w:sz="0" w:space="0" w:color="auto"/>
                <w:left w:val="none" w:sz="0" w:space="0" w:color="auto"/>
                <w:bottom w:val="none" w:sz="0" w:space="0" w:color="auto"/>
                <w:right w:val="none" w:sz="0" w:space="0" w:color="auto"/>
              </w:divBdr>
            </w:div>
            <w:div w:id="927496818">
              <w:marLeft w:val="0"/>
              <w:marRight w:val="0"/>
              <w:marTop w:val="0"/>
              <w:marBottom w:val="0"/>
              <w:divBdr>
                <w:top w:val="none" w:sz="0" w:space="0" w:color="auto"/>
                <w:left w:val="none" w:sz="0" w:space="0" w:color="auto"/>
                <w:bottom w:val="none" w:sz="0" w:space="0" w:color="auto"/>
                <w:right w:val="none" w:sz="0" w:space="0" w:color="auto"/>
              </w:divBdr>
            </w:div>
            <w:div w:id="1902059665">
              <w:marLeft w:val="0"/>
              <w:marRight w:val="0"/>
              <w:marTop w:val="0"/>
              <w:marBottom w:val="0"/>
              <w:divBdr>
                <w:top w:val="none" w:sz="0" w:space="0" w:color="auto"/>
                <w:left w:val="none" w:sz="0" w:space="0" w:color="auto"/>
                <w:bottom w:val="none" w:sz="0" w:space="0" w:color="auto"/>
                <w:right w:val="none" w:sz="0" w:space="0" w:color="auto"/>
              </w:divBdr>
            </w:div>
            <w:div w:id="191844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24144">
      <w:bodyDiv w:val="1"/>
      <w:marLeft w:val="0"/>
      <w:marRight w:val="0"/>
      <w:marTop w:val="0"/>
      <w:marBottom w:val="0"/>
      <w:divBdr>
        <w:top w:val="none" w:sz="0" w:space="0" w:color="auto"/>
        <w:left w:val="none" w:sz="0" w:space="0" w:color="auto"/>
        <w:bottom w:val="none" w:sz="0" w:space="0" w:color="auto"/>
        <w:right w:val="none" w:sz="0" w:space="0" w:color="auto"/>
      </w:divBdr>
    </w:div>
    <w:div w:id="1066682847">
      <w:bodyDiv w:val="1"/>
      <w:marLeft w:val="0"/>
      <w:marRight w:val="0"/>
      <w:marTop w:val="0"/>
      <w:marBottom w:val="0"/>
      <w:divBdr>
        <w:top w:val="none" w:sz="0" w:space="0" w:color="auto"/>
        <w:left w:val="none" w:sz="0" w:space="0" w:color="auto"/>
        <w:bottom w:val="none" w:sz="0" w:space="0" w:color="auto"/>
        <w:right w:val="none" w:sz="0" w:space="0" w:color="auto"/>
      </w:divBdr>
    </w:div>
    <w:div w:id="1117335302">
      <w:bodyDiv w:val="1"/>
      <w:marLeft w:val="0"/>
      <w:marRight w:val="0"/>
      <w:marTop w:val="0"/>
      <w:marBottom w:val="0"/>
      <w:divBdr>
        <w:top w:val="none" w:sz="0" w:space="0" w:color="auto"/>
        <w:left w:val="none" w:sz="0" w:space="0" w:color="auto"/>
        <w:bottom w:val="none" w:sz="0" w:space="0" w:color="auto"/>
        <w:right w:val="none" w:sz="0" w:space="0" w:color="auto"/>
      </w:divBdr>
    </w:div>
    <w:div w:id="1117601034">
      <w:bodyDiv w:val="1"/>
      <w:marLeft w:val="0"/>
      <w:marRight w:val="0"/>
      <w:marTop w:val="0"/>
      <w:marBottom w:val="0"/>
      <w:divBdr>
        <w:top w:val="none" w:sz="0" w:space="0" w:color="auto"/>
        <w:left w:val="none" w:sz="0" w:space="0" w:color="auto"/>
        <w:bottom w:val="none" w:sz="0" w:space="0" w:color="auto"/>
        <w:right w:val="none" w:sz="0" w:space="0" w:color="auto"/>
      </w:divBdr>
    </w:div>
    <w:div w:id="1122304580">
      <w:bodyDiv w:val="1"/>
      <w:marLeft w:val="0"/>
      <w:marRight w:val="0"/>
      <w:marTop w:val="0"/>
      <w:marBottom w:val="0"/>
      <w:divBdr>
        <w:top w:val="none" w:sz="0" w:space="0" w:color="auto"/>
        <w:left w:val="none" w:sz="0" w:space="0" w:color="auto"/>
        <w:bottom w:val="none" w:sz="0" w:space="0" w:color="auto"/>
        <w:right w:val="none" w:sz="0" w:space="0" w:color="auto"/>
      </w:divBdr>
    </w:div>
    <w:div w:id="1143159206">
      <w:bodyDiv w:val="1"/>
      <w:marLeft w:val="0"/>
      <w:marRight w:val="0"/>
      <w:marTop w:val="0"/>
      <w:marBottom w:val="0"/>
      <w:divBdr>
        <w:top w:val="none" w:sz="0" w:space="0" w:color="auto"/>
        <w:left w:val="none" w:sz="0" w:space="0" w:color="auto"/>
        <w:bottom w:val="none" w:sz="0" w:space="0" w:color="auto"/>
        <w:right w:val="none" w:sz="0" w:space="0" w:color="auto"/>
      </w:divBdr>
    </w:div>
    <w:div w:id="1170100206">
      <w:bodyDiv w:val="1"/>
      <w:marLeft w:val="0"/>
      <w:marRight w:val="0"/>
      <w:marTop w:val="0"/>
      <w:marBottom w:val="0"/>
      <w:divBdr>
        <w:top w:val="none" w:sz="0" w:space="0" w:color="auto"/>
        <w:left w:val="none" w:sz="0" w:space="0" w:color="auto"/>
        <w:bottom w:val="none" w:sz="0" w:space="0" w:color="auto"/>
        <w:right w:val="none" w:sz="0" w:space="0" w:color="auto"/>
      </w:divBdr>
    </w:div>
    <w:div w:id="1231887719">
      <w:bodyDiv w:val="1"/>
      <w:marLeft w:val="0"/>
      <w:marRight w:val="0"/>
      <w:marTop w:val="0"/>
      <w:marBottom w:val="0"/>
      <w:divBdr>
        <w:top w:val="none" w:sz="0" w:space="0" w:color="auto"/>
        <w:left w:val="none" w:sz="0" w:space="0" w:color="auto"/>
        <w:bottom w:val="none" w:sz="0" w:space="0" w:color="auto"/>
        <w:right w:val="none" w:sz="0" w:space="0" w:color="auto"/>
      </w:divBdr>
    </w:div>
    <w:div w:id="1260597714">
      <w:bodyDiv w:val="1"/>
      <w:marLeft w:val="0"/>
      <w:marRight w:val="0"/>
      <w:marTop w:val="0"/>
      <w:marBottom w:val="0"/>
      <w:divBdr>
        <w:top w:val="none" w:sz="0" w:space="0" w:color="auto"/>
        <w:left w:val="none" w:sz="0" w:space="0" w:color="auto"/>
        <w:bottom w:val="none" w:sz="0" w:space="0" w:color="auto"/>
        <w:right w:val="none" w:sz="0" w:space="0" w:color="auto"/>
      </w:divBdr>
    </w:div>
    <w:div w:id="1283731190">
      <w:bodyDiv w:val="1"/>
      <w:marLeft w:val="0"/>
      <w:marRight w:val="0"/>
      <w:marTop w:val="0"/>
      <w:marBottom w:val="0"/>
      <w:divBdr>
        <w:top w:val="none" w:sz="0" w:space="0" w:color="auto"/>
        <w:left w:val="none" w:sz="0" w:space="0" w:color="auto"/>
        <w:bottom w:val="none" w:sz="0" w:space="0" w:color="auto"/>
        <w:right w:val="none" w:sz="0" w:space="0" w:color="auto"/>
      </w:divBdr>
    </w:div>
    <w:div w:id="1301226824">
      <w:bodyDiv w:val="1"/>
      <w:marLeft w:val="0"/>
      <w:marRight w:val="0"/>
      <w:marTop w:val="0"/>
      <w:marBottom w:val="0"/>
      <w:divBdr>
        <w:top w:val="none" w:sz="0" w:space="0" w:color="auto"/>
        <w:left w:val="none" w:sz="0" w:space="0" w:color="auto"/>
        <w:bottom w:val="none" w:sz="0" w:space="0" w:color="auto"/>
        <w:right w:val="none" w:sz="0" w:space="0" w:color="auto"/>
      </w:divBdr>
    </w:div>
    <w:div w:id="1306862010">
      <w:bodyDiv w:val="1"/>
      <w:marLeft w:val="0"/>
      <w:marRight w:val="0"/>
      <w:marTop w:val="0"/>
      <w:marBottom w:val="0"/>
      <w:divBdr>
        <w:top w:val="none" w:sz="0" w:space="0" w:color="auto"/>
        <w:left w:val="none" w:sz="0" w:space="0" w:color="auto"/>
        <w:bottom w:val="none" w:sz="0" w:space="0" w:color="auto"/>
        <w:right w:val="none" w:sz="0" w:space="0" w:color="auto"/>
      </w:divBdr>
    </w:div>
    <w:div w:id="1317564609">
      <w:bodyDiv w:val="1"/>
      <w:marLeft w:val="0"/>
      <w:marRight w:val="0"/>
      <w:marTop w:val="0"/>
      <w:marBottom w:val="0"/>
      <w:divBdr>
        <w:top w:val="none" w:sz="0" w:space="0" w:color="auto"/>
        <w:left w:val="none" w:sz="0" w:space="0" w:color="auto"/>
        <w:bottom w:val="none" w:sz="0" w:space="0" w:color="auto"/>
        <w:right w:val="none" w:sz="0" w:space="0" w:color="auto"/>
      </w:divBdr>
    </w:div>
    <w:div w:id="1356077092">
      <w:bodyDiv w:val="1"/>
      <w:marLeft w:val="0"/>
      <w:marRight w:val="0"/>
      <w:marTop w:val="0"/>
      <w:marBottom w:val="0"/>
      <w:divBdr>
        <w:top w:val="none" w:sz="0" w:space="0" w:color="auto"/>
        <w:left w:val="none" w:sz="0" w:space="0" w:color="auto"/>
        <w:bottom w:val="none" w:sz="0" w:space="0" w:color="auto"/>
        <w:right w:val="none" w:sz="0" w:space="0" w:color="auto"/>
      </w:divBdr>
    </w:div>
    <w:div w:id="1358849981">
      <w:bodyDiv w:val="1"/>
      <w:marLeft w:val="0"/>
      <w:marRight w:val="0"/>
      <w:marTop w:val="0"/>
      <w:marBottom w:val="0"/>
      <w:divBdr>
        <w:top w:val="none" w:sz="0" w:space="0" w:color="auto"/>
        <w:left w:val="none" w:sz="0" w:space="0" w:color="auto"/>
        <w:bottom w:val="none" w:sz="0" w:space="0" w:color="auto"/>
        <w:right w:val="none" w:sz="0" w:space="0" w:color="auto"/>
      </w:divBdr>
    </w:div>
    <w:div w:id="1515269667">
      <w:bodyDiv w:val="1"/>
      <w:marLeft w:val="0"/>
      <w:marRight w:val="0"/>
      <w:marTop w:val="0"/>
      <w:marBottom w:val="0"/>
      <w:divBdr>
        <w:top w:val="none" w:sz="0" w:space="0" w:color="auto"/>
        <w:left w:val="none" w:sz="0" w:space="0" w:color="auto"/>
        <w:bottom w:val="none" w:sz="0" w:space="0" w:color="auto"/>
        <w:right w:val="none" w:sz="0" w:space="0" w:color="auto"/>
      </w:divBdr>
    </w:div>
    <w:div w:id="1544900446">
      <w:bodyDiv w:val="1"/>
      <w:marLeft w:val="0"/>
      <w:marRight w:val="0"/>
      <w:marTop w:val="0"/>
      <w:marBottom w:val="0"/>
      <w:divBdr>
        <w:top w:val="none" w:sz="0" w:space="0" w:color="auto"/>
        <w:left w:val="none" w:sz="0" w:space="0" w:color="auto"/>
        <w:bottom w:val="none" w:sz="0" w:space="0" w:color="auto"/>
        <w:right w:val="none" w:sz="0" w:space="0" w:color="auto"/>
      </w:divBdr>
    </w:div>
    <w:div w:id="1545410901">
      <w:bodyDiv w:val="1"/>
      <w:marLeft w:val="0"/>
      <w:marRight w:val="0"/>
      <w:marTop w:val="0"/>
      <w:marBottom w:val="0"/>
      <w:divBdr>
        <w:top w:val="none" w:sz="0" w:space="0" w:color="auto"/>
        <w:left w:val="none" w:sz="0" w:space="0" w:color="auto"/>
        <w:bottom w:val="none" w:sz="0" w:space="0" w:color="auto"/>
        <w:right w:val="none" w:sz="0" w:space="0" w:color="auto"/>
      </w:divBdr>
    </w:div>
    <w:div w:id="1580365949">
      <w:bodyDiv w:val="1"/>
      <w:marLeft w:val="0"/>
      <w:marRight w:val="0"/>
      <w:marTop w:val="0"/>
      <w:marBottom w:val="0"/>
      <w:divBdr>
        <w:top w:val="none" w:sz="0" w:space="0" w:color="auto"/>
        <w:left w:val="none" w:sz="0" w:space="0" w:color="auto"/>
        <w:bottom w:val="none" w:sz="0" w:space="0" w:color="auto"/>
        <w:right w:val="none" w:sz="0" w:space="0" w:color="auto"/>
      </w:divBdr>
    </w:div>
    <w:div w:id="1608806254">
      <w:bodyDiv w:val="1"/>
      <w:marLeft w:val="0"/>
      <w:marRight w:val="0"/>
      <w:marTop w:val="0"/>
      <w:marBottom w:val="0"/>
      <w:divBdr>
        <w:top w:val="none" w:sz="0" w:space="0" w:color="auto"/>
        <w:left w:val="none" w:sz="0" w:space="0" w:color="auto"/>
        <w:bottom w:val="none" w:sz="0" w:space="0" w:color="auto"/>
        <w:right w:val="none" w:sz="0" w:space="0" w:color="auto"/>
      </w:divBdr>
    </w:div>
    <w:div w:id="1644776565">
      <w:bodyDiv w:val="1"/>
      <w:marLeft w:val="0"/>
      <w:marRight w:val="0"/>
      <w:marTop w:val="0"/>
      <w:marBottom w:val="0"/>
      <w:divBdr>
        <w:top w:val="none" w:sz="0" w:space="0" w:color="auto"/>
        <w:left w:val="none" w:sz="0" w:space="0" w:color="auto"/>
        <w:bottom w:val="none" w:sz="0" w:space="0" w:color="auto"/>
        <w:right w:val="none" w:sz="0" w:space="0" w:color="auto"/>
      </w:divBdr>
    </w:div>
    <w:div w:id="1701514555">
      <w:bodyDiv w:val="1"/>
      <w:marLeft w:val="0"/>
      <w:marRight w:val="0"/>
      <w:marTop w:val="0"/>
      <w:marBottom w:val="0"/>
      <w:divBdr>
        <w:top w:val="none" w:sz="0" w:space="0" w:color="auto"/>
        <w:left w:val="none" w:sz="0" w:space="0" w:color="auto"/>
        <w:bottom w:val="none" w:sz="0" w:space="0" w:color="auto"/>
        <w:right w:val="none" w:sz="0" w:space="0" w:color="auto"/>
      </w:divBdr>
    </w:div>
    <w:div w:id="1705247330">
      <w:bodyDiv w:val="1"/>
      <w:marLeft w:val="0"/>
      <w:marRight w:val="0"/>
      <w:marTop w:val="0"/>
      <w:marBottom w:val="0"/>
      <w:divBdr>
        <w:top w:val="none" w:sz="0" w:space="0" w:color="auto"/>
        <w:left w:val="none" w:sz="0" w:space="0" w:color="auto"/>
        <w:bottom w:val="none" w:sz="0" w:space="0" w:color="auto"/>
        <w:right w:val="none" w:sz="0" w:space="0" w:color="auto"/>
      </w:divBdr>
    </w:div>
    <w:div w:id="1722359505">
      <w:bodyDiv w:val="1"/>
      <w:marLeft w:val="0"/>
      <w:marRight w:val="0"/>
      <w:marTop w:val="0"/>
      <w:marBottom w:val="0"/>
      <w:divBdr>
        <w:top w:val="none" w:sz="0" w:space="0" w:color="auto"/>
        <w:left w:val="none" w:sz="0" w:space="0" w:color="auto"/>
        <w:bottom w:val="none" w:sz="0" w:space="0" w:color="auto"/>
        <w:right w:val="none" w:sz="0" w:space="0" w:color="auto"/>
      </w:divBdr>
    </w:div>
    <w:div w:id="1773863019">
      <w:bodyDiv w:val="1"/>
      <w:marLeft w:val="0"/>
      <w:marRight w:val="0"/>
      <w:marTop w:val="0"/>
      <w:marBottom w:val="0"/>
      <w:divBdr>
        <w:top w:val="none" w:sz="0" w:space="0" w:color="auto"/>
        <w:left w:val="none" w:sz="0" w:space="0" w:color="auto"/>
        <w:bottom w:val="none" w:sz="0" w:space="0" w:color="auto"/>
        <w:right w:val="none" w:sz="0" w:space="0" w:color="auto"/>
      </w:divBdr>
    </w:div>
    <w:div w:id="1794323282">
      <w:bodyDiv w:val="1"/>
      <w:marLeft w:val="0"/>
      <w:marRight w:val="0"/>
      <w:marTop w:val="0"/>
      <w:marBottom w:val="0"/>
      <w:divBdr>
        <w:top w:val="none" w:sz="0" w:space="0" w:color="auto"/>
        <w:left w:val="none" w:sz="0" w:space="0" w:color="auto"/>
        <w:bottom w:val="none" w:sz="0" w:space="0" w:color="auto"/>
        <w:right w:val="none" w:sz="0" w:space="0" w:color="auto"/>
      </w:divBdr>
    </w:div>
    <w:div w:id="1795440763">
      <w:bodyDiv w:val="1"/>
      <w:marLeft w:val="0"/>
      <w:marRight w:val="0"/>
      <w:marTop w:val="0"/>
      <w:marBottom w:val="0"/>
      <w:divBdr>
        <w:top w:val="none" w:sz="0" w:space="0" w:color="auto"/>
        <w:left w:val="none" w:sz="0" w:space="0" w:color="auto"/>
        <w:bottom w:val="none" w:sz="0" w:space="0" w:color="auto"/>
        <w:right w:val="none" w:sz="0" w:space="0" w:color="auto"/>
      </w:divBdr>
    </w:div>
    <w:div w:id="1855265439">
      <w:bodyDiv w:val="1"/>
      <w:marLeft w:val="0"/>
      <w:marRight w:val="0"/>
      <w:marTop w:val="0"/>
      <w:marBottom w:val="0"/>
      <w:divBdr>
        <w:top w:val="none" w:sz="0" w:space="0" w:color="auto"/>
        <w:left w:val="none" w:sz="0" w:space="0" w:color="auto"/>
        <w:bottom w:val="none" w:sz="0" w:space="0" w:color="auto"/>
        <w:right w:val="none" w:sz="0" w:space="0" w:color="auto"/>
      </w:divBdr>
    </w:div>
    <w:div w:id="1931693236">
      <w:bodyDiv w:val="1"/>
      <w:marLeft w:val="0"/>
      <w:marRight w:val="0"/>
      <w:marTop w:val="0"/>
      <w:marBottom w:val="0"/>
      <w:divBdr>
        <w:top w:val="none" w:sz="0" w:space="0" w:color="auto"/>
        <w:left w:val="none" w:sz="0" w:space="0" w:color="auto"/>
        <w:bottom w:val="none" w:sz="0" w:space="0" w:color="auto"/>
        <w:right w:val="none" w:sz="0" w:space="0" w:color="auto"/>
      </w:divBdr>
    </w:div>
    <w:div w:id="1936596183">
      <w:bodyDiv w:val="1"/>
      <w:marLeft w:val="0"/>
      <w:marRight w:val="0"/>
      <w:marTop w:val="0"/>
      <w:marBottom w:val="0"/>
      <w:divBdr>
        <w:top w:val="none" w:sz="0" w:space="0" w:color="auto"/>
        <w:left w:val="none" w:sz="0" w:space="0" w:color="auto"/>
        <w:bottom w:val="none" w:sz="0" w:space="0" w:color="auto"/>
        <w:right w:val="none" w:sz="0" w:space="0" w:color="auto"/>
      </w:divBdr>
    </w:div>
    <w:div w:id="1969162549">
      <w:bodyDiv w:val="1"/>
      <w:marLeft w:val="0"/>
      <w:marRight w:val="0"/>
      <w:marTop w:val="0"/>
      <w:marBottom w:val="0"/>
      <w:divBdr>
        <w:top w:val="none" w:sz="0" w:space="0" w:color="auto"/>
        <w:left w:val="none" w:sz="0" w:space="0" w:color="auto"/>
        <w:bottom w:val="none" w:sz="0" w:space="0" w:color="auto"/>
        <w:right w:val="none" w:sz="0" w:space="0" w:color="auto"/>
      </w:divBdr>
    </w:div>
    <w:div w:id="2004428990">
      <w:bodyDiv w:val="1"/>
      <w:marLeft w:val="0"/>
      <w:marRight w:val="0"/>
      <w:marTop w:val="0"/>
      <w:marBottom w:val="0"/>
      <w:divBdr>
        <w:top w:val="none" w:sz="0" w:space="0" w:color="auto"/>
        <w:left w:val="none" w:sz="0" w:space="0" w:color="auto"/>
        <w:bottom w:val="none" w:sz="0" w:space="0" w:color="auto"/>
        <w:right w:val="none" w:sz="0" w:space="0" w:color="auto"/>
      </w:divBdr>
    </w:div>
    <w:div w:id="2008899896">
      <w:bodyDiv w:val="1"/>
      <w:marLeft w:val="0"/>
      <w:marRight w:val="0"/>
      <w:marTop w:val="0"/>
      <w:marBottom w:val="0"/>
      <w:divBdr>
        <w:top w:val="none" w:sz="0" w:space="0" w:color="auto"/>
        <w:left w:val="none" w:sz="0" w:space="0" w:color="auto"/>
        <w:bottom w:val="none" w:sz="0" w:space="0" w:color="auto"/>
        <w:right w:val="none" w:sz="0" w:space="0" w:color="auto"/>
      </w:divBdr>
    </w:div>
    <w:div w:id="2030790236">
      <w:bodyDiv w:val="1"/>
      <w:marLeft w:val="0"/>
      <w:marRight w:val="0"/>
      <w:marTop w:val="0"/>
      <w:marBottom w:val="0"/>
      <w:divBdr>
        <w:top w:val="none" w:sz="0" w:space="0" w:color="auto"/>
        <w:left w:val="none" w:sz="0" w:space="0" w:color="auto"/>
        <w:bottom w:val="none" w:sz="0" w:space="0" w:color="auto"/>
        <w:right w:val="none" w:sz="0" w:space="0" w:color="auto"/>
      </w:divBdr>
    </w:div>
    <w:div w:id="2031953854">
      <w:bodyDiv w:val="1"/>
      <w:marLeft w:val="0"/>
      <w:marRight w:val="0"/>
      <w:marTop w:val="0"/>
      <w:marBottom w:val="0"/>
      <w:divBdr>
        <w:top w:val="none" w:sz="0" w:space="0" w:color="auto"/>
        <w:left w:val="none" w:sz="0" w:space="0" w:color="auto"/>
        <w:bottom w:val="none" w:sz="0" w:space="0" w:color="auto"/>
        <w:right w:val="none" w:sz="0" w:space="0" w:color="auto"/>
      </w:divBdr>
    </w:div>
    <w:div w:id="2056155448">
      <w:bodyDiv w:val="1"/>
      <w:marLeft w:val="0"/>
      <w:marRight w:val="0"/>
      <w:marTop w:val="0"/>
      <w:marBottom w:val="0"/>
      <w:divBdr>
        <w:top w:val="none" w:sz="0" w:space="0" w:color="auto"/>
        <w:left w:val="none" w:sz="0" w:space="0" w:color="auto"/>
        <w:bottom w:val="none" w:sz="0" w:space="0" w:color="auto"/>
        <w:right w:val="none" w:sz="0" w:space="0" w:color="auto"/>
      </w:divBdr>
    </w:div>
    <w:div w:id="2067601390">
      <w:bodyDiv w:val="1"/>
      <w:marLeft w:val="0"/>
      <w:marRight w:val="0"/>
      <w:marTop w:val="0"/>
      <w:marBottom w:val="0"/>
      <w:divBdr>
        <w:top w:val="none" w:sz="0" w:space="0" w:color="auto"/>
        <w:left w:val="none" w:sz="0" w:space="0" w:color="auto"/>
        <w:bottom w:val="none" w:sz="0" w:space="0" w:color="auto"/>
        <w:right w:val="none" w:sz="0" w:space="0" w:color="auto"/>
      </w:divBdr>
    </w:div>
    <w:div w:id="2117477639">
      <w:bodyDiv w:val="1"/>
      <w:marLeft w:val="0"/>
      <w:marRight w:val="0"/>
      <w:marTop w:val="0"/>
      <w:marBottom w:val="0"/>
      <w:divBdr>
        <w:top w:val="none" w:sz="0" w:space="0" w:color="auto"/>
        <w:left w:val="none" w:sz="0" w:space="0" w:color="auto"/>
        <w:bottom w:val="none" w:sz="0" w:space="0" w:color="auto"/>
        <w:right w:val="none" w:sz="0" w:space="0" w:color="auto"/>
      </w:divBdr>
    </w:div>
    <w:div w:id="2134399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18/08/relationships/commentsExtensible" Target="commentsExtensible.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www.rina.org/" TargetMode="External"/><Relationship Id="rId7" Type="http://schemas.openxmlformats.org/officeDocument/2006/relationships/settings" Target="settings.xml"/><Relationship Id="rId12" Type="http://schemas.openxmlformats.org/officeDocument/2006/relationships/header" Target="header1.xml"/><Relationship Id="rId17" Type="http://schemas.microsoft.com/office/2016/09/relationships/commentsIds" Target="commentsIds.xml"/><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www.rina.org/" TargetMode="External"/><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A06\AppData\Roaming\Microsoft\Templates\2021%20RINA%20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6C8D38F1844A828A7D6A007C320E6B"/>
        <w:category>
          <w:name w:val="General"/>
          <w:gallery w:val="placeholder"/>
        </w:category>
        <w:types>
          <w:type w:val="bbPlcHdr"/>
        </w:types>
        <w:behaviors>
          <w:behavior w:val="content"/>
        </w:behaviors>
        <w:guid w:val="{56F44D96-51FD-435C-9B83-00BCFB165AEC}"/>
      </w:docPartPr>
      <w:docPartBody>
        <w:p w:rsidR="00371A54" w:rsidRDefault="00F96A97">
          <w:pPr>
            <w:pStyle w:val="FF6C8D38F1844A828A7D6A007C320E6B"/>
          </w:pPr>
          <w:r w:rsidRPr="00434235">
            <w:rPr>
              <w:rStyle w:val="PlaceholderText"/>
            </w:rPr>
            <w:t>Click here to enter text.</w:t>
          </w:r>
        </w:p>
      </w:docPartBody>
    </w:docPart>
    <w:docPart>
      <w:docPartPr>
        <w:name w:val="EECEABDE0E1242F8A1A0733F7B715BEB"/>
        <w:category>
          <w:name w:val="General"/>
          <w:gallery w:val="placeholder"/>
        </w:category>
        <w:types>
          <w:type w:val="bbPlcHdr"/>
        </w:types>
        <w:behaviors>
          <w:behavior w:val="content"/>
        </w:behaviors>
        <w:guid w:val="{390DFB42-3BB7-451C-9219-2DFD926443C5}"/>
      </w:docPartPr>
      <w:docPartBody>
        <w:p w:rsidR="00371A54" w:rsidRDefault="00F96A97">
          <w:pPr>
            <w:pStyle w:val="EECEABDE0E1242F8A1A0733F7B715BEB"/>
          </w:pPr>
          <w:r w:rsidRPr="00672344">
            <w:rPr>
              <w:rStyle w:val="PlaceholderText"/>
            </w:rPr>
            <w:t>Click here to enter text.</w:t>
          </w:r>
        </w:p>
      </w:docPartBody>
    </w:docPart>
    <w:docPart>
      <w:docPartPr>
        <w:name w:val="0065D14C1D684C0D9264C3357F7C3D67"/>
        <w:category>
          <w:name w:val="General"/>
          <w:gallery w:val="placeholder"/>
        </w:category>
        <w:types>
          <w:type w:val="bbPlcHdr"/>
        </w:types>
        <w:behaviors>
          <w:behavior w:val="content"/>
        </w:behaviors>
        <w:guid w:val="{BBA48366-767D-4F2E-9453-2A820380BD81}"/>
      </w:docPartPr>
      <w:docPartBody>
        <w:p w:rsidR="00186D2F" w:rsidRDefault="008A55E8" w:rsidP="008A55E8">
          <w:pPr>
            <w:pStyle w:val="0065D14C1D684C0D9264C3357F7C3D67"/>
          </w:pPr>
          <w:r w:rsidRPr="00434235">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none)">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Dotu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inionPro-Regular">
    <w:altName w:val="Calibri"/>
    <w:charset w:val="00"/>
    <w:family w:val="auto"/>
    <w:pitch w:val="variable"/>
    <w:sig w:usb0="00000001" w:usb1="00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ill Sans MT">
    <w:panose1 w:val="020B0502020104020203"/>
    <w:charset w:val="00"/>
    <w:family w:val="swiss"/>
    <w:pitch w:val="variable"/>
    <w:sig w:usb0="00000007" w:usb1="00000000" w:usb2="00000000" w:usb3="00000000" w:csb0="00000003"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97"/>
    <w:rsid w:val="0000732F"/>
    <w:rsid w:val="00025BB5"/>
    <w:rsid w:val="0003635F"/>
    <w:rsid w:val="00057461"/>
    <w:rsid w:val="00083372"/>
    <w:rsid w:val="000965E2"/>
    <w:rsid w:val="00097C06"/>
    <w:rsid w:val="000A7579"/>
    <w:rsid w:val="000B2C29"/>
    <w:rsid w:val="000D79DD"/>
    <w:rsid w:val="00114A84"/>
    <w:rsid w:val="00117D0F"/>
    <w:rsid w:val="0013098B"/>
    <w:rsid w:val="00143AD0"/>
    <w:rsid w:val="001512BA"/>
    <w:rsid w:val="0018339F"/>
    <w:rsid w:val="00183D48"/>
    <w:rsid w:val="00186D2F"/>
    <w:rsid w:val="001B2938"/>
    <w:rsid w:val="001B60FF"/>
    <w:rsid w:val="001C1A95"/>
    <w:rsid w:val="001D2956"/>
    <w:rsid w:val="001F006A"/>
    <w:rsid w:val="001F69DE"/>
    <w:rsid w:val="00201B11"/>
    <w:rsid w:val="00210023"/>
    <w:rsid w:val="00210B9C"/>
    <w:rsid w:val="00215FC7"/>
    <w:rsid w:val="00247CAA"/>
    <w:rsid w:val="00250252"/>
    <w:rsid w:val="002528BB"/>
    <w:rsid w:val="00252941"/>
    <w:rsid w:val="00256C58"/>
    <w:rsid w:val="00272DD0"/>
    <w:rsid w:val="00285B95"/>
    <w:rsid w:val="002B1BFE"/>
    <w:rsid w:val="002B2890"/>
    <w:rsid w:val="002B4038"/>
    <w:rsid w:val="002C5A36"/>
    <w:rsid w:val="002E58FC"/>
    <w:rsid w:val="002E5A88"/>
    <w:rsid w:val="002E6060"/>
    <w:rsid w:val="003013BA"/>
    <w:rsid w:val="003040D1"/>
    <w:rsid w:val="0032301D"/>
    <w:rsid w:val="003339FA"/>
    <w:rsid w:val="00343F6E"/>
    <w:rsid w:val="00343F6F"/>
    <w:rsid w:val="00346A3B"/>
    <w:rsid w:val="0035668E"/>
    <w:rsid w:val="00360583"/>
    <w:rsid w:val="00361341"/>
    <w:rsid w:val="00371A54"/>
    <w:rsid w:val="00377D7F"/>
    <w:rsid w:val="00380D93"/>
    <w:rsid w:val="003A3A52"/>
    <w:rsid w:val="003A3F1F"/>
    <w:rsid w:val="003A4A74"/>
    <w:rsid w:val="003B4E9C"/>
    <w:rsid w:val="003B60AA"/>
    <w:rsid w:val="003B6A70"/>
    <w:rsid w:val="003C7642"/>
    <w:rsid w:val="00416BEB"/>
    <w:rsid w:val="00425854"/>
    <w:rsid w:val="0043598B"/>
    <w:rsid w:val="0044317E"/>
    <w:rsid w:val="004446F7"/>
    <w:rsid w:val="00451D76"/>
    <w:rsid w:val="0045592B"/>
    <w:rsid w:val="00460F1F"/>
    <w:rsid w:val="00462939"/>
    <w:rsid w:val="00476BD5"/>
    <w:rsid w:val="004779A9"/>
    <w:rsid w:val="004C3D41"/>
    <w:rsid w:val="004C4EB2"/>
    <w:rsid w:val="004D18D5"/>
    <w:rsid w:val="004D434A"/>
    <w:rsid w:val="004F6776"/>
    <w:rsid w:val="00500C42"/>
    <w:rsid w:val="00501A28"/>
    <w:rsid w:val="0050582A"/>
    <w:rsid w:val="00517E09"/>
    <w:rsid w:val="005276C4"/>
    <w:rsid w:val="00530907"/>
    <w:rsid w:val="00541C0B"/>
    <w:rsid w:val="0057431A"/>
    <w:rsid w:val="00597BF1"/>
    <w:rsid w:val="005B6AE9"/>
    <w:rsid w:val="005C49D1"/>
    <w:rsid w:val="005D2047"/>
    <w:rsid w:val="005D2675"/>
    <w:rsid w:val="005E4B96"/>
    <w:rsid w:val="005F07AF"/>
    <w:rsid w:val="005F4ACD"/>
    <w:rsid w:val="00602546"/>
    <w:rsid w:val="00612B2F"/>
    <w:rsid w:val="006269DC"/>
    <w:rsid w:val="006271D1"/>
    <w:rsid w:val="00632B30"/>
    <w:rsid w:val="0063779F"/>
    <w:rsid w:val="00644A0A"/>
    <w:rsid w:val="00650645"/>
    <w:rsid w:val="006600C6"/>
    <w:rsid w:val="006724DC"/>
    <w:rsid w:val="006936BD"/>
    <w:rsid w:val="00695B12"/>
    <w:rsid w:val="006A680D"/>
    <w:rsid w:val="006C2A6D"/>
    <w:rsid w:val="006E7031"/>
    <w:rsid w:val="006F145D"/>
    <w:rsid w:val="006F75F2"/>
    <w:rsid w:val="00701D85"/>
    <w:rsid w:val="007027F8"/>
    <w:rsid w:val="00723404"/>
    <w:rsid w:val="007241CC"/>
    <w:rsid w:val="0073465C"/>
    <w:rsid w:val="00740CDA"/>
    <w:rsid w:val="00750DF6"/>
    <w:rsid w:val="00762AC6"/>
    <w:rsid w:val="007777D1"/>
    <w:rsid w:val="00777CDE"/>
    <w:rsid w:val="0078221B"/>
    <w:rsid w:val="0079222E"/>
    <w:rsid w:val="00797762"/>
    <w:rsid w:val="007A5339"/>
    <w:rsid w:val="007A62F4"/>
    <w:rsid w:val="007A77ED"/>
    <w:rsid w:val="007B1A5D"/>
    <w:rsid w:val="00805D8A"/>
    <w:rsid w:val="00812799"/>
    <w:rsid w:val="00814008"/>
    <w:rsid w:val="0082170A"/>
    <w:rsid w:val="00825B25"/>
    <w:rsid w:val="008278E6"/>
    <w:rsid w:val="00833AD9"/>
    <w:rsid w:val="00836FE1"/>
    <w:rsid w:val="008379E6"/>
    <w:rsid w:val="00851426"/>
    <w:rsid w:val="00866E2B"/>
    <w:rsid w:val="008A55E8"/>
    <w:rsid w:val="008B10D7"/>
    <w:rsid w:val="008D56CB"/>
    <w:rsid w:val="008E750A"/>
    <w:rsid w:val="008F148A"/>
    <w:rsid w:val="00905F0C"/>
    <w:rsid w:val="0091794E"/>
    <w:rsid w:val="00931914"/>
    <w:rsid w:val="009360A6"/>
    <w:rsid w:val="00936929"/>
    <w:rsid w:val="00967299"/>
    <w:rsid w:val="009712C8"/>
    <w:rsid w:val="009A46C0"/>
    <w:rsid w:val="009B5FD7"/>
    <w:rsid w:val="009B72AA"/>
    <w:rsid w:val="009D7234"/>
    <w:rsid w:val="009D7799"/>
    <w:rsid w:val="009E67FF"/>
    <w:rsid w:val="009E6FF5"/>
    <w:rsid w:val="009F3BA7"/>
    <w:rsid w:val="009F6F13"/>
    <w:rsid w:val="00A00A63"/>
    <w:rsid w:val="00A06751"/>
    <w:rsid w:val="00A107C2"/>
    <w:rsid w:val="00A2323A"/>
    <w:rsid w:val="00A45E34"/>
    <w:rsid w:val="00A5214F"/>
    <w:rsid w:val="00A7272E"/>
    <w:rsid w:val="00A807A2"/>
    <w:rsid w:val="00A83DED"/>
    <w:rsid w:val="00AA62ED"/>
    <w:rsid w:val="00AB679B"/>
    <w:rsid w:val="00AC290D"/>
    <w:rsid w:val="00AE1DDB"/>
    <w:rsid w:val="00AE6064"/>
    <w:rsid w:val="00AE7901"/>
    <w:rsid w:val="00B0113B"/>
    <w:rsid w:val="00B04BD4"/>
    <w:rsid w:val="00B04D7C"/>
    <w:rsid w:val="00B07292"/>
    <w:rsid w:val="00B16D24"/>
    <w:rsid w:val="00B20A21"/>
    <w:rsid w:val="00B4285C"/>
    <w:rsid w:val="00B50D7E"/>
    <w:rsid w:val="00B5127E"/>
    <w:rsid w:val="00B528F0"/>
    <w:rsid w:val="00B74319"/>
    <w:rsid w:val="00B91E9B"/>
    <w:rsid w:val="00B9259D"/>
    <w:rsid w:val="00BC1D14"/>
    <w:rsid w:val="00BF408C"/>
    <w:rsid w:val="00C1261D"/>
    <w:rsid w:val="00C13802"/>
    <w:rsid w:val="00C13C31"/>
    <w:rsid w:val="00C24E27"/>
    <w:rsid w:val="00C30BD2"/>
    <w:rsid w:val="00C46376"/>
    <w:rsid w:val="00C50B8E"/>
    <w:rsid w:val="00C54F89"/>
    <w:rsid w:val="00C74CA6"/>
    <w:rsid w:val="00C814C7"/>
    <w:rsid w:val="00C8719F"/>
    <w:rsid w:val="00C9450D"/>
    <w:rsid w:val="00CC64A9"/>
    <w:rsid w:val="00CD7086"/>
    <w:rsid w:val="00CE1AA9"/>
    <w:rsid w:val="00CE6BB8"/>
    <w:rsid w:val="00D06C41"/>
    <w:rsid w:val="00D12336"/>
    <w:rsid w:val="00D353BA"/>
    <w:rsid w:val="00D4529A"/>
    <w:rsid w:val="00D46F87"/>
    <w:rsid w:val="00D774B9"/>
    <w:rsid w:val="00D96E0F"/>
    <w:rsid w:val="00DA02C5"/>
    <w:rsid w:val="00DA7FC5"/>
    <w:rsid w:val="00DB0042"/>
    <w:rsid w:val="00DB0281"/>
    <w:rsid w:val="00DE1BCE"/>
    <w:rsid w:val="00DE40B7"/>
    <w:rsid w:val="00DE5E2E"/>
    <w:rsid w:val="00DF4044"/>
    <w:rsid w:val="00E00908"/>
    <w:rsid w:val="00E1754E"/>
    <w:rsid w:val="00E532EA"/>
    <w:rsid w:val="00E54E26"/>
    <w:rsid w:val="00E820F0"/>
    <w:rsid w:val="00E837F8"/>
    <w:rsid w:val="00E97ED8"/>
    <w:rsid w:val="00EB2EAF"/>
    <w:rsid w:val="00EC0C64"/>
    <w:rsid w:val="00EE2C3A"/>
    <w:rsid w:val="00EE3461"/>
    <w:rsid w:val="00EF0153"/>
    <w:rsid w:val="00EF7DD5"/>
    <w:rsid w:val="00F01992"/>
    <w:rsid w:val="00F11DC1"/>
    <w:rsid w:val="00F15FD7"/>
    <w:rsid w:val="00F40D45"/>
    <w:rsid w:val="00F42C42"/>
    <w:rsid w:val="00F438F8"/>
    <w:rsid w:val="00F627A5"/>
    <w:rsid w:val="00F656DD"/>
    <w:rsid w:val="00F65DDE"/>
    <w:rsid w:val="00F66FB2"/>
    <w:rsid w:val="00F70AF9"/>
    <w:rsid w:val="00F83480"/>
    <w:rsid w:val="00F96A97"/>
    <w:rsid w:val="00FA043E"/>
    <w:rsid w:val="00FB1C4C"/>
    <w:rsid w:val="00FD0101"/>
    <w:rsid w:val="00FE478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3D48"/>
    <w:rPr>
      <w:color w:val="808080"/>
    </w:rPr>
  </w:style>
  <w:style w:type="paragraph" w:customStyle="1" w:styleId="FF6C8D38F1844A828A7D6A007C320E6B">
    <w:name w:val="FF6C8D38F1844A828A7D6A007C320E6B"/>
  </w:style>
  <w:style w:type="paragraph" w:customStyle="1" w:styleId="EECEABDE0E1242F8A1A0733F7B715BEB">
    <w:name w:val="EECEABDE0E1242F8A1A0733F7B715BEB"/>
  </w:style>
  <w:style w:type="paragraph" w:customStyle="1" w:styleId="0065D14C1D684C0D9264C3357F7C3D67">
    <w:name w:val="0065D14C1D684C0D9264C3357F7C3D67"/>
    <w:rsid w:val="008A55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ST Energy">
      <a:dk1>
        <a:sysClr val="windowText" lastClr="000000"/>
      </a:dk1>
      <a:lt1>
        <a:sysClr val="window" lastClr="FFFFFF"/>
      </a:lt1>
      <a:dk2>
        <a:srgbClr val="53565A"/>
      </a:dk2>
      <a:lt2>
        <a:srgbClr val="D4D5D6"/>
      </a:lt2>
      <a:accent1>
        <a:srgbClr val="006BA6"/>
      </a:accent1>
      <a:accent2>
        <a:srgbClr val="4090BC"/>
      </a:accent2>
      <a:accent3>
        <a:srgbClr val="BFDAE9"/>
      </a:accent3>
      <a:accent4>
        <a:srgbClr val="7E8083"/>
      </a:accent4>
      <a:accent5>
        <a:srgbClr val="D4D5D6"/>
      </a:accent5>
      <a:accent6>
        <a:srgbClr val="A72B2A"/>
      </a:accent6>
      <a:hlink>
        <a:srgbClr val="006BA6"/>
      </a:hlink>
      <a:folHlink>
        <a:srgbClr val="A72B2A"/>
      </a:folHlink>
    </a:clrScheme>
    <a:fontScheme name="OS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FFE0B42B90124CAE5DAAC6FA667F53" ma:contentTypeVersion="23" ma:contentTypeDescription="Create a new document." ma:contentTypeScope="" ma:versionID="ec39b2231b49a5789c6f2c497c47db99">
  <xsd:schema xmlns:xsd="http://www.w3.org/2001/XMLSchema" xmlns:xs="http://www.w3.org/2001/XMLSchema" xmlns:p="http://schemas.microsoft.com/office/2006/metadata/properties" xmlns:ns2="36f9bbd5-5a62-4ab6-81d7-a247557c0037" xmlns:ns3="edd72d69-bd33-4656-baee-fa81688b65f1" targetNamespace="http://schemas.microsoft.com/office/2006/metadata/properties" ma:root="true" ma:fieldsID="dc16b709cbb27e4774117d647c357d36" ns2:_="" ns3:_="">
    <xsd:import namespace="36f9bbd5-5a62-4ab6-81d7-a247557c0037"/>
    <xsd:import namespace="edd72d69-bd33-4656-baee-fa81688b65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_Flow_SignoffStatus" minOccurs="0"/>
                <xsd:element ref="ns2:ApprovalPerson" minOccurs="0"/>
                <xsd:element ref="ns2:St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f9bbd5-5a62-4ab6-81d7-a247557c0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7c00649-9f99-4b47-8276-5dda6ac35d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_Flow_SignoffStatus" ma:index="27" nillable="true" ma:displayName="DCT Approval Status" ma:format="Dropdown" ma:internalName="_x0024_Resources_x003a_core_x002c_Signoff_Status">
      <xsd:simpleType>
        <xsd:restriction base="dms:Text">
          <xsd:maxLength value="255"/>
        </xsd:restriction>
      </xsd:simpleType>
    </xsd:element>
    <xsd:element name="ApprovalPerson" ma:index="28" nillable="true" ma:displayName="Approval Person" ma:format="Dropdown" ma:list="UserInfo" ma:SharePointGroup="0" ma:internalName="Approval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ge" ma:index="29" nillable="true" ma:displayName="Stage" ma:format="Dropdown" ma:internalName="Stage">
      <xsd:simpleType>
        <xsd:restriction base="dms:Choice">
          <xsd:enumeration value="Preconstruction"/>
          <xsd:enumeration value="Active"/>
          <xsd:enumeration value="Complete"/>
          <xsd:enumeration value="Terminated"/>
          <xsd:enumeration value="O&amp;M"/>
        </xsd:restriction>
      </xsd:simpleType>
    </xsd:element>
  </xsd:schema>
  <xsd:schema xmlns:xsd="http://www.w3.org/2001/XMLSchema" xmlns:xs="http://www.w3.org/2001/XMLSchema" xmlns:dms="http://schemas.microsoft.com/office/2006/documentManagement/types" xmlns:pc="http://schemas.microsoft.com/office/infopath/2007/PartnerControls" targetNamespace="edd72d69-bd33-4656-baee-fa81688b65f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0566fe4-cef8-4a08-9909-77158e388fc2}" ma:internalName="TaxCatchAll" ma:showField="CatchAllData" ma:web="edd72d69-bd33-4656-baee-fa81688b65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edd72d69-bd33-4656-baee-fa81688b65f1" xsi:nil="true"/>
    <lcf76f155ced4ddcb4097134ff3c332f xmlns="36f9bbd5-5a62-4ab6-81d7-a247557c0037">
      <Terms xmlns="http://schemas.microsoft.com/office/infopath/2007/PartnerControls"/>
    </lcf76f155ced4ddcb4097134ff3c332f>
    <_Flow_SignoffStatus xmlns="36f9bbd5-5a62-4ab6-81d7-a247557c0037" xsi:nil="true"/>
    <ApprovalPerson xmlns="36f9bbd5-5a62-4ab6-81d7-a247557c0037">
      <UserInfo>
        <DisplayName/>
        <AccountId xsi:nil="true"/>
        <AccountType/>
      </UserInfo>
    </ApprovalPerson>
    <Stage xmlns="36f9bbd5-5a62-4ab6-81d7-a247557c003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6A51C9-1463-4728-96B3-854BDA4F7B51}"/>
</file>

<file path=customXml/itemProps2.xml><?xml version="1.0" encoding="utf-8"?>
<ds:datastoreItem xmlns:ds="http://schemas.openxmlformats.org/officeDocument/2006/customXml" ds:itemID="{F13342E4-9582-4349-A97E-2D0D52974510}">
  <ds:schemaRefs>
    <ds:schemaRef ds:uri="http://schemas.openxmlformats.org/officeDocument/2006/bibliography"/>
  </ds:schemaRefs>
</ds:datastoreItem>
</file>

<file path=customXml/itemProps3.xml><?xml version="1.0" encoding="utf-8"?>
<ds:datastoreItem xmlns:ds="http://schemas.openxmlformats.org/officeDocument/2006/customXml" ds:itemID="{0BC4828E-4C7A-47F3-9855-228395672CA9}">
  <ds:schemaRefs>
    <ds:schemaRef ds:uri="http://schemas.microsoft.com/office/2006/metadata/properties"/>
    <ds:schemaRef ds:uri="http://schemas.microsoft.com/office/infopath/2007/PartnerControls"/>
    <ds:schemaRef ds:uri="825805aa-38b6-43e4-83dd-5f0860942b7c"/>
    <ds:schemaRef ds:uri="b5b1a5ce-dd35-4f92-963b-1fa8b5488d79"/>
  </ds:schemaRefs>
</ds:datastoreItem>
</file>

<file path=customXml/itemProps4.xml><?xml version="1.0" encoding="utf-8"?>
<ds:datastoreItem xmlns:ds="http://schemas.openxmlformats.org/officeDocument/2006/customXml" ds:itemID="{C17A43A5-6685-4B30-A937-B8F5549AEE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2021 RINA Template</Template>
  <TotalTime>2</TotalTime>
  <Pages>43</Pages>
  <Words>16608</Words>
  <Characters>90019</Characters>
  <Application>Microsoft Office Word</Application>
  <DocSecurity>0</DocSecurity>
  <Lines>1800</Lines>
  <Paragraphs>1225</Paragraphs>
  <ScaleCrop>false</ScaleCrop>
  <Company>CTS Creative Template Solutions Ltd</Company>
  <LinksUpToDate>false</LinksUpToDate>
  <CharactersWithSpaces>105402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FERNANDEZ</dc:creator>
  <cp:keywords/>
  <dc:description/>
  <cp:lastModifiedBy>Stephen McShane</cp:lastModifiedBy>
  <cp:revision>2</cp:revision>
  <cp:lastPrinted>2026-02-12T11:20:00Z</cp:lastPrinted>
  <dcterms:created xsi:type="dcterms:W3CDTF">2026-06-02T10:31:00Z</dcterms:created>
  <dcterms:modified xsi:type="dcterms:W3CDTF">2026-06-02T10:31:00Z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8.5</vt:lpwstr>
  </property>
  <property fmtid="{D5CDD505-2E9C-101B-9397-08002B2CF9AE}" pid="3" name="Date">
    <vt:lpwstr>12 February 2018</vt:lpwstr>
  </property>
  <property fmtid="{D5CDD505-2E9C-101B-9397-08002B2CF9AE}" pid="4" name="MSIP_Label_a6175487-42af-4492-84fe-2b4054e011bd_Enabled">
    <vt:lpwstr>true</vt:lpwstr>
  </property>
  <property fmtid="{D5CDD505-2E9C-101B-9397-08002B2CF9AE}" pid="5" name="MSIP_Label_a6175487-42af-4492-84fe-2b4054e011bd_SetDate">
    <vt:lpwstr>2020-06-30T10:45:18Z</vt:lpwstr>
  </property>
  <property fmtid="{D5CDD505-2E9C-101B-9397-08002B2CF9AE}" pid="6" name="MSIP_Label_a6175487-42af-4492-84fe-2b4054e011bd_Method">
    <vt:lpwstr>Privileged</vt:lpwstr>
  </property>
  <property fmtid="{D5CDD505-2E9C-101B-9397-08002B2CF9AE}" pid="7" name="MSIP_Label_a6175487-42af-4492-84fe-2b4054e011bd_Name">
    <vt:lpwstr>Public</vt:lpwstr>
  </property>
  <property fmtid="{D5CDD505-2E9C-101B-9397-08002B2CF9AE}" pid="8" name="MSIP_Label_a6175487-42af-4492-84fe-2b4054e011bd_SiteId">
    <vt:lpwstr>76e3e3ff-fce0-45ec-a946-bc44d69a9b7e</vt:lpwstr>
  </property>
  <property fmtid="{D5CDD505-2E9C-101B-9397-08002B2CF9AE}" pid="9" name="MSIP_Label_a6175487-42af-4492-84fe-2b4054e011bd_ActionId">
    <vt:lpwstr>a62878a2-db34-49c4-9589-00007ac864a4</vt:lpwstr>
  </property>
  <property fmtid="{D5CDD505-2E9C-101B-9397-08002B2CF9AE}" pid="10" name="MSIP_Label_a6175487-42af-4492-84fe-2b4054e011bd_ContentBits">
    <vt:lpwstr>0</vt:lpwstr>
  </property>
  <property fmtid="{D5CDD505-2E9C-101B-9397-08002B2CF9AE}" pid="11" name="MediaServiceImageTags">
    <vt:lpwstr/>
  </property>
  <property fmtid="{D5CDD505-2E9C-101B-9397-08002B2CF9AE}" pid="12" name="Order">
    <vt:r8>145200</vt:r8>
  </property>
  <property fmtid="{D5CDD505-2E9C-101B-9397-08002B2CF9AE}" pid="13" name="xd_Signature">
    <vt:bool>false</vt:bool>
  </property>
  <property fmtid="{D5CDD505-2E9C-101B-9397-08002B2CF9AE}" pid="14" name="xd_ProgID">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y fmtid="{D5CDD505-2E9C-101B-9397-08002B2CF9AE}" pid="19" name="ContentTypeId">
    <vt:lpwstr>0x010100AFFFE0B42B90124CAE5DAAC6FA667F53</vt:lpwstr>
  </property>
</Properties>
</file>