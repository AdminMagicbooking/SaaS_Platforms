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0E8D" w14:textId="06898FB9" w:rsidR="00A26CFA" w:rsidRDefault="009134EB" w:rsidP="00A26CFA">
      <w:pPr>
        <w:pStyle w:val="Spacer"/>
      </w:pPr>
      <w:r>
        <w:t>pyros</w:t>
      </w:r>
      <w:r w:rsidR="0052740D">
        <w:t xml:space="preserve">e </w:t>
      </w:r>
    </w:p>
    <w:sdt>
      <w:sdtPr>
        <w:alias w:val="Title Page Graphics"/>
        <w:tag w:val="Title Page Graphics"/>
        <w:id w:val="-850567289"/>
        <w:lock w:val="sdtContentLocked"/>
        <w:placeholder>
          <w:docPart w:val="FF6C8D38F1844A828A7D6A007C320E6B"/>
        </w:placeholder>
      </w:sdtPr>
      <w:sdtEndPr/>
      <w:sdtContent>
        <w:p w14:paraId="2F1502AD" w14:textId="77777777" w:rsidR="000B45A9" w:rsidRPr="00007F5F" w:rsidRDefault="007D5775" w:rsidP="007D5775">
          <w:r w:rsidRPr="00007F5F">
            <w:rPr>
              <w:noProof/>
              <w:lang w:eastAsia="en-GB"/>
            </w:rPr>
            <mc:AlternateContent>
              <mc:Choice Requires="wpg">
                <w:drawing>
                  <wp:anchor distT="0" distB="0" distL="114300" distR="114300" simplePos="0" relativeHeight="251658242" behindDoc="0" locked="1" layoutInCell="1" allowOverlap="1" wp14:anchorId="47B0AC4B" wp14:editId="1A2E5CBB">
                    <wp:simplePos x="0" y="0"/>
                    <wp:positionH relativeFrom="page">
                      <wp:posOffset>0</wp:posOffset>
                    </wp:positionH>
                    <wp:positionV relativeFrom="page">
                      <wp:posOffset>0</wp:posOffset>
                    </wp:positionV>
                    <wp:extent cx="7570800" cy="10692000"/>
                    <wp:effectExtent l="0" t="0" r="0" b="0"/>
                    <wp:wrapNone/>
                    <wp:docPr id="20" name="Group 20"/>
                    <wp:cNvGraphicFramePr/>
                    <a:graphic xmlns:a="http://schemas.openxmlformats.org/drawingml/2006/main">
                      <a:graphicData uri="http://schemas.microsoft.com/office/word/2010/wordprocessingGroup">
                        <wpg:wgp>
                          <wpg:cNvGrpSpPr/>
                          <wpg:grpSpPr>
                            <a:xfrm>
                              <a:off x="0" y="0"/>
                              <a:ext cx="7570800" cy="10692000"/>
                              <a:chOff x="0" y="0"/>
                              <a:chExt cx="7571534" cy="10693399"/>
                            </a:xfrm>
                          </wpg:grpSpPr>
                          <wps:wsp>
                            <wps:cNvPr id="24" name="Rectangle 24"/>
                            <wps:cNvSpPr/>
                            <wps:spPr>
                              <a:xfrm>
                                <a:off x="2462" y="0"/>
                                <a:ext cx="1116013" cy="150319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Rectangle 26"/>
                            <wps:cNvSpPr/>
                            <wps:spPr>
                              <a:xfrm>
                                <a:off x="2462" y="1503128"/>
                                <a:ext cx="1116013" cy="3416890"/>
                              </a:xfrm>
                              <a:prstGeom prst="rect">
                                <a:avLst/>
                              </a:prstGeom>
                              <a:solidFill>
                                <a:schemeClr val="accent1">
                                  <a:alpha val="30196"/>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Rectangle 28"/>
                            <wps:cNvSpPr/>
                            <wps:spPr>
                              <a:xfrm>
                                <a:off x="2462" y="9883204"/>
                                <a:ext cx="7561263" cy="33272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 name="Rectangle 29"/>
                            <wps:cNvSpPr/>
                            <wps:spPr>
                              <a:xfrm>
                                <a:off x="10271" y="4873174"/>
                                <a:ext cx="7561263" cy="90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 name="Rectangle 30"/>
                            <wps:cNvSpPr/>
                            <wps:spPr>
                              <a:xfrm>
                                <a:off x="4762" y="1443911"/>
                                <a:ext cx="7561263" cy="90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Rectangle 8"/>
                            <wps:cNvSpPr/>
                            <wps:spPr>
                              <a:xfrm>
                                <a:off x="2462" y="4920250"/>
                                <a:ext cx="1116013" cy="577314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0118688" name="Rectangle 9"/>
                            <wps:cNvSpPr/>
                            <wps:spPr>
                              <a:xfrm>
                                <a:off x="5509" y="4873174"/>
                                <a:ext cx="1116013" cy="90000"/>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0118689" name="Rectangle 10"/>
                            <wps:cNvSpPr/>
                            <wps:spPr>
                              <a:xfrm>
                                <a:off x="0" y="1443911"/>
                                <a:ext cx="1116013" cy="90000"/>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0118690" name="Rectangle 11"/>
                            <wps:cNvSpPr/>
                            <wps:spPr>
                              <a:xfrm>
                                <a:off x="2462" y="9883204"/>
                                <a:ext cx="1116000" cy="332722"/>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5D1623C">
                  <v:group id="Group 20" style="position:absolute;margin-left:0;margin-top:0;width:596.15pt;height:841.9pt;z-index:251658242;mso-position-horizontal-relative:page;mso-position-vertical-relative:page;mso-width-relative:margin;mso-height-relative:margin" coordsize="75715,106933" o:spid="_x0000_s1026" w14:anchorId="5595EA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">
                    <v:rect id="Rectangle 24" style="position:absolute;left:24;width:11160;height:15031;visibility:visible;mso-wrap-style:square;v-text-anchor:middle" o:spid="_x0000_s1027"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"/>
                    <v:rect id="Rectangle 26" style="position:absolute;left:24;top:15031;width:11160;height:34169;visibility:visible;mso-wrap-style:square;v-text-anchor:middle" o:spid="_x0000_s1028"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">
                      <v:fill opacity="19789f"/>
                    </v:rect>
                    <v:rect id="Rectangle 28" style="position:absolute;left:24;top:98832;width:75613;height:3327;visibility:visible;mso-wrap-style:square;v-text-anchor:middle" o:spid="_x0000_s1029"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"/>
                    <v:rect id="Rectangle 29" style="position:absolute;left:102;top:48731;width:75613;height:900;visibility:visible;mso-wrap-style:square;v-text-anchor:middle" o:spid="_x0000_s1030"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"/>
                    <v:rect id="Rectangle 30" style="position:absolute;left:47;top:14439;width:75613;height:900;visibility:visible;mso-wrap-style:square;v-text-anchor:middle" o:spid="_x0000_s1031"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"/>
                    <v:rect id="Rectangle 8" style="position:absolute;left:24;top:49202;width:11160;height:57731;visibility:visible;mso-wrap-style:square;v-text-anchor:middle" o:spid="_x0000_s1032"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"/>
                    <v:rect id="Rectangle 9" style="position:absolute;left:55;top:48731;width:11160;height:900;visibility:visible;mso-wrap-style:square;v-text-anchor:middle" o:spid="_x0000_s1033"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"/>
                    <v:rect id="Rectangle 10" style="position:absolute;top:14439;width:11160;height:900;visibility:visible;mso-wrap-style:square;v-text-anchor:middle" o:spid="_x0000_s1034"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"/>
                    <v:rect id="Rectangle 11" style="position:absolute;left:24;top:98832;width:11160;height:3327;visibility:visible;mso-wrap-style:square;v-text-anchor:middle" o:spid="_x0000_s1035"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"/>
                    <w10:wrap anchorx="page" anchory="page"/>
                    <w10:anchorlock/>
                  </v:group>
                </w:pict>
              </mc:Fallback>
            </mc:AlternateContent>
          </w:r>
          <w:r w:rsidR="000B45A9" w:rsidRPr="00007F5F">
            <w:t xml:space="preserve"> </w:t>
          </w:r>
        </w:p>
      </w:sdtContent>
    </w:sdt>
    <w:tbl>
      <w:tblPr>
        <w:tblpPr w:leftFromText="142" w:rightFromText="142" w:bottomFromText="425" w:vertAnchor="page" w:horzAnchor="page" w:tblpX="1986" w:tblpY="766"/>
        <w:tblOverlap w:val="never"/>
        <w:tblW w:w="3402" w:type="dxa"/>
        <w:tblLayout w:type="fixed"/>
        <w:tblCellMar>
          <w:left w:w="0" w:type="dxa"/>
          <w:right w:w="0" w:type="dxa"/>
        </w:tblCellMar>
        <w:tblLook w:val="04A0" w:firstRow="1" w:lastRow="0" w:firstColumn="1" w:lastColumn="0" w:noHBand="0" w:noVBand="1"/>
      </w:tblPr>
      <w:tblGrid>
        <w:gridCol w:w="3402"/>
      </w:tblGrid>
      <w:tr w:rsidR="00266581" w:rsidRPr="00007F5F" w14:paraId="3118576E" w14:textId="77777777" w:rsidTr="000B45A9">
        <w:trPr>
          <w:trHeight w:hRule="exact" w:val="1134"/>
        </w:trPr>
        <w:tc>
          <w:tcPr>
            <w:tcW w:w="3402" w:type="dxa"/>
            <w:vAlign w:val="center"/>
          </w:tcPr>
          <w:p w14:paraId="54147D50" w14:textId="77777777" w:rsidR="00266581" w:rsidRPr="00007F5F" w:rsidRDefault="00266581" w:rsidP="000B45A9">
            <w:pPr>
              <w:pStyle w:val="GraphicLeft"/>
            </w:pPr>
            <w:bookmarkStart w:id="0" w:name="BM_DocPartnerLogo" w:colFirst="0" w:colLast="0"/>
          </w:p>
        </w:tc>
      </w:tr>
      <w:bookmarkEnd w:id="0"/>
    </w:tbl>
    <w:tbl>
      <w:tblPr>
        <w:tblW w:w="9071" w:type="dxa"/>
        <w:tblLayout w:type="fixed"/>
        <w:tblCellMar>
          <w:left w:w="0" w:type="dxa"/>
          <w:right w:w="0" w:type="dxa"/>
        </w:tblCellMar>
        <w:tblLook w:val="04A0" w:firstRow="1" w:lastRow="0" w:firstColumn="1" w:lastColumn="0" w:noHBand="0" w:noVBand="1"/>
      </w:tblPr>
      <w:tblGrid>
        <w:gridCol w:w="4535"/>
        <w:gridCol w:w="4536"/>
      </w:tblGrid>
      <w:tr w:rsidR="008E3127" w:rsidRPr="00007F5F" w14:paraId="3BC325EA" w14:textId="77777777" w:rsidTr="002E4104">
        <w:trPr>
          <w:cantSplit/>
          <w:trHeight w:hRule="exact" w:val="1417"/>
        </w:trPr>
        <w:tc>
          <w:tcPr>
            <w:tcW w:w="9071" w:type="dxa"/>
            <w:gridSpan w:val="2"/>
            <w:tcMar>
              <w:top w:w="0" w:type="dxa"/>
            </w:tcMar>
          </w:tcPr>
          <w:p w14:paraId="0DDEE9FC" w14:textId="77777777" w:rsidR="008E3127" w:rsidRPr="00007F5F" w:rsidRDefault="008E3127" w:rsidP="002E4104">
            <w:pPr>
              <w:pStyle w:val="Spacer"/>
            </w:pPr>
          </w:p>
        </w:tc>
      </w:tr>
      <w:tr w:rsidR="00266581" w:rsidRPr="00007F5F" w14:paraId="307E9527" w14:textId="77777777" w:rsidTr="008E3127">
        <w:trPr>
          <w:cantSplit/>
          <w:trHeight w:hRule="exact" w:val="1247"/>
        </w:trPr>
        <w:tc>
          <w:tcPr>
            <w:tcW w:w="9071" w:type="dxa"/>
            <w:gridSpan w:val="2"/>
            <w:tcMar>
              <w:top w:w="0" w:type="dxa"/>
            </w:tcMar>
          </w:tcPr>
          <w:p w14:paraId="489252C8" w14:textId="426CC50E" w:rsidR="00266581" w:rsidRPr="00007F5F" w:rsidRDefault="00FD5C3C" w:rsidP="008E3127">
            <w:pPr>
              <w:pStyle w:val="DocTitle"/>
            </w:pPr>
            <w:bookmarkStart w:id="1" w:name="BM_DocTitle" w:colFirst="0" w:colLast="0"/>
            <w:r>
              <w:t>Employer's Requirements</w:t>
            </w:r>
            <w:r w:rsidR="00611054">
              <w:t xml:space="preserve"> </w:t>
            </w:r>
            <w:r w:rsidR="00D44FE7">
              <w:t>–</w:t>
            </w:r>
            <w:r w:rsidR="00A044C9">
              <w:t xml:space="preserve"> </w:t>
            </w:r>
            <w:r w:rsidR="00D44FE7">
              <w:t xml:space="preserve">General </w:t>
            </w:r>
            <w:r w:rsidR="00E578F4">
              <w:t>-</w:t>
            </w:r>
            <w:r w:rsidR="00D44FE7">
              <w:t xml:space="preserve"> </w:t>
            </w:r>
            <w:r>
              <w:t>Solar PV</w:t>
            </w:r>
          </w:p>
        </w:tc>
      </w:tr>
      <w:tr w:rsidR="00D37BDC" w:rsidRPr="00007F5F" w14:paraId="6993A64D" w14:textId="77777777" w:rsidTr="009140EB">
        <w:trPr>
          <w:cantSplit/>
          <w:trHeight w:hRule="exact" w:val="1134"/>
        </w:trPr>
        <w:tc>
          <w:tcPr>
            <w:tcW w:w="9071" w:type="dxa"/>
            <w:gridSpan w:val="2"/>
            <w:tcMar>
              <w:top w:w="170" w:type="dxa"/>
            </w:tcMar>
            <w:vAlign w:val="center"/>
          </w:tcPr>
          <w:p w14:paraId="032CD27D" w14:textId="27A35639" w:rsidR="00D37BDC" w:rsidRPr="00007F5F" w:rsidRDefault="00FD5C3C" w:rsidP="00D37BDC">
            <w:pPr>
              <w:pStyle w:val="DocSubTitle"/>
            </w:pPr>
            <w:bookmarkStart w:id="2" w:name="BM_DocSubTitle" w:colFirst="0" w:colLast="0"/>
            <w:bookmarkEnd w:id="1"/>
            <w:r>
              <w:t xml:space="preserve">Draft </w:t>
            </w:r>
          </w:p>
        </w:tc>
      </w:tr>
      <w:bookmarkEnd w:id="2"/>
      <w:tr w:rsidR="000317A0" w:rsidRPr="00007F5F" w14:paraId="5676D039" w14:textId="77777777" w:rsidTr="002E4104">
        <w:trPr>
          <w:cantSplit/>
          <w:trHeight w:hRule="exact" w:val="567"/>
        </w:trPr>
        <w:tc>
          <w:tcPr>
            <w:tcW w:w="9071" w:type="dxa"/>
            <w:gridSpan w:val="2"/>
            <w:tcMar>
              <w:top w:w="0" w:type="dxa"/>
            </w:tcMar>
          </w:tcPr>
          <w:p w14:paraId="605FCE36" w14:textId="77777777" w:rsidR="000317A0" w:rsidRPr="00007F5F" w:rsidRDefault="000317A0" w:rsidP="002E4104">
            <w:pPr>
              <w:pStyle w:val="Spacer"/>
            </w:pPr>
          </w:p>
        </w:tc>
      </w:tr>
      <w:tr w:rsidR="000317A0" w:rsidRPr="00007F5F" w14:paraId="69D1EDF1" w14:textId="77777777" w:rsidTr="000317A0">
        <w:trPr>
          <w:cantSplit/>
          <w:trHeight w:hRule="exact" w:val="1134"/>
        </w:trPr>
        <w:tc>
          <w:tcPr>
            <w:tcW w:w="9071" w:type="dxa"/>
            <w:gridSpan w:val="2"/>
            <w:vAlign w:val="bottom"/>
          </w:tcPr>
          <w:p w14:paraId="271EF60C" w14:textId="6E6938EB" w:rsidR="000317A0" w:rsidRPr="00007F5F" w:rsidRDefault="00AF6F97" w:rsidP="00D37BDC">
            <w:pPr>
              <w:pStyle w:val="GraphicLeft"/>
            </w:pPr>
            <w:bookmarkStart w:id="3" w:name="BM_DocClientLogo" w:colFirst="0" w:colLast="0"/>
            <w:r w:rsidRPr="00AF6F97">
              <w:rPr>
                <w:noProof/>
              </w:rPr>
              <w:drawing>
                <wp:inline distT="0" distB="0" distL="0" distR="0" wp14:anchorId="55B9932B" wp14:editId="05019510">
                  <wp:extent cx="3024087" cy="688340"/>
                  <wp:effectExtent l="0" t="0" r="5080" b="0"/>
                  <wp:docPr id="77803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30012" name=""/>
                          <pic:cNvPicPr/>
                        </pic:nvPicPr>
                        <pic:blipFill>
                          <a:blip r:embed="rId11"/>
                          <a:stretch>
                            <a:fillRect/>
                          </a:stretch>
                        </pic:blipFill>
                        <pic:spPr>
                          <a:xfrm>
                            <a:off x="0" y="0"/>
                            <a:ext cx="3056864" cy="695801"/>
                          </a:xfrm>
                          <a:prstGeom prst="rect">
                            <a:avLst/>
                          </a:prstGeom>
                        </pic:spPr>
                      </pic:pic>
                    </a:graphicData>
                  </a:graphic>
                </wp:inline>
              </w:drawing>
            </w:r>
          </w:p>
        </w:tc>
      </w:tr>
      <w:tr w:rsidR="00D37BDC" w:rsidRPr="00007F5F" w14:paraId="2A2FA664" w14:textId="77777777" w:rsidTr="00962E3E">
        <w:trPr>
          <w:cantSplit/>
          <w:trHeight w:hRule="exact" w:val="624"/>
        </w:trPr>
        <w:tc>
          <w:tcPr>
            <w:tcW w:w="9071" w:type="dxa"/>
            <w:gridSpan w:val="2"/>
            <w:tcMar>
              <w:top w:w="142" w:type="dxa"/>
            </w:tcMar>
            <w:vAlign w:val="bottom"/>
          </w:tcPr>
          <w:p w14:paraId="35A2309C" w14:textId="79C8E280" w:rsidR="00D37BDC" w:rsidRPr="00007F5F" w:rsidRDefault="00B330D0" w:rsidP="00D37BDC">
            <w:pPr>
              <w:pStyle w:val="DocClient"/>
            </w:pPr>
            <w:bookmarkStart w:id="4" w:name="BM_DocClient" w:colFirst="0" w:colLast="0"/>
            <w:bookmarkEnd w:id="3"/>
            <w:r>
              <w:t xml:space="preserve">Triple Power Generation </w:t>
            </w:r>
            <w:r w:rsidR="00125588">
              <w:t>Limited</w:t>
            </w:r>
          </w:p>
        </w:tc>
      </w:tr>
      <w:tr w:rsidR="0016594E" w:rsidRPr="00007F5F" w14:paraId="5EE5AD02" w14:textId="77777777" w:rsidTr="00962E3E">
        <w:trPr>
          <w:cantSplit/>
          <w:trHeight w:hRule="exact" w:val="1417"/>
        </w:trPr>
        <w:tc>
          <w:tcPr>
            <w:tcW w:w="4535" w:type="dxa"/>
            <w:tcMar>
              <w:top w:w="992" w:type="dxa"/>
            </w:tcMar>
            <w:vAlign w:val="bottom"/>
          </w:tcPr>
          <w:p w14:paraId="010F1C61" w14:textId="6A0D651D" w:rsidR="0016594E" w:rsidRPr="00007F5F" w:rsidRDefault="00BB0823" w:rsidP="0016594E">
            <w:pPr>
              <w:pStyle w:val="DocDate"/>
            </w:pPr>
            <w:bookmarkStart w:id="5" w:name="BM_DocDate" w:colFirst="0" w:colLast="0"/>
            <w:bookmarkStart w:id="6" w:name="BM_DocDraft" w:colFirst="1" w:colLast="1"/>
            <w:bookmarkEnd w:id="4"/>
            <w:r>
              <w:t>December</w:t>
            </w:r>
            <w:r w:rsidR="00E45491">
              <w:t xml:space="preserve"> </w:t>
            </w:r>
            <w:r w:rsidR="00FD5C3C">
              <w:t>202</w:t>
            </w:r>
            <w:r w:rsidR="00125588">
              <w:t>5</w:t>
            </w:r>
          </w:p>
        </w:tc>
        <w:tc>
          <w:tcPr>
            <w:tcW w:w="4536" w:type="dxa"/>
            <w:tcMar>
              <w:top w:w="992" w:type="dxa"/>
            </w:tcMar>
            <w:vAlign w:val="bottom"/>
          </w:tcPr>
          <w:p w14:paraId="3BC064BE" w14:textId="3B66F5EE" w:rsidR="0016594E" w:rsidRPr="00007F5F" w:rsidRDefault="00125588" w:rsidP="0016594E">
            <w:pPr>
              <w:pStyle w:val="DocDraft"/>
            </w:pPr>
            <w:r>
              <w:t>P004</w:t>
            </w:r>
            <w:r w:rsidR="00BB0823">
              <w:t>9208</w:t>
            </w:r>
            <w:r>
              <w:t xml:space="preserve"> – rev00</w:t>
            </w:r>
          </w:p>
        </w:tc>
      </w:tr>
    </w:tbl>
    <w:bookmarkEnd w:id="6" w:displacedByCustomXml="next"/>
    <w:bookmarkEnd w:id="5" w:displacedByCustomXml="next"/>
    <w:sdt>
      <w:sdtPr>
        <w:alias w:val="Locked Section Break"/>
        <w:tag w:val="Locked Section Break"/>
        <w:id w:val="2114313743"/>
        <w:lock w:val="sdtContentLocked"/>
        <w:placeholder>
          <w:docPart w:val="EECEABDE0E1242F8A1A0733F7B715BEB"/>
        </w:placeholder>
      </w:sdtPr>
      <w:sdtEndPr/>
      <w:sdtContent>
        <w:p w14:paraId="2C2AFED1" w14:textId="77777777" w:rsidR="00681C5C" w:rsidRPr="00007F5F" w:rsidRDefault="00A20DB6" w:rsidP="00E425F8">
          <w:pPr>
            <w:pStyle w:val="Spacer"/>
            <w:sectPr w:rsidR="00681C5C" w:rsidRPr="00007F5F" w:rsidSect="0045566F">
              <w:headerReference w:type="default" r:id="rId12"/>
              <w:footerReference w:type="default" r:id="rId13"/>
              <w:pgSz w:w="11906" w:h="16838" w:code="9"/>
              <w:pgMar w:top="567" w:right="851" w:bottom="284" w:left="1985" w:header="567" w:footer="567" w:gutter="0"/>
              <w:cols w:space="708"/>
              <w:docGrid w:linePitch="360"/>
            </w:sectPr>
          </w:pPr>
          <w:r w:rsidRPr="00007F5F">
            <w:t xml:space="preserve"> </w:t>
          </w:r>
        </w:p>
      </w:sdtContent>
    </w:sdt>
    <w:tbl>
      <w:tblPr>
        <w:tblW w:w="5000" w:type="pct"/>
        <w:tblLayout w:type="fixed"/>
        <w:tblCellMar>
          <w:left w:w="0" w:type="dxa"/>
          <w:right w:w="0" w:type="dxa"/>
        </w:tblCellMar>
        <w:tblLook w:val="0000" w:firstRow="0" w:lastRow="0" w:firstColumn="0" w:lastColumn="0" w:noHBand="0" w:noVBand="0"/>
      </w:tblPr>
      <w:tblGrid>
        <w:gridCol w:w="9070"/>
      </w:tblGrid>
      <w:tr w:rsidR="004A155A" w:rsidRPr="00007F5F" w14:paraId="603FFDD4" w14:textId="77777777" w:rsidTr="009870DB">
        <w:trPr>
          <w:trHeight w:val="20"/>
        </w:trPr>
        <w:tc>
          <w:tcPr>
            <w:tcW w:w="5000" w:type="pct"/>
          </w:tcPr>
          <w:tbl>
            <w:tblPr>
              <w:tblW w:w="5000" w:type="pct"/>
              <w:tblLayout w:type="fixed"/>
              <w:tblCellMar>
                <w:left w:w="0" w:type="dxa"/>
                <w:right w:w="0" w:type="dxa"/>
              </w:tblCellMar>
              <w:tblLook w:val="0000" w:firstRow="0" w:lastRow="0" w:firstColumn="0" w:lastColumn="0" w:noHBand="0" w:noVBand="0"/>
            </w:tblPr>
            <w:tblGrid>
              <w:gridCol w:w="9070"/>
            </w:tblGrid>
            <w:tr w:rsidR="004A155A" w:rsidRPr="00007F5F" w14:paraId="40CC090E" w14:textId="77777777" w:rsidTr="009870DB">
              <w:tc>
                <w:tcPr>
                  <w:tcW w:w="5000" w:type="pct"/>
                </w:tcPr>
                <w:p w14:paraId="0E4BC9C7" w14:textId="7160176D" w:rsidR="004A155A" w:rsidRPr="00007F5F" w:rsidRDefault="004A155A" w:rsidP="00EA4487">
                  <w:pPr>
                    <w:pStyle w:val="SecHeadNonToc"/>
                  </w:pPr>
                  <w:bookmarkStart w:id="9" w:name="BM_SecBreakToC"/>
                  <w:r w:rsidRPr="00007F5F">
                    <w:lastRenderedPageBreak/>
                    <w:t>Issue and Revision Record</w:t>
                  </w:r>
                </w:p>
                <w:tbl>
                  <w:tblPr>
                    <w:tblStyle w:val="RINATable"/>
                    <w:tblW w:w="5000" w:type="pct"/>
                    <w:tblLayout w:type="fixed"/>
                    <w:tblLook w:val="0420" w:firstRow="1" w:lastRow="0" w:firstColumn="0" w:lastColumn="0" w:noHBand="0" w:noVBand="1"/>
                  </w:tblPr>
                  <w:tblGrid>
                    <w:gridCol w:w="708"/>
                    <w:gridCol w:w="1276"/>
                    <w:gridCol w:w="1700"/>
                    <w:gridCol w:w="1415"/>
                    <w:gridCol w:w="1417"/>
                    <w:gridCol w:w="2544"/>
                  </w:tblGrid>
                  <w:tr w:rsidR="009870DB" w:rsidRPr="009870DB" w14:paraId="511FD22D" w14:textId="77777777" w:rsidTr="009870DB">
                    <w:trPr>
                      <w:cnfStyle w:val="100000000000" w:firstRow="1" w:lastRow="0" w:firstColumn="0" w:lastColumn="0" w:oddVBand="0" w:evenVBand="0" w:oddHBand="0" w:evenHBand="0" w:firstRowFirstColumn="0" w:firstRowLastColumn="0" w:lastRowFirstColumn="0" w:lastRowLastColumn="0"/>
                      <w:tblHeader/>
                    </w:trPr>
                    <w:tc>
                      <w:tcPr>
                        <w:tcW w:w="391" w:type="pct"/>
                        <w:tcBorders>
                          <w:top w:val="single" w:sz="4" w:space="0" w:color="006BA6"/>
                          <w:left w:val="single" w:sz="4" w:space="0" w:color="006BA6"/>
                          <w:bottom w:val="single" w:sz="4" w:space="0" w:color="006BA6"/>
                          <w:right w:val="single" w:sz="4" w:space="0" w:color="FFFFFF"/>
                        </w:tcBorders>
                        <w:shd w:val="clear" w:color="auto" w:fill="006BA6"/>
                      </w:tcPr>
                      <w:p w14:paraId="0C888168" w14:textId="77777777" w:rsidR="004A155A" w:rsidRPr="009870DB" w:rsidRDefault="004A155A" w:rsidP="009870DB">
                        <w:pPr>
                          <w:pStyle w:val="TableHeadingLeft"/>
                        </w:pPr>
                        <w:r w:rsidRPr="009870DB">
                          <w:t>Rev</w:t>
                        </w:r>
                      </w:p>
                    </w:tc>
                    <w:tc>
                      <w:tcPr>
                        <w:tcW w:w="704" w:type="pct"/>
                        <w:tcBorders>
                          <w:top w:val="single" w:sz="4" w:space="0" w:color="006BA6"/>
                          <w:left w:val="single" w:sz="4" w:space="0" w:color="FFFFFF"/>
                          <w:bottom w:val="single" w:sz="4" w:space="0" w:color="006BA6"/>
                          <w:right w:val="single" w:sz="4" w:space="0" w:color="FFFFFF"/>
                        </w:tcBorders>
                        <w:shd w:val="clear" w:color="auto" w:fill="006BA6"/>
                      </w:tcPr>
                      <w:p w14:paraId="6BD92967" w14:textId="77777777" w:rsidR="004A155A" w:rsidRPr="009870DB" w:rsidRDefault="004A155A" w:rsidP="009870DB">
                        <w:pPr>
                          <w:pStyle w:val="TableHeadingLeft"/>
                        </w:pPr>
                        <w:r w:rsidRPr="009870DB">
                          <w:t>Date</w:t>
                        </w:r>
                      </w:p>
                    </w:tc>
                    <w:tc>
                      <w:tcPr>
                        <w:tcW w:w="938" w:type="pct"/>
                        <w:tcBorders>
                          <w:top w:val="single" w:sz="4" w:space="0" w:color="006BA6"/>
                          <w:left w:val="single" w:sz="4" w:space="0" w:color="FFFFFF"/>
                          <w:bottom w:val="single" w:sz="4" w:space="0" w:color="006BA6"/>
                          <w:right w:val="single" w:sz="4" w:space="0" w:color="FFFFFF"/>
                        </w:tcBorders>
                        <w:shd w:val="clear" w:color="auto" w:fill="006BA6"/>
                      </w:tcPr>
                      <w:p w14:paraId="05163E38" w14:textId="77777777" w:rsidR="004A155A" w:rsidRPr="009870DB" w:rsidRDefault="004A155A" w:rsidP="009870DB">
                        <w:pPr>
                          <w:pStyle w:val="TableHeadingLeft"/>
                        </w:pPr>
                        <w:r w:rsidRPr="009870DB">
                          <w:t>Originator</w:t>
                        </w:r>
                      </w:p>
                    </w:tc>
                    <w:tc>
                      <w:tcPr>
                        <w:tcW w:w="781" w:type="pct"/>
                        <w:tcBorders>
                          <w:top w:val="single" w:sz="4" w:space="0" w:color="006BA6"/>
                          <w:left w:val="single" w:sz="4" w:space="0" w:color="FFFFFF"/>
                          <w:bottom w:val="single" w:sz="4" w:space="0" w:color="006BA6"/>
                          <w:right w:val="single" w:sz="4" w:space="0" w:color="FFFFFF"/>
                        </w:tcBorders>
                        <w:shd w:val="clear" w:color="auto" w:fill="006BA6"/>
                      </w:tcPr>
                      <w:p w14:paraId="415DB01A" w14:textId="77777777" w:rsidR="004A155A" w:rsidRPr="009870DB" w:rsidRDefault="004A155A" w:rsidP="009870DB">
                        <w:pPr>
                          <w:pStyle w:val="TableHeadingLeft"/>
                        </w:pPr>
                        <w:r w:rsidRPr="009870DB">
                          <w:t>Checker</w:t>
                        </w:r>
                      </w:p>
                    </w:tc>
                    <w:tc>
                      <w:tcPr>
                        <w:tcW w:w="782" w:type="pct"/>
                        <w:tcBorders>
                          <w:top w:val="single" w:sz="4" w:space="0" w:color="006BA6"/>
                          <w:left w:val="single" w:sz="4" w:space="0" w:color="FFFFFF"/>
                          <w:bottom w:val="single" w:sz="4" w:space="0" w:color="006BA6"/>
                          <w:right w:val="single" w:sz="4" w:space="0" w:color="FFFFFF"/>
                        </w:tcBorders>
                        <w:shd w:val="clear" w:color="auto" w:fill="006BA6"/>
                      </w:tcPr>
                      <w:p w14:paraId="4239B368" w14:textId="77777777" w:rsidR="004A155A" w:rsidRPr="009870DB" w:rsidRDefault="004A155A" w:rsidP="009870DB">
                        <w:pPr>
                          <w:pStyle w:val="TableHeadingLeft"/>
                        </w:pPr>
                        <w:r w:rsidRPr="009870DB">
                          <w:t>Approver</w:t>
                        </w:r>
                      </w:p>
                    </w:tc>
                    <w:tc>
                      <w:tcPr>
                        <w:tcW w:w="1404" w:type="pct"/>
                        <w:tcBorders>
                          <w:top w:val="single" w:sz="4" w:space="0" w:color="006BA6"/>
                          <w:left w:val="single" w:sz="4" w:space="0" w:color="FFFFFF"/>
                          <w:bottom w:val="single" w:sz="4" w:space="0" w:color="006BA6"/>
                          <w:right w:val="single" w:sz="4" w:space="0" w:color="006BA6"/>
                        </w:tcBorders>
                        <w:shd w:val="clear" w:color="auto" w:fill="006BA6"/>
                      </w:tcPr>
                      <w:p w14:paraId="3AA46E14" w14:textId="77777777" w:rsidR="004A155A" w:rsidRPr="009870DB" w:rsidRDefault="004A155A" w:rsidP="009870DB">
                        <w:pPr>
                          <w:pStyle w:val="TableHeadingLeft"/>
                        </w:pPr>
                        <w:r w:rsidRPr="009870DB">
                          <w:t>Narrative</w:t>
                        </w:r>
                      </w:p>
                    </w:tc>
                  </w:tr>
                  <w:tr w:rsidR="009870DB" w:rsidRPr="009870DB" w14:paraId="38783178" w14:textId="77777777" w:rsidTr="009870DB">
                    <w:tc>
                      <w:tcPr>
                        <w:tcW w:w="391" w:type="pct"/>
                        <w:tcBorders>
                          <w:top w:val="single" w:sz="4" w:space="0" w:color="006BA6"/>
                        </w:tcBorders>
                      </w:tcPr>
                      <w:p w14:paraId="4CCEEB2D" w14:textId="68587460" w:rsidR="00237FE0" w:rsidRPr="009870DB" w:rsidRDefault="00125588" w:rsidP="009870DB">
                        <w:pPr>
                          <w:pStyle w:val="TableTextLeft"/>
                          <w:rPr>
                            <w:highlight w:val="yellow"/>
                          </w:rPr>
                        </w:pPr>
                        <w:r>
                          <w:t>0</w:t>
                        </w:r>
                        <w:r w:rsidR="00237FE0" w:rsidRPr="009870DB">
                          <w:t>0</w:t>
                        </w:r>
                      </w:p>
                    </w:tc>
                    <w:tc>
                      <w:tcPr>
                        <w:tcW w:w="704" w:type="pct"/>
                        <w:tcBorders>
                          <w:top w:val="single" w:sz="4" w:space="0" w:color="006BA6"/>
                        </w:tcBorders>
                      </w:tcPr>
                      <w:p w14:paraId="39210D97" w14:textId="497ACAA5" w:rsidR="00237FE0" w:rsidRPr="00D76E12" w:rsidRDefault="00BB0823" w:rsidP="009870DB">
                        <w:pPr>
                          <w:pStyle w:val="TableTextLeft"/>
                        </w:pPr>
                        <w:r>
                          <w:t>12</w:t>
                        </w:r>
                        <w:r w:rsidR="00383BED" w:rsidRPr="00D76E12">
                          <w:t>/</w:t>
                        </w:r>
                        <w:r>
                          <w:t>12</w:t>
                        </w:r>
                        <w:r w:rsidR="00383BED" w:rsidRPr="00D76E12">
                          <w:t>/2025</w:t>
                        </w:r>
                      </w:p>
                    </w:tc>
                    <w:tc>
                      <w:tcPr>
                        <w:tcW w:w="938" w:type="pct"/>
                        <w:tcBorders>
                          <w:top w:val="single" w:sz="4" w:space="0" w:color="006BA6"/>
                        </w:tcBorders>
                      </w:tcPr>
                      <w:p w14:paraId="44133771" w14:textId="6A9FCB75" w:rsidR="00237FE0" w:rsidRPr="00383BED" w:rsidRDefault="00125588" w:rsidP="009870DB">
                        <w:pPr>
                          <w:pStyle w:val="TableTextLeft"/>
                        </w:pPr>
                        <w:r w:rsidRPr="00383BED">
                          <w:t>FG011</w:t>
                        </w:r>
                        <w:r w:rsidR="00BB0823">
                          <w:t>, MRA06</w:t>
                        </w:r>
                      </w:p>
                    </w:tc>
                    <w:tc>
                      <w:tcPr>
                        <w:tcW w:w="781" w:type="pct"/>
                        <w:tcBorders>
                          <w:top w:val="single" w:sz="4" w:space="0" w:color="006BA6"/>
                        </w:tcBorders>
                      </w:tcPr>
                      <w:p w14:paraId="3042BEDF" w14:textId="1662FF25" w:rsidR="00237FE0" w:rsidRPr="009870DB" w:rsidRDefault="00FB7571" w:rsidP="009870DB">
                        <w:pPr>
                          <w:pStyle w:val="TableTextLeft"/>
                        </w:pPr>
                        <w:r>
                          <w:t>PANAN</w:t>
                        </w:r>
                      </w:p>
                    </w:tc>
                    <w:tc>
                      <w:tcPr>
                        <w:tcW w:w="782" w:type="pct"/>
                        <w:tcBorders>
                          <w:top w:val="single" w:sz="4" w:space="0" w:color="006BA6"/>
                        </w:tcBorders>
                      </w:tcPr>
                      <w:p w14:paraId="0BA13C2B" w14:textId="64FA21B6" w:rsidR="00237FE0" w:rsidRPr="009870DB" w:rsidRDefault="00F826DE" w:rsidP="009870DB">
                        <w:pPr>
                          <w:pStyle w:val="TableTextLeft"/>
                        </w:pPr>
                        <w:r>
                          <w:t>FD020</w:t>
                        </w:r>
                      </w:p>
                    </w:tc>
                    <w:tc>
                      <w:tcPr>
                        <w:tcW w:w="1404" w:type="pct"/>
                        <w:tcBorders>
                          <w:top w:val="single" w:sz="4" w:space="0" w:color="006BA6"/>
                        </w:tcBorders>
                      </w:tcPr>
                      <w:p w14:paraId="438DF837" w14:textId="22423E02" w:rsidR="00237FE0" w:rsidRPr="009870DB" w:rsidRDefault="00A044C9" w:rsidP="009870DB">
                        <w:pPr>
                          <w:pStyle w:val="TableTextLeft"/>
                        </w:pPr>
                        <w:r>
                          <w:t xml:space="preserve">Draft for </w:t>
                        </w:r>
                        <w:r w:rsidR="00BB0823">
                          <w:t>Client</w:t>
                        </w:r>
                        <w:r w:rsidR="00FA4F0D">
                          <w:t>’s</w:t>
                        </w:r>
                        <w:r w:rsidR="00BB0823">
                          <w:t xml:space="preserve"> input</w:t>
                        </w:r>
                      </w:p>
                    </w:tc>
                  </w:tr>
                  <w:tr w:rsidR="009870DB" w:rsidRPr="009870DB" w14:paraId="72CC0ED0" w14:textId="77777777" w:rsidTr="009870DB">
                    <w:trPr>
                      <w:cnfStyle w:val="000000010000" w:firstRow="0" w:lastRow="0" w:firstColumn="0" w:lastColumn="0" w:oddVBand="0" w:evenVBand="0" w:oddHBand="0" w:evenHBand="1" w:firstRowFirstColumn="0" w:firstRowLastColumn="0" w:lastRowFirstColumn="0" w:lastRowLastColumn="0"/>
                    </w:trPr>
                    <w:tc>
                      <w:tcPr>
                        <w:tcW w:w="391" w:type="pct"/>
                      </w:tcPr>
                      <w:p w14:paraId="6C049E09" w14:textId="3F257CF8" w:rsidR="00237FE0" w:rsidRPr="009870DB" w:rsidRDefault="00237FE0" w:rsidP="009870DB">
                        <w:pPr>
                          <w:pStyle w:val="TableTextLeft"/>
                        </w:pPr>
                      </w:p>
                    </w:tc>
                    <w:tc>
                      <w:tcPr>
                        <w:tcW w:w="704" w:type="pct"/>
                      </w:tcPr>
                      <w:p w14:paraId="082FB01E" w14:textId="1A60312D" w:rsidR="00237FE0" w:rsidRPr="009870DB" w:rsidRDefault="00237FE0" w:rsidP="009870DB">
                        <w:pPr>
                          <w:pStyle w:val="TableTextLeft"/>
                        </w:pPr>
                      </w:p>
                    </w:tc>
                    <w:tc>
                      <w:tcPr>
                        <w:tcW w:w="938" w:type="pct"/>
                      </w:tcPr>
                      <w:p w14:paraId="2884114B" w14:textId="4D6798DD" w:rsidR="00237FE0" w:rsidRPr="009870DB" w:rsidRDefault="00237FE0" w:rsidP="009870DB">
                        <w:pPr>
                          <w:pStyle w:val="TableTextLeft"/>
                        </w:pPr>
                      </w:p>
                    </w:tc>
                    <w:tc>
                      <w:tcPr>
                        <w:tcW w:w="781" w:type="pct"/>
                      </w:tcPr>
                      <w:p w14:paraId="6D982C08" w14:textId="77777777" w:rsidR="00237FE0" w:rsidRPr="009870DB" w:rsidRDefault="00237FE0" w:rsidP="009870DB">
                        <w:pPr>
                          <w:pStyle w:val="TableTextLeft"/>
                        </w:pPr>
                      </w:p>
                    </w:tc>
                    <w:tc>
                      <w:tcPr>
                        <w:tcW w:w="782" w:type="pct"/>
                      </w:tcPr>
                      <w:p w14:paraId="01DE1B2F" w14:textId="77777777" w:rsidR="00237FE0" w:rsidRPr="009870DB" w:rsidRDefault="00237FE0" w:rsidP="009870DB">
                        <w:pPr>
                          <w:pStyle w:val="TableTextLeft"/>
                        </w:pPr>
                      </w:p>
                    </w:tc>
                    <w:tc>
                      <w:tcPr>
                        <w:tcW w:w="1404" w:type="pct"/>
                      </w:tcPr>
                      <w:p w14:paraId="40C57952" w14:textId="432DC190" w:rsidR="00237FE0" w:rsidRPr="009870DB" w:rsidRDefault="00237FE0" w:rsidP="009870DB">
                        <w:pPr>
                          <w:pStyle w:val="TableTextLeft"/>
                        </w:pPr>
                      </w:p>
                    </w:tc>
                  </w:tr>
                </w:tbl>
                <w:p w14:paraId="1961321C" w14:textId="77777777" w:rsidR="004A155A" w:rsidRPr="00007F5F" w:rsidRDefault="004A155A" w:rsidP="00EA4487"/>
              </w:tc>
            </w:tr>
          </w:tbl>
          <w:p w14:paraId="6E84305B" w14:textId="77777777" w:rsidR="004A155A" w:rsidRPr="00007F5F" w:rsidRDefault="004A155A" w:rsidP="00EA4487">
            <w:pPr>
              <w:pStyle w:val="Spacer"/>
            </w:pPr>
          </w:p>
        </w:tc>
      </w:tr>
      <w:tr w:rsidR="004A155A" w:rsidRPr="00007F5F" w14:paraId="0134FF0E" w14:textId="77777777" w:rsidTr="009870DB">
        <w:trPr>
          <w:trHeight w:val="20"/>
        </w:trPr>
        <w:tc>
          <w:tcPr>
            <w:tcW w:w="5000" w:type="pct"/>
          </w:tcPr>
          <w:p w14:paraId="4EC1F085" w14:textId="77777777" w:rsidR="004A155A" w:rsidRPr="00007F5F" w:rsidRDefault="004A155A" w:rsidP="00EA4487">
            <w:pPr>
              <w:pStyle w:val="Spacer"/>
            </w:pPr>
          </w:p>
        </w:tc>
      </w:tr>
    </w:tbl>
    <w:p w14:paraId="523020E1" w14:textId="77777777" w:rsidR="004F5AFB" w:rsidRPr="00007F5F" w:rsidRDefault="004F5AFB" w:rsidP="004F5AFB">
      <w:pPr>
        <w:pStyle w:val="SecHeadNonToc"/>
        <w:pageBreakBefore w:val="0"/>
      </w:pPr>
      <w:r w:rsidRPr="00007F5F">
        <w:t>Disclaimer</w:t>
      </w:r>
    </w:p>
    <w:p w14:paraId="1B6A27FD" w14:textId="5DD20AC2" w:rsidR="004F5AFB" w:rsidRPr="0053147A" w:rsidRDefault="004F5AFB" w:rsidP="004F5AFB">
      <w:r>
        <w:t xml:space="preserve">This document has been prepared for the titled project or named part thereof and should not be relied upon or used for any </w:t>
      </w:r>
      <w:r w:rsidRPr="0053147A">
        <w:t xml:space="preserve">other project without an independent check being carried out as to its suitability and prior written authority of </w:t>
      </w:r>
      <w:r w:rsidRPr="00573E17">
        <w:t xml:space="preserve">RINA </w:t>
      </w:r>
      <w:r w:rsidRPr="0053147A">
        <w:t xml:space="preserve">being obtained. </w:t>
      </w:r>
      <w:r w:rsidRPr="00573E17">
        <w:t xml:space="preserve">RINA </w:t>
      </w:r>
      <w:r w:rsidRPr="0053147A">
        <w:t xml:space="preserve">accepts no responsibility or liability for the consequence of this document being used for a purpose other than those for which it was commissioned. Any person using or relying on the document for such other purpose will by such use or reliance be taken to confirm his agreement to indemnify </w:t>
      </w:r>
      <w:r w:rsidRPr="00573E17">
        <w:t xml:space="preserve">RINA </w:t>
      </w:r>
      <w:r w:rsidRPr="0053147A">
        <w:t xml:space="preserve">for all loss or damage resulting therefrom. </w:t>
      </w:r>
      <w:r w:rsidRPr="00573E17">
        <w:t xml:space="preserve">RINA </w:t>
      </w:r>
      <w:r w:rsidRPr="0053147A">
        <w:t>accepts no responsibility or liability for this document to any party other than the person by whom it was commissioned.</w:t>
      </w:r>
    </w:p>
    <w:p w14:paraId="528CDCFE" w14:textId="645F82D2" w:rsidR="004F5AFB" w:rsidRDefault="004F5AFB" w:rsidP="004F5AFB">
      <w:r w:rsidRPr="0053147A">
        <w:t xml:space="preserve">As provided for in </w:t>
      </w:r>
      <w:r w:rsidRPr="00573E17">
        <w:t>RINA</w:t>
      </w:r>
      <w:r w:rsidRPr="0053147A">
        <w:t xml:space="preserve">’s proposal, to the extent that this report is based on information supplied by other parties, </w:t>
      </w:r>
      <w:r w:rsidRPr="00573E17">
        <w:t xml:space="preserve">RINA </w:t>
      </w:r>
      <w:r w:rsidRPr="0053147A">
        <w:t xml:space="preserve">accepts no liability for any loss or damage suffered by the client, whether contractual or tortious, stemming from any conclusions based on data supplied by parties other than </w:t>
      </w:r>
      <w:r w:rsidRPr="00573E17">
        <w:t xml:space="preserve">RINA </w:t>
      </w:r>
      <w:r w:rsidRPr="0053147A">
        <w:t xml:space="preserve">and used by </w:t>
      </w:r>
      <w:r w:rsidRPr="00573E17">
        <w:t xml:space="preserve">RINA </w:t>
      </w:r>
      <w:r w:rsidRPr="0053147A">
        <w:t>in preparing this report.</w:t>
      </w:r>
    </w:p>
    <w:p w14:paraId="3DFE6391" w14:textId="25F32289" w:rsidR="00C83063" w:rsidRDefault="00714A23">
      <w:pPr>
        <w:spacing w:before="0" w:after="200" w:line="276" w:lineRule="auto"/>
        <w:jc w:val="left"/>
      </w:pPr>
      <w:r>
        <w:br w:type="page"/>
      </w:r>
    </w:p>
    <w:p w14:paraId="05FC9762" w14:textId="77777777" w:rsidR="00714A23" w:rsidRDefault="00714A23" w:rsidP="00714A23">
      <w:pPr>
        <w:spacing w:before="0" w:after="200" w:line="276" w:lineRule="auto"/>
        <w:jc w:val="left"/>
      </w:pPr>
    </w:p>
    <w:sdt>
      <w:sdtPr>
        <w:rPr>
          <w:rFonts w:asciiTheme="minorHAnsi" w:eastAsiaTheme="minorEastAsia" w:hAnsiTheme="minorHAnsi" w:cstheme="minorBidi"/>
          <w:color w:val="53565A" w:themeColor="text2"/>
          <w:sz w:val="21"/>
          <w:szCs w:val="21"/>
        </w:rPr>
        <w:id w:val="936637720"/>
        <w:docPartObj>
          <w:docPartGallery w:val="Table of Contents"/>
          <w:docPartUnique/>
        </w:docPartObj>
      </w:sdtPr>
      <w:sdtEndPr>
        <w:rPr>
          <w:b/>
          <w:bCs/>
          <w:noProof/>
        </w:rPr>
      </w:sdtEndPr>
      <w:sdtContent>
        <w:sdt>
          <w:sdtPr>
            <w:rPr>
              <w:rFonts w:asciiTheme="minorHAnsi" w:eastAsiaTheme="minorEastAsia" w:hAnsiTheme="minorHAnsi" w:cstheme="minorBidi"/>
              <w:noProof/>
              <w:color w:val="53565A" w:themeColor="text2"/>
              <w:sz w:val="21"/>
              <w:szCs w:val="21"/>
              <w:lang w:eastAsia="en-GB"/>
            </w:rPr>
            <w:id w:val="834961718"/>
            <w:docPartObj>
              <w:docPartGallery w:val="Table of Contents"/>
              <w:docPartUnique/>
            </w:docPartObj>
          </w:sdtPr>
          <w:sdtEndPr>
            <w:rPr>
              <w:rFonts w:asciiTheme="majorHAnsi" w:hAnsiTheme="majorHAnsi"/>
              <w:b/>
              <w:bCs/>
            </w:rPr>
          </w:sdtEndPr>
          <w:sdtContent>
            <w:p w14:paraId="57D0C279" w14:textId="16135E55" w:rsidR="00FF2B09" w:rsidRDefault="00FF2B09">
              <w:pPr>
                <w:pStyle w:val="TOCHeading"/>
              </w:pPr>
              <w:r w:rsidRPr="00215BB2">
                <w:rPr>
                  <w:sz w:val="36"/>
                </w:rPr>
                <w:t>Contents</w:t>
              </w:r>
            </w:p>
            <w:p w14:paraId="3EE46BEE" w14:textId="2DC9BDE5" w:rsidR="00FF2B09" w:rsidRDefault="00485AE5">
              <w:pPr>
                <w:pStyle w:val="TOC1"/>
                <w:rPr>
                  <w:b/>
                  <w:bCs/>
                </w:rPr>
              </w:pPr>
            </w:p>
          </w:sdtContent>
        </w:sdt>
        <w:p w14:paraId="3E99C982" w14:textId="00B0A49D" w:rsidR="007F15EA" w:rsidRDefault="00FF2B09">
          <w:pPr>
            <w:pStyle w:val="TOC1"/>
            <w:rPr>
              <w:rFonts w:asciiTheme="minorHAnsi" w:hAnsiTheme="minorHAnsi"/>
              <w:color w:val="auto"/>
              <w:kern w:val="2"/>
              <w:sz w:val="24"/>
              <w:szCs w:val="24"/>
              <w14:ligatures w14:val="standardContextual"/>
            </w:rPr>
          </w:pPr>
          <w:r>
            <w:rPr>
              <w:b/>
              <w:bCs/>
            </w:rPr>
            <w:fldChar w:fldCharType="begin"/>
          </w:r>
          <w:r w:rsidR="006040B1">
            <w:rPr>
              <w:b/>
              <w:bCs/>
            </w:rPr>
            <w:instrText xml:space="preserve"> TOC \o "1-3" \h \z \u </w:instrText>
          </w:r>
          <w:r>
            <w:rPr>
              <w:b/>
              <w:bCs/>
            </w:rPr>
            <w:fldChar w:fldCharType="separate"/>
          </w:r>
          <w:hyperlink w:anchor="_Toc223962073" w:history="1">
            <w:r w:rsidR="007F15EA" w:rsidRPr="00AF285A">
              <w:rPr>
                <w:rStyle w:val="Hyperlink"/>
                <w:rFonts w:ascii="Arial" w:hAnsi="Arial"/>
              </w:rPr>
              <w:t>1</w:t>
            </w:r>
            <w:r w:rsidR="007F15EA">
              <w:rPr>
                <w:rFonts w:asciiTheme="minorHAnsi" w:hAnsiTheme="minorHAnsi"/>
                <w:color w:val="auto"/>
                <w:kern w:val="2"/>
                <w:sz w:val="24"/>
                <w:szCs w:val="24"/>
                <w14:ligatures w14:val="standardContextual"/>
              </w:rPr>
              <w:tab/>
            </w:r>
            <w:r w:rsidR="007F15EA" w:rsidRPr="00AF285A">
              <w:rPr>
                <w:rStyle w:val="Hyperlink"/>
                <w:caps/>
              </w:rPr>
              <w:t>I</w:t>
            </w:r>
            <w:r w:rsidR="007F15EA" w:rsidRPr="00AF285A">
              <w:rPr>
                <w:rStyle w:val="Hyperlink"/>
              </w:rPr>
              <w:t>ntroduction</w:t>
            </w:r>
            <w:r w:rsidR="007F15EA">
              <w:rPr>
                <w:webHidden/>
              </w:rPr>
              <w:tab/>
            </w:r>
            <w:r w:rsidR="007F15EA">
              <w:rPr>
                <w:webHidden/>
              </w:rPr>
              <w:fldChar w:fldCharType="begin"/>
            </w:r>
            <w:r w:rsidR="007F15EA">
              <w:rPr>
                <w:webHidden/>
              </w:rPr>
              <w:instrText xml:space="preserve"> PAGEREF _Toc223962073 \h </w:instrText>
            </w:r>
            <w:r w:rsidR="007F15EA">
              <w:rPr>
                <w:webHidden/>
              </w:rPr>
            </w:r>
            <w:r w:rsidR="007F15EA">
              <w:rPr>
                <w:webHidden/>
              </w:rPr>
              <w:fldChar w:fldCharType="separate"/>
            </w:r>
            <w:r w:rsidR="007F15EA">
              <w:rPr>
                <w:webHidden/>
              </w:rPr>
              <w:t>8</w:t>
            </w:r>
            <w:r w:rsidR="007F15EA">
              <w:rPr>
                <w:webHidden/>
              </w:rPr>
              <w:fldChar w:fldCharType="end"/>
            </w:r>
          </w:hyperlink>
        </w:p>
        <w:p w14:paraId="2CD449E2" w14:textId="29B291DB" w:rsidR="007F15EA" w:rsidRDefault="007F15EA">
          <w:pPr>
            <w:pStyle w:val="TOC2"/>
            <w:rPr>
              <w:color w:val="auto"/>
              <w:kern w:val="2"/>
              <w:sz w:val="24"/>
              <w:szCs w:val="24"/>
              <w14:ligatures w14:val="standardContextual"/>
            </w:rPr>
          </w:pPr>
          <w:hyperlink w:anchor="_Toc223962074" w:history="1">
            <w:r w:rsidRPr="00AF285A">
              <w:rPr>
                <w:rStyle w:val="Hyperlink"/>
                <w:rFonts w:ascii="Arial" w:hAnsi="Arial"/>
              </w:rPr>
              <w:t>1.1</w:t>
            </w:r>
            <w:r>
              <w:rPr>
                <w:color w:val="auto"/>
                <w:kern w:val="2"/>
                <w:sz w:val="24"/>
                <w:szCs w:val="24"/>
                <w14:ligatures w14:val="standardContextual"/>
              </w:rPr>
              <w:tab/>
            </w:r>
            <w:r w:rsidRPr="00AF285A">
              <w:rPr>
                <w:rStyle w:val="Hyperlink"/>
              </w:rPr>
              <w:t>General</w:t>
            </w:r>
            <w:r>
              <w:rPr>
                <w:webHidden/>
              </w:rPr>
              <w:tab/>
            </w:r>
            <w:r>
              <w:rPr>
                <w:webHidden/>
              </w:rPr>
              <w:fldChar w:fldCharType="begin"/>
            </w:r>
            <w:r>
              <w:rPr>
                <w:webHidden/>
              </w:rPr>
              <w:instrText xml:space="preserve"> PAGEREF _Toc223962074 \h </w:instrText>
            </w:r>
            <w:r>
              <w:rPr>
                <w:webHidden/>
              </w:rPr>
            </w:r>
            <w:r>
              <w:rPr>
                <w:webHidden/>
              </w:rPr>
              <w:fldChar w:fldCharType="separate"/>
            </w:r>
            <w:r>
              <w:rPr>
                <w:webHidden/>
              </w:rPr>
              <w:t>8</w:t>
            </w:r>
            <w:r>
              <w:rPr>
                <w:webHidden/>
              </w:rPr>
              <w:fldChar w:fldCharType="end"/>
            </w:r>
          </w:hyperlink>
        </w:p>
        <w:p w14:paraId="67232BC8" w14:textId="02718D03" w:rsidR="007F15EA" w:rsidRDefault="007F15EA">
          <w:pPr>
            <w:pStyle w:val="TOC2"/>
            <w:rPr>
              <w:color w:val="auto"/>
              <w:kern w:val="2"/>
              <w:sz w:val="24"/>
              <w:szCs w:val="24"/>
              <w14:ligatures w14:val="standardContextual"/>
            </w:rPr>
          </w:pPr>
          <w:hyperlink w:anchor="_Toc223962075" w:history="1">
            <w:r w:rsidRPr="00AF285A">
              <w:rPr>
                <w:rStyle w:val="Hyperlink"/>
                <w:rFonts w:ascii="Arial" w:hAnsi="Arial"/>
              </w:rPr>
              <w:t>1.2</w:t>
            </w:r>
            <w:r>
              <w:rPr>
                <w:color w:val="auto"/>
                <w:kern w:val="2"/>
                <w:sz w:val="24"/>
                <w:szCs w:val="24"/>
                <w14:ligatures w14:val="standardContextual"/>
              </w:rPr>
              <w:tab/>
            </w:r>
            <w:r w:rsidRPr="00AF285A">
              <w:rPr>
                <w:rStyle w:val="Hyperlink"/>
              </w:rPr>
              <w:t>Definitions</w:t>
            </w:r>
            <w:r>
              <w:rPr>
                <w:webHidden/>
              </w:rPr>
              <w:tab/>
            </w:r>
            <w:r>
              <w:rPr>
                <w:webHidden/>
              </w:rPr>
              <w:fldChar w:fldCharType="begin"/>
            </w:r>
            <w:r>
              <w:rPr>
                <w:webHidden/>
              </w:rPr>
              <w:instrText xml:space="preserve"> PAGEREF _Toc223962075 \h </w:instrText>
            </w:r>
            <w:r>
              <w:rPr>
                <w:webHidden/>
              </w:rPr>
            </w:r>
            <w:r>
              <w:rPr>
                <w:webHidden/>
              </w:rPr>
              <w:fldChar w:fldCharType="separate"/>
            </w:r>
            <w:r>
              <w:rPr>
                <w:webHidden/>
              </w:rPr>
              <w:t>8</w:t>
            </w:r>
            <w:r>
              <w:rPr>
                <w:webHidden/>
              </w:rPr>
              <w:fldChar w:fldCharType="end"/>
            </w:r>
          </w:hyperlink>
        </w:p>
        <w:p w14:paraId="4B5378D6" w14:textId="55F92D69" w:rsidR="007F15EA" w:rsidRDefault="007F15EA">
          <w:pPr>
            <w:pStyle w:val="TOC3"/>
            <w:rPr>
              <w:color w:val="auto"/>
              <w:kern w:val="2"/>
              <w:sz w:val="24"/>
              <w:szCs w:val="24"/>
              <w14:ligatures w14:val="standardContextual"/>
            </w:rPr>
          </w:pPr>
          <w:hyperlink w:anchor="_Toc223962076" w:history="1">
            <w:r w:rsidRPr="00AF285A">
              <w:rPr>
                <w:rStyle w:val="Hyperlink"/>
                <w:rFonts w:ascii="Arial" w:hAnsi="Arial"/>
              </w:rPr>
              <w:t>1.2.1</w:t>
            </w:r>
            <w:r>
              <w:rPr>
                <w:color w:val="auto"/>
                <w:kern w:val="2"/>
                <w:sz w:val="24"/>
                <w:szCs w:val="24"/>
                <w14:ligatures w14:val="standardContextual"/>
              </w:rPr>
              <w:tab/>
            </w:r>
            <w:r w:rsidRPr="00AF285A">
              <w:rPr>
                <w:rStyle w:val="Hyperlink"/>
              </w:rPr>
              <w:t>Abbreviations</w:t>
            </w:r>
            <w:r>
              <w:rPr>
                <w:webHidden/>
              </w:rPr>
              <w:tab/>
            </w:r>
            <w:r>
              <w:rPr>
                <w:webHidden/>
              </w:rPr>
              <w:fldChar w:fldCharType="begin"/>
            </w:r>
            <w:r>
              <w:rPr>
                <w:webHidden/>
              </w:rPr>
              <w:instrText xml:space="preserve"> PAGEREF _Toc223962076 \h </w:instrText>
            </w:r>
            <w:r>
              <w:rPr>
                <w:webHidden/>
              </w:rPr>
            </w:r>
            <w:r>
              <w:rPr>
                <w:webHidden/>
              </w:rPr>
              <w:fldChar w:fldCharType="separate"/>
            </w:r>
            <w:r>
              <w:rPr>
                <w:webHidden/>
              </w:rPr>
              <w:t>11</w:t>
            </w:r>
            <w:r>
              <w:rPr>
                <w:webHidden/>
              </w:rPr>
              <w:fldChar w:fldCharType="end"/>
            </w:r>
          </w:hyperlink>
        </w:p>
        <w:p w14:paraId="5C4F9A22" w14:textId="3C6D8CC5" w:rsidR="007F15EA" w:rsidRDefault="007F15EA">
          <w:pPr>
            <w:pStyle w:val="TOC2"/>
            <w:rPr>
              <w:color w:val="auto"/>
              <w:kern w:val="2"/>
              <w:sz w:val="24"/>
              <w:szCs w:val="24"/>
              <w14:ligatures w14:val="standardContextual"/>
            </w:rPr>
          </w:pPr>
          <w:hyperlink w:anchor="_Toc223962077" w:history="1">
            <w:r w:rsidRPr="00AF285A">
              <w:rPr>
                <w:rStyle w:val="Hyperlink"/>
                <w:rFonts w:ascii="Arial" w:hAnsi="Arial"/>
              </w:rPr>
              <w:t>1.3</w:t>
            </w:r>
            <w:r>
              <w:rPr>
                <w:color w:val="auto"/>
                <w:kern w:val="2"/>
                <w:sz w:val="24"/>
                <w:szCs w:val="24"/>
                <w14:ligatures w14:val="standardContextual"/>
              </w:rPr>
              <w:tab/>
            </w:r>
            <w:r w:rsidRPr="00AF285A">
              <w:rPr>
                <w:rStyle w:val="Hyperlink"/>
              </w:rPr>
              <w:t>Law, Permits and Standards</w:t>
            </w:r>
            <w:r>
              <w:rPr>
                <w:webHidden/>
              </w:rPr>
              <w:tab/>
            </w:r>
            <w:r>
              <w:rPr>
                <w:webHidden/>
              </w:rPr>
              <w:fldChar w:fldCharType="begin"/>
            </w:r>
            <w:r>
              <w:rPr>
                <w:webHidden/>
              </w:rPr>
              <w:instrText xml:space="preserve"> PAGEREF _Toc223962077 \h </w:instrText>
            </w:r>
            <w:r>
              <w:rPr>
                <w:webHidden/>
              </w:rPr>
            </w:r>
            <w:r>
              <w:rPr>
                <w:webHidden/>
              </w:rPr>
              <w:fldChar w:fldCharType="separate"/>
            </w:r>
            <w:r>
              <w:rPr>
                <w:webHidden/>
              </w:rPr>
              <w:t>13</w:t>
            </w:r>
            <w:r>
              <w:rPr>
                <w:webHidden/>
              </w:rPr>
              <w:fldChar w:fldCharType="end"/>
            </w:r>
          </w:hyperlink>
        </w:p>
        <w:p w14:paraId="74D8F5DF" w14:textId="0B920418" w:rsidR="007F15EA" w:rsidRDefault="007F15EA">
          <w:pPr>
            <w:pStyle w:val="TOC3"/>
            <w:rPr>
              <w:color w:val="auto"/>
              <w:kern w:val="2"/>
              <w:sz w:val="24"/>
              <w:szCs w:val="24"/>
              <w14:ligatures w14:val="standardContextual"/>
            </w:rPr>
          </w:pPr>
          <w:hyperlink w:anchor="_Toc223962078" w:history="1">
            <w:r w:rsidRPr="00AF285A">
              <w:rPr>
                <w:rStyle w:val="Hyperlink"/>
                <w:rFonts w:ascii="Arial" w:hAnsi="Arial"/>
              </w:rPr>
              <w:t>1.3.1</w:t>
            </w:r>
            <w:r>
              <w:rPr>
                <w:color w:val="auto"/>
                <w:kern w:val="2"/>
                <w:sz w:val="24"/>
                <w:szCs w:val="24"/>
                <w14:ligatures w14:val="standardContextual"/>
              </w:rPr>
              <w:tab/>
            </w:r>
            <w:r w:rsidRPr="00AF285A">
              <w:rPr>
                <w:rStyle w:val="Hyperlink"/>
              </w:rPr>
              <w:t>Technology Specific Requirements</w:t>
            </w:r>
            <w:r>
              <w:rPr>
                <w:webHidden/>
              </w:rPr>
              <w:tab/>
            </w:r>
            <w:r>
              <w:rPr>
                <w:webHidden/>
              </w:rPr>
              <w:fldChar w:fldCharType="begin"/>
            </w:r>
            <w:r>
              <w:rPr>
                <w:webHidden/>
              </w:rPr>
              <w:instrText xml:space="preserve"> PAGEREF _Toc223962078 \h </w:instrText>
            </w:r>
            <w:r>
              <w:rPr>
                <w:webHidden/>
              </w:rPr>
            </w:r>
            <w:r>
              <w:rPr>
                <w:webHidden/>
              </w:rPr>
              <w:fldChar w:fldCharType="separate"/>
            </w:r>
            <w:r>
              <w:rPr>
                <w:webHidden/>
              </w:rPr>
              <w:t>14</w:t>
            </w:r>
            <w:r>
              <w:rPr>
                <w:webHidden/>
              </w:rPr>
              <w:fldChar w:fldCharType="end"/>
            </w:r>
          </w:hyperlink>
        </w:p>
        <w:p w14:paraId="425D5EF4" w14:textId="385A216D" w:rsidR="007F15EA" w:rsidRDefault="007F15EA">
          <w:pPr>
            <w:pStyle w:val="TOC2"/>
            <w:rPr>
              <w:color w:val="auto"/>
              <w:kern w:val="2"/>
              <w:sz w:val="24"/>
              <w:szCs w:val="24"/>
              <w14:ligatures w14:val="standardContextual"/>
            </w:rPr>
          </w:pPr>
          <w:hyperlink w:anchor="_Toc223962079" w:history="1">
            <w:r w:rsidRPr="00AF285A">
              <w:rPr>
                <w:rStyle w:val="Hyperlink"/>
                <w:rFonts w:ascii="Arial" w:hAnsi="Arial"/>
              </w:rPr>
              <w:t>1.4</w:t>
            </w:r>
            <w:r>
              <w:rPr>
                <w:color w:val="auto"/>
                <w:kern w:val="2"/>
                <w:sz w:val="24"/>
                <w:szCs w:val="24"/>
                <w14:ligatures w14:val="standardContextual"/>
              </w:rPr>
              <w:tab/>
            </w:r>
            <w:r w:rsidRPr="00AF285A">
              <w:rPr>
                <w:rStyle w:val="Hyperlink"/>
              </w:rPr>
              <w:t>General Requirements</w:t>
            </w:r>
            <w:r>
              <w:rPr>
                <w:webHidden/>
              </w:rPr>
              <w:tab/>
            </w:r>
            <w:r>
              <w:rPr>
                <w:webHidden/>
              </w:rPr>
              <w:fldChar w:fldCharType="begin"/>
            </w:r>
            <w:r>
              <w:rPr>
                <w:webHidden/>
              </w:rPr>
              <w:instrText xml:space="preserve"> PAGEREF _Toc223962079 \h </w:instrText>
            </w:r>
            <w:r>
              <w:rPr>
                <w:webHidden/>
              </w:rPr>
            </w:r>
            <w:r>
              <w:rPr>
                <w:webHidden/>
              </w:rPr>
              <w:fldChar w:fldCharType="separate"/>
            </w:r>
            <w:r>
              <w:rPr>
                <w:webHidden/>
              </w:rPr>
              <w:t>15</w:t>
            </w:r>
            <w:r>
              <w:rPr>
                <w:webHidden/>
              </w:rPr>
              <w:fldChar w:fldCharType="end"/>
            </w:r>
          </w:hyperlink>
        </w:p>
        <w:p w14:paraId="131082B2" w14:textId="2F8830BE" w:rsidR="007F15EA" w:rsidRDefault="007F15EA">
          <w:pPr>
            <w:pStyle w:val="TOC1"/>
            <w:rPr>
              <w:rFonts w:asciiTheme="minorHAnsi" w:hAnsiTheme="minorHAnsi"/>
              <w:color w:val="auto"/>
              <w:kern w:val="2"/>
              <w:sz w:val="24"/>
              <w:szCs w:val="24"/>
              <w14:ligatures w14:val="standardContextual"/>
            </w:rPr>
          </w:pPr>
          <w:hyperlink w:anchor="_Toc223962080" w:history="1">
            <w:r w:rsidRPr="00AF285A">
              <w:rPr>
                <w:rStyle w:val="Hyperlink"/>
                <w:rFonts w:ascii="Arial" w:hAnsi="Arial"/>
              </w:rPr>
              <w:t>2</w:t>
            </w:r>
            <w:r>
              <w:rPr>
                <w:rFonts w:asciiTheme="minorHAnsi" w:hAnsiTheme="minorHAnsi"/>
                <w:color w:val="auto"/>
                <w:kern w:val="2"/>
                <w:sz w:val="24"/>
                <w:szCs w:val="24"/>
                <w14:ligatures w14:val="standardContextual"/>
              </w:rPr>
              <w:tab/>
            </w:r>
            <w:r w:rsidRPr="00AF285A">
              <w:rPr>
                <w:rStyle w:val="Hyperlink"/>
              </w:rPr>
              <w:t>General Scope of the Works</w:t>
            </w:r>
            <w:r>
              <w:rPr>
                <w:webHidden/>
              </w:rPr>
              <w:tab/>
            </w:r>
            <w:r>
              <w:rPr>
                <w:webHidden/>
              </w:rPr>
              <w:fldChar w:fldCharType="begin"/>
            </w:r>
            <w:r>
              <w:rPr>
                <w:webHidden/>
              </w:rPr>
              <w:instrText xml:space="preserve"> PAGEREF _Toc223962080 \h </w:instrText>
            </w:r>
            <w:r>
              <w:rPr>
                <w:webHidden/>
              </w:rPr>
            </w:r>
            <w:r>
              <w:rPr>
                <w:webHidden/>
              </w:rPr>
              <w:fldChar w:fldCharType="separate"/>
            </w:r>
            <w:r>
              <w:rPr>
                <w:webHidden/>
              </w:rPr>
              <w:t>17</w:t>
            </w:r>
            <w:r>
              <w:rPr>
                <w:webHidden/>
              </w:rPr>
              <w:fldChar w:fldCharType="end"/>
            </w:r>
          </w:hyperlink>
        </w:p>
        <w:p w14:paraId="7B72A826" w14:textId="4830702A" w:rsidR="007F15EA" w:rsidRDefault="007F15EA">
          <w:pPr>
            <w:pStyle w:val="TOC2"/>
            <w:rPr>
              <w:color w:val="auto"/>
              <w:kern w:val="2"/>
              <w:sz w:val="24"/>
              <w:szCs w:val="24"/>
              <w14:ligatures w14:val="standardContextual"/>
            </w:rPr>
          </w:pPr>
          <w:hyperlink w:anchor="_Toc223962081" w:history="1">
            <w:r w:rsidRPr="00AF285A">
              <w:rPr>
                <w:rStyle w:val="Hyperlink"/>
                <w:rFonts w:ascii="Arial" w:hAnsi="Arial"/>
              </w:rPr>
              <w:t>2.1</w:t>
            </w:r>
            <w:r>
              <w:rPr>
                <w:color w:val="auto"/>
                <w:kern w:val="2"/>
                <w:sz w:val="24"/>
                <w:szCs w:val="24"/>
                <w14:ligatures w14:val="standardContextual"/>
              </w:rPr>
              <w:tab/>
            </w:r>
            <w:r w:rsidRPr="00AF285A">
              <w:rPr>
                <w:rStyle w:val="Hyperlink"/>
              </w:rPr>
              <w:t>Preparatory Works</w:t>
            </w:r>
            <w:r>
              <w:rPr>
                <w:webHidden/>
              </w:rPr>
              <w:tab/>
            </w:r>
            <w:r>
              <w:rPr>
                <w:webHidden/>
              </w:rPr>
              <w:fldChar w:fldCharType="begin"/>
            </w:r>
            <w:r>
              <w:rPr>
                <w:webHidden/>
              </w:rPr>
              <w:instrText xml:space="preserve"> PAGEREF _Toc223962081 \h </w:instrText>
            </w:r>
            <w:r>
              <w:rPr>
                <w:webHidden/>
              </w:rPr>
            </w:r>
            <w:r>
              <w:rPr>
                <w:webHidden/>
              </w:rPr>
              <w:fldChar w:fldCharType="separate"/>
            </w:r>
            <w:r>
              <w:rPr>
                <w:webHidden/>
              </w:rPr>
              <w:t>17</w:t>
            </w:r>
            <w:r>
              <w:rPr>
                <w:webHidden/>
              </w:rPr>
              <w:fldChar w:fldCharType="end"/>
            </w:r>
          </w:hyperlink>
        </w:p>
        <w:p w14:paraId="78A9B090" w14:textId="4A0FA82F" w:rsidR="007F15EA" w:rsidRDefault="007F15EA">
          <w:pPr>
            <w:pStyle w:val="TOC2"/>
            <w:rPr>
              <w:color w:val="auto"/>
              <w:kern w:val="2"/>
              <w:sz w:val="24"/>
              <w:szCs w:val="24"/>
              <w14:ligatures w14:val="standardContextual"/>
            </w:rPr>
          </w:pPr>
          <w:hyperlink w:anchor="_Toc223962082" w:history="1">
            <w:r w:rsidRPr="00AF285A">
              <w:rPr>
                <w:rStyle w:val="Hyperlink"/>
                <w:rFonts w:ascii="Arial" w:hAnsi="Arial"/>
              </w:rPr>
              <w:t>2.2</w:t>
            </w:r>
            <w:r>
              <w:rPr>
                <w:color w:val="auto"/>
                <w:kern w:val="2"/>
                <w:sz w:val="24"/>
                <w:szCs w:val="24"/>
                <w14:ligatures w14:val="standardContextual"/>
              </w:rPr>
              <w:tab/>
            </w:r>
            <w:r w:rsidRPr="00AF285A">
              <w:rPr>
                <w:rStyle w:val="Hyperlink"/>
              </w:rPr>
              <w:t>Infrastructure Works</w:t>
            </w:r>
            <w:r>
              <w:rPr>
                <w:webHidden/>
              </w:rPr>
              <w:tab/>
            </w:r>
            <w:r>
              <w:rPr>
                <w:webHidden/>
              </w:rPr>
              <w:fldChar w:fldCharType="begin"/>
            </w:r>
            <w:r>
              <w:rPr>
                <w:webHidden/>
              </w:rPr>
              <w:instrText xml:space="preserve"> PAGEREF _Toc223962082 \h </w:instrText>
            </w:r>
            <w:r>
              <w:rPr>
                <w:webHidden/>
              </w:rPr>
            </w:r>
            <w:r>
              <w:rPr>
                <w:webHidden/>
              </w:rPr>
              <w:fldChar w:fldCharType="separate"/>
            </w:r>
            <w:r>
              <w:rPr>
                <w:webHidden/>
              </w:rPr>
              <w:t>17</w:t>
            </w:r>
            <w:r>
              <w:rPr>
                <w:webHidden/>
              </w:rPr>
              <w:fldChar w:fldCharType="end"/>
            </w:r>
          </w:hyperlink>
        </w:p>
        <w:p w14:paraId="20E780C5" w14:textId="72CE1C17" w:rsidR="007F15EA" w:rsidRDefault="007F15EA">
          <w:pPr>
            <w:pStyle w:val="TOC2"/>
            <w:rPr>
              <w:color w:val="auto"/>
              <w:kern w:val="2"/>
              <w:sz w:val="24"/>
              <w:szCs w:val="24"/>
              <w14:ligatures w14:val="standardContextual"/>
            </w:rPr>
          </w:pPr>
          <w:hyperlink w:anchor="_Toc223962083" w:history="1">
            <w:r w:rsidRPr="00AF285A">
              <w:rPr>
                <w:rStyle w:val="Hyperlink"/>
                <w:rFonts w:ascii="Arial" w:hAnsi="Arial"/>
              </w:rPr>
              <w:t>2.3</w:t>
            </w:r>
            <w:r>
              <w:rPr>
                <w:color w:val="auto"/>
                <w:kern w:val="2"/>
                <w:sz w:val="24"/>
                <w:szCs w:val="24"/>
                <w14:ligatures w14:val="standardContextual"/>
              </w:rPr>
              <w:tab/>
            </w:r>
            <w:r w:rsidRPr="00AF285A">
              <w:rPr>
                <w:rStyle w:val="Hyperlink"/>
              </w:rPr>
              <w:t>Construction Facilities</w:t>
            </w:r>
            <w:r>
              <w:rPr>
                <w:webHidden/>
              </w:rPr>
              <w:tab/>
            </w:r>
            <w:r>
              <w:rPr>
                <w:webHidden/>
              </w:rPr>
              <w:fldChar w:fldCharType="begin"/>
            </w:r>
            <w:r>
              <w:rPr>
                <w:webHidden/>
              </w:rPr>
              <w:instrText xml:space="preserve"> PAGEREF _Toc223962083 \h </w:instrText>
            </w:r>
            <w:r>
              <w:rPr>
                <w:webHidden/>
              </w:rPr>
            </w:r>
            <w:r>
              <w:rPr>
                <w:webHidden/>
              </w:rPr>
              <w:fldChar w:fldCharType="separate"/>
            </w:r>
            <w:r>
              <w:rPr>
                <w:webHidden/>
              </w:rPr>
              <w:t>18</w:t>
            </w:r>
            <w:r>
              <w:rPr>
                <w:webHidden/>
              </w:rPr>
              <w:fldChar w:fldCharType="end"/>
            </w:r>
          </w:hyperlink>
        </w:p>
        <w:p w14:paraId="6C43D42A" w14:textId="129BF04E" w:rsidR="007F15EA" w:rsidRDefault="007F15EA">
          <w:pPr>
            <w:pStyle w:val="TOC2"/>
            <w:rPr>
              <w:color w:val="auto"/>
              <w:kern w:val="2"/>
              <w:sz w:val="24"/>
              <w:szCs w:val="24"/>
              <w14:ligatures w14:val="standardContextual"/>
            </w:rPr>
          </w:pPr>
          <w:hyperlink w:anchor="_Toc223962084" w:history="1">
            <w:r w:rsidRPr="00AF285A">
              <w:rPr>
                <w:rStyle w:val="Hyperlink"/>
                <w:rFonts w:ascii="Arial" w:hAnsi="Arial"/>
              </w:rPr>
              <w:t>2.4</w:t>
            </w:r>
            <w:r>
              <w:rPr>
                <w:color w:val="auto"/>
                <w:kern w:val="2"/>
                <w:sz w:val="24"/>
                <w:szCs w:val="24"/>
                <w14:ligatures w14:val="standardContextual"/>
              </w:rPr>
              <w:tab/>
            </w:r>
            <w:r w:rsidRPr="00AF285A">
              <w:rPr>
                <w:rStyle w:val="Hyperlink"/>
              </w:rPr>
              <w:t>Design and Engineering</w:t>
            </w:r>
            <w:r>
              <w:rPr>
                <w:webHidden/>
              </w:rPr>
              <w:tab/>
            </w:r>
            <w:r>
              <w:rPr>
                <w:webHidden/>
              </w:rPr>
              <w:fldChar w:fldCharType="begin"/>
            </w:r>
            <w:r>
              <w:rPr>
                <w:webHidden/>
              </w:rPr>
              <w:instrText xml:space="preserve"> PAGEREF _Toc223962084 \h </w:instrText>
            </w:r>
            <w:r>
              <w:rPr>
                <w:webHidden/>
              </w:rPr>
            </w:r>
            <w:r>
              <w:rPr>
                <w:webHidden/>
              </w:rPr>
              <w:fldChar w:fldCharType="separate"/>
            </w:r>
            <w:r>
              <w:rPr>
                <w:webHidden/>
              </w:rPr>
              <w:t>18</w:t>
            </w:r>
            <w:r>
              <w:rPr>
                <w:webHidden/>
              </w:rPr>
              <w:fldChar w:fldCharType="end"/>
            </w:r>
          </w:hyperlink>
        </w:p>
        <w:p w14:paraId="012F3DDB" w14:textId="5E39C5A8" w:rsidR="007F15EA" w:rsidRDefault="007F15EA">
          <w:pPr>
            <w:pStyle w:val="TOC2"/>
            <w:rPr>
              <w:color w:val="auto"/>
              <w:kern w:val="2"/>
              <w:sz w:val="24"/>
              <w:szCs w:val="24"/>
              <w14:ligatures w14:val="standardContextual"/>
            </w:rPr>
          </w:pPr>
          <w:hyperlink w:anchor="_Toc223962085" w:history="1">
            <w:r w:rsidRPr="00AF285A">
              <w:rPr>
                <w:rStyle w:val="Hyperlink"/>
                <w:rFonts w:ascii="Arial" w:hAnsi="Arial"/>
              </w:rPr>
              <w:t>2.5</w:t>
            </w:r>
            <w:r>
              <w:rPr>
                <w:color w:val="auto"/>
                <w:kern w:val="2"/>
                <w:sz w:val="24"/>
                <w:szCs w:val="24"/>
                <w14:ligatures w14:val="standardContextual"/>
              </w:rPr>
              <w:tab/>
            </w:r>
            <w:r w:rsidRPr="00AF285A">
              <w:rPr>
                <w:rStyle w:val="Hyperlink"/>
              </w:rPr>
              <w:t>Procurement and Delivery</w:t>
            </w:r>
            <w:r>
              <w:rPr>
                <w:webHidden/>
              </w:rPr>
              <w:tab/>
            </w:r>
            <w:r>
              <w:rPr>
                <w:webHidden/>
              </w:rPr>
              <w:fldChar w:fldCharType="begin"/>
            </w:r>
            <w:r>
              <w:rPr>
                <w:webHidden/>
              </w:rPr>
              <w:instrText xml:space="preserve"> PAGEREF _Toc223962085 \h </w:instrText>
            </w:r>
            <w:r>
              <w:rPr>
                <w:webHidden/>
              </w:rPr>
            </w:r>
            <w:r>
              <w:rPr>
                <w:webHidden/>
              </w:rPr>
              <w:fldChar w:fldCharType="separate"/>
            </w:r>
            <w:r>
              <w:rPr>
                <w:webHidden/>
              </w:rPr>
              <w:t>18</w:t>
            </w:r>
            <w:r>
              <w:rPr>
                <w:webHidden/>
              </w:rPr>
              <w:fldChar w:fldCharType="end"/>
            </w:r>
          </w:hyperlink>
        </w:p>
        <w:p w14:paraId="0C64B1EF" w14:textId="3AA92C6F" w:rsidR="007F15EA" w:rsidRDefault="007F15EA">
          <w:pPr>
            <w:pStyle w:val="TOC2"/>
            <w:rPr>
              <w:color w:val="auto"/>
              <w:kern w:val="2"/>
              <w:sz w:val="24"/>
              <w:szCs w:val="24"/>
              <w14:ligatures w14:val="standardContextual"/>
            </w:rPr>
          </w:pPr>
          <w:hyperlink w:anchor="_Toc223962086" w:history="1">
            <w:r w:rsidRPr="00AF285A">
              <w:rPr>
                <w:rStyle w:val="Hyperlink"/>
                <w:rFonts w:ascii="Arial" w:hAnsi="Arial"/>
              </w:rPr>
              <w:t>2.6</w:t>
            </w:r>
            <w:r>
              <w:rPr>
                <w:color w:val="auto"/>
                <w:kern w:val="2"/>
                <w:sz w:val="24"/>
                <w:szCs w:val="24"/>
                <w14:ligatures w14:val="standardContextual"/>
              </w:rPr>
              <w:tab/>
            </w:r>
            <w:r w:rsidRPr="00AF285A">
              <w:rPr>
                <w:rStyle w:val="Hyperlink"/>
              </w:rPr>
              <w:t>Transportation and Logistics</w:t>
            </w:r>
            <w:r>
              <w:rPr>
                <w:webHidden/>
              </w:rPr>
              <w:tab/>
            </w:r>
            <w:r>
              <w:rPr>
                <w:webHidden/>
              </w:rPr>
              <w:fldChar w:fldCharType="begin"/>
            </w:r>
            <w:r>
              <w:rPr>
                <w:webHidden/>
              </w:rPr>
              <w:instrText xml:space="preserve"> PAGEREF _Toc223962086 \h </w:instrText>
            </w:r>
            <w:r>
              <w:rPr>
                <w:webHidden/>
              </w:rPr>
            </w:r>
            <w:r>
              <w:rPr>
                <w:webHidden/>
              </w:rPr>
              <w:fldChar w:fldCharType="separate"/>
            </w:r>
            <w:r>
              <w:rPr>
                <w:webHidden/>
              </w:rPr>
              <w:t>19</w:t>
            </w:r>
            <w:r>
              <w:rPr>
                <w:webHidden/>
              </w:rPr>
              <w:fldChar w:fldCharType="end"/>
            </w:r>
          </w:hyperlink>
        </w:p>
        <w:p w14:paraId="0E0ADA39" w14:textId="1B72AC99" w:rsidR="007F15EA" w:rsidRDefault="007F15EA">
          <w:pPr>
            <w:pStyle w:val="TOC2"/>
            <w:rPr>
              <w:color w:val="auto"/>
              <w:kern w:val="2"/>
              <w:sz w:val="24"/>
              <w:szCs w:val="24"/>
              <w14:ligatures w14:val="standardContextual"/>
            </w:rPr>
          </w:pPr>
          <w:hyperlink w:anchor="_Toc223962087" w:history="1">
            <w:r w:rsidRPr="00AF285A">
              <w:rPr>
                <w:rStyle w:val="Hyperlink"/>
                <w:rFonts w:ascii="Arial" w:hAnsi="Arial"/>
              </w:rPr>
              <w:t>2.7</w:t>
            </w:r>
            <w:r>
              <w:rPr>
                <w:color w:val="auto"/>
                <w:kern w:val="2"/>
                <w:sz w:val="24"/>
                <w:szCs w:val="24"/>
                <w14:ligatures w14:val="standardContextual"/>
              </w:rPr>
              <w:tab/>
            </w:r>
            <w:r w:rsidRPr="00AF285A">
              <w:rPr>
                <w:rStyle w:val="Hyperlink"/>
              </w:rPr>
              <w:t>Surveys, Studies and Reports</w:t>
            </w:r>
            <w:r>
              <w:rPr>
                <w:webHidden/>
              </w:rPr>
              <w:tab/>
            </w:r>
            <w:r>
              <w:rPr>
                <w:webHidden/>
              </w:rPr>
              <w:fldChar w:fldCharType="begin"/>
            </w:r>
            <w:r>
              <w:rPr>
                <w:webHidden/>
              </w:rPr>
              <w:instrText xml:space="preserve"> PAGEREF _Toc223962087 \h </w:instrText>
            </w:r>
            <w:r>
              <w:rPr>
                <w:webHidden/>
              </w:rPr>
            </w:r>
            <w:r>
              <w:rPr>
                <w:webHidden/>
              </w:rPr>
              <w:fldChar w:fldCharType="separate"/>
            </w:r>
            <w:r>
              <w:rPr>
                <w:webHidden/>
              </w:rPr>
              <w:t>20</w:t>
            </w:r>
            <w:r>
              <w:rPr>
                <w:webHidden/>
              </w:rPr>
              <w:fldChar w:fldCharType="end"/>
            </w:r>
          </w:hyperlink>
        </w:p>
        <w:p w14:paraId="516264C1" w14:textId="4EA30F50" w:rsidR="007F15EA" w:rsidRDefault="007F15EA">
          <w:pPr>
            <w:pStyle w:val="TOC2"/>
            <w:rPr>
              <w:color w:val="auto"/>
              <w:kern w:val="2"/>
              <w:sz w:val="24"/>
              <w:szCs w:val="24"/>
              <w14:ligatures w14:val="standardContextual"/>
            </w:rPr>
          </w:pPr>
          <w:hyperlink w:anchor="_Toc223962088" w:history="1">
            <w:r w:rsidRPr="00AF285A">
              <w:rPr>
                <w:rStyle w:val="Hyperlink"/>
                <w:rFonts w:ascii="Arial" w:hAnsi="Arial"/>
              </w:rPr>
              <w:t>2.8</w:t>
            </w:r>
            <w:r>
              <w:rPr>
                <w:color w:val="auto"/>
                <w:kern w:val="2"/>
                <w:sz w:val="24"/>
                <w:szCs w:val="24"/>
                <w14:ligatures w14:val="standardContextual"/>
              </w:rPr>
              <w:tab/>
            </w:r>
            <w:r w:rsidRPr="00AF285A">
              <w:rPr>
                <w:rStyle w:val="Hyperlink"/>
              </w:rPr>
              <w:t>Equipment and Systems</w:t>
            </w:r>
            <w:r>
              <w:rPr>
                <w:webHidden/>
              </w:rPr>
              <w:tab/>
            </w:r>
            <w:r>
              <w:rPr>
                <w:webHidden/>
              </w:rPr>
              <w:fldChar w:fldCharType="begin"/>
            </w:r>
            <w:r>
              <w:rPr>
                <w:webHidden/>
              </w:rPr>
              <w:instrText xml:space="preserve"> PAGEREF _Toc223962088 \h </w:instrText>
            </w:r>
            <w:r>
              <w:rPr>
                <w:webHidden/>
              </w:rPr>
            </w:r>
            <w:r>
              <w:rPr>
                <w:webHidden/>
              </w:rPr>
              <w:fldChar w:fldCharType="separate"/>
            </w:r>
            <w:r>
              <w:rPr>
                <w:webHidden/>
              </w:rPr>
              <w:t>21</w:t>
            </w:r>
            <w:r>
              <w:rPr>
                <w:webHidden/>
              </w:rPr>
              <w:fldChar w:fldCharType="end"/>
            </w:r>
          </w:hyperlink>
        </w:p>
        <w:p w14:paraId="46C03078" w14:textId="768E3801" w:rsidR="007F15EA" w:rsidRDefault="007F15EA">
          <w:pPr>
            <w:pStyle w:val="TOC2"/>
            <w:rPr>
              <w:color w:val="auto"/>
              <w:kern w:val="2"/>
              <w:sz w:val="24"/>
              <w:szCs w:val="24"/>
              <w14:ligatures w14:val="standardContextual"/>
            </w:rPr>
          </w:pPr>
          <w:hyperlink w:anchor="_Toc223962089" w:history="1">
            <w:r w:rsidRPr="00AF285A">
              <w:rPr>
                <w:rStyle w:val="Hyperlink"/>
                <w:rFonts w:ascii="Arial" w:hAnsi="Arial"/>
              </w:rPr>
              <w:t>2.9</w:t>
            </w:r>
            <w:r>
              <w:rPr>
                <w:color w:val="auto"/>
                <w:kern w:val="2"/>
                <w:sz w:val="24"/>
                <w:szCs w:val="24"/>
                <w14:ligatures w14:val="standardContextual"/>
              </w:rPr>
              <w:tab/>
            </w:r>
            <w:r w:rsidRPr="00AF285A">
              <w:rPr>
                <w:rStyle w:val="Hyperlink"/>
              </w:rPr>
              <w:t>Construction</w:t>
            </w:r>
            <w:r>
              <w:rPr>
                <w:webHidden/>
              </w:rPr>
              <w:tab/>
            </w:r>
            <w:r>
              <w:rPr>
                <w:webHidden/>
              </w:rPr>
              <w:fldChar w:fldCharType="begin"/>
            </w:r>
            <w:r>
              <w:rPr>
                <w:webHidden/>
              </w:rPr>
              <w:instrText xml:space="preserve"> PAGEREF _Toc223962089 \h </w:instrText>
            </w:r>
            <w:r>
              <w:rPr>
                <w:webHidden/>
              </w:rPr>
            </w:r>
            <w:r>
              <w:rPr>
                <w:webHidden/>
              </w:rPr>
              <w:fldChar w:fldCharType="separate"/>
            </w:r>
            <w:r>
              <w:rPr>
                <w:webHidden/>
              </w:rPr>
              <w:t>21</w:t>
            </w:r>
            <w:r>
              <w:rPr>
                <w:webHidden/>
              </w:rPr>
              <w:fldChar w:fldCharType="end"/>
            </w:r>
          </w:hyperlink>
        </w:p>
        <w:p w14:paraId="56104069" w14:textId="40FC6213" w:rsidR="007F15EA" w:rsidRDefault="007F15EA">
          <w:pPr>
            <w:pStyle w:val="TOC3"/>
            <w:rPr>
              <w:color w:val="auto"/>
              <w:kern w:val="2"/>
              <w:sz w:val="24"/>
              <w:szCs w:val="24"/>
              <w14:ligatures w14:val="standardContextual"/>
            </w:rPr>
          </w:pPr>
          <w:hyperlink w:anchor="_Toc223962090" w:history="1">
            <w:r w:rsidRPr="00AF285A">
              <w:rPr>
                <w:rStyle w:val="Hyperlink"/>
                <w:rFonts w:ascii="Arial" w:hAnsi="Arial"/>
              </w:rPr>
              <w:t>2.9.1</w:t>
            </w:r>
            <w:r>
              <w:rPr>
                <w:color w:val="auto"/>
                <w:kern w:val="2"/>
                <w:sz w:val="24"/>
                <w:szCs w:val="24"/>
                <w14:ligatures w14:val="standardContextual"/>
              </w:rPr>
              <w:tab/>
            </w:r>
            <w:r w:rsidRPr="00AF285A">
              <w:rPr>
                <w:rStyle w:val="Hyperlink"/>
              </w:rPr>
              <w:t>Civil Works</w:t>
            </w:r>
            <w:r>
              <w:rPr>
                <w:webHidden/>
              </w:rPr>
              <w:tab/>
            </w:r>
            <w:r>
              <w:rPr>
                <w:webHidden/>
              </w:rPr>
              <w:fldChar w:fldCharType="begin"/>
            </w:r>
            <w:r>
              <w:rPr>
                <w:webHidden/>
              </w:rPr>
              <w:instrText xml:space="preserve"> PAGEREF _Toc223962090 \h </w:instrText>
            </w:r>
            <w:r>
              <w:rPr>
                <w:webHidden/>
              </w:rPr>
            </w:r>
            <w:r>
              <w:rPr>
                <w:webHidden/>
              </w:rPr>
              <w:fldChar w:fldCharType="separate"/>
            </w:r>
            <w:r>
              <w:rPr>
                <w:webHidden/>
              </w:rPr>
              <w:t>21</w:t>
            </w:r>
            <w:r>
              <w:rPr>
                <w:webHidden/>
              </w:rPr>
              <w:fldChar w:fldCharType="end"/>
            </w:r>
          </w:hyperlink>
        </w:p>
        <w:p w14:paraId="4883EDA9" w14:textId="3B1F99F7" w:rsidR="007F15EA" w:rsidRDefault="007F15EA">
          <w:pPr>
            <w:pStyle w:val="TOC3"/>
            <w:rPr>
              <w:color w:val="auto"/>
              <w:kern w:val="2"/>
              <w:sz w:val="24"/>
              <w:szCs w:val="24"/>
              <w14:ligatures w14:val="standardContextual"/>
            </w:rPr>
          </w:pPr>
          <w:hyperlink w:anchor="_Toc223962091" w:history="1">
            <w:r w:rsidRPr="00AF285A">
              <w:rPr>
                <w:rStyle w:val="Hyperlink"/>
                <w:rFonts w:ascii="Arial" w:hAnsi="Arial"/>
              </w:rPr>
              <w:t>2.9.2</w:t>
            </w:r>
            <w:r>
              <w:rPr>
                <w:color w:val="auto"/>
                <w:kern w:val="2"/>
                <w:sz w:val="24"/>
                <w:szCs w:val="24"/>
                <w14:ligatures w14:val="standardContextual"/>
              </w:rPr>
              <w:tab/>
            </w:r>
            <w:r w:rsidRPr="00AF285A">
              <w:rPr>
                <w:rStyle w:val="Hyperlink"/>
              </w:rPr>
              <w:t>Mechanical Works</w:t>
            </w:r>
            <w:r>
              <w:rPr>
                <w:webHidden/>
              </w:rPr>
              <w:tab/>
            </w:r>
            <w:r>
              <w:rPr>
                <w:webHidden/>
              </w:rPr>
              <w:fldChar w:fldCharType="begin"/>
            </w:r>
            <w:r>
              <w:rPr>
                <w:webHidden/>
              </w:rPr>
              <w:instrText xml:space="preserve"> PAGEREF _Toc223962091 \h </w:instrText>
            </w:r>
            <w:r>
              <w:rPr>
                <w:webHidden/>
              </w:rPr>
            </w:r>
            <w:r>
              <w:rPr>
                <w:webHidden/>
              </w:rPr>
              <w:fldChar w:fldCharType="separate"/>
            </w:r>
            <w:r>
              <w:rPr>
                <w:webHidden/>
              </w:rPr>
              <w:t>22</w:t>
            </w:r>
            <w:r>
              <w:rPr>
                <w:webHidden/>
              </w:rPr>
              <w:fldChar w:fldCharType="end"/>
            </w:r>
          </w:hyperlink>
        </w:p>
        <w:p w14:paraId="08414D5B" w14:textId="49C97D19" w:rsidR="007F15EA" w:rsidRDefault="007F15EA">
          <w:pPr>
            <w:pStyle w:val="TOC3"/>
            <w:rPr>
              <w:color w:val="auto"/>
              <w:kern w:val="2"/>
              <w:sz w:val="24"/>
              <w:szCs w:val="24"/>
              <w14:ligatures w14:val="standardContextual"/>
            </w:rPr>
          </w:pPr>
          <w:hyperlink w:anchor="_Toc223962092" w:history="1">
            <w:r w:rsidRPr="00AF285A">
              <w:rPr>
                <w:rStyle w:val="Hyperlink"/>
                <w:rFonts w:ascii="Arial" w:hAnsi="Arial"/>
              </w:rPr>
              <w:t>2.9.3</w:t>
            </w:r>
            <w:r>
              <w:rPr>
                <w:color w:val="auto"/>
                <w:kern w:val="2"/>
                <w:sz w:val="24"/>
                <w:szCs w:val="24"/>
                <w14:ligatures w14:val="standardContextual"/>
              </w:rPr>
              <w:tab/>
            </w:r>
            <w:r w:rsidRPr="00AF285A">
              <w:rPr>
                <w:rStyle w:val="Hyperlink"/>
              </w:rPr>
              <w:t>Electrical Works</w:t>
            </w:r>
            <w:r>
              <w:rPr>
                <w:webHidden/>
              </w:rPr>
              <w:tab/>
            </w:r>
            <w:r>
              <w:rPr>
                <w:webHidden/>
              </w:rPr>
              <w:fldChar w:fldCharType="begin"/>
            </w:r>
            <w:r>
              <w:rPr>
                <w:webHidden/>
              </w:rPr>
              <w:instrText xml:space="preserve"> PAGEREF _Toc223962092 \h </w:instrText>
            </w:r>
            <w:r>
              <w:rPr>
                <w:webHidden/>
              </w:rPr>
            </w:r>
            <w:r>
              <w:rPr>
                <w:webHidden/>
              </w:rPr>
              <w:fldChar w:fldCharType="separate"/>
            </w:r>
            <w:r>
              <w:rPr>
                <w:webHidden/>
              </w:rPr>
              <w:t>22</w:t>
            </w:r>
            <w:r>
              <w:rPr>
                <w:webHidden/>
              </w:rPr>
              <w:fldChar w:fldCharType="end"/>
            </w:r>
          </w:hyperlink>
        </w:p>
        <w:p w14:paraId="4C41512F" w14:textId="5C0C97D8" w:rsidR="007F15EA" w:rsidRDefault="007F15EA">
          <w:pPr>
            <w:pStyle w:val="TOC2"/>
            <w:rPr>
              <w:color w:val="auto"/>
              <w:kern w:val="2"/>
              <w:sz w:val="24"/>
              <w:szCs w:val="24"/>
              <w14:ligatures w14:val="standardContextual"/>
            </w:rPr>
          </w:pPr>
          <w:hyperlink w:anchor="_Toc223962093" w:history="1">
            <w:r w:rsidRPr="00AF285A">
              <w:rPr>
                <w:rStyle w:val="Hyperlink"/>
                <w:rFonts w:ascii="Arial" w:hAnsi="Arial"/>
              </w:rPr>
              <w:t>2.10</w:t>
            </w:r>
            <w:r>
              <w:rPr>
                <w:color w:val="auto"/>
                <w:kern w:val="2"/>
                <w:sz w:val="24"/>
                <w:szCs w:val="24"/>
                <w14:ligatures w14:val="standardContextual"/>
              </w:rPr>
              <w:tab/>
            </w:r>
            <w:r w:rsidRPr="00AF285A">
              <w:rPr>
                <w:rStyle w:val="Hyperlink"/>
              </w:rPr>
              <w:t>Parts and Tools</w:t>
            </w:r>
            <w:r>
              <w:rPr>
                <w:webHidden/>
              </w:rPr>
              <w:tab/>
            </w:r>
            <w:r>
              <w:rPr>
                <w:webHidden/>
              </w:rPr>
              <w:fldChar w:fldCharType="begin"/>
            </w:r>
            <w:r>
              <w:rPr>
                <w:webHidden/>
              </w:rPr>
              <w:instrText xml:space="preserve"> PAGEREF _Toc223962093 \h </w:instrText>
            </w:r>
            <w:r>
              <w:rPr>
                <w:webHidden/>
              </w:rPr>
            </w:r>
            <w:r>
              <w:rPr>
                <w:webHidden/>
              </w:rPr>
              <w:fldChar w:fldCharType="separate"/>
            </w:r>
            <w:r>
              <w:rPr>
                <w:webHidden/>
              </w:rPr>
              <w:t>23</w:t>
            </w:r>
            <w:r>
              <w:rPr>
                <w:webHidden/>
              </w:rPr>
              <w:fldChar w:fldCharType="end"/>
            </w:r>
          </w:hyperlink>
        </w:p>
        <w:p w14:paraId="00D4499A" w14:textId="6AAC7572" w:rsidR="007F15EA" w:rsidRDefault="007F15EA">
          <w:pPr>
            <w:pStyle w:val="TOC2"/>
            <w:rPr>
              <w:color w:val="auto"/>
              <w:kern w:val="2"/>
              <w:sz w:val="24"/>
              <w:szCs w:val="24"/>
              <w14:ligatures w14:val="standardContextual"/>
            </w:rPr>
          </w:pPr>
          <w:hyperlink w:anchor="_Toc223962094" w:history="1">
            <w:r w:rsidRPr="00AF285A">
              <w:rPr>
                <w:rStyle w:val="Hyperlink"/>
                <w:rFonts w:ascii="Arial" w:hAnsi="Arial"/>
              </w:rPr>
              <w:t>2.11</w:t>
            </w:r>
            <w:r>
              <w:rPr>
                <w:color w:val="auto"/>
                <w:kern w:val="2"/>
                <w:sz w:val="24"/>
                <w:szCs w:val="24"/>
                <w14:ligatures w14:val="standardContextual"/>
              </w:rPr>
              <w:tab/>
            </w:r>
            <w:r w:rsidRPr="00AF285A">
              <w:rPr>
                <w:rStyle w:val="Hyperlink"/>
              </w:rPr>
              <w:t>Software</w:t>
            </w:r>
            <w:r>
              <w:rPr>
                <w:webHidden/>
              </w:rPr>
              <w:tab/>
            </w:r>
            <w:r>
              <w:rPr>
                <w:webHidden/>
              </w:rPr>
              <w:fldChar w:fldCharType="begin"/>
            </w:r>
            <w:r>
              <w:rPr>
                <w:webHidden/>
              </w:rPr>
              <w:instrText xml:space="preserve"> PAGEREF _Toc223962094 \h </w:instrText>
            </w:r>
            <w:r>
              <w:rPr>
                <w:webHidden/>
              </w:rPr>
            </w:r>
            <w:r>
              <w:rPr>
                <w:webHidden/>
              </w:rPr>
              <w:fldChar w:fldCharType="separate"/>
            </w:r>
            <w:r>
              <w:rPr>
                <w:webHidden/>
              </w:rPr>
              <w:t>24</w:t>
            </w:r>
            <w:r>
              <w:rPr>
                <w:webHidden/>
              </w:rPr>
              <w:fldChar w:fldCharType="end"/>
            </w:r>
          </w:hyperlink>
        </w:p>
        <w:p w14:paraId="6B183E08" w14:textId="4B2F9A9D" w:rsidR="007F15EA" w:rsidRDefault="007F15EA">
          <w:pPr>
            <w:pStyle w:val="TOC2"/>
            <w:rPr>
              <w:color w:val="auto"/>
              <w:kern w:val="2"/>
              <w:sz w:val="24"/>
              <w:szCs w:val="24"/>
              <w14:ligatures w14:val="standardContextual"/>
            </w:rPr>
          </w:pPr>
          <w:hyperlink w:anchor="_Toc223962095" w:history="1">
            <w:r w:rsidRPr="00AF285A">
              <w:rPr>
                <w:rStyle w:val="Hyperlink"/>
                <w:rFonts w:ascii="Arial" w:hAnsi="Arial"/>
              </w:rPr>
              <w:t>2.12</w:t>
            </w:r>
            <w:r>
              <w:rPr>
                <w:color w:val="auto"/>
                <w:kern w:val="2"/>
                <w:sz w:val="24"/>
                <w:szCs w:val="24"/>
                <w14:ligatures w14:val="standardContextual"/>
              </w:rPr>
              <w:tab/>
            </w:r>
            <w:r w:rsidRPr="00AF285A">
              <w:rPr>
                <w:rStyle w:val="Hyperlink"/>
              </w:rPr>
              <w:t>Performances, Tests and Warranties</w:t>
            </w:r>
            <w:r>
              <w:rPr>
                <w:webHidden/>
              </w:rPr>
              <w:tab/>
            </w:r>
            <w:r>
              <w:rPr>
                <w:webHidden/>
              </w:rPr>
              <w:fldChar w:fldCharType="begin"/>
            </w:r>
            <w:r>
              <w:rPr>
                <w:webHidden/>
              </w:rPr>
              <w:instrText xml:space="preserve"> PAGEREF _Toc223962095 \h </w:instrText>
            </w:r>
            <w:r>
              <w:rPr>
                <w:webHidden/>
              </w:rPr>
            </w:r>
            <w:r>
              <w:rPr>
                <w:webHidden/>
              </w:rPr>
              <w:fldChar w:fldCharType="separate"/>
            </w:r>
            <w:r>
              <w:rPr>
                <w:webHidden/>
              </w:rPr>
              <w:t>24</w:t>
            </w:r>
            <w:r>
              <w:rPr>
                <w:webHidden/>
              </w:rPr>
              <w:fldChar w:fldCharType="end"/>
            </w:r>
          </w:hyperlink>
        </w:p>
        <w:p w14:paraId="1C10B5BE" w14:textId="706C7068" w:rsidR="007F15EA" w:rsidRDefault="007F15EA">
          <w:pPr>
            <w:pStyle w:val="TOC2"/>
            <w:rPr>
              <w:color w:val="auto"/>
              <w:kern w:val="2"/>
              <w:sz w:val="24"/>
              <w:szCs w:val="24"/>
              <w14:ligatures w14:val="standardContextual"/>
            </w:rPr>
          </w:pPr>
          <w:hyperlink w:anchor="_Toc223962096" w:history="1">
            <w:r w:rsidRPr="00AF285A">
              <w:rPr>
                <w:rStyle w:val="Hyperlink"/>
                <w:rFonts w:ascii="Arial" w:hAnsi="Arial"/>
              </w:rPr>
              <w:t>2.13</w:t>
            </w:r>
            <w:r>
              <w:rPr>
                <w:color w:val="auto"/>
                <w:kern w:val="2"/>
                <w:sz w:val="24"/>
                <w:szCs w:val="24"/>
                <w14:ligatures w14:val="standardContextual"/>
              </w:rPr>
              <w:tab/>
            </w:r>
            <w:r w:rsidRPr="00AF285A">
              <w:rPr>
                <w:rStyle w:val="Hyperlink"/>
              </w:rPr>
              <w:t>Documents</w:t>
            </w:r>
            <w:r>
              <w:rPr>
                <w:webHidden/>
              </w:rPr>
              <w:tab/>
            </w:r>
            <w:r>
              <w:rPr>
                <w:webHidden/>
              </w:rPr>
              <w:fldChar w:fldCharType="begin"/>
            </w:r>
            <w:r>
              <w:rPr>
                <w:webHidden/>
              </w:rPr>
              <w:instrText xml:space="preserve"> PAGEREF _Toc223962096 \h </w:instrText>
            </w:r>
            <w:r>
              <w:rPr>
                <w:webHidden/>
              </w:rPr>
            </w:r>
            <w:r>
              <w:rPr>
                <w:webHidden/>
              </w:rPr>
              <w:fldChar w:fldCharType="separate"/>
            </w:r>
            <w:r>
              <w:rPr>
                <w:webHidden/>
              </w:rPr>
              <w:t>25</w:t>
            </w:r>
            <w:r>
              <w:rPr>
                <w:webHidden/>
              </w:rPr>
              <w:fldChar w:fldCharType="end"/>
            </w:r>
          </w:hyperlink>
        </w:p>
        <w:p w14:paraId="4818EA34" w14:textId="1544B4C8" w:rsidR="007F15EA" w:rsidRDefault="007F15EA">
          <w:pPr>
            <w:pStyle w:val="TOC2"/>
            <w:rPr>
              <w:color w:val="auto"/>
              <w:kern w:val="2"/>
              <w:sz w:val="24"/>
              <w:szCs w:val="24"/>
              <w14:ligatures w14:val="standardContextual"/>
            </w:rPr>
          </w:pPr>
          <w:hyperlink w:anchor="_Toc223962097" w:history="1">
            <w:r w:rsidRPr="00AF285A">
              <w:rPr>
                <w:rStyle w:val="Hyperlink"/>
                <w:rFonts w:ascii="Arial" w:hAnsi="Arial"/>
              </w:rPr>
              <w:t>2.14</w:t>
            </w:r>
            <w:r>
              <w:rPr>
                <w:color w:val="auto"/>
                <w:kern w:val="2"/>
                <w:sz w:val="24"/>
                <w:szCs w:val="24"/>
                <w14:ligatures w14:val="standardContextual"/>
              </w:rPr>
              <w:tab/>
            </w:r>
            <w:r w:rsidRPr="00AF285A">
              <w:rPr>
                <w:rStyle w:val="Hyperlink"/>
              </w:rPr>
              <w:t>Training</w:t>
            </w:r>
            <w:r>
              <w:rPr>
                <w:webHidden/>
              </w:rPr>
              <w:tab/>
            </w:r>
            <w:r>
              <w:rPr>
                <w:webHidden/>
              </w:rPr>
              <w:fldChar w:fldCharType="begin"/>
            </w:r>
            <w:r>
              <w:rPr>
                <w:webHidden/>
              </w:rPr>
              <w:instrText xml:space="preserve"> PAGEREF _Toc223962097 \h </w:instrText>
            </w:r>
            <w:r>
              <w:rPr>
                <w:webHidden/>
              </w:rPr>
            </w:r>
            <w:r>
              <w:rPr>
                <w:webHidden/>
              </w:rPr>
              <w:fldChar w:fldCharType="separate"/>
            </w:r>
            <w:r>
              <w:rPr>
                <w:webHidden/>
              </w:rPr>
              <w:t>25</w:t>
            </w:r>
            <w:r>
              <w:rPr>
                <w:webHidden/>
              </w:rPr>
              <w:fldChar w:fldCharType="end"/>
            </w:r>
          </w:hyperlink>
        </w:p>
        <w:p w14:paraId="7EDD9EDC" w14:textId="0817CCB5" w:rsidR="007F15EA" w:rsidRDefault="007F15EA">
          <w:pPr>
            <w:pStyle w:val="TOC2"/>
            <w:rPr>
              <w:color w:val="auto"/>
              <w:kern w:val="2"/>
              <w:sz w:val="24"/>
              <w:szCs w:val="24"/>
              <w14:ligatures w14:val="standardContextual"/>
            </w:rPr>
          </w:pPr>
          <w:hyperlink w:anchor="_Toc223962098" w:history="1">
            <w:r w:rsidRPr="00AF285A">
              <w:rPr>
                <w:rStyle w:val="Hyperlink"/>
                <w:rFonts w:ascii="Arial" w:hAnsi="Arial"/>
              </w:rPr>
              <w:t>2.15</w:t>
            </w:r>
            <w:r>
              <w:rPr>
                <w:color w:val="auto"/>
                <w:kern w:val="2"/>
                <w:sz w:val="24"/>
                <w:szCs w:val="24"/>
                <w14:ligatures w14:val="standardContextual"/>
              </w:rPr>
              <w:tab/>
            </w:r>
            <w:r w:rsidRPr="00AF285A">
              <w:rPr>
                <w:rStyle w:val="Hyperlink"/>
              </w:rPr>
              <w:t>Compliance</w:t>
            </w:r>
            <w:r>
              <w:rPr>
                <w:webHidden/>
              </w:rPr>
              <w:tab/>
            </w:r>
            <w:r>
              <w:rPr>
                <w:webHidden/>
              </w:rPr>
              <w:fldChar w:fldCharType="begin"/>
            </w:r>
            <w:r>
              <w:rPr>
                <w:webHidden/>
              </w:rPr>
              <w:instrText xml:space="preserve"> PAGEREF _Toc223962098 \h </w:instrText>
            </w:r>
            <w:r>
              <w:rPr>
                <w:webHidden/>
              </w:rPr>
            </w:r>
            <w:r>
              <w:rPr>
                <w:webHidden/>
              </w:rPr>
              <w:fldChar w:fldCharType="separate"/>
            </w:r>
            <w:r>
              <w:rPr>
                <w:webHidden/>
              </w:rPr>
              <w:t>26</w:t>
            </w:r>
            <w:r>
              <w:rPr>
                <w:webHidden/>
              </w:rPr>
              <w:fldChar w:fldCharType="end"/>
            </w:r>
          </w:hyperlink>
        </w:p>
        <w:p w14:paraId="17245330" w14:textId="01BA6127" w:rsidR="007F15EA" w:rsidRDefault="007F15EA">
          <w:pPr>
            <w:pStyle w:val="TOC3"/>
            <w:rPr>
              <w:color w:val="auto"/>
              <w:kern w:val="2"/>
              <w:sz w:val="24"/>
              <w:szCs w:val="24"/>
              <w14:ligatures w14:val="standardContextual"/>
            </w:rPr>
          </w:pPr>
          <w:hyperlink w:anchor="_Toc223962099" w:history="1">
            <w:r w:rsidRPr="00AF285A">
              <w:rPr>
                <w:rStyle w:val="Hyperlink"/>
                <w:rFonts w:ascii="Arial" w:hAnsi="Arial"/>
              </w:rPr>
              <w:t>2.15.1</w:t>
            </w:r>
            <w:r>
              <w:rPr>
                <w:color w:val="auto"/>
                <w:kern w:val="2"/>
                <w:sz w:val="24"/>
                <w:szCs w:val="24"/>
                <w14:ligatures w14:val="standardContextual"/>
              </w:rPr>
              <w:tab/>
            </w:r>
            <w:r w:rsidRPr="00AF285A">
              <w:rPr>
                <w:rStyle w:val="Hyperlink"/>
              </w:rPr>
              <w:t>Permit Compliance</w:t>
            </w:r>
            <w:r>
              <w:rPr>
                <w:webHidden/>
              </w:rPr>
              <w:tab/>
            </w:r>
            <w:r>
              <w:rPr>
                <w:webHidden/>
              </w:rPr>
              <w:fldChar w:fldCharType="begin"/>
            </w:r>
            <w:r>
              <w:rPr>
                <w:webHidden/>
              </w:rPr>
              <w:instrText xml:space="preserve"> PAGEREF _Toc223962099 \h </w:instrText>
            </w:r>
            <w:r>
              <w:rPr>
                <w:webHidden/>
              </w:rPr>
            </w:r>
            <w:r>
              <w:rPr>
                <w:webHidden/>
              </w:rPr>
              <w:fldChar w:fldCharType="separate"/>
            </w:r>
            <w:r>
              <w:rPr>
                <w:webHidden/>
              </w:rPr>
              <w:t>26</w:t>
            </w:r>
            <w:r>
              <w:rPr>
                <w:webHidden/>
              </w:rPr>
              <w:fldChar w:fldCharType="end"/>
            </w:r>
          </w:hyperlink>
        </w:p>
        <w:p w14:paraId="67981640" w14:textId="067CC7DA" w:rsidR="007F15EA" w:rsidRDefault="007F15EA">
          <w:pPr>
            <w:pStyle w:val="TOC3"/>
            <w:rPr>
              <w:color w:val="auto"/>
              <w:kern w:val="2"/>
              <w:sz w:val="24"/>
              <w:szCs w:val="24"/>
              <w14:ligatures w14:val="standardContextual"/>
            </w:rPr>
          </w:pPr>
          <w:hyperlink w:anchor="_Toc223962100" w:history="1">
            <w:r w:rsidRPr="00AF285A">
              <w:rPr>
                <w:rStyle w:val="Hyperlink"/>
                <w:rFonts w:ascii="Arial" w:hAnsi="Arial"/>
              </w:rPr>
              <w:t>2.15.2</w:t>
            </w:r>
            <w:r>
              <w:rPr>
                <w:color w:val="auto"/>
                <w:kern w:val="2"/>
                <w:sz w:val="24"/>
                <w:szCs w:val="24"/>
                <w14:ligatures w14:val="standardContextual"/>
              </w:rPr>
              <w:tab/>
            </w:r>
            <w:r w:rsidRPr="00AF285A">
              <w:rPr>
                <w:rStyle w:val="Hyperlink"/>
              </w:rPr>
              <w:t>Connection Agreement</w:t>
            </w:r>
            <w:r>
              <w:rPr>
                <w:webHidden/>
              </w:rPr>
              <w:tab/>
            </w:r>
            <w:r>
              <w:rPr>
                <w:webHidden/>
              </w:rPr>
              <w:fldChar w:fldCharType="begin"/>
            </w:r>
            <w:r>
              <w:rPr>
                <w:webHidden/>
              </w:rPr>
              <w:instrText xml:space="preserve"> PAGEREF _Toc223962100 \h </w:instrText>
            </w:r>
            <w:r>
              <w:rPr>
                <w:webHidden/>
              </w:rPr>
            </w:r>
            <w:r>
              <w:rPr>
                <w:webHidden/>
              </w:rPr>
              <w:fldChar w:fldCharType="separate"/>
            </w:r>
            <w:r>
              <w:rPr>
                <w:webHidden/>
              </w:rPr>
              <w:t>26</w:t>
            </w:r>
            <w:r>
              <w:rPr>
                <w:webHidden/>
              </w:rPr>
              <w:fldChar w:fldCharType="end"/>
            </w:r>
          </w:hyperlink>
        </w:p>
        <w:p w14:paraId="509A8FD5" w14:textId="65650992" w:rsidR="007F15EA" w:rsidRDefault="007F15EA">
          <w:pPr>
            <w:pStyle w:val="TOC3"/>
            <w:rPr>
              <w:color w:val="auto"/>
              <w:kern w:val="2"/>
              <w:sz w:val="24"/>
              <w:szCs w:val="24"/>
              <w14:ligatures w14:val="standardContextual"/>
            </w:rPr>
          </w:pPr>
          <w:hyperlink w:anchor="_Toc223962101" w:history="1">
            <w:r w:rsidRPr="00AF285A">
              <w:rPr>
                <w:rStyle w:val="Hyperlink"/>
                <w:rFonts w:ascii="Arial" w:hAnsi="Arial"/>
              </w:rPr>
              <w:t>2.15.3</w:t>
            </w:r>
            <w:r>
              <w:rPr>
                <w:color w:val="auto"/>
                <w:kern w:val="2"/>
                <w:sz w:val="24"/>
                <w:szCs w:val="24"/>
                <w14:ligatures w14:val="standardContextual"/>
              </w:rPr>
              <w:tab/>
            </w:r>
            <w:r w:rsidRPr="00AF285A">
              <w:rPr>
                <w:rStyle w:val="Hyperlink"/>
              </w:rPr>
              <w:t>Lease Agreements</w:t>
            </w:r>
            <w:r>
              <w:rPr>
                <w:webHidden/>
              </w:rPr>
              <w:tab/>
            </w:r>
            <w:r>
              <w:rPr>
                <w:webHidden/>
              </w:rPr>
              <w:fldChar w:fldCharType="begin"/>
            </w:r>
            <w:r>
              <w:rPr>
                <w:webHidden/>
              </w:rPr>
              <w:instrText xml:space="preserve"> PAGEREF _Toc223962101 \h </w:instrText>
            </w:r>
            <w:r>
              <w:rPr>
                <w:webHidden/>
              </w:rPr>
            </w:r>
            <w:r>
              <w:rPr>
                <w:webHidden/>
              </w:rPr>
              <w:fldChar w:fldCharType="separate"/>
            </w:r>
            <w:r>
              <w:rPr>
                <w:webHidden/>
              </w:rPr>
              <w:t>26</w:t>
            </w:r>
            <w:r>
              <w:rPr>
                <w:webHidden/>
              </w:rPr>
              <w:fldChar w:fldCharType="end"/>
            </w:r>
          </w:hyperlink>
        </w:p>
        <w:p w14:paraId="548CBE83" w14:textId="0B21983D" w:rsidR="007F15EA" w:rsidRDefault="007F15EA">
          <w:pPr>
            <w:pStyle w:val="TOC2"/>
            <w:rPr>
              <w:color w:val="auto"/>
              <w:kern w:val="2"/>
              <w:sz w:val="24"/>
              <w:szCs w:val="24"/>
              <w14:ligatures w14:val="standardContextual"/>
            </w:rPr>
          </w:pPr>
          <w:hyperlink w:anchor="_Toc223962102" w:history="1">
            <w:r w:rsidRPr="00AF285A">
              <w:rPr>
                <w:rStyle w:val="Hyperlink"/>
                <w:rFonts w:ascii="Arial" w:hAnsi="Arial"/>
              </w:rPr>
              <w:t>2.16</w:t>
            </w:r>
            <w:r>
              <w:rPr>
                <w:color w:val="auto"/>
                <w:kern w:val="2"/>
                <w:sz w:val="24"/>
                <w:szCs w:val="24"/>
                <w14:ligatures w14:val="standardContextual"/>
              </w:rPr>
              <w:tab/>
            </w:r>
            <w:r w:rsidRPr="00AF285A">
              <w:rPr>
                <w:rStyle w:val="Hyperlink"/>
              </w:rPr>
              <w:t>Quality, Health, Safety and Environment</w:t>
            </w:r>
            <w:r>
              <w:rPr>
                <w:webHidden/>
              </w:rPr>
              <w:tab/>
            </w:r>
            <w:r>
              <w:rPr>
                <w:webHidden/>
              </w:rPr>
              <w:fldChar w:fldCharType="begin"/>
            </w:r>
            <w:r>
              <w:rPr>
                <w:webHidden/>
              </w:rPr>
              <w:instrText xml:space="preserve"> PAGEREF _Toc223962102 \h </w:instrText>
            </w:r>
            <w:r>
              <w:rPr>
                <w:webHidden/>
              </w:rPr>
            </w:r>
            <w:r>
              <w:rPr>
                <w:webHidden/>
              </w:rPr>
              <w:fldChar w:fldCharType="separate"/>
            </w:r>
            <w:r>
              <w:rPr>
                <w:webHidden/>
              </w:rPr>
              <w:t>26</w:t>
            </w:r>
            <w:r>
              <w:rPr>
                <w:webHidden/>
              </w:rPr>
              <w:fldChar w:fldCharType="end"/>
            </w:r>
          </w:hyperlink>
        </w:p>
        <w:p w14:paraId="36758327" w14:textId="23EFA25F" w:rsidR="007F15EA" w:rsidRDefault="007F15EA">
          <w:pPr>
            <w:pStyle w:val="TOC3"/>
            <w:rPr>
              <w:color w:val="auto"/>
              <w:kern w:val="2"/>
              <w:sz w:val="24"/>
              <w:szCs w:val="24"/>
              <w14:ligatures w14:val="standardContextual"/>
            </w:rPr>
          </w:pPr>
          <w:hyperlink w:anchor="_Toc223962103" w:history="1">
            <w:r w:rsidRPr="00AF285A">
              <w:rPr>
                <w:rStyle w:val="Hyperlink"/>
                <w:rFonts w:ascii="Arial" w:hAnsi="Arial"/>
              </w:rPr>
              <w:t>2.16.1</w:t>
            </w:r>
            <w:r>
              <w:rPr>
                <w:color w:val="auto"/>
                <w:kern w:val="2"/>
                <w:sz w:val="24"/>
                <w:szCs w:val="24"/>
                <w14:ligatures w14:val="standardContextual"/>
              </w:rPr>
              <w:tab/>
            </w:r>
            <w:r w:rsidRPr="00AF285A">
              <w:rPr>
                <w:rStyle w:val="Hyperlink"/>
              </w:rPr>
              <w:t>Construction, Design and Management (CDM) Regulations 2015</w:t>
            </w:r>
            <w:r>
              <w:rPr>
                <w:webHidden/>
              </w:rPr>
              <w:tab/>
            </w:r>
            <w:r>
              <w:rPr>
                <w:webHidden/>
              </w:rPr>
              <w:fldChar w:fldCharType="begin"/>
            </w:r>
            <w:r>
              <w:rPr>
                <w:webHidden/>
              </w:rPr>
              <w:instrText xml:space="preserve"> PAGEREF _Toc223962103 \h </w:instrText>
            </w:r>
            <w:r>
              <w:rPr>
                <w:webHidden/>
              </w:rPr>
            </w:r>
            <w:r>
              <w:rPr>
                <w:webHidden/>
              </w:rPr>
              <w:fldChar w:fldCharType="separate"/>
            </w:r>
            <w:r>
              <w:rPr>
                <w:webHidden/>
              </w:rPr>
              <w:t>27</w:t>
            </w:r>
            <w:r>
              <w:rPr>
                <w:webHidden/>
              </w:rPr>
              <w:fldChar w:fldCharType="end"/>
            </w:r>
          </w:hyperlink>
        </w:p>
        <w:p w14:paraId="553547A8" w14:textId="73C57A1D" w:rsidR="007F15EA" w:rsidRDefault="007F15EA">
          <w:pPr>
            <w:pStyle w:val="TOC2"/>
            <w:rPr>
              <w:color w:val="auto"/>
              <w:kern w:val="2"/>
              <w:sz w:val="24"/>
              <w:szCs w:val="24"/>
              <w14:ligatures w14:val="standardContextual"/>
            </w:rPr>
          </w:pPr>
          <w:hyperlink w:anchor="_Toc223962104" w:history="1">
            <w:r w:rsidRPr="00AF285A">
              <w:rPr>
                <w:rStyle w:val="Hyperlink"/>
                <w:rFonts w:ascii="Arial" w:hAnsi="Arial"/>
              </w:rPr>
              <w:t>2.17</w:t>
            </w:r>
            <w:r>
              <w:rPr>
                <w:color w:val="auto"/>
                <w:kern w:val="2"/>
                <w:sz w:val="24"/>
                <w:szCs w:val="24"/>
                <w14:ligatures w14:val="standardContextual"/>
              </w:rPr>
              <w:tab/>
            </w:r>
            <w:r w:rsidRPr="00AF285A">
              <w:rPr>
                <w:rStyle w:val="Hyperlink"/>
              </w:rPr>
              <w:t>Internal Connection Works</w:t>
            </w:r>
            <w:r>
              <w:rPr>
                <w:webHidden/>
              </w:rPr>
              <w:tab/>
            </w:r>
            <w:r>
              <w:rPr>
                <w:webHidden/>
              </w:rPr>
              <w:fldChar w:fldCharType="begin"/>
            </w:r>
            <w:r>
              <w:rPr>
                <w:webHidden/>
              </w:rPr>
              <w:instrText xml:space="preserve"> PAGEREF _Toc223962104 \h </w:instrText>
            </w:r>
            <w:r>
              <w:rPr>
                <w:webHidden/>
              </w:rPr>
            </w:r>
            <w:r>
              <w:rPr>
                <w:webHidden/>
              </w:rPr>
              <w:fldChar w:fldCharType="separate"/>
            </w:r>
            <w:r>
              <w:rPr>
                <w:webHidden/>
              </w:rPr>
              <w:t>29</w:t>
            </w:r>
            <w:r>
              <w:rPr>
                <w:webHidden/>
              </w:rPr>
              <w:fldChar w:fldCharType="end"/>
            </w:r>
          </w:hyperlink>
        </w:p>
        <w:p w14:paraId="780AE5B9" w14:textId="38717FC1" w:rsidR="007F15EA" w:rsidRDefault="007F15EA">
          <w:pPr>
            <w:pStyle w:val="TOC2"/>
            <w:rPr>
              <w:color w:val="auto"/>
              <w:kern w:val="2"/>
              <w:sz w:val="24"/>
              <w:szCs w:val="24"/>
              <w14:ligatures w14:val="standardContextual"/>
            </w:rPr>
          </w:pPr>
          <w:hyperlink w:anchor="_Toc223962105" w:history="1">
            <w:r w:rsidRPr="00AF285A">
              <w:rPr>
                <w:rStyle w:val="Hyperlink"/>
                <w:rFonts w:ascii="Arial" w:hAnsi="Arial"/>
              </w:rPr>
              <w:t>2.18</w:t>
            </w:r>
            <w:r>
              <w:rPr>
                <w:color w:val="auto"/>
                <w:kern w:val="2"/>
                <w:sz w:val="24"/>
                <w:szCs w:val="24"/>
                <w14:ligatures w14:val="standardContextual"/>
              </w:rPr>
              <w:tab/>
            </w:r>
            <w:r w:rsidRPr="00AF285A">
              <w:rPr>
                <w:rStyle w:val="Hyperlink"/>
              </w:rPr>
              <w:t>Substation and O&amp;M Building</w:t>
            </w:r>
            <w:r>
              <w:rPr>
                <w:webHidden/>
              </w:rPr>
              <w:tab/>
            </w:r>
            <w:r>
              <w:rPr>
                <w:webHidden/>
              </w:rPr>
              <w:fldChar w:fldCharType="begin"/>
            </w:r>
            <w:r>
              <w:rPr>
                <w:webHidden/>
              </w:rPr>
              <w:instrText xml:space="preserve"> PAGEREF _Toc223962105 \h </w:instrText>
            </w:r>
            <w:r>
              <w:rPr>
                <w:webHidden/>
              </w:rPr>
            </w:r>
            <w:r>
              <w:rPr>
                <w:webHidden/>
              </w:rPr>
              <w:fldChar w:fldCharType="separate"/>
            </w:r>
            <w:r>
              <w:rPr>
                <w:webHidden/>
              </w:rPr>
              <w:t>29</w:t>
            </w:r>
            <w:r>
              <w:rPr>
                <w:webHidden/>
              </w:rPr>
              <w:fldChar w:fldCharType="end"/>
            </w:r>
          </w:hyperlink>
        </w:p>
        <w:p w14:paraId="551BE769" w14:textId="0AC91B50" w:rsidR="007F15EA" w:rsidRDefault="007F15EA">
          <w:pPr>
            <w:pStyle w:val="TOC2"/>
            <w:rPr>
              <w:color w:val="auto"/>
              <w:kern w:val="2"/>
              <w:sz w:val="24"/>
              <w:szCs w:val="24"/>
              <w14:ligatures w14:val="standardContextual"/>
            </w:rPr>
          </w:pPr>
          <w:hyperlink w:anchor="_Toc223962106" w:history="1">
            <w:r w:rsidRPr="00AF285A">
              <w:rPr>
                <w:rStyle w:val="Hyperlink"/>
                <w:rFonts w:ascii="Arial" w:hAnsi="Arial"/>
              </w:rPr>
              <w:t>2.19</w:t>
            </w:r>
            <w:r>
              <w:rPr>
                <w:color w:val="auto"/>
                <w:kern w:val="2"/>
                <w:sz w:val="24"/>
                <w:szCs w:val="24"/>
                <w14:ligatures w14:val="standardContextual"/>
              </w:rPr>
              <w:tab/>
            </w:r>
            <w:r w:rsidRPr="00AF285A">
              <w:rPr>
                <w:rStyle w:val="Hyperlink"/>
              </w:rPr>
              <w:t>Operation and Maintenance Building</w:t>
            </w:r>
            <w:r>
              <w:rPr>
                <w:webHidden/>
              </w:rPr>
              <w:tab/>
            </w:r>
            <w:r>
              <w:rPr>
                <w:webHidden/>
              </w:rPr>
              <w:fldChar w:fldCharType="begin"/>
            </w:r>
            <w:r>
              <w:rPr>
                <w:webHidden/>
              </w:rPr>
              <w:instrText xml:space="preserve"> PAGEREF _Toc223962106 \h </w:instrText>
            </w:r>
            <w:r>
              <w:rPr>
                <w:webHidden/>
              </w:rPr>
            </w:r>
            <w:r>
              <w:rPr>
                <w:webHidden/>
              </w:rPr>
              <w:fldChar w:fldCharType="separate"/>
            </w:r>
            <w:r>
              <w:rPr>
                <w:webHidden/>
              </w:rPr>
              <w:t>30</w:t>
            </w:r>
            <w:r>
              <w:rPr>
                <w:webHidden/>
              </w:rPr>
              <w:fldChar w:fldCharType="end"/>
            </w:r>
          </w:hyperlink>
        </w:p>
        <w:p w14:paraId="2A899511" w14:textId="361C7FA1" w:rsidR="007F15EA" w:rsidRDefault="007F15EA">
          <w:pPr>
            <w:pStyle w:val="TOC2"/>
            <w:rPr>
              <w:color w:val="auto"/>
              <w:kern w:val="2"/>
              <w:sz w:val="24"/>
              <w:szCs w:val="24"/>
              <w14:ligatures w14:val="standardContextual"/>
            </w:rPr>
          </w:pPr>
          <w:hyperlink w:anchor="_Toc223962107" w:history="1">
            <w:r w:rsidRPr="00AF285A">
              <w:rPr>
                <w:rStyle w:val="Hyperlink"/>
                <w:rFonts w:ascii="Arial" w:hAnsi="Arial"/>
              </w:rPr>
              <w:t>2.20</w:t>
            </w:r>
            <w:r>
              <w:rPr>
                <w:color w:val="auto"/>
                <w:kern w:val="2"/>
                <w:sz w:val="24"/>
                <w:szCs w:val="24"/>
                <w14:ligatures w14:val="standardContextual"/>
              </w:rPr>
              <w:tab/>
            </w:r>
            <w:r w:rsidRPr="00AF285A">
              <w:rPr>
                <w:rStyle w:val="Hyperlink"/>
              </w:rPr>
              <w:t>Earthing System</w:t>
            </w:r>
            <w:r>
              <w:rPr>
                <w:webHidden/>
              </w:rPr>
              <w:tab/>
            </w:r>
            <w:r>
              <w:rPr>
                <w:webHidden/>
              </w:rPr>
              <w:fldChar w:fldCharType="begin"/>
            </w:r>
            <w:r>
              <w:rPr>
                <w:webHidden/>
              </w:rPr>
              <w:instrText xml:space="preserve"> PAGEREF _Toc223962107 \h </w:instrText>
            </w:r>
            <w:r>
              <w:rPr>
                <w:webHidden/>
              </w:rPr>
            </w:r>
            <w:r>
              <w:rPr>
                <w:webHidden/>
              </w:rPr>
              <w:fldChar w:fldCharType="separate"/>
            </w:r>
            <w:r>
              <w:rPr>
                <w:webHidden/>
              </w:rPr>
              <w:t>31</w:t>
            </w:r>
            <w:r>
              <w:rPr>
                <w:webHidden/>
              </w:rPr>
              <w:fldChar w:fldCharType="end"/>
            </w:r>
          </w:hyperlink>
        </w:p>
        <w:p w14:paraId="7B28728E" w14:textId="3A73C073" w:rsidR="007F15EA" w:rsidRDefault="007F15EA">
          <w:pPr>
            <w:pStyle w:val="TOC2"/>
            <w:rPr>
              <w:color w:val="auto"/>
              <w:kern w:val="2"/>
              <w:sz w:val="24"/>
              <w:szCs w:val="24"/>
              <w14:ligatures w14:val="standardContextual"/>
            </w:rPr>
          </w:pPr>
          <w:hyperlink w:anchor="_Toc223962108" w:history="1">
            <w:r w:rsidRPr="00AF285A">
              <w:rPr>
                <w:rStyle w:val="Hyperlink"/>
                <w:rFonts w:ascii="Arial" w:eastAsia="SimSun" w:hAnsi="Arial"/>
              </w:rPr>
              <w:t>2.21</w:t>
            </w:r>
            <w:r>
              <w:rPr>
                <w:color w:val="auto"/>
                <w:kern w:val="2"/>
                <w:sz w:val="24"/>
                <w:szCs w:val="24"/>
                <w14:ligatures w14:val="standardContextual"/>
              </w:rPr>
              <w:tab/>
            </w:r>
            <w:r w:rsidRPr="00AF285A">
              <w:rPr>
                <w:rStyle w:val="Hyperlink"/>
              </w:rPr>
              <w:t>Lightning System and Overvoltage Pr</w:t>
            </w:r>
            <w:r w:rsidRPr="00AF285A">
              <w:rPr>
                <w:rStyle w:val="Hyperlink"/>
                <w:rFonts w:eastAsia="SimSun" w:cstheme="minorHAnsi"/>
              </w:rPr>
              <w:t>otection</w:t>
            </w:r>
            <w:r>
              <w:rPr>
                <w:webHidden/>
              </w:rPr>
              <w:tab/>
            </w:r>
            <w:r>
              <w:rPr>
                <w:webHidden/>
              </w:rPr>
              <w:fldChar w:fldCharType="begin"/>
            </w:r>
            <w:r>
              <w:rPr>
                <w:webHidden/>
              </w:rPr>
              <w:instrText xml:space="preserve"> PAGEREF _Toc223962108 \h </w:instrText>
            </w:r>
            <w:r>
              <w:rPr>
                <w:webHidden/>
              </w:rPr>
            </w:r>
            <w:r>
              <w:rPr>
                <w:webHidden/>
              </w:rPr>
              <w:fldChar w:fldCharType="separate"/>
            </w:r>
            <w:r>
              <w:rPr>
                <w:webHidden/>
              </w:rPr>
              <w:t>32</w:t>
            </w:r>
            <w:r>
              <w:rPr>
                <w:webHidden/>
              </w:rPr>
              <w:fldChar w:fldCharType="end"/>
            </w:r>
          </w:hyperlink>
        </w:p>
        <w:p w14:paraId="59BFB96E" w14:textId="03E37651" w:rsidR="007F15EA" w:rsidRDefault="007F15EA">
          <w:pPr>
            <w:pStyle w:val="TOC2"/>
            <w:rPr>
              <w:color w:val="auto"/>
              <w:kern w:val="2"/>
              <w:sz w:val="24"/>
              <w:szCs w:val="24"/>
              <w14:ligatures w14:val="standardContextual"/>
            </w:rPr>
          </w:pPr>
          <w:hyperlink w:anchor="_Toc223962109" w:history="1">
            <w:r w:rsidRPr="00AF285A">
              <w:rPr>
                <w:rStyle w:val="Hyperlink"/>
                <w:rFonts w:ascii="Arial" w:hAnsi="Arial"/>
              </w:rPr>
              <w:t>2.22</w:t>
            </w:r>
            <w:r>
              <w:rPr>
                <w:color w:val="auto"/>
                <w:kern w:val="2"/>
                <w:sz w:val="24"/>
                <w:szCs w:val="24"/>
                <w14:ligatures w14:val="standardContextual"/>
              </w:rPr>
              <w:tab/>
            </w:r>
            <w:r w:rsidRPr="00AF285A">
              <w:rPr>
                <w:rStyle w:val="Hyperlink"/>
              </w:rPr>
              <w:t>Employer Provided Equipment</w:t>
            </w:r>
            <w:r>
              <w:rPr>
                <w:webHidden/>
              </w:rPr>
              <w:tab/>
            </w:r>
            <w:r>
              <w:rPr>
                <w:webHidden/>
              </w:rPr>
              <w:fldChar w:fldCharType="begin"/>
            </w:r>
            <w:r>
              <w:rPr>
                <w:webHidden/>
              </w:rPr>
              <w:instrText xml:space="preserve"> PAGEREF _Toc223962109 \h </w:instrText>
            </w:r>
            <w:r>
              <w:rPr>
                <w:webHidden/>
              </w:rPr>
            </w:r>
            <w:r>
              <w:rPr>
                <w:webHidden/>
              </w:rPr>
              <w:fldChar w:fldCharType="separate"/>
            </w:r>
            <w:r>
              <w:rPr>
                <w:webHidden/>
              </w:rPr>
              <w:t>32</w:t>
            </w:r>
            <w:r>
              <w:rPr>
                <w:webHidden/>
              </w:rPr>
              <w:fldChar w:fldCharType="end"/>
            </w:r>
          </w:hyperlink>
        </w:p>
        <w:p w14:paraId="2B3996F1" w14:textId="2B5AF4D0" w:rsidR="007F15EA" w:rsidRDefault="007F15EA">
          <w:pPr>
            <w:pStyle w:val="TOC2"/>
            <w:rPr>
              <w:color w:val="auto"/>
              <w:kern w:val="2"/>
              <w:sz w:val="24"/>
              <w:szCs w:val="24"/>
              <w14:ligatures w14:val="standardContextual"/>
            </w:rPr>
          </w:pPr>
          <w:hyperlink w:anchor="_Toc223962110" w:history="1">
            <w:r w:rsidRPr="00AF285A">
              <w:rPr>
                <w:rStyle w:val="Hyperlink"/>
                <w:rFonts w:ascii="Arial" w:hAnsi="Arial"/>
              </w:rPr>
              <w:t>2.23</w:t>
            </w:r>
            <w:r>
              <w:rPr>
                <w:color w:val="auto"/>
                <w:kern w:val="2"/>
                <w:sz w:val="24"/>
                <w:szCs w:val="24"/>
                <w14:ligatures w14:val="standardContextual"/>
              </w:rPr>
              <w:tab/>
            </w:r>
            <w:r w:rsidRPr="00AF285A">
              <w:rPr>
                <w:rStyle w:val="Hyperlink"/>
              </w:rPr>
              <w:t>System Design and Installation Standards</w:t>
            </w:r>
            <w:r>
              <w:rPr>
                <w:webHidden/>
              </w:rPr>
              <w:tab/>
            </w:r>
            <w:r>
              <w:rPr>
                <w:webHidden/>
              </w:rPr>
              <w:fldChar w:fldCharType="begin"/>
            </w:r>
            <w:r>
              <w:rPr>
                <w:webHidden/>
              </w:rPr>
              <w:instrText xml:space="preserve"> PAGEREF _Toc223962110 \h </w:instrText>
            </w:r>
            <w:r>
              <w:rPr>
                <w:webHidden/>
              </w:rPr>
            </w:r>
            <w:r>
              <w:rPr>
                <w:webHidden/>
              </w:rPr>
              <w:fldChar w:fldCharType="separate"/>
            </w:r>
            <w:r>
              <w:rPr>
                <w:webHidden/>
              </w:rPr>
              <w:t>32</w:t>
            </w:r>
            <w:r>
              <w:rPr>
                <w:webHidden/>
              </w:rPr>
              <w:fldChar w:fldCharType="end"/>
            </w:r>
          </w:hyperlink>
        </w:p>
        <w:p w14:paraId="5B605731" w14:textId="3C12CC5F" w:rsidR="007F15EA" w:rsidRDefault="007F15EA">
          <w:pPr>
            <w:pStyle w:val="TOC3"/>
            <w:rPr>
              <w:color w:val="auto"/>
              <w:kern w:val="2"/>
              <w:sz w:val="24"/>
              <w:szCs w:val="24"/>
              <w14:ligatures w14:val="standardContextual"/>
            </w:rPr>
          </w:pPr>
          <w:hyperlink w:anchor="_Toc223962111" w:history="1">
            <w:r w:rsidRPr="00AF285A">
              <w:rPr>
                <w:rStyle w:val="Hyperlink"/>
                <w:rFonts w:ascii="Arial" w:hAnsi="Arial"/>
              </w:rPr>
              <w:t>2.23.1</w:t>
            </w:r>
            <w:r>
              <w:rPr>
                <w:color w:val="auto"/>
                <w:kern w:val="2"/>
                <w:sz w:val="24"/>
                <w:szCs w:val="24"/>
                <w14:ligatures w14:val="standardContextual"/>
              </w:rPr>
              <w:tab/>
            </w:r>
            <w:r w:rsidRPr="00AF285A">
              <w:rPr>
                <w:rStyle w:val="Hyperlink"/>
              </w:rPr>
              <w:t>General</w:t>
            </w:r>
            <w:r>
              <w:rPr>
                <w:webHidden/>
              </w:rPr>
              <w:tab/>
            </w:r>
            <w:r>
              <w:rPr>
                <w:webHidden/>
              </w:rPr>
              <w:fldChar w:fldCharType="begin"/>
            </w:r>
            <w:r>
              <w:rPr>
                <w:webHidden/>
              </w:rPr>
              <w:instrText xml:space="preserve"> PAGEREF _Toc223962111 \h </w:instrText>
            </w:r>
            <w:r>
              <w:rPr>
                <w:webHidden/>
              </w:rPr>
            </w:r>
            <w:r>
              <w:rPr>
                <w:webHidden/>
              </w:rPr>
              <w:fldChar w:fldCharType="separate"/>
            </w:r>
            <w:r>
              <w:rPr>
                <w:webHidden/>
              </w:rPr>
              <w:t>32</w:t>
            </w:r>
            <w:r>
              <w:rPr>
                <w:webHidden/>
              </w:rPr>
              <w:fldChar w:fldCharType="end"/>
            </w:r>
          </w:hyperlink>
        </w:p>
        <w:p w14:paraId="19FDE31F" w14:textId="37574698" w:rsidR="007F15EA" w:rsidRDefault="007F15EA">
          <w:pPr>
            <w:pStyle w:val="TOC3"/>
            <w:rPr>
              <w:color w:val="auto"/>
              <w:kern w:val="2"/>
              <w:sz w:val="24"/>
              <w:szCs w:val="24"/>
              <w14:ligatures w14:val="standardContextual"/>
            </w:rPr>
          </w:pPr>
          <w:hyperlink w:anchor="_Toc223962112" w:history="1">
            <w:r w:rsidRPr="00AF285A">
              <w:rPr>
                <w:rStyle w:val="Hyperlink"/>
                <w:rFonts w:ascii="Arial" w:hAnsi="Arial"/>
              </w:rPr>
              <w:t>2.23.2</w:t>
            </w:r>
            <w:r>
              <w:rPr>
                <w:color w:val="auto"/>
                <w:kern w:val="2"/>
                <w:sz w:val="24"/>
                <w:szCs w:val="24"/>
                <w14:ligatures w14:val="standardContextual"/>
              </w:rPr>
              <w:tab/>
            </w:r>
            <w:r w:rsidRPr="00AF285A">
              <w:rPr>
                <w:rStyle w:val="Hyperlink"/>
              </w:rPr>
              <w:t>Earthing Standards</w:t>
            </w:r>
            <w:r>
              <w:rPr>
                <w:webHidden/>
              </w:rPr>
              <w:tab/>
            </w:r>
            <w:r>
              <w:rPr>
                <w:webHidden/>
              </w:rPr>
              <w:fldChar w:fldCharType="begin"/>
            </w:r>
            <w:r>
              <w:rPr>
                <w:webHidden/>
              </w:rPr>
              <w:instrText xml:space="preserve"> PAGEREF _Toc223962112 \h </w:instrText>
            </w:r>
            <w:r>
              <w:rPr>
                <w:webHidden/>
              </w:rPr>
            </w:r>
            <w:r>
              <w:rPr>
                <w:webHidden/>
              </w:rPr>
              <w:fldChar w:fldCharType="separate"/>
            </w:r>
            <w:r>
              <w:rPr>
                <w:webHidden/>
              </w:rPr>
              <w:t>33</w:t>
            </w:r>
            <w:r>
              <w:rPr>
                <w:webHidden/>
              </w:rPr>
              <w:fldChar w:fldCharType="end"/>
            </w:r>
          </w:hyperlink>
        </w:p>
        <w:p w14:paraId="3BFEDA74" w14:textId="5BFB110D" w:rsidR="007F15EA" w:rsidRDefault="007F15EA">
          <w:pPr>
            <w:pStyle w:val="TOC3"/>
            <w:rPr>
              <w:color w:val="auto"/>
              <w:kern w:val="2"/>
              <w:sz w:val="24"/>
              <w:szCs w:val="24"/>
              <w14:ligatures w14:val="standardContextual"/>
            </w:rPr>
          </w:pPr>
          <w:hyperlink w:anchor="_Toc223962113" w:history="1">
            <w:r w:rsidRPr="00AF285A">
              <w:rPr>
                <w:rStyle w:val="Hyperlink"/>
                <w:rFonts w:ascii="Arial" w:hAnsi="Arial"/>
              </w:rPr>
              <w:t>2.23.3</w:t>
            </w:r>
            <w:r>
              <w:rPr>
                <w:color w:val="auto"/>
                <w:kern w:val="2"/>
                <w:sz w:val="24"/>
                <w:szCs w:val="24"/>
                <w14:ligatures w14:val="standardContextual"/>
              </w:rPr>
              <w:tab/>
            </w:r>
            <w:r w:rsidRPr="00AF285A">
              <w:rPr>
                <w:rStyle w:val="Hyperlink"/>
              </w:rPr>
              <w:t>Overvoltage and Lightning Protection</w:t>
            </w:r>
            <w:r>
              <w:rPr>
                <w:webHidden/>
              </w:rPr>
              <w:tab/>
            </w:r>
            <w:r>
              <w:rPr>
                <w:webHidden/>
              </w:rPr>
              <w:fldChar w:fldCharType="begin"/>
            </w:r>
            <w:r>
              <w:rPr>
                <w:webHidden/>
              </w:rPr>
              <w:instrText xml:space="preserve"> PAGEREF _Toc223962113 \h </w:instrText>
            </w:r>
            <w:r>
              <w:rPr>
                <w:webHidden/>
              </w:rPr>
            </w:r>
            <w:r>
              <w:rPr>
                <w:webHidden/>
              </w:rPr>
              <w:fldChar w:fldCharType="separate"/>
            </w:r>
            <w:r>
              <w:rPr>
                <w:webHidden/>
              </w:rPr>
              <w:t>33</w:t>
            </w:r>
            <w:r>
              <w:rPr>
                <w:webHidden/>
              </w:rPr>
              <w:fldChar w:fldCharType="end"/>
            </w:r>
          </w:hyperlink>
        </w:p>
        <w:p w14:paraId="3B0F64D7" w14:textId="68AAEA9D" w:rsidR="007F15EA" w:rsidRDefault="007F15EA">
          <w:pPr>
            <w:pStyle w:val="TOC2"/>
            <w:rPr>
              <w:color w:val="auto"/>
              <w:kern w:val="2"/>
              <w:sz w:val="24"/>
              <w:szCs w:val="24"/>
              <w14:ligatures w14:val="standardContextual"/>
            </w:rPr>
          </w:pPr>
          <w:hyperlink w:anchor="_Toc223962114" w:history="1">
            <w:r w:rsidRPr="00AF285A">
              <w:rPr>
                <w:rStyle w:val="Hyperlink"/>
                <w:rFonts w:ascii="Arial" w:hAnsi="Arial"/>
              </w:rPr>
              <w:t>2.24</w:t>
            </w:r>
            <w:r>
              <w:rPr>
                <w:color w:val="auto"/>
                <w:kern w:val="2"/>
                <w:sz w:val="24"/>
                <w:szCs w:val="24"/>
                <w14:ligatures w14:val="standardContextual"/>
              </w:rPr>
              <w:tab/>
            </w:r>
            <w:r w:rsidRPr="00AF285A">
              <w:rPr>
                <w:rStyle w:val="Hyperlink"/>
              </w:rPr>
              <w:t>Inspection and Testing of Major Components</w:t>
            </w:r>
            <w:r>
              <w:rPr>
                <w:webHidden/>
              </w:rPr>
              <w:tab/>
            </w:r>
            <w:r>
              <w:rPr>
                <w:webHidden/>
              </w:rPr>
              <w:fldChar w:fldCharType="begin"/>
            </w:r>
            <w:r>
              <w:rPr>
                <w:webHidden/>
              </w:rPr>
              <w:instrText xml:space="preserve"> PAGEREF _Toc223962114 \h </w:instrText>
            </w:r>
            <w:r>
              <w:rPr>
                <w:webHidden/>
              </w:rPr>
            </w:r>
            <w:r>
              <w:rPr>
                <w:webHidden/>
              </w:rPr>
              <w:fldChar w:fldCharType="separate"/>
            </w:r>
            <w:r>
              <w:rPr>
                <w:webHidden/>
              </w:rPr>
              <w:t>33</w:t>
            </w:r>
            <w:r>
              <w:rPr>
                <w:webHidden/>
              </w:rPr>
              <w:fldChar w:fldCharType="end"/>
            </w:r>
          </w:hyperlink>
        </w:p>
        <w:p w14:paraId="589C57A2" w14:textId="5544C73F" w:rsidR="007F15EA" w:rsidRDefault="007F15EA">
          <w:pPr>
            <w:pStyle w:val="TOC3"/>
            <w:rPr>
              <w:color w:val="auto"/>
              <w:kern w:val="2"/>
              <w:sz w:val="24"/>
              <w:szCs w:val="24"/>
              <w14:ligatures w14:val="standardContextual"/>
            </w:rPr>
          </w:pPr>
          <w:hyperlink w:anchor="_Toc223962115" w:history="1">
            <w:r w:rsidRPr="00AF285A">
              <w:rPr>
                <w:rStyle w:val="Hyperlink"/>
                <w:rFonts w:ascii="Arial" w:hAnsi="Arial"/>
              </w:rPr>
              <w:t>2.24.1</w:t>
            </w:r>
            <w:r>
              <w:rPr>
                <w:color w:val="auto"/>
                <w:kern w:val="2"/>
                <w:sz w:val="24"/>
                <w:szCs w:val="24"/>
                <w14:ligatures w14:val="standardContextual"/>
              </w:rPr>
              <w:tab/>
            </w:r>
            <w:r w:rsidRPr="00AF285A">
              <w:rPr>
                <w:rStyle w:val="Hyperlink"/>
              </w:rPr>
              <w:t>Factory Inspection and Testing</w:t>
            </w:r>
            <w:r>
              <w:rPr>
                <w:webHidden/>
              </w:rPr>
              <w:tab/>
            </w:r>
            <w:r>
              <w:rPr>
                <w:webHidden/>
              </w:rPr>
              <w:fldChar w:fldCharType="begin"/>
            </w:r>
            <w:r>
              <w:rPr>
                <w:webHidden/>
              </w:rPr>
              <w:instrText xml:space="preserve"> PAGEREF _Toc223962115 \h </w:instrText>
            </w:r>
            <w:r>
              <w:rPr>
                <w:webHidden/>
              </w:rPr>
            </w:r>
            <w:r>
              <w:rPr>
                <w:webHidden/>
              </w:rPr>
              <w:fldChar w:fldCharType="separate"/>
            </w:r>
            <w:r>
              <w:rPr>
                <w:webHidden/>
              </w:rPr>
              <w:t>34</w:t>
            </w:r>
            <w:r>
              <w:rPr>
                <w:webHidden/>
              </w:rPr>
              <w:fldChar w:fldCharType="end"/>
            </w:r>
          </w:hyperlink>
        </w:p>
        <w:p w14:paraId="00DABF4B" w14:textId="75E93E10" w:rsidR="007F15EA" w:rsidRDefault="007F15EA">
          <w:pPr>
            <w:pStyle w:val="TOC3"/>
            <w:rPr>
              <w:color w:val="auto"/>
              <w:kern w:val="2"/>
              <w:sz w:val="24"/>
              <w:szCs w:val="24"/>
              <w14:ligatures w14:val="standardContextual"/>
            </w:rPr>
          </w:pPr>
          <w:hyperlink w:anchor="_Toc223962116" w:history="1">
            <w:r w:rsidRPr="00AF285A">
              <w:rPr>
                <w:rStyle w:val="Hyperlink"/>
                <w:rFonts w:ascii="Arial" w:hAnsi="Arial"/>
              </w:rPr>
              <w:t>2.24.2</w:t>
            </w:r>
            <w:r>
              <w:rPr>
                <w:color w:val="auto"/>
                <w:kern w:val="2"/>
                <w:sz w:val="24"/>
                <w:szCs w:val="24"/>
                <w14:ligatures w14:val="standardContextual"/>
              </w:rPr>
              <w:tab/>
            </w:r>
            <w:r w:rsidRPr="00AF285A">
              <w:rPr>
                <w:rStyle w:val="Hyperlink"/>
              </w:rPr>
              <w:t>Pre-Shipment Factory Testing and Inspection</w:t>
            </w:r>
            <w:r>
              <w:rPr>
                <w:webHidden/>
              </w:rPr>
              <w:tab/>
            </w:r>
            <w:r>
              <w:rPr>
                <w:webHidden/>
              </w:rPr>
              <w:fldChar w:fldCharType="begin"/>
            </w:r>
            <w:r>
              <w:rPr>
                <w:webHidden/>
              </w:rPr>
              <w:instrText xml:space="preserve"> PAGEREF _Toc223962116 \h </w:instrText>
            </w:r>
            <w:r>
              <w:rPr>
                <w:webHidden/>
              </w:rPr>
            </w:r>
            <w:r>
              <w:rPr>
                <w:webHidden/>
              </w:rPr>
              <w:fldChar w:fldCharType="separate"/>
            </w:r>
            <w:r>
              <w:rPr>
                <w:webHidden/>
              </w:rPr>
              <w:t>34</w:t>
            </w:r>
            <w:r>
              <w:rPr>
                <w:webHidden/>
              </w:rPr>
              <w:fldChar w:fldCharType="end"/>
            </w:r>
          </w:hyperlink>
        </w:p>
        <w:p w14:paraId="62E940C3" w14:textId="430457F1" w:rsidR="007F15EA" w:rsidRDefault="007F15EA">
          <w:pPr>
            <w:pStyle w:val="TOC2"/>
            <w:rPr>
              <w:color w:val="auto"/>
              <w:kern w:val="2"/>
              <w:sz w:val="24"/>
              <w:szCs w:val="24"/>
              <w14:ligatures w14:val="standardContextual"/>
            </w:rPr>
          </w:pPr>
          <w:hyperlink w:anchor="_Toc223962117" w:history="1">
            <w:r w:rsidRPr="00AF285A">
              <w:rPr>
                <w:rStyle w:val="Hyperlink"/>
                <w:rFonts w:ascii="Arial" w:hAnsi="Arial"/>
              </w:rPr>
              <w:t>2.25</w:t>
            </w:r>
            <w:r>
              <w:rPr>
                <w:color w:val="auto"/>
                <w:kern w:val="2"/>
                <w:sz w:val="24"/>
                <w:szCs w:val="24"/>
                <w14:ligatures w14:val="standardContextual"/>
              </w:rPr>
              <w:tab/>
            </w:r>
            <w:r w:rsidRPr="00AF285A">
              <w:rPr>
                <w:rStyle w:val="Hyperlink"/>
              </w:rPr>
              <w:t>Plant Commissioning Tests</w:t>
            </w:r>
            <w:r>
              <w:rPr>
                <w:webHidden/>
              </w:rPr>
              <w:tab/>
            </w:r>
            <w:r>
              <w:rPr>
                <w:webHidden/>
              </w:rPr>
              <w:fldChar w:fldCharType="begin"/>
            </w:r>
            <w:r>
              <w:rPr>
                <w:webHidden/>
              </w:rPr>
              <w:instrText xml:space="preserve"> PAGEREF _Toc223962117 \h </w:instrText>
            </w:r>
            <w:r>
              <w:rPr>
                <w:webHidden/>
              </w:rPr>
            </w:r>
            <w:r>
              <w:rPr>
                <w:webHidden/>
              </w:rPr>
              <w:fldChar w:fldCharType="separate"/>
            </w:r>
            <w:r>
              <w:rPr>
                <w:webHidden/>
              </w:rPr>
              <w:t>35</w:t>
            </w:r>
            <w:r>
              <w:rPr>
                <w:webHidden/>
              </w:rPr>
              <w:fldChar w:fldCharType="end"/>
            </w:r>
          </w:hyperlink>
        </w:p>
        <w:p w14:paraId="2966729A" w14:textId="794A597E" w:rsidR="007F15EA" w:rsidRDefault="007F15EA">
          <w:pPr>
            <w:pStyle w:val="TOC1"/>
            <w:rPr>
              <w:rFonts w:asciiTheme="minorHAnsi" w:hAnsiTheme="minorHAnsi"/>
              <w:color w:val="auto"/>
              <w:kern w:val="2"/>
              <w:sz w:val="24"/>
              <w:szCs w:val="24"/>
              <w14:ligatures w14:val="standardContextual"/>
            </w:rPr>
          </w:pPr>
          <w:hyperlink w:anchor="_Toc223962118" w:history="1">
            <w:r w:rsidRPr="00AF285A">
              <w:rPr>
                <w:rStyle w:val="Hyperlink"/>
                <w:rFonts w:ascii="Arial" w:hAnsi="Arial"/>
              </w:rPr>
              <w:t>3</w:t>
            </w:r>
            <w:r>
              <w:rPr>
                <w:rFonts w:asciiTheme="minorHAnsi" w:hAnsiTheme="minorHAnsi"/>
                <w:color w:val="auto"/>
                <w:kern w:val="2"/>
                <w:sz w:val="24"/>
                <w:szCs w:val="24"/>
                <w14:ligatures w14:val="standardContextual"/>
              </w:rPr>
              <w:tab/>
            </w:r>
            <w:r w:rsidRPr="00AF285A">
              <w:rPr>
                <w:rStyle w:val="Hyperlink"/>
              </w:rPr>
              <w:t>Site Specific Details</w:t>
            </w:r>
            <w:r>
              <w:rPr>
                <w:webHidden/>
              </w:rPr>
              <w:tab/>
            </w:r>
            <w:r>
              <w:rPr>
                <w:webHidden/>
              </w:rPr>
              <w:fldChar w:fldCharType="begin"/>
            </w:r>
            <w:r>
              <w:rPr>
                <w:webHidden/>
              </w:rPr>
              <w:instrText xml:space="preserve"> PAGEREF _Toc223962118 \h </w:instrText>
            </w:r>
            <w:r>
              <w:rPr>
                <w:webHidden/>
              </w:rPr>
            </w:r>
            <w:r>
              <w:rPr>
                <w:webHidden/>
              </w:rPr>
              <w:fldChar w:fldCharType="separate"/>
            </w:r>
            <w:r>
              <w:rPr>
                <w:webHidden/>
              </w:rPr>
              <w:t>37</w:t>
            </w:r>
            <w:r>
              <w:rPr>
                <w:webHidden/>
              </w:rPr>
              <w:fldChar w:fldCharType="end"/>
            </w:r>
          </w:hyperlink>
        </w:p>
        <w:p w14:paraId="5A474341" w14:textId="362B1330" w:rsidR="007F15EA" w:rsidRDefault="007F15EA">
          <w:pPr>
            <w:pStyle w:val="TOC2"/>
            <w:rPr>
              <w:color w:val="auto"/>
              <w:kern w:val="2"/>
              <w:sz w:val="24"/>
              <w:szCs w:val="24"/>
              <w14:ligatures w14:val="standardContextual"/>
            </w:rPr>
          </w:pPr>
          <w:hyperlink w:anchor="_Toc223962119" w:history="1">
            <w:r w:rsidRPr="00AF285A">
              <w:rPr>
                <w:rStyle w:val="Hyperlink"/>
                <w:rFonts w:ascii="Arial" w:hAnsi="Arial"/>
              </w:rPr>
              <w:t>3.1</w:t>
            </w:r>
            <w:r>
              <w:rPr>
                <w:color w:val="auto"/>
                <w:kern w:val="2"/>
                <w:sz w:val="24"/>
                <w:szCs w:val="24"/>
                <w14:ligatures w14:val="standardContextual"/>
              </w:rPr>
              <w:tab/>
            </w:r>
            <w:r w:rsidRPr="00AF285A">
              <w:rPr>
                <w:rStyle w:val="Hyperlink"/>
              </w:rPr>
              <w:t>The Site</w:t>
            </w:r>
            <w:r>
              <w:rPr>
                <w:webHidden/>
              </w:rPr>
              <w:tab/>
            </w:r>
            <w:r>
              <w:rPr>
                <w:webHidden/>
              </w:rPr>
              <w:fldChar w:fldCharType="begin"/>
            </w:r>
            <w:r>
              <w:rPr>
                <w:webHidden/>
              </w:rPr>
              <w:instrText xml:space="preserve"> PAGEREF _Toc223962119 \h </w:instrText>
            </w:r>
            <w:r>
              <w:rPr>
                <w:webHidden/>
              </w:rPr>
            </w:r>
            <w:r>
              <w:rPr>
                <w:webHidden/>
              </w:rPr>
              <w:fldChar w:fldCharType="separate"/>
            </w:r>
            <w:r>
              <w:rPr>
                <w:webHidden/>
              </w:rPr>
              <w:t>37</w:t>
            </w:r>
            <w:r>
              <w:rPr>
                <w:webHidden/>
              </w:rPr>
              <w:fldChar w:fldCharType="end"/>
            </w:r>
          </w:hyperlink>
        </w:p>
        <w:p w14:paraId="7AEBEF20" w14:textId="6B8A0E98" w:rsidR="007F15EA" w:rsidRDefault="007F15EA">
          <w:pPr>
            <w:pStyle w:val="TOC3"/>
            <w:rPr>
              <w:color w:val="auto"/>
              <w:kern w:val="2"/>
              <w:sz w:val="24"/>
              <w:szCs w:val="24"/>
              <w14:ligatures w14:val="standardContextual"/>
            </w:rPr>
          </w:pPr>
          <w:hyperlink w:anchor="_Toc223962120" w:history="1">
            <w:r w:rsidRPr="00AF285A">
              <w:rPr>
                <w:rStyle w:val="Hyperlink"/>
                <w:rFonts w:ascii="Arial" w:hAnsi="Arial"/>
              </w:rPr>
              <w:t>3.1.1</w:t>
            </w:r>
            <w:r>
              <w:rPr>
                <w:color w:val="auto"/>
                <w:kern w:val="2"/>
                <w:sz w:val="24"/>
                <w:szCs w:val="24"/>
                <w14:ligatures w14:val="standardContextual"/>
              </w:rPr>
              <w:tab/>
            </w:r>
            <w:r w:rsidRPr="00AF285A">
              <w:rPr>
                <w:rStyle w:val="Hyperlink"/>
              </w:rPr>
              <w:t>Employer provided documents</w:t>
            </w:r>
            <w:r>
              <w:rPr>
                <w:webHidden/>
              </w:rPr>
              <w:tab/>
            </w:r>
            <w:r>
              <w:rPr>
                <w:webHidden/>
              </w:rPr>
              <w:fldChar w:fldCharType="begin"/>
            </w:r>
            <w:r>
              <w:rPr>
                <w:webHidden/>
              </w:rPr>
              <w:instrText xml:space="preserve"> PAGEREF _Toc223962120 \h </w:instrText>
            </w:r>
            <w:r>
              <w:rPr>
                <w:webHidden/>
              </w:rPr>
            </w:r>
            <w:r>
              <w:rPr>
                <w:webHidden/>
              </w:rPr>
              <w:fldChar w:fldCharType="separate"/>
            </w:r>
            <w:r>
              <w:rPr>
                <w:webHidden/>
              </w:rPr>
              <w:t>37</w:t>
            </w:r>
            <w:r>
              <w:rPr>
                <w:webHidden/>
              </w:rPr>
              <w:fldChar w:fldCharType="end"/>
            </w:r>
          </w:hyperlink>
        </w:p>
        <w:p w14:paraId="484188A6" w14:textId="11D4C744" w:rsidR="007F15EA" w:rsidRDefault="007F15EA">
          <w:pPr>
            <w:pStyle w:val="TOC2"/>
            <w:rPr>
              <w:color w:val="auto"/>
              <w:kern w:val="2"/>
              <w:sz w:val="24"/>
              <w:szCs w:val="24"/>
              <w14:ligatures w14:val="standardContextual"/>
            </w:rPr>
          </w:pPr>
          <w:hyperlink w:anchor="_Toc223962121" w:history="1">
            <w:r w:rsidRPr="00AF285A">
              <w:rPr>
                <w:rStyle w:val="Hyperlink"/>
                <w:rFonts w:ascii="Arial" w:hAnsi="Arial"/>
              </w:rPr>
              <w:t>3.2</w:t>
            </w:r>
            <w:r>
              <w:rPr>
                <w:color w:val="auto"/>
                <w:kern w:val="2"/>
                <w:sz w:val="24"/>
                <w:szCs w:val="24"/>
                <w14:ligatures w14:val="standardContextual"/>
              </w:rPr>
              <w:tab/>
            </w:r>
            <w:r w:rsidRPr="00AF285A">
              <w:rPr>
                <w:rStyle w:val="Hyperlink"/>
              </w:rPr>
              <w:t>Site Conditions</w:t>
            </w:r>
            <w:r>
              <w:rPr>
                <w:webHidden/>
              </w:rPr>
              <w:tab/>
            </w:r>
            <w:r>
              <w:rPr>
                <w:webHidden/>
              </w:rPr>
              <w:fldChar w:fldCharType="begin"/>
            </w:r>
            <w:r>
              <w:rPr>
                <w:webHidden/>
              </w:rPr>
              <w:instrText xml:space="preserve"> PAGEREF _Toc223962121 \h </w:instrText>
            </w:r>
            <w:r>
              <w:rPr>
                <w:webHidden/>
              </w:rPr>
            </w:r>
            <w:r>
              <w:rPr>
                <w:webHidden/>
              </w:rPr>
              <w:fldChar w:fldCharType="separate"/>
            </w:r>
            <w:r>
              <w:rPr>
                <w:webHidden/>
              </w:rPr>
              <w:t>38</w:t>
            </w:r>
            <w:r>
              <w:rPr>
                <w:webHidden/>
              </w:rPr>
              <w:fldChar w:fldCharType="end"/>
            </w:r>
          </w:hyperlink>
        </w:p>
        <w:p w14:paraId="1524230C" w14:textId="6A5CD0AE" w:rsidR="007F15EA" w:rsidRDefault="007F15EA">
          <w:pPr>
            <w:pStyle w:val="TOC2"/>
            <w:rPr>
              <w:color w:val="auto"/>
              <w:kern w:val="2"/>
              <w:sz w:val="24"/>
              <w:szCs w:val="24"/>
              <w14:ligatures w14:val="standardContextual"/>
            </w:rPr>
          </w:pPr>
          <w:hyperlink w:anchor="_Toc223962122" w:history="1">
            <w:r w:rsidRPr="00AF285A">
              <w:rPr>
                <w:rStyle w:val="Hyperlink"/>
              </w:rPr>
              <w:t>Save as regards Unforeseen Site Conditions, the Contractor shall be responsible for identifying and fully detailing all relevant Site and climatic conditions applicable to the Plant and documenting these conditions in a Site Conditions report to be submitted within four (4) weeks of the Notice to Proceed. The Contractor’s assessment shall be based on its own assessment and investigation as to the most severe climatic conditions or local regulations which should be used as a basis for the final design of the Plant.</w:t>
            </w:r>
            <w:r>
              <w:rPr>
                <w:webHidden/>
              </w:rPr>
              <w:tab/>
            </w:r>
            <w:r>
              <w:rPr>
                <w:webHidden/>
              </w:rPr>
              <w:fldChar w:fldCharType="begin"/>
            </w:r>
            <w:r>
              <w:rPr>
                <w:webHidden/>
              </w:rPr>
              <w:instrText xml:space="preserve"> PAGEREF _Toc223962122 \h </w:instrText>
            </w:r>
            <w:r>
              <w:rPr>
                <w:webHidden/>
              </w:rPr>
            </w:r>
            <w:r>
              <w:rPr>
                <w:webHidden/>
              </w:rPr>
              <w:fldChar w:fldCharType="separate"/>
            </w:r>
            <w:r>
              <w:rPr>
                <w:webHidden/>
              </w:rPr>
              <w:t>38</w:t>
            </w:r>
            <w:r>
              <w:rPr>
                <w:webHidden/>
              </w:rPr>
              <w:fldChar w:fldCharType="end"/>
            </w:r>
          </w:hyperlink>
        </w:p>
        <w:p w14:paraId="26613590" w14:textId="7A84EE39" w:rsidR="007F15EA" w:rsidRDefault="007F15EA">
          <w:pPr>
            <w:pStyle w:val="TOC2"/>
            <w:rPr>
              <w:color w:val="auto"/>
              <w:kern w:val="2"/>
              <w:sz w:val="24"/>
              <w:szCs w:val="24"/>
              <w14:ligatures w14:val="standardContextual"/>
            </w:rPr>
          </w:pPr>
          <w:hyperlink w:anchor="_Toc223962123" w:history="1">
            <w:r w:rsidRPr="00AF285A">
              <w:rPr>
                <w:rStyle w:val="Hyperlink"/>
                <w:rFonts w:ascii="Arial" w:hAnsi="Arial"/>
              </w:rPr>
              <w:t>3.3</w:t>
            </w:r>
            <w:r>
              <w:rPr>
                <w:color w:val="auto"/>
                <w:kern w:val="2"/>
                <w:sz w:val="24"/>
                <w:szCs w:val="24"/>
                <w14:ligatures w14:val="standardContextual"/>
              </w:rPr>
              <w:tab/>
            </w:r>
            <w:r w:rsidRPr="00AF285A">
              <w:rPr>
                <w:rStyle w:val="Hyperlink"/>
              </w:rPr>
              <w:t>Technology Specific Scope of Work</w:t>
            </w:r>
            <w:r>
              <w:rPr>
                <w:webHidden/>
              </w:rPr>
              <w:tab/>
            </w:r>
            <w:r>
              <w:rPr>
                <w:webHidden/>
              </w:rPr>
              <w:fldChar w:fldCharType="begin"/>
            </w:r>
            <w:r>
              <w:rPr>
                <w:webHidden/>
              </w:rPr>
              <w:instrText xml:space="preserve"> PAGEREF _Toc223962123 \h </w:instrText>
            </w:r>
            <w:r>
              <w:rPr>
                <w:webHidden/>
              </w:rPr>
            </w:r>
            <w:r>
              <w:rPr>
                <w:webHidden/>
              </w:rPr>
              <w:fldChar w:fldCharType="separate"/>
            </w:r>
            <w:r>
              <w:rPr>
                <w:webHidden/>
              </w:rPr>
              <w:t>38</w:t>
            </w:r>
            <w:r>
              <w:rPr>
                <w:webHidden/>
              </w:rPr>
              <w:fldChar w:fldCharType="end"/>
            </w:r>
          </w:hyperlink>
        </w:p>
        <w:p w14:paraId="7A50A39C" w14:textId="0D2655E0" w:rsidR="007F15EA" w:rsidRDefault="007F15EA">
          <w:pPr>
            <w:pStyle w:val="TOC1"/>
            <w:rPr>
              <w:rFonts w:asciiTheme="minorHAnsi" w:hAnsiTheme="minorHAnsi"/>
              <w:color w:val="auto"/>
              <w:kern w:val="2"/>
              <w:sz w:val="24"/>
              <w:szCs w:val="24"/>
              <w14:ligatures w14:val="standardContextual"/>
            </w:rPr>
          </w:pPr>
          <w:hyperlink w:anchor="_Toc223962124" w:history="1">
            <w:r w:rsidRPr="00AF285A">
              <w:rPr>
                <w:rStyle w:val="Hyperlink"/>
                <w:rFonts w:ascii="Arial" w:hAnsi="Arial"/>
              </w:rPr>
              <w:t>4</w:t>
            </w:r>
            <w:r>
              <w:rPr>
                <w:rFonts w:asciiTheme="minorHAnsi" w:hAnsiTheme="minorHAnsi"/>
                <w:color w:val="auto"/>
                <w:kern w:val="2"/>
                <w:sz w:val="24"/>
                <w:szCs w:val="24"/>
                <w14:ligatures w14:val="standardContextual"/>
              </w:rPr>
              <w:tab/>
            </w:r>
            <w:r w:rsidRPr="00AF285A">
              <w:rPr>
                <w:rStyle w:val="Hyperlink"/>
              </w:rPr>
              <w:t>Project Management</w:t>
            </w:r>
            <w:r>
              <w:rPr>
                <w:webHidden/>
              </w:rPr>
              <w:tab/>
            </w:r>
            <w:r>
              <w:rPr>
                <w:webHidden/>
              </w:rPr>
              <w:fldChar w:fldCharType="begin"/>
            </w:r>
            <w:r>
              <w:rPr>
                <w:webHidden/>
              </w:rPr>
              <w:instrText xml:space="preserve"> PAGEREF _Toc223962124 \h </w:instrText>
            </w:r>
            <w:r>
              <w:rPr>
                <w:webHidden/>
              </w:rPr>
            </w:r>
            <w:r>
              <w:rPr>
                <w:webHidden/>
              </w:rPr>
              <w:fldChar w:fldCharType="separate"/>
            </w:r>
            <w:r>
              <w:rPr>
                <w:webHidden/>
              </w:rPr>
              <w:t>39</w:t>
            </w:r>
            <w:r>
              <w:rPr>
                <w:webHidden/>
              </w:rPr>
              <w:fldChar w:fldCharType="end"/>
            </w:r>
          </w:hyperlink>
        </w:p>
        <w:p w14:paraId="02A190C3" w14:textId="63331646" w:rsidR="007F15EA" w:rsidRDefault="007F15EA">
          <w:pPr>
            <w:pStyle w:val="TOC2"/>
            <w:rPr>
              <w:color w:val="auto"/>
              <w:kern w:val="2"/>
              <w:sz w:val="24"/>
              <w:szCs w:val="24"/>
              <w14:ligatures w14:val="standardContextual"/>
            </w:rPr>
          </w:pPr>
          <w:hyperlink w:anchor="_Toc223962125" w:history="1">
            <w:r w:rsidRPr="00AF285A">
              <w:rPr>
                <w:rStyle w:val="Hyperlink"/>
                <w:rFonts w:ascii="Arial" w:hAnsi="Arial"/>
              </w:rPr>
              <w:t>4.1</w:t>
            </w:r>
            <w:r>
              <w:rPr>
                <w:color w:val="auto"/>
                <w:kern w:val="2"/>
                <w:sz w:val="24"/>
                <w:szCs w:val="24"/>
                <w14:ligatures w14:val="standardContextual"/>
              </w:rPr>
              <w:tab/>
            </w:r>
            <w:r w:rsidRPr="00AF285A">
              <w:rPr>
                <w:rStyle w:val="Hyperlink"/>
              </w:rPr>
              <w:t>Planning and Coordination</w:t>
            </w:r>
            <w:r>
              <w:rPr>
                <w:webHidden/>
              </w:rPr>
              <w:tab/>
            </w:r>
            <w:r>
              <w:rPr>
                <w:webHidden/>
              </w:rPr>
              <w:fldChar w:fldCharType="begin"/>
            </w:r>
            <w:r>
              <w:rPr>
                <w:webHidden/>
              </w:rPr>
              <w:instrText xml:space="preserve"> PAGEREF _Toc223962125 \h </w:instrText>
            </w:r>
            <w:r>
              <w:rPr>
                <w:webHidden/>
              </w:rPr>
            </w:r>
            <w:r>
              <w:rPr>
                <w:webHidden/>
              </w:rPr>
              <w:fldChar w:fldCharType="separate"/>
            </w:r>
            <w:r>
              <w:rPr>
                <w:webHidden/>
              </w:rPr>
              <w:t>39</w:t>
            </w:r>
            <w:r>
              <w:rPr>
                <w:webHidden/>
              </w:rPr>
              <w:fldChar w:fldCharType="end"/>
            </w:r>
          </w:hyperlink>
        </w:p>
        <w:p w14:paraId="0B3B2A56" w14:textId="6DAAEBAD" w:rsidR="007F15EA" w:rsidRDefault="007F15EA">
          <w:pPr>
            <w:pStyle w:val="TOC2"/>
            <w:rPr>
              <w:color w:val="auto"/>
              <w:kern w:val="2"/>
              <w:sz w:val="24"/>
              <w:szCs w:val="24"/>
              <w14:ligatures w14:val="standardContextual"/>
            </w:rPr>
          </w:pPr>
          <w:hyperlink w:anchor="_Toc223962126" w:history="1">
            <w:r w:rsidRPr="00AF285A">
              <w:rPr>
                <w:rStyle w:val="Hyperlink"/>
                <w:rFonts w:ascii="Arial" w:hAnsi="Arial"/>
              </w:rPr>
              <w:t>4.2</w:t>
            </w:r>
            <w:r>
              <w:rPr>
                <w:color w:val="auto"/>
                <w:kern w:val="2"/>
                <w:sz w:val="24"/>
                <w:szCs w:val="24"/>
                <w14:ligatures w14:val="standardContextual"/>
              </w:rPr>
              <w:tab/>
            </w:r>
            <w:r w:rsidRPr="00AF285A">
              <w:rPr>
                <w:rStyle w:val="Hyperlink"/>
              </w:rPr>
              <w:t>Procurement</w:t>
            </w:r>
            <w:r>
              <w:rPr>
                <w:webHidden/>
              </w:rPr>
              <w:tab/>
            </w:r>
            <w:r>
              <w:rPr>
                <w:webHidden/>
              </w:rPr>
              <w:fldChar w:fldCharType="begin"/>
            </w:r>
            <w:r>
              <w:rPr>
                <w:webHidden/>
              </w:rPr>
              <w:instrText xml:space="preserve"> PAGEREF _Toc223962126 \h </w:instrText>
            </w:r>
            <w:r>
              <w:rPr>
                <w:webHidden/>
              </w:rPr>
            </w:r>
            <w:r>
              <w:rPr>
                <w:webHidden/>
              </w:rPr>
              <w:fldChar w:fldCharType="separate"/>
            </w:r>
            <w:r>
              <w:rPr>
                <w:webHidden/>
              </w:rPr>
              <w:t>40</w:t>
            </w:r>
            <w:r>
              <w:rPr>
                <w:webHidden/>
              </w:rPr>
              <w:fldChar w:fldCharType="end"/>
            </w:r>
          </w:hyperlink>
        </w:p>
        <w:p w14:paraId="77D3E023" w14:textId="5CC51B0E" w:rsidR="007F15EA" w:rsidRDefault="007F15EA">
          <w:pPr>
            <w:pStyle w:val="TOC2"/>
            <w:rPr>
              <w:color w:val="auto"/>
              <w:kern w:val="2"/>
              <w:sz w:val="24"/>
              <w:szCs w:val="24"/>
              <w14:ligatures w14:val="standardContextual"/>
            </w:rPr>
          </w:pPr>
          <w:hyperlink w:anchor="_Toc223962127" w:history="1">
            <w:r w:rsidRPr="00AF285A">
              <w:rPr>
                <w:rStyle w:val="Hyperlink"/>
                <w:rFonts w:ascii="Arial" w:hAnsi="Arial"/>
              </w:rPr>
              <w:t>4.3</w:t>
            </w:r>
            <w:r>
              <w:rPr>
                <w:color w:val="auto"/>
                <w:kern w:val="2"/>
                <w:sz w:val="24"/>
                <w:szCs w:val="24"/>
                <w14:ligatures w14:val="standardContextual"/>
              </w:rPr>
              <w:tab/>
            </w:r>
            <w:r w:rsidRPr="00AF285A">
              <w:rPr>
                <w:rStyle w:val="Hyperlink"/>
              </w:rPr>
              <w:t>Construction Management</w:t>
            </w:r>
            <w:r>
              <w:rPr>
                <w:webHidden/>
              </w:rPr>
              <w:tab/>
            </w:r>
            <w:r>
              <w:rPr>
                <w:webHidden/>
              </w:rPr>
              <w:fldChar w:fldCharType="begin"/>
            </w:r>
            <w:r>
              <w:rPr>
                <w:webHidden/>
              </w:rPr>
              <w:instrText xml:space="preserve"> PAGEREF _Toc223962127 \h </w:instrText>
            </w:r>
            <w:r>
              <w:rPr>
                <w:webHidden/>
              </w:rPr>
            </w:r>
            <w:r>
              <w:rPr>
                <w:webHidden/>
              </w:rPr>
              <w:fldChar w:fldCharType="separate"/>
            </w:r>
            <w:r>
              <w:rPr>
                <w:webHidden/>
              </w:rPr>
              <w:t>40</w:t>
            </w:r>
            <w:r>
              <w:rPr>
                <w:webHidden/>
              </w:rPr>
              <w:fldChar w:fldCharType="end"/>
            </w:r>
          </w:hyperlink>
        </w:p>
        <w:p w14:paraId="164A86B5" w14:textId="2A607A12" w:rsidR="007F15EA" w:rsidRDefault="007F15EA">
          <w:pPr>
            <w:pStyle w:val="TOC2"/>
            <w:rPr>
              <w:color w:val="auto"/>
              <w:kern w:val="2"/>
              <w:sz w:val="24"/>
              <w:szCs w:val="24"/>
              <w14:ligatures w14:val="standardContextual"/>
            </w:rPr>
          </w:pPr>
          <w:hyperlink w:anchor="_Toc223962128" w:history="1">
            <w:r w:rsidRPr="00AF285A">
              <w:rPr>
                <w:rStyle w:val="Hyperlink"/>
                <w:rFonts w:ascii="Arial" w:hAnsi="Arial"/>
              </w:rPr>
              <w:t>4.4</w:t>
            </w:r>
            <w:r>
              <w:rPr>
                <w:color w:val="auto"/>
                <w:kern w:val="2"/>
                <w:sz w:val="24"/>
                <w:szCs w:val="24"/>
                <w14:ligatures w14:val="standardContextual"/>
              </w:rPr>
              <w:tab/>
            </w:r>
            <w:r w:rsidRPr="00AF285A">
              <w:rPr>
                <w:rStyle w:val="Hyperlink"/>
              </w:rPr>
              <w:t>Progress Reporting and Meetings</w:t>
            </w:r>
            <w:r>
              <w:rPr>
                <w:webHidden/>
              </w:rPr>
              <w:tab/>
            </w:r>
            <w:r>
              <w:rPr>
                <w:webHidden/>
              </w:rPr>
              <w:fldChar w:fldCharType="begin"/>
            </w:r>
            <w:r>
              <w:rPr>
                <w:webHidden/>
              </w:rPr>
              <w:instrText xml:space="preserve"> PAGEREF _Toc223962128 \h </w:instrText>
            </w:r>
            <w:r>
              <w:rPr>
                <w:webHidden/>
              </w:rPr>
            </w:r>
            <w:r>
              <w:rPr>
                <w:webHidden/>
              </w:rPr>
              <w:fldChar w:fldCharType="separate"/>
            </w:r>
            <w:r>
              <w:rPr>
                <w:webHidden/>
              </w:rPr>
              <w:t>41</w:t>
            </w:r>
            <w:r>
              <w:rPr>
                <w:webHidden/>
              </w:rPr>
              <w:fldChar w:fldCharType="end"/>
            </w:r>
          </w:hyperlink>
        </w:p>
        <w:p w14:paraId="441E9CF4" w14:textId="415003F5" w:rsidR="007F15EA" w:rsidRDefault="007F15EA">
          <w:pPr>
            <w:pStyle w:val="TOC1"/>
            <w:rPr>
              <w:rFonts w:asciiTheme="minorHAnsi" w:hAnsiTheme="minorHAnsi"/>
              <w:color w:val="auto"/>
              <w:kern w:val="2"/>
              <w:sz w:val="24"/>
              <w:szCs w:val="24"/>
              <w14:ligatures w14:val="standardContextual"/>
            </w:rPr>
          </w:pPr>
          <w:hyperlink w:anchor="_Toc223962129" w:history="1">
            <w:r w:rsidRPr="00AF285A">
              <w:rPr>
                <w:rStyle w:val="Hyperlink"/>
                <w:rFonts w:ascii="Arial" w:hAnsi="Arial"/>
              </w:rPr>
              <w:t>5</w:t>
            </w:r>
            <w:r>
              <w:rPr>
                <w:rFonts w:asciiTheme="minorHAnsi" w:hAnsiTheme="minorHAnsi"/>
                <w:color w:val="auto"/>
                <w:kern w:val="2"/>
                <w:sz w:val="24"/>
                <w:szCs w:val="24"/>
                <w14:ligatures w14:val="standardContextual"/>
              </w:rPr>
              <w:tab/>
            </w:r>
            <w:r w:rsidRPr="00AF285A">
              <w:rPr>
                <w:rStyle w:val="Hyperlink"/>
              </w:rPr>
              <w:t>Quality Assurance/Quality Control (QA/QC)</w:t>
            </w:r>
            <w:r>
              <w:rPr>
                <w:webHidden/>
              </w:rPr>
              <w:tab/>
            </w:r>
            <w:r>
              <w:rPr>
                <w:webHidden/>
              </w:rPr>
              <w:fldChar w:fldCharType="begin"/>
            </w:r>
            <w:r>
              <w:rPr>
                <w:webHidden/>
              </w:rPr>
              <w:instrText xml:space="preserve"> PAGEREF _Toc223962129 \h </w:instrText>
            </w:r>
            <w:r>
              <w:rPr>
                <w:webHidden/>
              </w:rPr>
            </w:r>
            <w:r>
              <w:rPr>
                <w:webHidden/>
              </w:rPr>
              <w:fldChar w:fldCharType="separate"/>
            </w:r>
            <w:r>
              <w:rPr>
                <w:webHidden/>
              </w:rPr>
              <w:t>42</w:t>
            </w:r>
            <w:r>
              <w:rPr>
                <w:webHidden/>
              </w:rPr>
              <w:fldChar w:fldCharType="end"/>
            </w:r>
          </w:hyperlink>
        </w:p>
        <w:p w14:paraId="65781641" w14:textId="6F2A748B" w:rsidR="007F15EA" w:rsidRDefault="007F15EA">
          <w:pPr>
            <w:pStyle w:val="TOC2"/>
            <w:rPr>
              <w:color w:val="auto"/>
              <w:kern w:val="2"/>
              <w:sz w:val="24"/>
              <w:szCs w:val="24"/>
              <w14:ligatures w14:val="standardContextual"/>
            </w:rPr>
          </w:pPr>
          <w:hyperlink w:anchor="_Toc223962130" w:history="1">
            <w:r w:rsidRPr="00AF285A">
              <w:rPr>
                <w:rStyle w:val="Hyperlink"/>
                <w:rFonts w:ascii="Arial" w:hAnsi="Arial"/>
              </w:rPr>
              <w:t>5.1</w:t>
            </w:r>
            <w:r>
              <w:rPr>
                <w:color w:val="auto"/>
                <w:kern w:val="2"/>
                <w:sz w:val="24"/>
                <w:szCs w:val="24"/>
                <w14:ligatures w14:val="standardContextual"/>
              </w:rPr>
              <w:tab/>
            </w:r>
            <w:r w:rsidRPr="00AF285A">
              <w:rPr>
                <w:rStyle w:val="Hyperlink"/>
              </w:rPr>
              <w:t>Factory Acceptance Tests</w:t>
            </w:r>
            <w:r>
              <w:rPr>
                <w:webHidden/>
              </w:rPr>
              <w:tab/>
            </w:r>
            <w:r>
              <w:rPr>
                <w:webHidden/>
              </w:rPr>
              <w:fldChar w:fldCharType="begin"/>
            </w:r>
            <w:r>
              <w:rPr>
                <w:webHidden/>
              </w:rPr>
              <w:instrText xml:space="preserve"> PAGEREF _Toc223962130 \h </w:instrText>
            </w:r>
            <w:r>
              <w:rPr>
                <w:webHidden/>
              </w:rPr>
            </w:r>
            <w:r>
              <w:rPr>
                <w:webHidden/>
              </w:rPr>
              <w:fldChar w:fldCharType="separate"/>
            </w:r>
            <w:r>
              <w:rPr>
                <w:webHidden/>
              </w:rPr>
              <w:t>43</w:t>
            </w:r>
            <w:r>
              <w:rPr>
                <w:webHidden/>
              </w:rPr>
              <w:fldChar w:fldCharType="end"/>
            </w:r>
          </w:hyperlink>
        </w:p>
        <w:p w14:paraId="4AFA9EBE" w14:textId="25113D29" w:rsidR="007F15EA" w:rsidRDefault="007F15EA">
          <w:pPr>
            <w:pStyle w:val="TOC2"/>
            <w:rPr>
              <w:color w:val="auto"/>
              <w:kern w:val="2"/>
              <w:sz w:val="24"/>
              <w:szCs w:val="24"/>
              <w14:ligatures w14:val="standardContextual"/>
            </w:rPr>
          </w:pPr>
          <w:hyperlink w:anchor="_Toc223962131" w:history="1">
            <w:r w:rsidRPr="00AF285A">
              <w:rPr>
                <w:rStyle w:val="Hyperlink"/>
                <w:rFonts w:ascii="Arial" w:hAnsi="Arial"/>
              </w:rPr>
              <w:t>5.2</w:t>
            </w:r>
            <w:r>
              <w:rPr>
                <w:color w:val="auto"/>
                <w:kern w:val="2"/>
                <w:sz w:val="24"/>
                <w:szCs w:val="24"/>
                <w14:ligatures w14:val="standardContextual"/>
              </w:rPr>
              <w:tab/>
            </w:r>
            <w:r w:rsidRPr="00AF285A">
              <w:rPr>
                <w:rStyle w:val="Hyperlink"/>
              </w:rPr>
              <w:t>Inspection and Test Plan</w:t>
            </w:r>
            <w:r>
              <w:rPr>
                <w:webHidden/>
              </w:rPr>
              <w:tab/>
            </w:r>
            <w:r>
              <w:rPr>
                <w:webHidden/>
              </w:rPr>
              <w:fldChar w:fldCharType="begin"/>
            </w:r>
            <w:r>
              <w:rPr>
                <w:webHidden/>
              </w:rPr>
              <w:instrText xml:space="preserve"> PAGEREF _Toc223962131 \h </w:instrText>
            </w:r>
            <w:r>
              <w:rPr>
                <w:webHidden/>
              </w:rPr>
            </w:r>
            <w:r>
              <w:rPr>
                <w:webHidden/>
              </w:rPr>
              <w:fldChar w:fldCharType="separate"/>
            </w:r>
            <w:r>
              <w:rPr>
                <w:webHidden/>
              </w:rPr>
              <w:t>43</w:t>
            </w:r>
            <w:r>
              <w:rPr>
                <w:webHidden/>
              </w:rPr>
              <w:fldChar w:fldCharType="end"/>
            </w:r>
          </w:hyperlink>
        </w:p>
        <w:p w14:paraId="0BA8C4C8" w14:textId="1A0D4C34" w:rsidR="007F15EA" w:rsidRDefault="007F15EA">
          <w:pPr>
            <w:pStyle w:val="TOC3"/>
            <w:rPr>
              <w:color w:val="auto"/>
              <w:kern w:val="2"/>
              <w:sz w:val="24"/>
              <w:szCs w:val="24"/>
              <w14:ligatures w14:val="standardContextual"/>
            </w:rPr>
          </w:pPr>
          <w:hyperlink w:anchor="_Toc223962132" w:history="1">
            <w:r w:rsidRPr="00AF285A">
              <w:rPr>
                <w:rStyle w:val="Hyperlink"/>
                <w:rFonts w:ascii="Arial" w:eastAsia="SimSun" w:hAnsi="Arial" w:cs="Arial"/>
              </w:rPr>
              <w:t>5.2.1</w:t>
            </w:r>
            <w:r>
              <w:rPr>
                <w:color w:val="auto"/>
                <w:kern w:val="2"/>
                <w:sz w:val="24"/>
                <w:szCs w:val="24"/>
                <w14:ligatures w14:val="standardContextual"/>
              </w:rPr>
              <w:tab/>
            </w:r>
            <w:r w:rsidRPr="00AF285A">
              <w:rPr>
                <w:rStyle w:val="Hyperlink"/>
                <w:rFonts w:asciiTheme="majorHAnsi" w:eastAsia="SimSun" w:hAnsiTheme="majorHAnsi" w:cs="Arial"/>
              </w:rPr>
              <w:t>Notice of Inspection and Test</w:t>
            </w:r>
            <w:r>
              <w:rPr>
                <w:webHidden/>
              </w:rPr>
              <w:tab/>
            </w:r>
            <w:r>
              <w:rPr>
                <w:webHidden/>
              </w:rPr>
              <w:fldChar w:fldCharType="begin"/>
            </w:r>
            <w:r>
              <w:rPr>
                <w:webHidden/>
              </w:rPr>
              <w:instrText xml:space="preserve"> PAGEREF _Toc223962132 \h </w:instrText>
            </w:r>
            <w:r>
              <w:rPr>
                <w:webHidden/>
              </w:rPr>
            </w:r>
            <w:r>
              <w:rPr>
                <w:webHidden/>
              </w:rPr>
              <w:fldChar w:fldCharType="separate"/>
            </w:r>
            <w:r>
              <w:rPr>
                <w:webHidden/>
              </w:rPr>
              <w:t>43</w:t>
            </w:r>
            <w:r>
              <w:rPr>
                <w:webHidden/>
              </w:rPr>
              <w:fldChar w:fldCharType="end"/>
            </w:r>
          </w:hyperlink>
        </w:p>
        <w:p w14:paraId="6491D364" w14:textId="79AD0D33" w:rsidR="007F15EA" w:rsidRDefault="007F15EA">
          <w:pPr>
            <w:pStyle w:val="TOC3"/>
            <w:rPr>
              <w:color w:val="auto"/>
              <w:kern w:val="2"/>
              <w:sz w:val="24"/>
              <w:szCs w:val="24"/>
              <w14:ligatures w14:val="standardContextual"/>
            </w:rPr>
          </w:pPr>
          <w:hyperlink w:anchor="_Toc223962133" w:history="1">
            <w:r w:rsidRPr="00AF285A">
              <w:rPr>
                <w:rStyle w:val="Hyperlink"/>
                <w:rFonts w:ascii="Arial" w:eastAsia="SimSun" w:hAnsi="Arial" w:cs="Arial"/>
              </w:rPr>
              <w:t>5.2.2</w:t>
            </w:r>
            <w:r>
              <w:rPr>
                <w:color w:val="auto"/>
                <w:kern w:val="2"/>
                <w:sz w:val="24"/>
                <w:szCs w:val="24"/>
                <w14:ligatures w14:val="standardContextual"/>
              </w:rPr>
              <w:tab/>
            </w:r>
            <w:r w:rsidRPr="00AF285A">
              <w:rPr>
                <w:rStyle w:val="Hyperlink"/>
                <w:rFonts w:asciiTheme="majorHAnsi" w:eastAsia="SimSun" w:hAnsiTheme="majorHAnsi" w:cs="Arial"/>
              </w:rPr>
              <w:t>Records</w:t>
            </w:r>
            <w:r>
              <w:rPr>
                <w:webHidden/>
              </w:rPr>
              <w:tab/>
            </w:r>
            <w:r>
              <w:rPr>
                <w:webHidden/>
              </w:rPr>
              <w:fldChar w:fldCharType="begin"/>
            </w:r>
            <w:r>
              <w:rPr>
                <w:webHidden/>
              </w:rPr>
              <w:instrText xml:space="preserve"> PAGEREF _Toc223962133 \h </w:instrText>
            </w:r>
            <w:r>
              <w:rPr>
                <w:webHidden/>
              </w:rPr>
            </w:r>
            <w:r>
              <w:rPr>
                <w:webHidden/>
              </w:rPr>
              <w:fldChar w:fldCharType="separate"/>
            </w:r>
            <w:r>
              <w:rPr>
                <w:webHidden/>
              </w:rPr>
              <w:t>43</w:t>
            </w:r>
            <w:r>
              <w:rPr>
                <w:webHidden/>
              </w:rPr>
              <w:fldChar w:fldCharType="end"/>
            </w:r>
          </w:hyperlink>
        </w:p>
        <w:p w14:paraId="4967A002" w14:textId="000E458B" w:rsidR="007F15EA" w:rsidRDefault="007F15EA">
          <w:pPr>
            <w:pStyle w:val="TOC1"/>
            <w:rPr>
              <w:rFonts w:asciiTheme="minorHAnsi" w:hAnsiTheme="minorHAnsi"/>
              <w:color w:val="auto"/>
              <w:kern w:val="2"/>
              <w:sz w:val="24"/>
              <w:szCs w:val="24"/>
              <w14:ligatures w14:val="standardContextual"/>
            </w:rPr>
          </w:pPr>
          <w:hyperlink w:anchor="_Toc223962134" w:history="1">
            <w:r w:rsidRPr="00AF285A">
              <w:rPr>
                <w:rStyle w:val="Hyperlink"/>
                <w:rFonts w:ascii="Arial" w:hAnsi="Arial"/>
              </w:rPr>
              <w:t>6</w:t>
            </w:r>
            <w:r>
              <w:rPr>
                <w:rFonts w:asciiTheme="minorHAnsi" w:hAnsiTheme="minorHAnsi"/>
                <w:color w:val="auto"/>
                <w:kern w:val="2"/>
                <w:sz w:val="24"/>
                <w:szCs w:val="24"/>
                <w14:ligatures w14:val="standardContextual"/>
              </w:rPr>
              <w:tab/>
            </w:r>
            <w:r w:rsidRPr="00AF285A">
              <w:rPr>
                <w:rStyle w:val="Hyperlink"/>
              </w:rPr>
              <w:t>Health and Safety Plan</w:t>
            </w:r>
            <w:r>
              <w:rPr>
                <w:webHidden/>
              </w:rPr>
              <w:tab/>
            </w:r>
            <w:r>
              <w:rPr>
                <w:webHidden/>
              </w:rPr>
              <w:fldChar w:fldCharType="begin"/>
            </w:r>
            <w:r>
              <w:rPr>
                <w:webHidden/>
              </w:rPr>
              <w:instrText xml:space="preserve"> PAGEREF _Toc223962134 \h </w:instrText>
            </w:r>
            <w:r>
              <w:rPr>
                <w:webHidden/>
              </w:rPr>
            </w:r>
            <w:r>
              <w:rPr>
                <w:webHidden/>
              </w:rPr>
              <w:fldChar w:fldCharType="separate"/>
            </w:r>
            <w:r>
              <w:rPr>
                <w:webHidden/>
              </w:rPr>
              <w:t>45</w:t>
            </w:r>
            <w:r>
              <w:rPr>
                <w:webHidden/>
              </w:rPr>
              <w:fldChar w:fldCharType="end"/>
            </w:r>
          </w:hyperlink>
        </w:p>
        <w:p w14:paraId="27725029" w14:textId="01724468" w:rsidR="007F15EA" w:rsidRDefault="007F15EA">
          <w:pPr>
            <w:pStyle w:val="TOC2"/>
            <w:rPr>
              <w:color w:val="auto"/>
              <w:kern w:val="2"/>
              <w:sz w:val="24"/>
              <w:szCs w:val="24"/>
              <w14:ligatures w14:val="standardContextual"/>
            </w:rPr>
          </w:pPr>
          <w:hyperlink w:anchor="_Toc223962135" w:history="1">
            <w:r w:rsidRPr="00AF285A">
              <w:rPr>
                <w:rStyle w:val="Hyperlink"/>
                <w:rFonts w:ascii="Arial" w:eastAsia="SimSun" w:hAnsi="Arial" w:cs="Arial"/>
              </w:rPr>
              <w:t>6.1</w:t>
            </w:r>
            <w:r>
              <w:rPr>
                <w:color w:val="auto"/>
                <w:kern w:val="2"/>
                <w:sz w:val="24"/>
                <w:szCs w:val="24"/>
                <w14:ligatures w14:val="standardContextual"/>
              </w:rPr>
              <w:tab/>
            </w:r>
            <w:r w:rsidRPr="00AF285A">
              <w:rPr>
                <w:rStyle w:val="Hyperlink"/>
                <w:rFonts w:asciiTheme="majorHAnsi" w:eastAsia="SimSun" w:hAnsiTheme="majorHAnsi" w:cs="Arial"/>
              </w:rPr>
              <w:t>Minimum PPE Requirements</w:t>
            </w:r>
            <w:r>
              <w:rPr>
                <w:webHidden/>
              </w:rPr>
              <w:tab/>
            </w:r>
            <w:r>
              <w:rPr>
                <w:webHidden/>
              </w:rPr>
              <w:fldChar w:fldCharType="begin"/>
            </w:r>
            <w:r>
              <w:rPr>
                <w:webHidden/>
              </w:rPr>
              <w:instrText xml:space="preserve"> PAGEREF _Toc223962135 \h </w:instrText>
            </w:r>
            <w:r>
              <w:rPr>
                <w:webHidden/>
              </w:rPr>
            </w:r>
            <w:r>
              <w:rPr>
                <w:webHidden/>
              </w:rPr>
              <w:fldChar w:fldCharType="separate"/>
            </w:r>
            <w:r>
              <w:rPr>
                <w:webHidden/>
              </w:rPr>
              <w:t>45</w:t>
            </w:r>
            <w:r>
              <w:rPr>
                <w:webHidden/>
              </w:rPr>
              <w:fldChar w:fldCharType="end"/>
            </w:r>
          </w:hyperlink>
        </w:p>
        <w:p w14:paraId="6779E9CB" w14:textId="63D38AFD" w:rsidR="007F15EA" w:rsidRDefault="007F15EA">
          <w:pPr>
            <w:pStyle w:val="TOC2"/>
            <w:rPr>
              <w:color w:val="auto"/>
              <w:kern w:val="2"/>
              <w:sz w:val="24"/>
              <w:szCs w:val="24"/>
              <w14:ligatures w14:val="standardContextual"/>
            </w:rPr>
          </w:pPr>
          <w:hyperlink w:anchor="_Toc223962136" w:history="1">
            <w:r w:rsidRPr="00AF285A">
              <w:rPr>
                <w:rStyle w:val="Hyperlink"/>
                <w:rFonts w:ascii="Arial" w:hAnsi="Arial"/>
              </w:rPr>
              <w:t>6.2</w:t>
            </w:r>
            <w:r>
              <w:rPr>
                <w:color w:val="auto"/>
                <w:kern w:val="2"/>
                <w:sz w:val="24"/>
                <w:szCs w:val="24"/>
                <w14:ligatures w14:val="standardContextual"/>
              </w:rPr>
              <w:tab/>
            </w:r>
            <w:r w:rsidRPr="00AF285A">
              <w:rPr>
                <w:rStyle w:val="Hyperlink"/>
              </w:rPr>
              <w:t>Incident Reporting</w:t>
            </w:r>
            <w:r>
              <w:rPr>
                <w:webHidden/>
              </w:rPr>
              <w:tab/>
            </w:r>
            <w:r>
              <w:rPr>
                <w:webHidden/>
              </w:rPr>
              <w:fldChar w:fldCharType="begin"/>
            </w:r>
            <w:r>
              <w:rPr>
                <w:webHidden/>
              </w:rPr>
              <w:instrText xml:space="preserve"> PAGEREF _Toc223962136 \h </w:instrText>
            </w:r>
            <w:r>
              <w:rPr>
                <w:webHidden/>
              </w:rPr>
            </w:r>
            <w:r>
              <w:rPr>
                <w:webHidden/>
              </w:rPr>
              <w:fldChar w:fldCharType="separate"/>
            </w:r>
            <w:r>
              <w:rPr>
                <w:webHidden/>
              </w:rPr>
              <w:t>46</w:t>
            </w:r>
            <w:r>
              <w:rPr>
                <w:webHidden/>
              </w:rPr>
              <w:fldChar w:fldCharType="end"/>
            </w:r>
          </w:hyperlink>
        </w:p>
        <w:p w14:paraId="4B0AF3BA" w14:textId="0F0A98E6" w:rsidR="007F15EA" w:rsidRDefault="007F15EA">
          <w:pPr>
            <w:pStyle w:val="TOC2"/>
            <w:rPr>
              <w:color w:val="auto"/>
              <w:kern w:val="2"/>
              <w:sz w:val="24"/>
              <w:szCs w:val="24"/>
              <w14:ligatures w14:val="standardContextual"/>
            </w:rPr>
          </w:pPr>
          <w:hyperlink w:anchor="_Toc223962137" w:history="1">
            <w:r w:rsidRPr="00AF285A">
              <w:rPr>
                <w:rStyle w:val="Hyperlink"/>
                <w:rFonts w:ascii="Arial" w:hAnsi="Arial"/>
              </w:rPr>
              <w:t>6.3</w:t>
            </w:r>
            <w:r>
              <w:rPr>
                <w:color w:val="auto"/>
                <w:kern w:val="2"/>
                <w:sz w:val="24"/>
                <w:szCs w:val="24"/>
                <w14:ligatures w14:val="standardContextual"/>
              </w:rPr>
              <w:tab/>
            </w:r>
            <w:r w:rsidRPr="00AF285A">
              <w:rPr>
                <w:rStyle w:val="Hyperlink"/>
              </w:rPr>
              <w:t>Hazardous Areas</w:t>
            </w:r>
            <w:r>
              <w:rPr>
                <w:webHidden/>
              </w:rPr>
              <w:tab/>
            </w:r>
            <w:r>
              <w:rPr>
                <w:webHidden/>
              </w:rPr>
              <w:fldChar w:fldCharType="begin"/>
            </w:r>
            <w:r>
              <w:rPr>
                <w:webHidden/>
              </w:rPr>
              <w:instrText xml:space="preserve"> PAGEREF _Toc223962137 \h </w:instrText>
            </w:r>
            <w:r>
              <w:rPr>
                <w:webHidden/>
              </w:rPr>
            </w:r>
            <w:r>
              <w:rPr>
                <w:webHidden/>
              </w:rPr>
              <w:fldChar w:fldCharType="separate"/>
            </w:r>
            <w:r>
              <w:rPr>
                <w:webHidden/>
              </w:rPr>
              <w:t>46</w:t>
            </w:r>
            <w:r>
              <w:rPr>
                <w:webHidden/>
              </w:rPr>
              <w:fldChar w:fldCharType="end"/>
            </w:r>
          </w:hyperlink>
        </w:p>
        <w:p w14:paraId="7E34FE62" w14:textId="06B9E8F6" w:rsidR="007F15EA" w:rsidRDefault="007F15EA">
          <w:pPr>
            <w:pStyle w:val="TOC2"/>
            <w:rPr>
              <w:color w:val="auto"/>
              <w:kern w:val="2"/>
              <w:sz w:val="24"/>
              <w:szCs w:val="24"/>
              <w14:ligatures w14:val="standardContextual"/>
            </w:rPr>
          </w:pPr>
          <w:hyperlink w:anchor="_Toc223962138" w:history="1">
            <w:r w:rsidRPr="00AF285A">
              <w:rPr>
                <w:rStyle w:val="Hyperlink"/>
                <w:rFonts w:ascii="Arial" w:hAnsi="Arial"/>
              </w:rPr>
              <w:t>6.4</w:t>
            </w:r>
            <w:r>
              <w:rPr>
                <w:color w:val="auto"/>
                <w:kern w:val="2"/>
                <w:sz w:val="24"/>
                <w:szCs w:val="24"/>
                <w14:ligatures w14:val="standardContextual"/>
              </w:rPr>
              <w:tab/>
            </w:r>
            <w:r w:rsidRPr="00AF285A">
              <w:rPr>
                <w:rStyle w:val="Hyperlink"/>
              </w:rPr>
              <w:t>Fire Protection and Fire Fighting Systems</w:t>
            </w:r>
            <w:r>
              <w:rPr>
                <w:webHidden/>
              </w:rPr>
              <w:tab/>
            </w:r>
            <w:r>
              <w:rPr>
                <w:webHidden/>
              </w:rPr>
              <w:fldChar w:fldCharType="begin"/>
            </w:r>
            <w:r>
              <w:rPr>
                <w:webHidden/>
              </w:rPr>
              <w:instrText xml:space="preserve"> PAGEREF _Toc223962138 \h </w:instrText>
            </w:r>
            <w:r>
              <w:rPr>
                <w:webHidden/>
              </w:rPr>
            </w:r>
            <w:r>
              <w:rPr>
                <w:webHidden/>
              </w:rPr>
              <w:fldChar w:fldCharType="separate"/>
            </w:r>
            <w:r>
              <w:rPr>
                <w:webHidden/>
              </w:rPr>
              <w:t>46</w:t>
            </w:r>
            <w:r>
              <w:rPr>
                <w:webHidden/>
              </w:rPr>
              <w:fldChar w:fldCharType="end"/>
            </w:r>
          </w:hyperlink>
        </w:p>
        <w:p w14:paraId="520FF14F" w14:textId="750A87F4" w:rsidR="007F15EA" w:rsidRDefault="007F15EA">
          <w:pPr>
            <w:pStyle w:val="TOC2"/>
            <w:rPr>
              <w:color w:val="auto"/>
              <w:kern w:val="2"/>
              <w:sz w:val="24"/>
              <w:szCs w:val="24"/>
              <w14:ligatures w14:val="standardContextual"/>
            </w:rPr>
          </w:pPr>
          <w:hyperlink w:anchor="_Toc223962139" w:history="1">
            <w:r w:rsidRPr="00AF285A">
              <w:rPr>
                <w:rStyle w:val="Hyperlink"/>
                <w:rFonts w:ascii="Arial" w:eastAsia="SimSun" w:hAnsi="Arial" w:cs="Arial"/>
              </w:rPr>
              <w:t>6.5</w:t>
            </w:r>
            <w:r>
              <w:rPr>
                <w:color w:val="auto"/>
                <w:kern w:val="2"/>
                <w:sz w:val="24"/>
                <w:szCs w:val="24"/>
                <w14:ligatures w14:val="standardContextual"/>
              </w:rPr>
              <w:tab/>
            </w:r>
            <w:r w:rsidRPr="00AF285A">
              <w:rPr>
                <w:rStyle w:val="Hyperlink"/>
                <w:rFonts w:asciiTheme="majorHAnsi" w:eastAsia="SimSun" w:hAnsiTheme="majorHAnsi" w:cs="Arial"/>
              </w:rPr>
              <w:t>Noise Limits</w:t>
            </w:r>
            <w:r>
              <w:rPr>
                <w:webHidden/>
              </w:rPr>
              <w:tab/>
            </w:r>
            <w:r>
              <w:rPr>
                <w:webHidden/>
              </w:rPr>
              <w:fldChar w:fldCharType="begin"/>
            </w:r>
            <w:r>
              <w:rPr>
                <w:webHidden/>
              </w:rPr>
              <w:instrText xml:space="preserve"> PAGEREF _Toc223962139 \h </w:instrText>
            </w:r>
            <w:r>
              <w:rPr>
                <w:webHidden/>
              </w:rPr>
            </w:r>
            <w:r>
              <w:rPr>
                <w:webHidden/>
              </w:rPr>
              <w:fldChar w:fldCharType="separate"/>
            </w:r>
            <w:r>
              <w:rPr>
                <w:webHidden/>
              </w:rPr>
              <w:t>47</w:t>
            </w:r>
            <w:r>
              <w:rPr>
                <w:webHidden/>
              </w:rPr>
              <w:fldChar w:fldCharType="end"/>
            </w:r>
          </w:hyperlink>
        </w:p>
        <w:p w14:paraId="48A93958" w14:textId="381F2604" w:rsidR="007F15EA" w:rsidRDefault="007F15EA">
          <w:pPr>
            <w:pStyle w:val="TOC1"/>
            <w:rPr>
              <w:rFonts w:asciiTheme="minorHAnsi" w:hAnsiTheme="minorHAnsi"/>
              <w:color w:val="auto"/>
              <w:kern w:val="2"/>
              <w:sz w:val="24"/>
              <w:szCs w:val="24"/>
              <w14:ligatures w14:val="standardContextual"/>
            </w:rPr>
          </w:pPr>
          <w:hyperlink w:anchor="_Toc223962140" w:history="1">
            <w:r w:rsidRPr="00AF285A">
              <w:rPr>
                <w:rStyle w:val="Hyperlink"/>
                <w:rFonts w:ascii="Arial" w:hAnsi="Arial"/>
              </w:rPr>
              <w:t>7</w:t>
            </w:r>
            <w:r>
              <w:rPr>
                <w:rFonts w:asciiTheme="minorHAnsi" w:hAnsiTheme="minorHAnsi"/>
                <w:color w:val="auto"/>
                <w:kern w:val="2"/>
                <w:sz w:val="24"/>
                <w:szCs w:val="24"/>
                <w14:ligatures w14:val="standardContextual"/>
              </w:rPr>
              <w:tab/>
            </w:r>
            <w:r w:rsidRPr="00AF285A">
              <w:rPr>
                <w:rStyle w:val="Hyperlink"/>
              </w:rPr>
              <w:t>Environmental Plan</w:t>
            </w:r>
            <w:r>
              <w:rPr>
                <w:webHidden/>
              </w:rPr>
              <w:tab/>
            </w:r>
            <w:r>
              <w:rPr>
                <w:webHidden/>
              </w:rPr>
              <w:fldChar w:fldCharType="begin"/>
            </w:r>
            <w:r>
              <w:rPr>
                <w:webHidden/>
              </w:rPr>
              <w:instrText xml:space="preserve"> PAGEREF _Toc223962140 \h </w:instrText>
            </w:r>
            <w:r>
              <w:rPr>
                <w:webHidden/>
              </w:rPr>
            </w:r>
            <w:r>
              <w:rPr>
                <w:webHidden/>
              </w:rPr>
              <w:fldChar w:fldCharType="separate"/>
            </w:r>
            <w:r>
              <w:rPr>
                <w:webHidden/>
              </w:rPr>
              <w:t>49</w:t>
            </w:r>
            <w:r>
              <w:rPr>
                <w:webHidden/>
              </w:rPr>
              <w:fldChar w:fldCharType="end"/>
            </w:r>
          </w:hyperlink>
        </w:p>
        <w:p w14:paraId="1F09B00D" w14:textId="541773E1" w:rsidR="007F15EA" w:rsidRDefault="007F15EA">
          <w:pPr>
            <w:pStyle w:val="TOC1"/>
            <w:rPr>
              <w:rFonts w:asciiTheme="minorHAnsi" w:hAnsiTheme="minorHAnsi"/>
              <w:color w:val="auto"/>
              <w:kern w:val="2"/>
              <w:sz w:val="24"/>
              <w:szCs w:val="24"/>
              <w14:ligatures w14:val="standardContextual"/>
            </w:rPr>
          </w:pPr>
          <w:hyperlink w:anchor="_Toc223962141" w:history="1">
            <w:r w:rsidRPr="00AF285A">
              <w:rPr>
                <w:rStyle w:val="Hyperlink"/>
                <w:rFonts w:ascii="Arial" w:hAnsi="Arial"/>
              </w:rPr>
              <w:t>8</w:t>
            </w:r>
            <w:r>
              <w:rPr>
                <w:rFonts w:asciiTheme="minorHAnsi" w:hAnsiTheme="minorHAnsi"/>
                <w:color w:val="auto"/>
                <w:kern w:val="2"/>
                <w:sz w:val="24"/>
                <w:szCs w:val="24"/>
                <w14:ligatures w14:val="standardContextual"/>
              </w:rPr>
              <w:tab/>
            </w:r>
            <w:r w:rsidRPr="00AF285A">
              <w:rPr>
                <w:rStyle w:val="Hyperlink"/>
              </w:rPr>
              <w:t>Design Requirements</w:t>
            </w:r>
            <w:r>
              <w:rPr>
                <w:webHidden/>
              </w:rPr>
              <w:tab/>
            </w:r>
            <w:r>
              <w:rPr>
                <w:webHidden/>
              </w:rPr>
              <w:fldChar w:fldCharType="begin"/>
            </w:r>
            <w:r>
              <w:rPr>
                <w:webHidden/>
              </w:rPr>
              <w:instrText xml:space="preserve"> PAGEREF _Toc223962141 \h </w:instrText>
            </w:r>
            <w:r>
              <w:rPr>
                <w:webHidden/>
              </w:rPr>
            </w:r>
            <w:r>
              <w:rPr>
                <w:webHidden/>
              </w:rPr>
              <w:fldChar w:fldCharType="separate"/>
            </w:r>
            <w:r>
              <w:rPr>
                <w:webHidden/>
              </w:rPr>
              <w:t>50</w:t>
            </w:r>
            <w:r>
              <w:rPr>
                <w:webHidden/>
              </w:rPr>
              <w:fldChar w:fldCharType="end"/>
            </w:r>
          </w:hyperlink>
        </w:p>
        <w:p w14:paraId="51B39659" w14:textId="08EF4B6A" w:rsidR="007F15EA" w:rsidRDefault="007F15EA">
          <w:pPr>
            <w:pStyle w:val="TOC2"/>
            <w:rPr>
              <w:color w:val="auto"/>
              <w:kern w:val="2"/>
              <w:sz w:val="24"/>
              <w:szCs w:val="24"/>
              <w14:ligatures w14:val="standardContextual"/>
            </w:rPr>
          </w:pPr>
          <w:hyperlink w:anchor="_Toc223962142" w:history="1">
            <w:r w:rsidRPr="00AF285A">
              <w:rPr>
                <w:rStyle w:val="Hyperlink"/>
                <w:rFonts w:ascii="Arial" w:hAnsi="Arial"/>
              </w:rPr>
              <w:t>8.1</w:t>
            </w:r>
            <w:r>
              <w:rPr>
                <w:color w:val="auto"/>
                <w:kern w:val="2"/>
                <w:sz w:val="24"/>
                <w:szCs w:val="24"/>
                <w14:ligatures w14:val="standardContextual"/>
              </w:rPr>
              <w:tab/>
            </w:r>
            <w:r w:rsidRPr="00AF285A">
              <w:rPr>
                <w:rStyle w:val="Hyperlink"/>
              </w:rPr>
              <w:t>General</w:t>
            </w:r>
            <w:r>
              <w:rPr>
                <w:webHidden/>
              </w:rPr>
              <w:tab/>
            </w:r>
            <w:r>
              <w:rPr>
                <w:webHidden/>
              </w:rPr>
              <w:fldChar w:fldCharType="begin"/>
            </w:r>
            <w:r>
              <w:rPr>
                <w:webHidden/>
              </w:rPr>
              <w:instrText xml:space="preserve"> PAGEREF _Toc223962142 \h </w:instrText>
            </w:r>
            <w:r>
              <w:rPr>
                <w:webHidden/>
              </w:rPr>
            </w:r>
            <w:r>
              <w:rPr>
                <w:webHidden/>
              </w:rPr>
              <w:fldChar w:fldCharType="separate"/>
            </w:r>
            <w:r>
              <w:rPr>
                <w:webHidden/>
              </w:rPr>
              <w:t>50</w:t>
            </w:r>
            <w:r>
              <w:rPr>
                <w:webHidden/>
              </w:rPr>
              <w:fldChar w:fldCharType="end"/>
            </w:r>
          </w:hyperlink>
        </w:p>
        <w:p w14:paraId="719BB3F0" w14:textId="55F0B959" w:rsidR="007F15EA" w:rsidRDefault="007F15EA">
          <w:pPr>
            <w:pStyle w:val="TOC2"/>
            <w:rPr>
              <w:color w:val="auto"/>
              <w:kern w:val="2"/>
              <w:sz w:val="24"/>
              <w:szCs w:val="24"/>
              <w14:ligatures w14:val="standardContextual"/>
            </w:rPr>
          </w:pPr>
          <w:hyperlink w:anchor="_Toc223962143" w:history="1">
            <w:r w:rsidRPr="00AF285A">
              <w:rPr>
                <w:rStyle w:val="Hyperlink"/>
                <w:rFonts w:ascii="Arial" w:hAnsi="Arial"/>
              </w:rPr>
              <w:t>8.2</w:t>
            </w:r>
            <w:r>
              <w:rPr>
                <w:color w:val="auto"/>
                <w:kern w:val="2"/>
                <w:sz w:val="24"/>
                <w:szCs w:val="24"/>
                <w14:ligatures w14:val="standardContextual"/>
              </w:rPr>
              <w:tab/>
            </w:r>
            <w:r w:rsidRPr="00AF285A">
              <w:rPr>
                <w:rStyle w:val="Hyperlink"/>
              </w:rPr>
              <w:t>Design Review by Employer</w:t>
            </w:r>
            <w:r>
              <w:rPr>
                <w:webHidden/>
              </w:rPr>
              <w:tab/>
            </w:r>
            <w:r>
              <w:rPr>
                <w:webHidden/>
              </w:rPr>
              <w:fldChar w:fldCharType="begin"/>
            </w:r>
            <w:r>
              <w:rPr>
                <w:webHidden/>
              </w:rPr>
              <w:instrText xml:space="preserve"> PAGEREF _Toc223962143 \h </w:instrText>
            </w:r>
            <w:r>
              <w:rPr>
                <w:webHidden/>
              </w:rPr>
            </w:r>
            <w:r>
              <w:rPr>
                <w:webHidden/>
              </w:rPr>
              <w:fldChar w:fldCharType="separate"/>
            </w:r>
            <w:r>
              <w:rPr>
                <w:webHidden/>
              </w:rPr>
              <w:t>50</w:t>
            </w:r>
            <w:r>
              <w:rPr>
                <w:webHidden/>
              </w:rPr>
              <w:fldChar w:fldCharType="end"/>
            </w:r>
          </w:hyperlink>
        </w:p>
        <w:p w14:paraId="7D52F5B2" w14:textId="10D9F453" w:rsidR="007F15EA" w:rsidRDefault="007F15EA">
          <w:pPr>
            <w:pStyle w:val="TOC2"/>
            <w:rPr>
              <w:color w:val="auto"/>
              <w:kern w:val="2"/>
              <w:sz w:val="24"/>
              <w:szCs w:val="24"/>
              <w14:ligatures w14:val="standardContextual"/>
            </w:rPr>
          </w:pPr>
          <w:hyperlink w:anchor="_Toc223962144" w:history="1">
            <w:r w:rsidRPr="00AF285A">
              <w:rPr>
                <w:rStyle w:val="Hyperlink"/>
                <w:rFonts w:ascii="Arial" w:hAnsi="Arial"/>
              </w:rPr>
              <w:t>8.3</w:t>
            </w:r>
            <w:r>
              <w:rPr>
                <w:color w:val="auto"/>
                <w:kern w:val="2"/>
                <w:sz w:val="24"/>
                <w:szCs w:val="24"/>
                <w14:ligatures w14:val="standardContextual"/>
              </w:rPr>
              <w:tab/>
            </w:r>
            <w:r w:rsidRPr="00AF285A">
              <w:rPr>
                <w:rStyle w:val="Hyperlink"/>
              </w:rPr>
              <w:t>Civil And Structural Works</w:t>
            </w:r>
            <w:r>
              <w:rPr>
                <w:webHidden/>
              </w:rPr>
              <w:tab/>
            </w:r>
            <w:r>
              <w:rPr>
                <w:webHidden/>
              </w:rPr>
              <w:fldChar w:fldCharType="begin"/>
            </w:r>
            <w:r>
              <w:rPr>
                <w:webHidden/>
              </w:rPr>
              <w:instrText xml:space="preserve"> PAGEREF _Toc223962144 \h </w:instrText>
            </w:r>
            <w:r>
              <w:rPr>
                <w:webHidden/>
              </w:rPr>
            </w:r>
            <w:r>
              <w:rPr>
                <w:webHidden/>
              </w:rPr>
              <w:fldChar w:fldCharType="separate"/>
            </w:r>
            <w:r>
              <w:rPr>
                <w:webHidden/>
              </w:rPr>
              <w:t>51</w:t>
            </w:r>
            <w:r>
              <w:rPr>
                <w:webHidden/>
              </w:rPr>
              <w:fldChar w:fldCharType="end"/>
            </w:r>
          </w:hyperlink>
        </w:p>
        <w:p w14:paraId="72A8A313" w14:textId="5D27EF65" w:rsidR="007F15EA" w:rsidRDefault="007F15EA">
          <w:pPr>
            <w:pStyle w:val="TOC3"/>
            <w:rPr>
              <w:color w:val="auto"/>
              <w:kern w:val="2"/>
              <w:sz w:val="24"/>
              <w:szCs w:val="24"/>
              <w14:ligatures w14:val="standardContextual"/>
            </w:rPr>
          </w:pPr>
          <w:hyperlink w:anchor="_Toc223962145" w:history="1">
            <w:r w:rsidRPr="00AF285A">
              <w:rPr>
                <w:rStyle w:val="Hyperlink"/>
                <w:rFonts w:ascii="Arial" w:hAnsi="Arial"/>
              </w:rPr>
              <w:t>8.3.1</w:t>
            </w:r>
            <w:r>
              <w:rPr>
                <w:color w:val="auto"/>
                <w:kern w:val="2"/>
                <w:sz w:val="24"/>
                <w:szCs w:val="24"/>
                <w14:ligatures w14:val="standardContextual"/>
              </w:rPr>
              <w:tab/>
            </w:r>
            <w:r w:rsidRPr="00AF285A">
              <w:rPr>
                <w:rStyle w:val="Hyperlink"/>
              </w:rPr>
              <w:t>General Characteristics</w:t>
            </w:r>
            <w:r>
              <w:rPr>
                <w:webHidden/>
              </w:rPr>
              <w:tab/>
            </w:r>
            <w:r>
              <w:rPr>
                <w:webHidden/>
              </w:rPr>
              <w:fldChar w:fldCharType="begin"/>
            </w:r>
            <w:r>
              <w:rPr>
                <w:webHidden/>
              </w:rPr>
              <w:instrText xml:space="preserve"> PAGEREF _Toc223962145 \h </w:instrText>
            </w:r>
            <w:r>
              <w:rPr>
                <w:webHidden/>
              </w:rPr>
            </w:r>
            <w:r>
              <w:rPr>
                <w:webHidden/>
              </w:rPr>
              <w:fldChar w:fldCharType="separate"/>
            </w:r>
            <w:r>
              <w:rPr>
                <w:webHidden/>
              </w:rPr>
              <w:t>51</w:t>
            </w:r>
            <w:r>
              <w:rPr>
                <w:webHidden/>
              </w:rPr>
              <w:fldChar w:fldCharType="end"/>
            </w:r>
          </w:hyperlink>
        </w:p>
        <w:p w14:paraId="4A850205" w14:textId="0D47BD28" w:rsidR="007F15EA" w:rsidRDefault="007F15EA">
          <w:pPr>
            <w:pStyle w:val="TOC3"/>
            <w:rPr>
              <w:color w:val="auto"/>
              <w:kern w:val="2"/>
              <w:sz w:val="24"/>
              <w:szCs w:val="24"/>
              <w14:ligatures w14:val="standardContextual"/>
            </w:rPr>
          </w:pPr>
          <w:hyperlink w:anchor="_Toc223962146" w:history="1">
            <w:r w:rsidRPr="00AF285A">
              <w:rPr>
                <w:rStyle w:val="Hyperlink"/>
                <w:rFonts w:ascii="Arial" w:hAnsi="Arial"/>
              </w:rPr>
              <w:t>8.3.2</w:t>
            </w:r>
            <w:r>
              <w:rPr>
                <w:color w:val="auto"/>
                <w:kern w:val="2"/>
                <w:sz w:val="24"/>
                <w:szCs w:val="24"/>
                <w14:ligatures w14:val="standardContextual"/>
              </w:rPr>
              <w:tab/>
            </w:r>
            <w:r w:rsidRPr="00AF285A">
              <w:rPr>
                <w:rStyle w:val="Hyperlink"/>
              </w:rPr>
              <w:t>Access Roads, Parking Areas, Other Areas</w:t>
            </w:r>
            <w:r>
              <w:rPr>
                <w:webHidden/>
              </w:rPr>
              <w:tab/>
            </w:r>
            <w:r>
              <w:rPr>
                <w:webHidden/>
              </w:rPr>
              <w:fldChar w:fldCharType="begin"/>
            </w:r>
            <w:r>
              <w:rPr>
                <w:webHidden/>
              </w:rPr>
              <w:instrText xml:space="preserve"> PAGEREF _Toc223962146 \h </w:instrText>
            </w:r>
            <w:r>
              <w:rPr>
                <w:webHidden/>
              </w:rPr>
            </w:r>
            <w:r>
              <w:rPr>
                <w:webHidden/>
              </w:rPr>
              <w:fldChar w:fldCharType="separate"/>
            </w:r>
            <w:r>
              <w:rPr>
                <w:webHidden/>
              </w:rPr>
              <w:t>52</w:t>
            </w:r>
            <w:r>
              <w:rPr>
                <w:webHidden/>
              </w:rPr>
              <w:fldChar w:fldCharType="end"/>
            </w:r>
          </w:hyperlink>
        </w:p>
        <w:p w14:paraId="6BAB45DE" w14:textId="21702740" w:rsidR="007F15EA" w:rsidRDefault="007F15EA">
          <w:pPr>
            <w:pStyle w:val="TOC3"/>
            <w:rPr>
              <w:color w:val="auto"/>
              <w:kern w:val="2"/>
              <w:sz w:val="24"/>
              <w:szCs w:val="24"/>
              <w14:ligatures w14:val="standardContextual"/>
            </w:rPr>
          </w:pPr>
          <w:hyperlink w:anchor="_Toc223962147" w:history="1">
            <w:r w:rsidRPr="00AF285A">
              <w:rPr>
                <w:rStyle w:val="Hyperlink"/>
                <w:rFonts w:ascii="Arial" w:hAnsi="Arial"/>
              </w:rPr>
              <w:t>8.3.3</w:t>
            </w:r>
            <w:r>
              <w:rPr>
                <w:color w:val="auto"/>
                <w:kern w:val="2"/>
                <w:sz w:val="24"/>
                <w:szCs w:val="24"/>
                <w14:ligatures w14:val="standardContextual"/>
              </w:rPr>
              <w:tab/>
            </w:r>
            <w:r w:rsidRPr="00AF285A">
              <w:rPr>
                <w:rStyle w:val="Hyperlink"/>
              </w:rPr>
              <w:t>Foundations</w:t>
            </w:r>
            <w:r>
              <w:rPr>
                <w:webHidden/>
              </w:rPr>
              <w:tab/>
            </w:r>
            <w:r>
              <w:rPr>
                <w:webHidden/>
              </w:rPr>
              <w:fldChar w:fldCharType="begin"/>
            </w:r>
            <w:r>
              <w:rPr>
                <w:webHidden/>
              </w:rPr>
              <w:instrText xml:space="preserve"> PAGEREF _Toc223962147 \h </w:instrText>
            </w:r>
            <w:r>
              <w:rPr>
                <w:webHidden/>
              </w:rPr>
            </w:r>
            <w:r>
              <w:rPr>
                <w:webHidden/>
              </w:rPr>
              <w:fldChar w:fldCharType="separate"/>
            </w:r>
            <w:r>
              <w:rPr>
                <w:webHidden/>
              </w:rPr>
              <w:t>53</w:t>
            </w:r>
            <w:r>
              <w:rPr>
                <w:webHidden/>
              </w:rPr>
              <w:fldChar w:fldCharType="end"/>
            </w:r>
          </w:hyperlink>
        </w:p>
        <w:p w14:paraId="24A43D80" w14:textId="69CEFE74" w:rsidR="007F15EA" w:rsidRDefault="007F15EA">
          <w:pPr>
            <w:pStyle w:val="TOC3"/>
            <w:rPr>
              <w:color w:val="auto"/>
              <w:kern w:val="2"/>
              <w:sz w:val="24"/>
              <w:szCs w:val="24"/>
              <w14:ligatures w14:val="standardContextual"/>
            </w:rPr>
          </w:pPr>
          <w:hyperlink w:anchor="_Toc223962148" w:history="1">
            <w:r w:rsidRPr="00AF285A">
              <w:rPr>
                <w:rStyle w:val="Hyperlink"/>
                <w:rFonts w:ascii="Arial" w:hAnsi="Arial"/>
              </w:rPr>
              <w:t>8.3.4</w:t>
            </w:r>
            <w:r>
              <w:rPr>
                <w:color w:val="auto"/>
                <w:kern w:val="2"/>
                <w:sz w:val="24"/>
                <w:szCs w:val="24"/>
                <w14:ligatures w14:val="standardContextual"/>
              </w:rPr>
              <w:tab/>
            </w:r>
            <w:r w:rsidRPr="00AF285A">
              <w:rPr>
                <w:rStyle w:val="Hyperlink"/>
              </w:rPr>
              <w:t>Structural Design Principles</w:t>
            </w:r>
            <w:r>
              <w:rPr>
                <w:webHidden/>
              </w:rPr>
              <w:tab/>
            </w:r>
            <w:r>
              <w:rPr>
                <w:webHidden/>
              </w:rPr>
              <w:fldChar w:fldCharType="begin"/>
            </w:r>
            <w:r>
              <w:rPr>
                <w:webHidden/>
              </w:rPr>
              <w:instrText xml:space="preserve"> PAGEREF _Toc223962148 \h </w:instrText>
            </w:r>
            <w:r>
              <w:rPr>
                <w:webHidden/>
              </w:rPr>
            </w:r>
            <w:r>
              <w:rPr>
                <w:webHidden/>
              </w:rPr>
              <w:fldChar w:fldCharType="separate"/>
            </w:r>
            <w:r>
              <w:rPr>
                <w:webHidden/>
              </w:rPr>
              <w:t>54</w:t>
            </w:r>
            <w:r>
              <w:rPr>
                <w:webHidden/>
              </w:rPr>
              <w:fldChar w:fldCharType="end"/>
            </w:r>
          </w:hyperlink>
        </w:p>
        <w:p w14:paraId="4BD8280C" w14:textId="5C28C741" w:rsidR="007F15EA" w:rsidRDefault="007F15EA">
          <w:pPr>
            <w:pStyle w:val="TOC3"/>
            <w:rPr>
              <w:color w:val="auto"/>
              <w:kern w:val="2"/>
              <w:sz w:val="24"/>
              <w:szCs w:val="24"/>
              <w14:ligatures w14:val="standardContextual"/>
            </w:rPr>
          </w:pPr>
          <w:hyperlink w:anchor="_Toc223962149" w:history="1">
            <w:r w:rsidRPr="00AF285A">
              <w:rPr>
                <w:rStyle w:val="Hyperlink"/>
                <w:rFonts w:ascii="Arial" w:hAnsi="Arial"/>
              </w:rPr>
              <w:t>8.3.5</w:t>
            </w:r>
            <w:r>
              <w:rPr>
                <w:color w:val="auto"/>
                <w:kern w:val="2"/>
                <w:sz w:val="24"/>
                <w:szCs w:val="24"/>
                <w14:ligatures w14:val="standardContextual"/>
              </w:rPr>
              <w:tab/>
            </w:r>
            <w:r w:rsidRPr="00AF285A">
              <w:rPr>
                <w:rStyle w:val="Hyperlink"/>
              </w:rPr>
              <w:t>Load Assumptions</w:t>
            </w:r>
            <w:r>
              <w:rPr>
                <w:webHidden/>
              </w:rPr>
              <w:tab/>
            </w:r>
            <w:r>
              <w:rPr>
                <w:webHidden/>
              </w:rPr>
              <w:fldChar w:fldCharType="begin"/>
            </w:r>
            <w:r>
              <w:rPr>
                <w:webHidden/>
              </w:rPr>
              <w:instrText xml:space="preserve"> PAGEREF _Toc223962149 \h </w:instrText>
            </w:r>
            <w:r>
              <w:rPr>
                <w:webHidden/>
              </w:rPr>
            </w:r>
            <w:r>
              <w:rPr>
                <w:webHidden/>
              </w:rPr>
              <w:fldChar w:fldCharType="separate"/>
            </w:r>
            <w:r>
              <w:rPr>
                <w:webHidden/>
              </w:rPr>
              <w:t>54</w:t>
            </w:r>
            <w:r>
              <w:rPr>
                <w:webHidden/>
              </w:rPr>
              <w:fldChar w:fldCharType="end"/>
            </w:r>
          </w:hyperlink>
        </w:p>
        <w:p w14:paraId="3E853850" w14:textId="400D86E3" w:rsidR="007F15EA" w:rsidRDefault="007F15EA">
          <w:pPr>
            <w:pStyle w:val="TOC3"/>
            <w:rPr>
              <w:color w:val="auto"/>
              <w:kern w:val="2"/>
              <w:sz w:val="24"/>
              <w:szCs w:val="24"/>
              <w14:ligatures w14:val="standardContextual"/>
            </w:rPr>
          </w:pPr>
          <w:hyperlink w:anchor="_Toc223962150" w:history="1">
            <w:r w:rsidRPr="00AF285A">
              <w:rPr>
                <w:rStyle w:val="Hyperlink"/>
                <w:rFonts w:ascii="Arial" w:hAnsi="Arial"/>
              </w:rPr>
              <w:t>8.3.6</w:t>
            </w:r>
            <w:r>
              <w:rPr>
                <w:color w:val="auto"/>
                <w:kern w:val="2"/>
                <w:sz w:val="24"/>
                <w:szCs w:val="24"/>
                <w14:ligatures w14:val="standardContextual"/>
              </w:rPr>
              <w:tab/>
            </w:r>
            <w:r w:rsidRPr="00AF285A">
              <w:rPr>
                <w:rStyle w:val="Hyperlink"/>
              </w:rPr>
              <w:t>Wind Loads</w:t>
            </w:r>
            <w:r>
              <w:rPr>
                <w:webHidden/>
              </w:rPr>
              <w:tab/>
            </w:r>
            <w:r>
              <w:rPr>
                <w:webHidden/>
              </w:rPr>
              <w:fldChar w:fldCharType="begin"/>
            </w:r>
            <w:r>
              <w:rPr>
                <w:webHidden/>
              </w:rPr>
              <w:instrText xml:space="preserve"> PAGEREF _Toc223962150 \h </w:instrText>
            </w:r>
            <w:r>
              <w:rPr>
                <w:webHidden/>
              </w:rPr>
            </w:r>
            <w:r>
              <w:rPr>
                <w:webHidden/>
              </w:rPr>
              <w:fldChar w:fldCharType="separate"/>
            </w:r>
            <w:r>
              <w:rPr>
                <w:webHidden/>
              </w:rPr>
              <w:t>54</w:t>
            </w:r>
            <w:r>
              <w:rPr>
                <w:webHidden/>
              </w:rPr>
              <w:fldChar w:fldCharType="end"/>
            </w:r>
          </w:hyperlink>
        </w:p>
        <w:p w14:paraId="17CE3ABE" w14:textId="2EA294E6" w:rsidR="007F15EA" w:rsidRDefault="007F15EA">
          <w:pPr>
            <w:pStyle w:val="TOC3"/>
            <w:rPr>
              <w:color w:val="auto"/>
              <w:kern w:val="2"/>
              <w:sz w:val="24"/>
              <w:szCs w:val="24"/>
              <w14:ligatures w14:val="standardContextual"/>
            </w:rPr>
          </w:pPr>
          <w:hyperlink w:anchor="_Toc223962151" w:history="1">
            <w:r w:rsidRPr="00AF285A">
              <w:rPr>
                <w:rStyle w:val="Hyperlink"/>
                <w:rFonts w:ascii="Arial" w:hAnsi="Arial"/>
              </w:rPr>
              <w:t>8.3.7</w:t>
            </w:r>
            <w:r>
              <w:rPr>
                <w:color w:val="auto"/>
                <w:kern w:val="2"/>
                <w:sz w:val="24"/>
                <w:szCs w:val="24"/>
                <w14:ligatures w14:val="standardContextual"/>
              </w:rPr>
              <w:tab/>
            </w:r>
            <w:r w:rsidRPr="00AF285A">
              <w:rPr>
                <w:rStyle w:val="Hyperlink"/>
              </w:rPr>
              <w:t>Seismic Loads</w:t>
            </w:r>
            <w:r>
              <w:rPr>
                <w:webHidden/>
              </w:rPr>
              <w:tab/>
            </w:r>
            <w:r>
              <w:rPr>
                <w:webHidden/>
              </w:rPr>
              <w:fldChar w:fldCharType="begin"/>
            </w:r>
            <w:r>
              <w:rPr>
                <w:webHidden/>
              </w:rPr>
              <w:instrText xml:space="preserve"> PAGEREF _Toc223962151 \h </w:instrText>
            </w:r>
            <w:r>
              <w:rPr>
                <w:webHidden/>
              </w:rPr>
            </w:r>
            <w:r>
              <w:rPr>
                <w:webHidden/>
              </w:rPr>
              <w:fldChar w:fldCharType="separate"/>
            </w:r>
            <w:r>
              <w:rPr>
                <w:webHidden/>
              </w:rPr>
              <w:t>55</w:t>
            </w:r>
            <w:r>
              <w:rPr>
                <w:webHidden/>
              </w:rPr>
              <w:fldChar w:fldCharType="end"/>
            </w:r>
          </w:hyperlink>
        </w:p>
        <w:p w14:paraId="5DB05128" w14:textId="123F753D" w:rsidR="007F15EA" w:rsidRDefault="007F15EA">
          <w:pPr>
            <w:pStyle w:val="TOC3"/>
            <w:rPr>
              <w:color w:val="auto"/>
              <w:kern w:val="2"/>
              <w:sz w:val="24"/>
              <w:szCs w:val="24"/>
              <w14:ligatures w14:val="standardContextual"/>
            </w:rPr>
          </w:pPr>
          <w:hyperlink w:anchor="_Toc223962152" w:history="1">
            <w:r w:rsidRPr="00AF285A">
              <w:rPr>
                <w:rStyle w:val="Hyperlink"/>
                <w:rFonts w:ascii="Arial" w:hAnsi="Arial"/>
              </w:rPr>
              <w:t>8.3.8</w:t>
            </w:r>
            <w:r>
              <w:rPr>
                <w:color w:val="auto"/>
                <w:kern w:val="2"/>
                <w:sz w:val="24"/>
                <w:szCs w:val="24"/>
                <w14:ligatures w14:val="standardContextual"/>
              </w:rPr>
              <w:tab/>
            </w:r>
            <w:r w:rsidRPr="00AF285A">
              <w:rPr>
                <w:rStyle w:val="Hyperlink"/>
              </w:rPr>
              <w:t>Civil Construction Material</w:t>
            </w:r>
            <w:r>
              <w:rPr>
                <w:webHidden/>
              </w:rPr>
              <w:tab/>
            </w:r>
            <w:r>
              <w:rPr>
                <w:webHidden/>
              </w:rPr>
              <w:fldChar w:fldCharType="begin"/>
            </w:r>
            <w:r>
              <w:rPr>
                <w:webHidden/>
              </w:rPr>
              <w:instrText xml:space="preserve"> PAGEREF _Toc223962152 \h </w:instrText>
            </w:r>
            <w:r>
              <w:rPr>
                <w:webHidden/>
              </w:rPr>
            </w:r>
            <w:r>
              <w:rPr>
                <w:webHidden/>
              </w:rPr>
              <w:fldChar w:fldCharType="separate"/>
            </w:r>
            <w:r>
              <w:rPr>
                <w:webHidden/>
              </w:rPr>
              <w:t>55</w:t>
            </w:r>
            <w:r>
              <w:rPr>
                <w:webHidden/>
              </w:rPr>
              <w:fldChar w:fldCharType="end"/>
            </w:r>
          </w:hyperlink>
        </w:p>
        <w:p w14:paraId="502645F8" w14:textId="2782DEC7" w:rsidR="007F15EA" w:rsidRDefault="007F15EA">
          <w:pPr>
            <w:pStyle w:val="TOC2"/>
            <w:rPr>
              <w:color w:val="auto"/>
              <w:kern w:val="2"/>
              <w:sz w:val="24"/>
              <w:szCs w:val="24"/>
              <w14:ligatures w14:val="standardContextual"/>
            </w:rPr>
          </w:pPr>
          <w:hyperlink w:anchor="_Toc223962153" w:history="1">
            <w:r w:rsidRPr="00AF285A">
              <w:rPr>
                <w:rStyle w:val="Hyperlink"/>
                <w:rFonts w:ascii="Arial" w:hAnsi="Arial"/>
              </w:rPr>
              <w:t>8.4</w:t>
            </w:r>
            <w:r>
              <w:rPr>
                <w:color w:val="auto"/>
                <w:kern w:val="2"/>
                <w:sz w:val="24"/>
                <w:szCs w:val="24"/>
                <w14:ligatures w14:val="standardContextual"/>
              </w:rPr>
              <w:tab/>
            </w:r>
            <w:r w:rsidRPr="00AF285A">
              <w:rPr>
                <w:rStyle w:val="Hyperlink"/>
              </w:rPr>
              <w:t>HV AC Works</w:t>
            </w:r>
            <w:r>
              <w:rPr>
                <w:webHidden/>
              </w:rPr>
              <w:tab/>
            </w:r>
            <w:r>
              <w:rPr>
                <w:webHidden/>
              </w:rPr>
              <w:fldChar w:fldCharType="begin"/>
            </w:r>
            <w:r>
              <w:rPr>
                <w:webHidden/>
              </w:rPr>
              <w:instrText xml:space="preserve"> PAGEREF _Toc223962153 \h </w:instrText>
            </w:r>
            <w:r>
              <w:rPr>
                <w:webHidden/>
              </w:rPr>
            </w:r>
            <w:r>
              <w:rPr>
                <w:webHidden/>
              </w:rPr>
              <w:fldChar w:fldCharType="separate"/>
            </w:r>
            <w:r>
              <w:rPr>
                <w:webHidden/>
              </w:rPr>
              <w:t>55</w:t>
            </w:r>
            <w:r>
              <w:rPr>
                <w:webHidden/>
              </w:rPr>
              <w:fldChar w:fldCharType="end"/>
            </w:r>
          </w:hyperlink>
        </w:p>
        <w:p w14:paraId="67571E26" w14:textId="121D326B" w:rsidR="007F15EA" w:rsidRDefault="007F15EA">
          <w:pPr>
            <w:pStyle w:val="TOC2"/>
            <w:rPr>
              <w:color w:val="auto"/>
              <w:kern w:val="2"/>
              <w:sz w:val="24"/>
              <w:szCs w:val="24"/>
              <w14:ligatures w14:val="standardContextual"/>
            </w:rPr>
          </w:pPr>
          <w:hyperlink w:anchor="_Toc223962154" w:history="1">
            <w:r w:rsidRPr="00AF285A">
              <w:rPr>
                <w:rStyle w:val="Hyperlink"/>
                <w:rFonts w:ascii="Arial" w:hAnsi="Arial"/>
              </w:rPr>
              <w:t>8.5</w:t>
            </w:r>
            <w:r>
              <w:rPr>
                <w:color w:val="auto"/>
                <w:kern w:val="2"/>
                <w:sz w:val="24"/>
                <w:szCs w:val="24"/>
                <w14:ligatures w14:val="standardContextual"/>
              </w:rPr>
              <w:tab/>
            </w:r>
            <w:r w:rsidRPr="00AF285A">
              <w:rPr>
                <w:rStyle w:val="Hyperlink"/>
              </w:rPr>
              <w:t>Electrical Works</w:t>
            </w:r>
            <w:r>
              <w:rPr>
                <w:webHidden/>
              </w:rPr>
              <w:tab/>
            </w:r>
            <w:r>
              <w:rPr>
                <w:webHidden/>
              </w:rPr>
              <w:fldChar w:fldCharType="begin"/>
            </w:r>
            <w:r>
              <w:rPr>
                <w:webHidden/>
              </w:rPr>
              <w:instrText xml:space="preserve"> PAGEREF _Toc223962154 \h </w:instrText>
            </w:r>
            <w:r>
              <w:rPr>
                <w:webHidden/>
              </w:rPr>
            </w:r>
            <w:r>
              <w:rPr>
                <w:webHidden/>
              </w:rPr>
              <w:fldChar w:fldCharType="separate"/>
            </w:r>
            <w:r>
              <w:rPr>
                <w:webHidden/>
              </w:rPr>
              <w:t>55</w:t>
            </w:r>
            <w:r>
              <w:rPr>
                <w:webHidden/>
              </w:rPr>
              <w:fldChar w:fldCharType="end"/>
            </w:r>
          </w:hyperlink>
        </w:p>
        <w:p w14:paraId="142C7698" w14:textId="4E9EC69D" w:rsidR="007F15EA" w:rsidRDefault="007F15EA">
          <w:pPr>
            <w:pStyle w:val="TOC3"/>
            <w:rPr>
              <w:color w:val="auto"/>
              <w:kern w:val="2"/>
              <w:sz w:val="24"/>
              <w:szCs w:val="24"/>
              <w14:ligatures w14:val="standardContextual"/>
            </w:rPr>
          </w:pPr>
          <w:hyperlink w:anchor="_Toc223962155" w:history="1">
            <w:r w:rsidRPr="00AF285A">
              <w:rPr>
                <w:rStyle w:val="Hyperlink"/>
                <w:rFonts w:ascii="Arial" w:hAnsi="Arial"/>
              </w:rPr>
              <w:t>8.5.1</w:t>
            </w:r>
            <w:r>
              <w:rPr>
                <w:color w:val="auto"/>
                <w:kern w:val="2"/>
                <w:sz w:val="24"/>
                <w:szCs w:val="24"/>
                <w14:ligatures w14:val="standardContextual"/>
              </w:rPr>
              <w:tab/>
            </w:r>
            <w:r w:rsidRPr="00AF285A">
              <w:rPr>
                <w:rStyle w:val="Hyperlink"/>
              </w:rPr>
              <w:t>P28 and P29 Modelling Package</w:t>
            </w:r>
            <w:r>
              <w:rPr>
                <w:webHidden/>
              </w:rPr>
              <w:tab/>
            </w:r>
            <w:r>
              <w:rPr>
                <w:webHidden/>
              </w:rPr>
              <w:fldChar w:fldCharType="begin"/>
            </w:r>
            <w:r>
              <w:rPr>
                <w:webHidden/>
              </w:rPr>
              <w:instrText xml:space="preserve"> PAGEREF _Toc223962155 \h </w:instrText>
            </w:r>
            <w:r>
              <w:rPr>
                <w:webHidden/>
              </w:rPr>
            </w:r>
            <w:r>
              <w:rPr>
                <w:webHidden/>
              </w:rPr>
              <w:fldChar w:fldCharType="separate"/>
            </w:r>
            <w:r>
              <w:rPr>
                <w:webHidden/>
              </w:rPr>
              <w:t>57</w:t>
            </w:r>
            <w:r>
              <w:rPr>
                <w:webHidden/>
              </w:rPr>
              <w:fldChar w:fldCharType="end"/>
            </w:r>
          </w:hyperlink>
        </w:p>
        <w:p w14:paraId="08CE5015" w14:textId="0BAA8B79" w:rsidR="007F15EA" w:rsidRDefault="007F15EA">
          <w:pPr>
            <w:pStyle w:val="TOC1"/>
            <w:rPr>
              <w:rFonts w:asciiTheme="minorHAnsi" w:hAnsiTheme="minorHAnsi"/>
              <w:color w:val="auto"/>
              <w:kern w:val="2"/>
              <w:sz w:val="24"/>
              <w:szCs w:val="24"/>
              <w14:ligatures w14:val="standardContextual"/>
            </w:rPr>
          </w:pPr>
          <w:hyperlink w:anchor="_Toc223962156" w:history="1">
            <w:r w:rsidRPr="00AF285A">
              <w:rPr>
                <w:rStyle w:val="Hyperlink"/>
                <w:rFonts w:ascii="Arial" w:hAnsi="Arial"/>
              </w:rPr>
              <w:t>9</w:t>
            </w:r>
            <w:r>
              <w:rPr>
                <w:rFonts w:asciiTheme="minorHAnsi" w:hAnsiTheme="minorHAnsi"/>
                <w:color w:val="auto"/>
                <w:kern w:val="2"/>
                <w:sz w:val="24"/>
                <w:szCs w:val="24"/>
                <w14:ligatures w14:val="standardContextual"/>
              </w:rPr>
              <w:tab/>
            </w:r>
            <w:r w:rsidRPr="00AF285A">
              <w:rPr>
                <w:rStyle w:val="Hyperlink"/>
              </w:rPr>
              <w:t>Equipment And System Requirements</w:t>
            </w:r>
            <w:r>
              <w:rPr>
                <w:webHidden/>
              </w:rPr>
              <w:tab/>
            </w:r>
            <w:r>
              <w:rPr>
                <w:webHidden/>
              </w:rPr>
              <w:fldChar w:fldCharType="begin"/>
            </w:r>
            <w:r>
              <w:rPr>
                <w:webHidden/>
              </w:rPr>
              <w:instrText xml:space="preserve"> PAGEREF _Toc223962156 \h </w:instrText>
            </w:r>
            <w:r>
              <w:rPr>
                <w:webHidden/>
              </w:rPr>
            </w:r>
            <w:r>
              <w:rPr>
                <w:webHidden/>
              </w:rPr>
              <w:fldChar w:fldCharType="separate"/>
            </w:r>
            <w:r>
              <w:rPr>
                <w:webHidden/>
              </w:rPr>
              <w:t>58</w:t>
            </w:r>
            <w:r>
              <w:rPr>
                <w:webHidden/>
              </w:rPr>
              <w:fldChar w:fldCharType="end"/>
            </w:r>
          </w:hyperlink>
        </w:p>
        <w:p w14:paraId="6DE2E535" w14:textId="4DC8AB44" w:rsidR="007F15EA" w:rsidRDefault="007F15EA">
          <w:pPr>
            <w:pStyle w:val="TOC2"/>
            <w:rPr>
              <w:color w:val="auto"/>
              <w:kern w:val="2"/>
              <w:sz w:val="24"/>
              <w:szCs w:val="24"/>
              <w14:ligatures w14:val="standardContextual"/>
            </w:rPr>
          </w:pPr>
          <w:hyperlink w:anchor="_Toc223962157" w:history="1">
            <w:r w:rsidRPr="00AF285A">
              <w:rPr>
                <w:rStyle w:val="Hyperlink"/>
                <w:rFonts w:ascii="Arial" w:hAnsi="Arial"/>
              </w:rPr>
              <w:t>9.1</w:t>
            </w:r>
            <w:r>
              <w:rPr>
                <w:color w:val="auto"/>
                <w:kern w:val="2"/>
                <w:sz w:val="24"/>
                <w:szCs w:val="24"/>
                <w14:ligatures w14:val="standardContextual"/>
              </w:rPr>
              <w:tab/>
            </w:r>
            <w:r w:rsidRPr="00AF285A">
              <w:rPr>
                <w:rStyle w:val="Hyperlink"/>
              </w:rPr>
              <w:t>General</w:t>
            </w:r>
            <w:r>
              <w:rPr>
                <w:webHidden/>
              </w:rPr>
              <w:tab/>
            </w:r>
            <w:r>
              <w:rPr>
                <w:webHidden/>
              </w:rPr>
              <w:fldChar w:fldCharType="begin"/>
            </w:r>
            <w:r>
              <w:rPr>
                <w:webHidden/>
              </w:rPr>
              <w:instrText xml:space="preserve"> PAGEREF _Toc223962157 \h </w:instrText>
            </w:r>
            <w:r>
              <w:rPr>
                <w:webHidden/>
              </w:rPr>
            </w:r>
            <w:r>
              <w:rPr>
                <w:webHidden/>
              </w:rPr>
              <w:fldChar w:fldCharType="separate"/>
            </w:r>
            <w:r>
              <w:rPr>
                <w:webHidden/>
              </w:rPr>
              <w:t>58</w:t>
            </w:r>
            <w:r>
              <w:rPr>
                <w:webHidden/>
              </w:rPr>
              <w:fldChar w:fldCharType="end"/>
            </w:r>
          </w:hyperlink>
        </w:p>
        <w:p w14:paraId="34800935" w14:textId="2BC0EB8F" w:rsidR="007F15EA" w:rsidRDefault="007F15EA">
          <w:pPr>
            <w:pStyle w:val="TOC2"/>
            <w:rPr>
              <w:color w:val="auto"/>
              <w:kern w:val="2"/>
              <w:sz w:val="24"/>
              <w:szCs w:val="24"/>
              <w14:ligatures w14:val="standardContextual"/>
            </w:rPr>
          </w:pPr>
          <w:hyperlink w:anchor="_Toc223962158" w:history="1">
            <w:r w:rsidRPr="00AF285A">
              <w:rPr>
                <w:rStyle w:val="Hyperlink"/>
                <w:rFonts w:ascii="Arial" w:hAnsi="Arial"/>
              </w:rPr>
              <w:t>9.2</w:t>
            </w:r>
            <w:r>
              <w:rPr>
                <w:color w:val="auto"/>
                <w:kern w:val="2"/>
                <w:sz w:val="24"/>
                <w:szCs w:val="24"/>
                <w14:ligatures w14:val="standardContextual"/>
              </w:rPr>
              <w:tab/>
            </w:r>
            <w:r w:rsidRPr="00AF285A">
              <w:rPr>
                <w:rStyle w:val="Hyperlink"/>
              </w:rPr>
              <w:t>Labelling</w:t>
            </w:r>
            <w:r>
              <w:rPr>
                <w:webHidden/>
              </w:rPr>
              <w:tab/>
            </w:r>
            <w:r>
              <w:rPr>
                <w:webHidden/>
              </w:rPr>
              <w:fldChar w:fldCharType="begin"/>
            </w:r>
            <w:r>
              <w:rPr>
                <w:webHidden/>
              </w:rPr>
              <w:instrText xml:space="preserve"> PAGEREF _Toc223962158 \h </w:instrText>
            </w:r>
            <w:r>
              <w:rPr>
                <w:webHidden/>
              </w:rPr>
            </w:r>
            <w:r>
              <w:rPr>
                <w:webHidden/>
              </w:rPr>
              <w:fldChar w:fldCharType="separate"/>
            </w:r>
            <w:r>
              <w:rPr>
                <w:webHidden/>
              </w:rPr>
              <w:t>58</w:t>
            </w:r>
            <w:r>
              <w:rPr>
                <w:webHidden/>
              </w:rPr>
              <w:fldChar w:fldCharType="end"/>
            </w:r>
          </w:hyperlink>
        </w:p>
        <w:p w14:paraId="2EEDFFE9" w14:textId="2629B2B5" w:rsidR="007F15EA" w:rsidRDefault="007F15EA">
          <w:pPr>
            <w:pStyle w:val="TOC2"/>
            <w:rPr>
              <w:color w:val="auto"/>
              <w:kern w:val="2"/>
              <w:sz w:val="24"/>
              <w:szCs w:val="24"/>
              <w14:ligatures w14:val="standardContextual"/>
            </w:rPr>
          </w:pPr>
          <w:hyperlink w:anchor="_Toc223962159" w:history="1">
            <w:r w:rsidRPr="00AF285A">
              <w:rPr>
                <w:rStyle w:val="Hyperlink"/>
                <w:rFonts w:ascii="Arial" w:hAnsi="Arial"/>
              </w:rPr>
              <w:t>9.3</w:t>
            </w:r>
            <w:r>
              <w:rPr>
                <w:color w:val="auto"/>
                <w:kern w:val="2"/>
                <w:sz w:val="24"/>
                <w:szCs w:val="24"/>
                <w14:ligatures w14:val="standardContextual"/>
              </w:rPr>
              <w:tab/>
            </w:r>
            <w:r w:rsidRPr="00AF285A">
              <w:rPr>
                <w:rStyle w:val="Hyperlink"/>
              </w:rPr>
              <w:t>LV/HV Transformers</w:t>
            </w:r>
            <w:r>
              <w:rPr>
                <w:webHidden/>
              </w:rPr>
              <w:tab/>
            </w:r>
            <w:r>
              <w:rPr>
                <w:webHidden/>
              </w:rPr>
              <w:fldChar w:fldCharType="begin"/>
            </w:r>
            <w:r>
              <w:rPr>
                <w:webHidden/>
              </w:rPr>
              <w:instrText xml:space="preserve"> PAGEREF _Toc223962159 \h </w:instrText>
            </w:r>
            <w:r>
              <w:rPr>
                <w:webHidden/>
              </w:rPr>
            </w:r>
            <w:r>
              <w:rPr>
                <w:webHidden/>
              </w:rPr>
              <w:fldChar w:fldCharType="separate"/>
            </w:r>
            <w:r>
              <w:rPr>
                <w:webHidden/>
              </w:rPr>
              <w:t>59</w:t>
            </w:r>
            <w:r>
              <w:rPr>
                <w:webHidden/>
              </w:rPr>
              <w:fldChar w:fldCharType="end"/>
            </w:r>
          </w:hyperlink>
        </w:p>
        <w:p w14:paraId="7B7F5652" w14:textId="743EB5F7" w:rsidR="007F15EA" w:rsidRDefault="007F15EA">
          <w:pPr>
            <w:pStyle w:val="TOC2"/>
            <w:rPr>
              <w:color w:val="auto"/>
              <w:kern w:val="2"/>
              <w:sz w:val="24"/>
              <w:szCs w:val="24"/>
              <w14:ligatures w14:val="standardContextual"/>
            </w:rPr>
          </w:pPr>
          <w:hyperlink w:anchor="_Toc223962160" w:history="1">
            <w:r w:rsidRPr="00AF285A">
              <w:rPr>
                <w:rStyle w:val="Hyperlink"/>
                <w:rFonts w:ascii="Arial" w:hAnsi="Arial"/>
              </w:rPr>
              <w:t>9.4</w:t>
            </w:r>
            <w:r>
              <w:rPr>
                <w:color w:val="auto"/>
                <w:kern w:val="2"/>
                <w:sz w:val="24"/>
                <w:szCs w:val="24"/>
                <w14:ligatures w14:val="standardContextual"/>
              </w:rPr>
              <w:tab/>
            </w:r>
            <w:r w:rsidRPr="00AF285A">
              <w:rPr>
                <w:rStyle w:val="Hyperlink"/>
              </w:rPr>
              <w:t>Enclosures</w:t>
            </w:r>
            <w:r>
              <w:rPr>
                <w:webHidden/>
              </w:rPr>
              <w:tab/>
            </w:r>
            <w:r>
              <w:rPr>
                <w:webHidden/>
              </w:rPr>
              <w:fldChar w:fldCharType="begin"/>
            </w:r>
            <w:r>
              <w:rPr>
                <w:webHidden/>
              </w:rPr>
              <w:instrText xml:space="preserve"> PAGEREF _Toc223962160 \h </w:instrText>
            </w:r>
            <w:r>
              <w:rPr>
                <w:webHidden/>
              </w:rPr>
            </w:r>
            <w:r>
              <w:rPr>
                <w:webHidden/>
              </w:rPr>
              <w:fldChar w:fldCharType="separate"/>
            </w:r>
            <w:r>
              <w:rPr>
                <w:webHidden/>
              </w:rPr>
              <w:t>60</w:t>
            </w:r>
            <w:r>
              <w:rPr>
                <w:webHidden/>
              </w:rPr>
              <w:fldChar w:fldCharType="end"/>
            </w:r>
          </w:hyperlink>
        </w:p>
        <w:p w14:paraId="5F1F8F55" w14:textId="04E17431" w:rsidR="007F15EA" w:rsidRDefault="007F15EA">
          <w:pPr>
            <w:pStyle w:val="TOC2"/>
            <w:rPr>
              <w:color w:val="auto"/>
              <w:kern w:val="2"/>
              <w:sz w:val="24"/>
              <w:szCs w:val="24"/>
              <w14:ligatures w14:val="standardContextual"/>
            </w:rPr>
          </w:pPr>
          <w:hyperlink w:anchor="_Toc223962161" w:history="1">
            <w:r w:rsidRPr="00AF285A">
              <w:rPr>
                <w:rStyle w:val="Hyperlink"/>
                <w:rFonts w:ascii="Arial" w:hAnsi="Arial"/>
              </w:rPr>
              <w:t>9.5</w:t>
            </w:r>
            <w:r>
              <w:rPr>
                <w:color w:val="auto"/>
                <w:kern w:val="2"/>
                <w:sz w:val="24"/>
                <w:szCs w:val="24"/>
                <w14:ligatures w14:val="standardContextual"/>
              </w:rPr>
              <w:tab/>
            </w:r>
            <w:r w:rsidRPr="00AF285A">
              <w:rPr>
                <w:rStyle w:val="Hyperlink"/>
              </w:rPr>
              <w:t>Energy Meters</w:t>
            </w:r>
            <w:r>
              <w:rPr>
                <w:webHidden/>
              </w:rPr>
              <w:tab/>
            </w:r>
            <w:r>
              <w:rPr>
                <w:webHidden/>
              </w:rPr>
              <w:fldChar w:fldCharType="begin"/>
            </w:r>
            <w:r>
              <w:rPr>
                <w:webHidden/>
              </w:rPr>
              <w:instrText xml:space="preserve"> PAGEREF _Toc223962161 \h </w:instrText>
            </w:r>
            <w:r>
              <w:rPr>
                <w:webHidden/>
              </w:rPr>
            </w:r>
            <w:r>
              <w:rPr>
                <w:webHidden/>
              </w:rPr>
              <w:fldChar w:fldCharType="separate"/>
            </w:r>
            <w:r>
              <w:rPr>
                <w:webHidden/>
              </w:rPr>
              <w:t>61</w:t>
            </w:r>
            <w:r>
              <w:rPr>
                <w:webHidden/>
              </w:rPr>
              <w:fldChar w:fldCharType="end"/>
            </w:r>
          </w:hyperlink>
        </w:p>
        <w:p w14:paraId="58CAA058" w14:textId="407293E7" w:rsidR="007F15EA" w:rsidRDefault="007F15EA">
          <w:pPr>
            <w:pStyle w:val="TOC2"/>
            <w:rPr>
              <w:color w:val="auto"/>
              <w:kern w:val="2"/>
              <w:sz w:val="24"/>
              <w:szCs w:val="24"/>
              <w14:ligatures w14:val="standardContextual"/>
            </w:rPr>
          </w:pPr>
          <w:hyperlink w:anchor="_Toc223962162" w:history="1">
            <w:r w:rsidRPr="00AF285A">
              <w:rPr>
                <w:rStyle w:val="Hyperlink"/>
                <w:rFonts w:ascii="Arial" w:hAnsi="Arial"/>
              </w:rPr>
              <w:t>9.6</w:t>
            </w:r>
            <w:r>
              <w:rPr>
                <w:color w:val="auto"/>
                <w:kern w:val="2"/>
                <w:sz w:val="24"/>
                <w:szCs w:val="24"/>
                <w14:ligatures w14:val="standardContextual"/>
              </w:rPr>
              <w:tab/>
            </w:r>
            <w:r w:rsidRPr="00AF285A">
              <w:rPr>
                <w:rStyle w:val="Hyperlink"/>
              </w:rPr>
              <w:t>Electrical Protection</w:t>
            </w:r>
            <w:r>
              <w:rPr>
                <w:webHidden/>
              </w:rPr>
              <w:tab/>
            </w:r>
            <w:r>
              <w:rPr>
                <w:webHidden/>
              </w:rPr>
              <w:fldChar w:fldCharType="begin"/>
            </w:r>
            <w:r>
              <w:rPr>
                <w:webHidden/>
              </w:rPr>
              <w:instrText xml:space="preserve"> PAGEREF _Toc223962162 \h </w:instrText>
            </w:r>
            <w:r>
              <w:rPr>
                <w:webHidden/>
              </w:rPr>
            </w:r>
            <w:r>
              <w:rPr>
                <w:webHidden/>
              </w:rPr>
              <w:fldChar w:fldCharType="separate"/>
            </w:r>
            <w:r>
              <w:rPr>
                <w:webHidden/>
              </w:rPr>
              <w:t>61</w:t>
            </w:r>
            <w:r>
              <w:rPr>
                <w:webHidden/>
              </w:rPr>
              <w:fldChar w:fldCharType="end"/>
            </w:r>
          </w:hyperlink>
        </w:p>
        <w:p w14:paraId="70764275" w14:textId="6407703A" w:rsidR="007F15EA" w:rsidRDefault="007F15EA">
          <w:pPr>
            <w:pStyle w:val="TOC3"/>
            <w:rPr>
              <w:color w:val="auto"/>
              <w:kern w:val="2"/>
              <w:sz w:val="24"/>
              <w:szCs w:val="24"/>
              <w14:ligatures w14:val="standardContextual"/>
            </w:rPr>
          </w:pPr>
          <w:hyperlink w:anchor="_Toc223962163" w:history="1">
            <w:r w:rsidRPr="00AF285A">
              <w:rPr>
                <w:rStyle w:val="Hyperlink"/>
                <w:rFonts w:ascii="Arial" w:hAnsi="Arial"/>
              </w:rPr>
              <w:t>9.6.1</w:t>
            </w:r>
            <w:r>
              <w:rPr>
                <w:color w:val="auto"/>
                <w:kern w:val="2"/>
                <w:sz w:val="24"/>
                <w:szCs w:val="24"/>
                <w14:ligatures w14:val="standardContextual"/>
              </w:rPr>
              <w:tab/>
            </w:r>
            <w:r w:rsidRPr="00AF285A">
              <w:rPr>
                <w:rStyle w:val="Hyperlink"/>
              </w:rPr>
              <w:t>AC Protection and Circuits</w:t>
            </w:r>
            <w:r>
              <w:rPr>
                <w:webHidden/>
              </w:rPr>
              <w:tab/>
            </w:r>
            <w:r>
              <w:rPr>
                <w:webHidden/>
              </w:rPr>
              <w:fldChar w:fldCharType="begin"/>
            </w:r>
            <w:r>
              <w:rPr>
                <w:webHidden/>
              </w:rPr>
              <w:instrText xml:space="preserve"> PAGEREF _Toc223962163 \h </w:instrText>
            </w:r>
            <w:r>
              <w:rPr>
                <w:webHidden/>
              </w:rPr>
            </w:r>
            <w:r>
              <w:rPr>
                <w:webHidden/>
              </w:rPr>
              <w:fldChar w:fldCharType="separate"/>
            </w:r>
            <w:r>
              <w:rPr>
                <w:webHidden/>
              </w:rPr>
              <w:t>61</w:t>
            </w:r>
            <w:r>
              <w:rPr>
                <w:webHidden/>
              </w:rPr>
              <w:fldChar w:fldCharType="end"/>
            </w:r>
          </w:hyperlink>
        </w:p>
        <w:p w14:paraId="03E07154" w14:textId="3C3C6BDC" w:rsidR="007F15EA" w:rsidRDefault="007F15EA">
          <w:pPr>
            <w:pStyle w:val="TOC3"/>
            <w:rPr>
              <w:color w:val="auto"/>
              <w:kern w:val="2"/>
              <w:sz w:val="24"/>
              <w:szCs w:val="24"/>
              <w14:ligatures w14:val="standardContextual"/>
            </w:rPr>
          </w:pPr>
          <w:hyperlink w:anchor="_Toc223962164" w:history="1">
            <w:r w:rsidRPr="00AF285A">
              <w:rPr>
                <w:rStyle w:val="Hyperlink"/>
                <w:rFonts w:ascii="Arial" w:hAnsi="Arial"/>
              </w:rPr>
              <w:t>9.6.2</w:t>
            </w:r>
            <w:r>
              <w:rPr>
                <w:color w:val="auto"/>
                <w:kern w:val="2"/>
                <w:sz w:val="24"/>
                <w:szCs w:val="24"/>
                <w14:ligatures w14:val="standardContextual"/>
              </w:rPr>
              <w:tab/>
            </w:r>
            <w:r w:rsidRPr="00AF285A">
              <w:rPr>
                <w:rStyle w:val="Hyperlink"/>
              </w:rPr>
              <w:t>HV Switchgear Units</w:t>
            </w:r>
            <w:r>
              <w:rPr>
                <w:webHidden/>
              </w:rPr>
              <w:tab/>
            </w:r>
            <w:r>
              <w:rPr>
                <w:webHidden/>
              </w:rPr>
              <w:fldChar w:fldCharType="begin"/>
            </w:r>
            <w:r>
              <w:rPr>
                <w:webHidden/>
              </w:rPr>
              <w:instrText xml:space="preserve"> PAGEREF _Toc223962164 \h </w:instrText>
            </w:r>
            <w:r>
              <w:rPr>
                <w:webHidden/>
              </w:rPr>
            </w:r>
            <w:r>
              <w:rPr>
                <w:webHidden/>
              </w:rPr>
              <w:fldChar w:fldCharType="separate"/>
            </w:r>
            <w:r>
              <w:rPr>
                <w:webHidden/>
              </w:rPr>
              <w:t>61</w:t>
            </w:r>
            <w:r>
              <w:rPr>
                <w:webHidden/>
              </w:rPr>
              <w:fldChar w:fldCharType="end"/>
            </w:r>
          </w:hyperlink>
        </w:p>
        <w:p w14:paraId="54684981" w14:textId="02F65E02" w:rsidR="007F15EA" w:rsidRDefault="007F15EA">
          <w:pPr>
            <w:pStyle w:val="TOC3"/>
            <w:rPr>
              <w:color w:val="auto"/>
              <w:kern w:val="2"/>
              <w:sz w:val="24"/>
              <w:szCs w:val="24"/>
              <w14:ligatures w14:val="standardContextual"/>
            </w:rPr>
          </w:pPr>
          <w:hyperlink w:anchor="_Toc223962165" w:history="1">
            <w:r w:rsidRPr="00AF285A">
              <w:rPr>
                <w:rStyle w:val="Hyperlink"/>
                <w:rFonts w:ascii="Arial" w:hAnsi="Arial"/>
              </w:rPr>
              <w:t>9.6.3</w:t>
            </w:r>
            <w:r>
              <w:rPr>
                <w:color w:val="auto"/>
                <w:kern w:val="2"/>
                <w:sz w:val="24"/>
                <w:szCs w:val="24"/>
                <w14:ligatures w14:val="standardContextual"/>
              </w:rPr>
              <w:tab/>
            </w:r>
            <w:r w:rsidRPr="00AF285A">
              <w:rPr>
                <w:rStyle w:val="Hyperlink"/>
              </w:rPr>
              <w:t>LV AC Protection and Auxiliary Services</w:t>
            </w:r>
            <w:r>
              <w:rPr>
                <w:webHidden/>
              </w:rPr>
              <w:tab/>
            </w:r>
            <w:r>
              <w:rPr>
                <w:webHidden/>
              </w:rPr>
              <w:fldChar w:fldCharType="begin"/>
            </w:r>
            <w:r>
              <w:rPr>
                <w:webHidden/>
              </w:rPr>
              <w:instrText xml:space="preserve"> PAGEREF _Toc223962165 \h </w:instrText>
            </w:r>
            <w:r>
              <w:rPr>
                <w:webHidden/>
              </w:rPr>
            </w:r>
            <w:r>
              <w:rPr>
                <w:webHidden/>
              </w:rPr>
              <w:fldChar w:fldCharType="separate"/>
            </w:r>
            <w:r>
              <w:rPr>
                <w:webHidden/>
              </w:rPr>
              <w:t>62</w:t>
            </w:r>
            <w:r>
              <w:rPr>
                <w:webHidden/>
              </w:rPr>
              <w:fldChar w:fldCharType="end"/>
            </w:r>
          </w:hyperlink>
        </w:p>
        <w:p w14:paraId="3FD8B739" w14:textId="350271CF" w:rsidR="007F15EA" w:rsidRDefault="007F15EA">
          <w:pPr>
            <w:pStyle w:val="TOC2"/>
            <w:rPr>
              <w:color w:val="auto"/>
              <w:kern w:val="2"/>
              <w:sz w:val="24"/>
              <w:szCs w:val="24"/>
              <w14:ligatures w14:val="standardContextual"/>
            </w:rPr>
          </w:pPr>
          <w:hyperlink w:anchor="_Toc223962166" w:history="1">
            <w:r w:rsidRPr="00AF285A">
              <w:rPr>
                <w:rStyle w:val="Hyperlink"/>
                <w:rFonts w:ascii="Arial" w:hAnsi="Arial"/>
              </w:rPr>
              <w:t>9.7</w:t>
            </w:r>
            <w:r>
              <w:rPr>
                <w:color w:val="auto"/>
                <w:kern w:val="2"/>
                <w:sz w:val="24"/>
                <w:szCs w:val="24"/>
                <w14:ligatures w14:val="standardContextual"/>
              </w:rPr>
              <w:tab/>
            </w:r>
            <w:r w:rsidRPr="00AF285A">
              <w:rPr>
                <w:rStyle w:val="Hyperlink"/>
              </w:rPr>
              <w:t>Lightning Protection and Earthing System</w:t>
            </w:r>
            <w:r>
              <w:rPr>
                <w:webHidden/>
              </w:rPr>
              <w:tab/>
            </w:r>
            <w:r>
              <w:rPr>
                <w:webHidden/>
              </w:rPr>
              <w:fldChar w:fldCharType="begin"/>
            </w:r>
            <w:r>
              <w:rPr>
                <w:webHidden/>
              </w:rPr>
              <w:instrText xml:space="preserve"> PAGEREF _Toc223962166 \h </w:instrText>
            </w:r>
            <w:r>
              <w:rPr>
                <w:webHidden/>
              </w:rPr>
            </w:r>
            <w:r>
              <w:rPr>
                <w:webHidden/>
              </w:rPr>
              <w:fldChar w:fldCharType="separate"/>
            </w:r>
            <w:r>
              <w:rPr>
                <w:webHidden/>
              </w:rPr>
              <w:t>63</w:t>
            </w:r>
            <w:r>
              <w:rPr>
                <w:webHidden/>
              </w:rPr>
              <w:fldChar w:fldCharType="end"/>
            </w:r>
          </w:hyperlink>
        </w:p>
        <w:p w14:paraId="77F9EBFB" w14:textId="3628878F" w:rsidR="007F15EA" w:rsidRDefault="007F15EA">
          <w:pPr>
            <w:pStyle w:val="TOC3"/>
            <w:rPr>
              <w:color w:val="auto"/>
              <w:kern w:val="2"/>
              <w:sz w:val="24"/>
              <w:szCs w:val="24"/>
              <w14:ligatures w14:val="standardContextual"/>
            </w:rPr>
          </w:pPr>
          <w:hyperlink w:anchor="_Toc223962167" w:history="1">
            <w:r w:rsidRPr="00AF285A">
              <w:rPr>
                <w:rStyle w:val="Hyperlink"/>
                <w:rFonts w:ascii="Arial" w:hAnsi="Arial"/>
              </w:rPr>
              <w:t>9.7.1</w:t>
            </w:r>
            <w:r>
              <w:rPr>
                <w:color w:val="auto"/>
                <w:kern w:val="2"/>
                <w:sz w:val="24"/>
                <w:szCs w:val="24"/>
                <w14:ligatures w14:val="standardContextual"/>
              </w:rPr>
              <w:tab/>
            </w:r>
            <w:r w:rsidRPr="00AF285A">
              <w:rPr>
                <w:rStyle w:val="Hyperlink"/>
              </w:rPr>
              <w:t>Lightning System and Overvoltage Protection</w:t>
            </w:r>
            <w:r>
              <w:rPr>
                <w:webHidden/>
              </w:rPr>
              <w:tab/>
            </w:r>
            <w:r>
              <w:rPr>
                <w:webHidden/>
              </w:rPr>
              <w:fldChar w:fldCharType="begin"/>
            </w:r>
            <w:r>
              <w:rPr>
                <w:webHidden/>
              </w:rPr>
              <w:instrText xml:space="preserve"> PAGEREF _Toc223962167 \h </w:instrText>
            </w:r>
            <w:r>
              <w:rPr>
                <w:webHidden/>
              </w:rPr>
            </w:r>
            <w:r>
              <w:rPr>
                <w:webHidden/>
              </w:rPr>
              <w:fldChar w:fldCharType="separate"/>
            </w:r>
            <w:r>
              <w:rPr>
                <w:webHidden/>
              </w:rPr>
              <w:t>63</w:t>
            </w:r>
            <w:r>
              <w:rPr>
                <w:webHidden/>
              </w:rPr>
              <w:fldChar w:fldCharType="end"/>
            </w:r>
          </w:hyperlink>
        </w:p>
        <w:p w14:paraId="49DEFA10" w14:textId="36780EA3" w:rsidR="007F15EA" w:rsidRDefault="007F15EA">
          <w:pPr>
            <w:pStyle w:val="TOC3"/>
            <w:rPr>
              <w:color w:val="auto"/>
              <w:kern w:val="2"/>
              <w:sz w:val="24"/>
              <w:szCs w:val="24"/>
              <w14:ligatures w14:val="standardContextual"/>
            </w:rPr>
          </w:pPr>
          <w:hyperlink w:anchor="_Toc223962168" w:history="1">
            <w:r w:rsidRPr="00AF285A">
              <w:rPr>
                <w:rStyle w:val="Hyperlink"/>
                <w:rFonts w:ascii="Arial" w:hAnsi="Arial"/>
              </w:rPr>
              <w:t>9.7.2</w:t>
            </w:r>
            <w:r>
              <w:rPr>
                <w:color w:val="auto"/>
                <w:kern w:val="2"/>
                <w:sz w:val="24"/>
                <w:szCs w:val="24"/>
                <w14:ligatures w14:val="standardContextual"/>
              </w:rPr>
              <w:tab/>
            </w:r>
            <w:r w:rsidRPr="00AF285A">
              <w:rPr>
                <w:rStyle w:val="Hyperlink"/>
              </w:rPr>
              <w:t>Earthing System</w:t>
            </w:r>
            <w:r>
              <w:rPr>
                <w:webHidden/>
              </w:rPr>
              <w:tab/>
            </w:r>
            <w:r>
              <w:rPr>
                <w:webHidden/>
              </w:rPr>
              <w:fldChar w:fldCharType="begin"/>
            </w:r>
            <w:r>
              <w:rPr>
                <w:webHidden/>
              </w:rPr>
              <w:instrText xml:space="preserve"> PAGEREF _Toc223962168 \h </w:instrText>
            </w:r>
            <w:r>
              <w:rPr>
                <w:webHidden/>
              </w:rPr>
            </w:r>
            <w:r>
              <w:rPr>
                <w:webHidden/>
              </w:rPr>
              <w:fldChar w:fldCharType="separate"/>
            </w:r>
            <w:r>
              <w:rPr>
                <w:webHidden/>
              </w:rPr>
              <w:t>63</w:t>
            </w:r>
            <w:r>
              <w:rPr>
                <w:webHidden/>
              </w:rPr>
              <w:fldChar w:fldCharType="end"/>
            </w:r>
          </w:hyperlink>
        </w:p>
        <w:p w14:paraId="0A2C17A6" w14:textId="5486C441" w:rsidR="007F15EA" w:rsidRDefault="007F15EA">
          <w:pPr>
            <w:pStyle w:val="TOC3"/>
            <w:rPr>
              <w:color w:val="auto"/>
              <w:kern w:val="2"/>
              <w:sz w:val="24"/>
              <w:szCs w:val="24"/>
              <w14:ligatures w14:val="standardContextual"/>
            </w:rPr>
          </w:pPr>
          <w:hyperlink w:anchor="_Toc223962169" w:history="1">
            <w:r w:rsidRPr="00AF285A">
              <w:rPr>
                <w:rStyle w:val="Hyperlink"/>
                <w:rFonts w:ascii="Arial" w:hAnsi="Arial"/>
              </w:rPr>
              <w:t>9.7.3</w:t>
            </w:r>
            <w:r>
              <w:rPr>
                <w:color w:val="auto"/>
                <w:kern w:val="2"/>
                <w:sz w:val="24"/>
                <w:szCs w:val="24"/>
                <w14:ligatures w14:val="standardContextual"/>
              </w:rPr>
              <w:tab/>
            </w:r>
            <w:r w:rsidRPr="00AF285A">
              <w:rPr>
                <w:rStyle w:val="Hyperlink"/>
              </w:rPr>
              <w:t>Equipotential Connection</w:t>
            </w:r>
            <w:r>
              <w:rPr>
                <w:webHidden/>
              </w:rPr>
              <w:tab/>
            </w:r>
            <w:r>
              <w:rPr>
                <w:webHidden/>
              </w:rPr>
              <w:fldChar w:fldCharType="begin"/>
            </w:r>
            <w:r>
              <w:rPr>
                <w:webHidden/>
              </w:rPr>
              <w:instrText xml:space="preserve"> PAGEREF _Toc223962169 \h </w:instrText>
            </w:r>
            <w:r>
              <w:rPr>
                <w:webHidden/>
              </w:rPr>
            </w:r>
            <w:r>
              <w:rPr>
                <w:webHidden/>
              </w:rPr>
              <w:fldChar w:fldCharType="separate"/>
            </w:r>
            <w:r>
              <w:rPr>
                <w:webHidden/>
              </w:rPr>
              <w:t>64</w:t>
            </w:r>
            <w:r>
              <w:rPr>
                <w:webHidden/>
              </w:rPr>
              <w:fldChar w:fldCharType="end"/>
            </w:r>
          </w:hyperlink>
        </w:p>
        <w:p w14:paraId="5893FAFE" w14:textId="66D080D6" w:rsidR="007F15EA" w:rsidRDefault="007F15EA">
          <w:pPr>
            <w:pStyle w:val="TOC2"/>
            <w:rPr>
              <w:color w:val="auto"/>
              <w:kern w:val="2"/>
              <w:sz w:val="24"/>
              <w:szCs w:val="24"/>
              <w14:ligatures w14:val="standardContextual"/>
            </w:rPr>
          </w:pPr>
          <w:hyperlink w:anchor="_Toc223962170" w:history="1">
            <w:r w:rsidRPr="00AF285A">
              <w:rPr>
                <w:rStyle w:val="Hyperlink"/>
                <w:rFonts w:ascii="Arial" w:hAnsi="Arial"/>
              </w:rPr>
              <w:t>9.8</w:t>
            </w:r>
            <w:r>
              <w:rPr>
                <w:color w:val="auto"/>
                <w:kern w:val="2"/>
                <w:sz w:val="24"/>
                <w:szCs w:val="24"/>
                <w14:ligatures w14:val="standardContextual"/>
              </w:rPr>
              <w:tab/>
            </w:r>
            <w:r w:rsidRPr="00AF285A">
              <w:rPr>
                <w:rStyle w:val="Hyperlink"/>
              </w:rPr>
              <w:t>Cable Selection, Design and Connections</w:t>
            </w:r>
            <w:r>
              <w:rPr>
                <w:webHidden/>
              </w:rPr>
              <w:tab/>
            </w:r>
            <w:r>
              <w:rPr>
                <w:webHidden/>
              </w:rPr>
              <w:fldChar w:fldCharType="begin"/>
            </w:r>
            <w:r>
              <w:rPr>
                <w:webHidden/>
              </w:rPr>
              <w:instrText xml:space="preserve"> PAGEREF _Toc223962170 \h </w:instrText>
            </w:r>
            <w:r>
              <w:rPr>
                <w:webHidden/>
              </w:rPr>
            </w:r>
            <w:r>
              <w:rPr>
                <w:webHidden/>
              </w:rPr>
              <w:fldChar w:fldCharType="separate"/>
            </w:r>
            <w:r>
              <w:rPr>
                <w:webHidden/>
              </w:rPr>
              <w:t>64</w:t>
            </w:r>
            <w:r>
              <w:rPr>
                <w:webHidden/>
              </w:rPr>
              <w:fldChar w:fldCharType="end"/>
            </w:r>
          </w:hyperlink>
        </w:p>
        <w:p w14:paraId="4010CB40" w14:textId="4DDE610D" w:rsidR="007F15EA" w:rsidRDefault="007F15EA">
          <w:pPr>
            <w:pStyle w:val="TOC3"/>
            <w:rPr>
              <w:color w:val="auto"/>
              <w:kern w:val="2"/>
              <w:sz w:val="24"/>
              <w:szCs w:val="24"/>
              <w14:ligatures w14:val="standardContextual"/>
            </w:rPr>
          </w:pPr>
          <w:hyperlink w:anchor="_Toc223962171" w:history="1">
            <w:r w:rsidRPr="00AF285A">
              <w:rPr>
                <w:rStyle w:val="Hyperlink"/>
                <w:rFonts w:ascii="Arial" w:hAnsi="Arial"/>
              </w:rPr>
              <w:t>9.8.1</w:t>
            </w:r>
            <w:r>
              <w:rPr>
                <w:color w:val="auto"/>
                <w:kern w:val="2"/>
                <w:sz w:val="24"/>
                <w:szCs w:val="24"/>
                <w14:ligatures w14:val="standardContextual"/>
              </w:rPr>
              <w:tab/>
            </w:r>
            <w:r w:rsidRPr="00AF285A">
              <w:rPr>
                <w:rStyle w:val="Hyperlink"/>
              </w:rPr>
              <w:t>Cable Sizing</w:t>
            </w:r>
            <w:r>
              <w:rPr>
                <w:webHidden/>
              </w:rPr>
              <w:tab/>
            </w:r>
            <w:r>
              <w:rPr>
                <w:webHidden/>
              </w:rPr>
              <w:fldChar w:fldCharType="begin"/>
            </w:r>
            <w:r>
              <w:rPr>
                <w:webHidden/>
              </w:rPr>
              <w:instrText xml:space="preserve"> PAGEREF _Toc223962171 \h </w:instrText>
            </w:r>
            <w:r>
              <w:rPr>
                <w:webHidden/>
              </w:rPr>
            </w:r>
            <w:r>
              <w:rPr>
                <w:webHidden/>
              </w:rPr>
              <w:fldChar w:fldCharType="separate"/>
            </w:r>
            <w:r>
              <w:rPr>
                <w:webHidden/>
              </w:rPr>
              <w:t>65</w:t>
            </w:r>
            <w:r>
              <w:rPr>
                <w:webHidden/>
              </w:rPr>
              <w:fldChar w:fldCharType="end"/>
            </w:r>
          </w:hyperlink>
        </w:p>
        <w:p w14:paraId="5F521C15" w14:textId="5146D364" w:rsidR="007F15EA" w:rsidRDefault="007F15EA">
          <w:pPr>
            <w:pStyle w:val="TOC3"/>
            <w:rPr>
              <w:color w:val="auto"/>
              <w:kern w:val="2"/>
              <w:sz w:val="24"/>
              <w:szCs w:val="24"/>
              <w14:ligatures w14:val="standardContextual"/>
            </w:rPr>
          </w:pPr>
          <w:hyperlink w:anchor="_Toc223962172" w:history="1">
            <w:r w:rsidRPr="00AF285A">
              <w:rPr>
                <w:rStyle w:val="Hyperlink"/>
                <w:rFonts w:ascii="Arial" w:hAnsi="Arial"/>
              </w:rPr>
              <w:t>9.8.2</w:t>
            </w:r>
            <w:r>
              <w:rPr>
                <w:color w:val="auto"/>
                <w:kern w:val="2"/>
                <w:sz w:val="24"/>
                <w:szCs w:val="24"/>
                <w14:ligatures w14:val="standardContextual"/>
              </w:rPr>
              <w:tab/>
            </w:r>
            <w:r w:rsidRPr="00AF285A">
              <w:rPr>
                <w:rStyle w:val="Hyperlink"/>
              </w:rPr>
              <w:t>DC Cables</w:t>
            </w:r>
            <w:r>
              <w:rPr>
                <w:webHidden/>
              </w:rPr>
              <w:tab/>
            </w:r>
            <w:r>
              <w:rPr>
                <w:webHidden/>
              </w:rPr>
              <w:fldChar w:fldCharType="begin"/>
            </w:r>
            <w:r>
              <w:rPr>
                <w:webHidden/>
              </w:rPr>
              <w:instrText xml:space="preserve"> PAGEREF _Toc223962172 \h </w:instrText>
            </w:r>
            <w:r>
              <w:rPr>
                <w:webHidden/>
              </w:rPr>
            </w:r>
            <w:r>
              <w:rPr>
                <w:webHidden/>
              </w:rPr>
              <w:fldChar w:fldCharType="separate"/>
            </w:r>
            <w:r>
              <w:rPr>
                <w:webHidden/>
              </w:rPr>
              <w:t>66</w:t>
            </w:r>
            <w:r>
              <w:rPr>
                <w:webHidden/>
              </w:rPr>
              <w:fldChar w:fldCharType="end"/>
            </w:r>
          </w:hyperlink>
        </w:p>
        <w:p w14:paraId="6C0C368E" w14:textId="1D2B8E3C" w:rsidR="007F15EA" w:rsidRDefault="007F15EA">
          <w:pPr>
            <w:pStyle w:val="TOC3"/>
            <w:rPr>
              <w:color w:val="auto"/>
              <w:kern w:val="2"/>
              <w:sz w:val="24"/>
              <w:szCs w:val="24"/>
              <w14:ligatures w14:val="standardContextual"/>
            </w:rPr>
          </w:pPr>
          <w:hyperlink w:anchor="_Toc223962173" w:history="1">
            <w:r w:rsidRPr="00AF285A">
              <w:rPr>
                <w:rStyle w:val="Hyperlink"/>
                <w:rFonts w:ascii="Arial" w:hAnsi="Arial"/>
              </w:rPr>
              <w:t>9.8.3</w:t>
            </w:r>
            <w:r>
              <w:rPr>
                <w:color w:val="auto"/>
                <w:kern w:val="2"/>
                <w:sz w:val="24"/>
                <w:szCs w:val="24"/>
                <w14:ligatures w14:val="standardContextual"/>
              </w:rPr>
              <w:tab/>
            </w:r>
            <w:r w:rsidRPr="00AF285A">
              <w:rPr>
                <w:rStyle w:val="Hyperlink"/>
              </w:rPr>
              <w:t>LV AC Cables</w:t>
            </w:r>
            <w:r>
              <w:rPr>
                <w:webHidden/>
              </w:rPr>
              <w:tab/>
            </w:r>
            <w:r>
              <w:rPr>
                <w:webHidden/>
              </w:rPr>
              <w:fldChar w:fldCharType="begin"/>
            </w:r>
            <w:r>
              <w:rPr>
                <w:webHidden/>
              </w:rPr>
              <w:instrText xml:space="preserve"> PAGEREF _Toc223962173 \h </w:instrText>
            </w:r>
            <w:r>
              <w:rPr>
                <w:webHidden/>
              </w:rPr>
            </w:r>
            <w:r>
              <w:rPr>
                <w:webHidden/>
              </w:rPr>
              <w:fldChar w:fldCharType="separate"/>
            </w:r>
            <w:r>
              <w:rPr>
                <w:webHidden/>
              </w:rPr>
              <w:t>66</w:t>
            </w:r>
            <w:r>
              <w:rPr>
                <w:webHidden/>
              </w:rPr>
              <w:fldChar w:fldCharType="end"/>
            </w:r>
          </w:hyperlink>
        </w:p>
        <w:p w14:paraId="2B95D920" w14:textId="2EB99266" w:rsidR="007F15EA" w:rsidRDefault="007F15EA">
          <w:pPr>
            <w:pStyle w:val="TOC3"/>
            <w:rPr>
              <w:color w:val="auto"/>
              <w:kern w:val="2"/>
              <w:sz w:val="24"/>
              <w:szCs w:val="24"/>
              <w14:ligatures w14:val="standardContextual"/>
            </w:rPr>
          </w:pPr>
          <w:hyperlink w:anchor="_Toc223962174" w:history="1">
            <w:r w:rsidRPr="00AF285A">
              <w:rPr>
                <w:rStyle w:val="Hyperlink"/>
                <w:rFonts w:ascii="Arial" w:hAnsi="Arial"/>
              </w:rPr>
              <w:t>9.8.4</w:t>
            </w:r>
            <w:r>
              <w:rPr>
                <w:color w:val="auto"/>
                <w:kern w:val="2"/>
                <w:sz w:val="24"/>
                <w:szCs w:val="24"/>
                <w14:ligatures w14:val="standardContextual"/>
              </w:rPr>
              <w:tab/>
            </w:r>
            <w:r w:rsidRPr="00AF285A">
              <w:rPr>
                <w:rStyle w:val="Hyperlink"/>
              </w:rPr>
              <w:t>High Voltage Cables</w:t>
            </w:r>
            <w:r>
              <w:rPr>
                <w:webHidden/>
              </w:rPr>
              <w:tab/>
            </w:r>
            <w:r>
              <w:rPr>
                <w:webHidden/>
              </w:rPr>
              <w:fldChar w:fldCharType="begin"/>
            </w:r>
            <w:r>
              <w:rPr>
                <w:webHidden/>
              </w:rPr>
              <w:instrText xml:space="preserve"> PAGEREF _Toc223962174 \h </w:instrText>
            </w:r>
            <w:r>
              <w:rPr>
                <w:webHidden/>
              </w:rPr>
            </w:r>
            <w:r>
              <w:rPr>
                <w:webHidden/>
              </w:rPr>
              <w:fldChar w:fldCharType="separate"/>
            </w:r>
            <w:r>
              <w:rPr>
                <w:webHidden/>
              </w:rPr>
              <w:t>66</w:t>
            </w:r>
            <w:r>
              <w:rPr>
                <w:webHidden/>
              </w:rPr>
              <w:fldChar w:fldCharType="end"/>
            </w:r>
          </w:hyperlink>
        </w:p>
        <w:p w14:paraId="2EB77E10" w14:textId="3FFF7E38" w:rsidR="007F15EA" w:rsidRDefault="007F15EA">
          <w:pPr>
            <w:pStyle w:val="TOC3"/>
            <w:rPr>
              <w:color w:val="auto"/>
              <w:kern w:val="2"/>
              <w:sz w:val="24"/>
              <w:szCs w:val="24"/>
              <w14:ligatures w14:val="standardContextual"/>
            </w:rPr>
          </w:pPr>
          <w:hyperlink w:anchor="_Toc223962175" w:history="1">
            <w:r w:rsidRPr="00AF285A">
              <w:rPr>
                <w:rStyle w:val="Hyperlink"/>
                <w:rFonts w:ascii="Arial" w:hAnsi="Arial"/>
              </w:rPr>
              <w:t>9.8.5</w:t>
            </w:r>
            <w:r>
              <w:rPr>
                <w:color w:val="auto"/>
                <w:kern w:val="2"/>
                <w:sz w:val="24"/>
                <w:szCs w:val="24"/>
                <w14:ligatures w14:val="standardContextual"/>
              </w:rPr>
              <w:tab/>
            </w:r>
            <w:r w:rsidRPr="00AF285A">
              <w:rPr>
                <w:rStyle w:val="Hyperlink"/>
              </w:rPr>
              <w:t>Communication Cables</w:t>
            </w:r>
            <w:r>
              <w:rPr>
                <w:webHidden/>
              </w:rPr>
              <w:tab/>
            </w:r>
            <w:r>
              <w:rPr>
                <w:webHidden/>
              </w:rPr>
              <w:fldChar w:fldCharType="begin"/>
            </w:r>
            <w:r>
              <w:rPr>
                <w:webHidden/>
              </w:rPr>
              <w:instrText xml:space="preserve"> PAGEREF _Toc223962175 \h </w:instrText>
            </w:r>
            <w:r>
              <w:rPr>
                <w:webHidden/>
              </w:rPr>
            </w:r>
            <w:r>
              <w:rPr>
                <w:webHidden/>
              </w:rPr>
              <w:fldChar w:fldCharType="separate"/>
            </w:r>
            <w:r>
              <w:rPr>
                <w:webHidden/>
              </w:rPr>
              <w:t>67</w:t>
            </w:r>
            <w:r>
              <w:rPr>
                <w:webHidden/>
              </w:rPr>
              <w:fldChar w:fldCharType="end"/>
            </w:r>
          </w:hyperlink>
        </w:p>
        <w:p w14:paraId="506BF2B2" w14:textId="77779515" w:rsidR="007F15EA" w:rsidRDefault="007F15EA">
          <w:pPr>
            <w:pStyle w:val="TOC3"/>
            <w:rPr>
              <w:color w:val="auto"/>
              <w:kern w:val="2"/>
              <w:sz w:val="24"/>
              <w:szCs w:val="24"/>
              <w14:ligatures w14:val="standardContextual"/>
            </w:rPr>
          </w:pPr>
          <w:hyperlink w:anchor="_Toc223962176" w:history="1">
            <w:r w:rsidRPr="00AF285A">
              <w:rPr>
                <w:rStyle w:val="Hyperlink"/>
                <w:rFonts w:ascii="Arial" w:hAnsi="Arial"/>
              </w:rPr>
              <w:t>9.8.6</w:t>
            </w:r>
            <w:r>
              <w:rPr>
                <w:color w:val="auto"/>
                <w:kern w:val="2"/>
                <w:sz w:val="24"/>
                <w:szCs w:val="24"/>
                <w14:ligatures w14:val="standardContextual"/>
              </w:rPr>
              <w:tab/>
            </w:r>
            <w:r w:rsidRPr="00AF285A">
              <w:rPr>
                <w:rStyle w:val="Hyperlink"/>
              </w:rPr>
              <w:t>Auxiliary Power Cables</w:t>
            </w:r>
            <w:r>
              <w:rPr>
                <w:webHidden/>
              </w:rPr>
              <w:tab/>
            </w:r>
            <w:r>
              <w:rPr>
                <w:webHidden/>
              </w:rPr>
              <w:fldChar w:fldCharType="begin"/>
            </w:r>
            <w:r>
              <w:rPr>
                <w:webHidden/>
              </w:rPr>
              <w:instrText xml:space="preserve"> PAGEREF _Toc223962176 \h </w:instrText>
            </w:r>
            <w:r>
              <w:rPr>
                <w:webHidden/>
              </w:rPr>
            </w:r>
            <w:r>
              <w:rPr>
                <w:webHidden/>
              </w:rPr>
              <w:fldChar w:fldCharType="separate"/>
            </w:r>
            <w:r>
              <w:rPr>
                <w:webHidden/>
              </w:rPr>
              <w:t>68</w:t>
            </w:r>
            <w:r>
              <w:rPr>
                <w:webHidden/>
              </w:rPr>
              <w:fldChar w:fldCharType="end"/>
            </w:r>
          </w:hyperlink>
        </w:p>
        <w:p w14:paraId="584A6A0F" w14:textId="176CFF8B" w:rsidR="007F15EA" w:rsidRDefault="007F15EA">
          <w:pPr>
            <w:pStyle w:val="TOC3"/>
            <w:rPr>
              <w:color w:val="auto"/>
              <w:kern w:val="2"/>
              <w:sz w:val="24"/>
              <w:szCs w:val="24"/>
              <w14:ligatures w14:val="standardContextual"/>
            </w:rPr>
          </w:pPr>
          <w:hyperlink w:anchor="_Toc223962177" w:history="1">
            <w:r w:rsidRPr="00AF285A">
              <w:rPr>
                <w:rStyle w:val="Hyperlink"/>
                <w:rFonts w:ascii="Arial" w:hAnsi="Arial"/>
              </w:rPr>
              <w:t>9.8.7</w:t>
            </w:r>
            <w:r>
              <w:rPr>
                <w:color w:val="auto"/>
                <w:kern w:val="2"/>
                <w:sz w:val="24"/>
                <w:szCs w:val="24"/>
                <w14:ligatures w14:val="standardContextual"/>
              </w:rPr>
              <w:tab/>
            </w:r>
            <w:r w:rsidRPr="00AF285A">
              <w:rPr>
                <w:rStyle w:val="Hyperlink"/>
              </w:rPr>
              <w:t>Cable Runs and Trenches</w:t>
            </w:r>
            <w:r>
              <w:rPr>
                <w:webHidden/>
              </w:rPr>
              <w:tab/>
            </w:r>
            <w:r>
              <w:rPr>
                <w:webHidden/>
              </w:rPr>
              <w:fldChar w:fldCharType="begin"/>
            </w:r>
            <w:r>
              <w:rPr>
                <w:webHidden/>
              </w:rPr>
              <w:instrText xml:space="preserve"> PAGEREF _Toc223962177 \h </w:instrText>
            </w:r>
            <w:r>
              <w:rPr>
                <w:webHidden/>
              </w:rPr>
            </w:r>
            <w:r>
              <w:rPr>
                <w:webHidden/>
              </w:rPr>
              <w:fldChar w:fldCharType="separate"/>
            </w:r>
            <w:r>
              <w:rPr>
                <w:webHidden/>
              </w:rPr>
              <w:t>68</w:t>
            </w:r>
            <w:r>
              <w:rPr>
                <w:webHidden/>
              </w:rPr>
              <w:fldChar w:fldCharType="end"/>
            </w:r>
          </w:hyperlink>
        </w:p>
        <w:p w14:paraId="39D3A1A8" w14:textId="10B6E7CF" w:rsidR="007F15EA" w:rsidRDefault="007F15EA">
          <w:pPr>
            <w:pStyle w:val="TOC3"/>
            <w:rPr>
              <w:color w:val="auto"/>
              <w:kern w:val="2"/>
              <w:sz w:val="24"/>
              <w:szCs w:val="24"/>
              <w14:ligatures w14:val="standardContextual"/>
            </w:rPr>
          </w:pPr>
          <w:hyperlink w:anchor="_Toc223962178" w:history="1">
            <w:r w:rsidRPr="00AF285A">
              <w:rPr>
                <w:rStyle w:val="Hyperlink"/>
                <w:rFonts w:ascii="Arial" w:hAnsi="Arial"/>
              </w:rPr>
              <w:t>9.8.8</w:t>
            </w:r>
            <w:r>
              <w:rPr>
                <w:color w:val="auto"/>
                <w:kern w:val="2"/>
                <w:sz w:val="24"/>
                <w:szCs w:val="24"/>
                <w14:ligatures w14:val="standardContextual"/>
              </w:rPr>
              <w:tab/>
            </w:r>
            <w:r w:rsidRPr="00AF285A">
              <w:rPr>
                <w:rStyle w:val="Hyperlink"/>
              </w:rPr>
              <w:t>Cable Jointing and Termination</w:t>
            </w:r>
            <w:r>
              <w:rPr>
                <w:webHidden/>
              </w:rPr>
              <w:tab/>
            </w:r>
            <w:r>
              <w:rPr>
                <w:webHidden/>
              </w:rPr>
              <w:fldChar w:fldCharType="begin"/>
            </w:r>
            <w:r>
              <w:rPr>
                <w:webHidden/>
              </w:rPr>
              <w:instrText xml:space="preserve"> PAGEREF _Toc223962178 \h </w:instrText>
            </w:r>
            <w:r>
              <w:rPr>
                <w:webHidden/>
              </w:rPr>
            </w:r>
            <w:r>
              <w:rPr>
                <w:webHidden/>
              </w:rPr>
              <w:fldChar w:fldCharType="separate"/>
            </w:r>
            <w:r>
              <w:rPr>
                <w:webHidden/>
              </w:rPr>
              <w:t>68</w:t>
            </w:r>
            <w:r>
              <w:rPr>
                <w:webHidden/>
              </w:rPr>
              <w:fldChar w:fldCharType="end"/>
            </w:r>
          </w:hyperlink>
        </w:p>
        <w:p w14:paraId="06ED8C91" w14:textId="7B2836DE" w:rsidR="007F15EA" w:rsidRDefault="007F15EA">
          <w:pPr>
            <w:pStyle w:val="TOC2"/>
            <w:rPr>
              <w:color w:val="auto"/>
              <w:kern w:val="2"/>
              <w:sz w:val="24"/>
              <w:szCs w:val="24"/>
              <w14:ligatures w14:val="standardContextual"/>
            </w:rPr>
          </w:pPr>
          <w:hyperlink w:anchor="_Toc223962179" w:history="1">
            <w:r w:rsidRPr="00AF285A">
              <w:rPr>
                <w:rStyle w:val="Hyperlink"/>
                <w:rFonts w:ascii="Arial" w:hAnsi="Arial"/>
              </w:rPr>
              <w:t>9.9</w:t>
            </w:r>
            <w:r>
              <w:rPr>
                <w:color w:val="auto"/>
                <w:kern w:val="2"/>
                <w:sz w:val="24"/>
                <w:szCs w:val="24"/>
                <w14:ligatures w14:val="standardContextual"/>
              </w:rPr>
              <w:tab/>
            </w:r>
            <w:r w:rsidRPr="00AF285A">
              <w:rPr>
                <w:rStyle w:val="Hyperlink"/>
              </w:rPr>
              <w:t>UPS</w:t>
            </w:r>
            <w:r>
              <w:rPr>
                <w:webHidden/>
              </w:rPr>
              <w:tab/>
            </w:r>
            <w:r>
              <w:rPr>
                <w:webHidden/>
              </w:rPr>
              <w:fldChar w:fldCharType="begin"/>
            </w:r>
            <w:r>
              <w:rPr>
                <w:webHidden/>
              </w:rPr>
              <w:instrText xml:space="preserve"> PAGEREF _Toc223962179 \h </w:instrText>
            </w:r>
            <w:r>
              <w:rPr>
                <w:webHidden/>
              </w:rPr>
            </w:r>
            <w:r>
              <w:rPr>
                <w:webHidden/>
              </w:rPr>
              <w:fldChar w:fldCharType="separate"/>
            </w:r>
            <w:r>
              <w:rPr>
                <w:webHidden/>
              </w:rPr>
              <w:t>69</w:t>
            </w:r>
            <w:r>
              <w:rPr>
                <w:webHidden/>
              </w:rPr>
              <w:fldChar w:fldCharType="end"/>
            </w:r>
          </w:hyperlink>
        </w:p>
        <w:p w14:paraId="623644AE" w14:textId="02CFD630" w:rsidR="007F15EA" w:rsidRDefault="007F15EA">
          <w:pPr>
            <w:pStyle w:val="TOC2"/>
            <w:rPr>
              <w:color w:val="auto"/>
              <w:kern w:val="2"/>
              <w:sz w:val="24"/>
              <w:szCs w:val="24"/>
              <w14:ligatures w14:val="standardContextual"/>
            </w:rPr>
          </w:pPr>
          <w:hyperlink w:anchor="_Toc223962180" w:history="1">
            <w:r w:rsidRPr="00AF285A">
              <w:rPr>
                <w:rStyle w:val="Hyperlink"/>
                <w:rFonts w:ascii="Arial" w:hAnsi="Arial"/>
              </w:rPr>
              <w:t>9.10</w:t>
            </w:r>
            <w:r>
              <w:rPr>
                <w:color w:val="auto"/>
                <w:kern w:val="2"/>
                <w:sz w:val="24"/>
                <w:szCs w:val="24"/>
                <w14:ligatures w14:val="standardContextual"/>
              </w:rPr>
              <w:tab/>
            </w:r>
            <w:r w:rsidRPr="00AF285A">
              <w:rPr>
                <w:rStyle w:val="Hyperlink"/>
              </w:rPr>
              <w:t>Scada System</w:t>
            </w:r>
            <w:r>
              <w:rPr>
                <w:webHidden/>
              </w:rPr>
              <w:tab/>
            </w:r>
            <w:r>
              <w:rPr>
                <w:webHidden/>
              </w:rPr>
              <w:fldChar w:fldCharType="begin"/>
            </w:r>
            <w:r>
              <w:rPr>
                <w:webHidden/>
              </w:rPr>
              <w:instrText xml:space="preserve"> PAGEREF _Toc223962180 \h </w:instrText>
            </w:r>
            <w:r>
              <w:rPr>
                <w:webHidden/>
              </w:rPr>
            </w:r>
            <w:r>
              <w:rPr>
                <w:webHidden/>
              </w:rPr>
              <w:fldChar w:fldCharType="separate"/>
            </w:r>
            <w:r>
              <w:rPr>
                <w:webHidden/>
              </w:rPr>
              <w:t>69</w:t>
            </w:r>
            <w:r>
              <w:rPr>
                <w:webHidden/>
              </w:rPr>
              <w:fldChar w:fldCharType="end"/>
            </w:r>
          </w:hyperlink>
        </w:p>
        <w:p w14:paraId="56F5B548" w14:textId="36D04CC7" w:rsidR="007F15EA" w:rsidRDefault="007F15EA">
          <w:pPr>
            <w:pStyle w:val="TOC3"/>
            <w:rPr>
              <w:color w:val="auto"/>
              <w:kern w:val="2"/>
              <w:sz w:val="24"/>
              <w:szCs w:val="24"/>
              <w14:ligatures w14:val="standardContextual"/>
            </w:rPr>
          </w:pPr>
          <w:hyperlink w:anchor="_Toc223962181" w:history="1">
            <w:r w:rsidRPr="00AF285A">
              <w:rPr>
                <w:rStyle w:val="Hyperlink"/>
                <w:rFonts w:ascii="Arial" w:hAnsi="Arial"/>
              </w:rPr>
              <w:t>9.10.1</w:t>
            </w:r>
            <w:r>
              <w:rPr>
                <w:color w:val="auto"/>
                <w:kern w:val="2"/>
                <w:sz w:val="24"/>
                <w:szCs w:val="24"/>
                <w14:ligatures w14:val="standardContextual"/>
              </w:rPr>
              <w:tab/>
            </w:r>
            <w:r w:rsidRPr="00AF285A">
              <w:rPr>
                <w:rStyle w:val="Hyperlink"/>
              </w:rPr>
              <w:t>Key Functionalities and Requirements</w:t>
            </w:r>
            <w:r>
              <w:rPr>
                <w:webHidden/>
              </w:rPr>
              <w:tab/>
            </w:r>
            <w:r>
              <w:rPr>
                <w:webHidden/>
              </w:rPr>
              <w:fldChar w:fldCharType="begin"/>
            </w:r>
            <w:r>
              <w:rPr>
                <w:webHidden/>
              </w:rPr>
              <w:instrText xml:space="preserve"> PAGEREF _Toc223962181 \h </w:instrText>
            </w:r>
            <w:r>
              <w:rPr>
                <w:webHidden/>
              </w:rPr>
            </w:r>
            <w:r>
              <w:rPr>
                <w:webHidden/>
              </w:rPr>
              <w:fldChar w:fldCharType="separate"/>
            </w:r>
            <w:r>
              <w:rPr>
                <w:webHidden/>
              </w:rPr>
              <w:t>69</w:t>
            </w:r>
            <w:r>
              <w:rPr>
                <w:webHidden/>
              </w:rPr>
              <w:fldChar w:fldCharType="end"/>
            </w:r>
          </w:hyperlink>
        </w:p>
        <w:p w14:paraId="2B385E7A" w14:textId="512A3B68" w:rsidR="007F15EA" w:rsidRDefault="007F15EA">
          <w:pPr>
            <w:pStyle w:val="TOC3"/>
            <w:rPr>
              <w:color w:val="auto"/>
              <w:kern w:val="2"/>
              <w:sz w:val="24"/>
              <w:szCs w:val="24"/>
              <w14:ligatures w14:val="standardContextual"/>
            </w:rPr>
          </w:pPr>
          <w:hyperlink w:anchor="_Toc223962182" w:history="1">
            <w:r w:rsidRPr="00AF285A">
              <w:rPr>
                <w:rStyle w:val="Hyperlink"/>
                <w:rFonts w:ascii="Arial" w:hAnsi="Arial"/>
              </w:rPr>
              <w:t>9.10.2</w:t>
            </w:r>
            <w:r>
              <w:rPr>
                <w:color w:val="auto"/>
                <w:kern w:val="2"/>
                <w:sz w:val="24"/>
                <w:szCs w:val="24"/>
                <w14:ligatures w14:val="standardContextual"/>
              </w:rPr>
              <w:tab/>
            </w:r>
            <w:r w:rsidRPr="00AF285A">
              <w:rPr>
                <w:rStyle w:val="Hyperlink"/>
              </w:rPr>
              <w:t>Data, Events and Alarms</w:t>
            </w:r>
            <w:r>
              <w:rPr>
                <w:webHidden/>
              </w:rPr>
              <w:tab/>
            </w:r>
            <w:r>
              <w:rPr>
                <w:webHidden/>
              </w:rPr>
              <w:fldChar w:fldCharType="begin"/>
            </w:r>
            <w:r>
              <w:rPr>
                <w:webHidden/>
              </w:rPr>
              <w:instrText xml:space="preserve"> PAGEREF _Toc223962182 \h </w:instrText>
            </w:r>
            <w:r>
              <w:rPr>
                <w:webHidden/>
              </w:rPr>
            </w:r>
            <w:r>
              <w:rPr>
                <w:webHidden/>
              </w:rPr>
              <w:fldChar w:fldCharType="separate"/>
            </w:r>
            <w:r>
              <w:rPr>
                <w:webHidden/>
              </w:rPr>
              <w:t>71</w:t>
            </w:r>
            <w:r>
              <w:rPr>
                <w:webHidden/>
              </w:rPr>
              <w:fldChar w:fldCharType="end"/>
            </w:r>
          </w:hyperlink>
        </w:p>
        <w:p w14:paraId="2C8D4790" w14:textId="1BC6B31F" w:rsidR="007F15EA" w:rsidRDefault="007F15EA">
          <w:pPr>
            <w:pStyle w:val="TOC3"/>
            <w:rPr>
              <w:color w:val="auto"/>
              <w:kern w:val="2"/>
              <w:sz w:val="24"/>
              <w:szCs w:val="24"/>
              <w14:ligatures w14:val="standardContextual"/>
            </w:rPr>
          </w:pPr>
          <w:hyperlink w:anchor="_Toc223962183" w:history="1">
            <w:r w:rsidRPr="00AF285A">
              <w:rPr>
                <w:rStyle w:val="Hyperlink"/>
                <w:rFonts w:ascii="Arial" w:hAnsi="Arial"/>
              </w:rPr>
              <w:t>9.10.3</w:t>
            </w:r>
            <w:r>
              <w:rPr>
                <w:color w:val="auto"/>
                <w:kern w:val="2"/>
                <w:sz w:val="24"/>
                <w:szCs w:val="24"/>
                <w14:ligatures w14:val="standardContextual"/>
              </w:rPr>
              <w:tab/>
            </w:r>
            <w:r w:rsidRPr="00AF285A">
              <w:rPr>
                <w:rStyle w:val="Hyperlink"/>
              </w:rPr>
              <w:t>Data Storage</w:t>
            </w:r>
            <w:r>
              <w:rPr>
                <w:webHidden/>
              </w:rPr>
              <w:tab/>
            </w:r>
            <w:r>
              <w:rPr>
                <w:webHidden/>
              </w:rPr>
              <w:fldChar w:fldCharType="begin"/>
            </w:r>
            <w:r>
              <w:rPr>
                <w:webHidden/>
              </w:rPr>
              <w:instrText xml:space="preserve"> PAGEREF _Toc223962183 \h </w:instrText>
            </w:r>
            <w:r>
              <w:rPr>
                <w:webHidden/>
              </w:rPr>
            </w:r>
            <w:r>
              <w:rPr>
                <w:webHidden/>
              </w:rPr>
              <w:fldChar w:fldCharType="separate"/>
            </w:r>
            <w:r>
              <w:rPr>
                <w:webHidden/>
              </w:rPr>
              <w:t>72</w:t>
            </w:r>
            <w:r>
              <w:rPr>
                <w:webHidden/>
              </w:rPr>
              <w:fldChar w:fldCharType="end"/>
            </w:r>
          </w:hyperlink>
        </w:p>
        <w:p w14:paraId="42FF1F9A" w14:textId="163EB2D4" w:rsidR="007F15EA" w:rsidRDefault="007F15EA">
          <w:pPr>
            <w:pStyle w:val="TOC3"/>
            <w:rPr>
              <w:color w:val="auto"/>
              <w:kern w:val="2"/>
              <w:sz w:val="24"/>
              <w:szCs w:val="24"/>
              <w14:ligatures w14:val="standardContextual"/>
            </w:rPr>
          </w:pPr>
          <w:hyperlink w:anchor="_Toc223962184" w:history="1">
            <w:r w:rsidRPr="00AF285A">
              <w:rPr>
                <w:rStyle w:val="Hyperlink"/>
                <w:rFonts w:ascii="Arial" w:hAnsi="Arial"/>
              </w:rPr>
              <w:t>9.10.4</w:t>
            </w:r>
            <w:r>
              <w:rPr>
                <w:color w:val="auto"/>
                <w:kern w:val="2"/>
                <w:sz w:val="24"/>
                <w:szCs w:val="24"/>
                <w14:ligatures w14:val="standardContextual"/>
              </w:rPr>
              <w:tab/>
            </w:r>
            <w:r w:rsidRPr="00AF285A">
              <w:rPr>
                <w:rStyle w:val="Hyperlink"/>
              </w:rPr>
              <w:t>Weather Stations</w:t>
            </w:r>
            <w:r>
              <w:rPr>
                <w:webHidden/>
              </w:rPr>
              <w:tab/>
            </w:r>
            <w:r>
              <w:rPr>
                <w:webHidden/>
              </w:rPr>
              <w:fldChar w:fldCharType="begin"/>
            </w:r>
            <w:r>
              <w:rPr>
                <w:webHidden/>
              </w:rPr>
              <w:instrText xml:space="preserve"> PAGEREF _Toc223962184 \h </w:instrText>
            </w:r>
            <w:r>
              <w:rPr>
                <w:webHidden/>
              </w:rPr>
            </w:r>
            <w:r>
              <w:rPr>
                <w:webHidden/>
              </w:rPr>
              <w:fldChar w:fldCharType="separate"/>
            </w:r>
            <w:r>
              <w:rPr>
                <w:webHidden/>
              </w:rPr>
              <w:t>72</w:t>
            </w:r>
            <w:r>
              <w:rPr>
                <w:webHidden/>
              </w:rPr>
              <w:fldChar w:fldCharType="end"/>
            </w:r>
          </w:hyperlink>
        </w:p>
        <w:p w14:paraId="506C2AF0" w14:textId="24E2F49E" w:rsidR="007F15EA" w:rsidRDefault="007F15EA">
          <w:pPr>
            <w:pStyle w:val="TOC2"/>
            <w:rPr>
              <w:color w:val="auto"/>
              <w:kern w:val="2"/>
              <w:sz w:val="24"/>
              <w:szCs w:val="24"/>
              <w14:ligatures w14:val="standardContextual"/>
            </w:rPr>
          </w:pPr>
          <w:hyperlink w:anchor="_Toc223962185" w:history="1">
            <w:r w:rsidRPr="00AF285A">
              <w:rPr>
                <w:rStyle w:val="Hyperlink"/>
                <w:rFonts w:ascii="Arial" w:hAnsi="Arial"/>
              </w:rPr>
              <w:t>9.11</w:t>
            </w:r>
            <w:r>
              <w:rPr>
                <w:color w:val="auto"/>
                <w:kern w:val="2"/>
                <w:sz w:val="24"/>
                <w:szCs w:val="24"/>
                <w14:ligatures w14:val="standardContextual"/>
              </w:rPr>
              <w:tab/>
            </w:r>
            <w:r w:rsidRPr="00AF285A">
              <w:rPr>
                <w:rStyle w:val="Hyperlink"/>
              </w:rPr>
              <w:t>Security System</w:t>
            </w:r>
            <w:r>
              <w:rPr>
                <w:webHidden/>
              </w:rPr>
              <w:tab/>
            </w:r>
            <w:r>
              <w:rPr>
                <w:webHidden/>
              </w:rPr>
              <w:fldChar w:fldCharType="begin"/>
            </w:r>
            <w:r>
              <w:rPr>
                <w:webHidden/>
              </w:rPr>
              <w:instrText xml:space="preserve"> PAGEREF _Toc223962185 \h </w:instrText>
            </w:r>
            <w:r>
              <w:rPr>
                <w:webHidden/>
              </w:rPr>
            </w:r>
            <w:r>
              <w:rPr>
                <w:webHidden/>
              </w:rPr>
              <w:fldChar w:fldCharType="separate"/>
            </w:r>
            <w:r>
              <w:rPr>
                <w:webHidden/>
              </w:rPr>
              <w:t>73</w:t>
            </w:r>
            <w:r>
              <w:rPr>
                <w:webHidden/>
              </w:rPr>
              <w:fldChar w:fldCharType="end"/>
            </w:r>
          </w:hyperlink>
        </w:p>
        <w:p w14:paraId="60B82AC7" w14:textId="70173EBB" w:rsidR="007F15EA" w:rsidRDefault="007F15EA">
          <w:pPr>
            <w:pStyle w:val="TOC3"/>
            <w:rPr>
              <w:color w:val="auto"/>
              <w:kern w:val="2"/>
              <w:sz w:val="24"/>
              <w:szCs w:val="24"/>
              <w14:ligatures w14:val="standardContextual"/>
            </w:rPr>
          </w:pPr>
          <w:hyperlink w:anchor="_Toc223962186" w:history="1">
            <w:r w:rsidRPr="00AF285A">
              <w:rPr>
                <w:rStyle w:val="Hyperlink"/>
                <w:rFonts w:ascii="Arial" w:hAnsi="Arial"/>
              </w:rPr>
              <w:t>9.11.1</w:t>
            </w:r>
            <w:r>
              <w:rPr>
                <w:color w:val="auto"/>
                <w:kern w:val="2"/>
                <w:sz w:val="24"/>
                <w:szCs w:val="24"/>
                <w14:ligatures w14:val="standardContextual"/>
              </w:rPr>
              <w:tab/>
            </w:r>
            <w:r w:rsidRPr="00AF285A">
              <w:rPr>
                <w:rStyle w:val="Hyperlink"/>
              </w:rPr>
              <w:t>Fence and Gate</w:t>
            </w:r>
            <w:r>
              <w:rPr>
                <w:webHidden/>
              </w:rPr>
              <w:tab/>
            </w:r>
            <w:r>
              <w:rPr>
                <w:webHidden/>
              </w:rPr>
              <w:fldChar w:fldCharType="begin"/>
            </w:r>
            <w:r>
              <w:rPr>
                <w:webHidden/>
              </w:rPr>
              <w:instrText xml:space="preserve"> PAGEREF _Toc223962186 \h </w:instrText>
            </w:r>
            <w:r>
              <w:rPr>
                <w:webHidden/>
              </w:rPr>
            </w:r>
            <w:r>
              <w:rPr>
                <w:webHidden/>
              </w:rPr>
              <w:fldChar w:fldCharType="separate"/>
            </w:r>
            <w:r>
              <w:rPr>
                <w:webHidden/>
              </w:rPr>
              <w:t>73</w:t>
            </w:r>
            <w:r>
              <w:rPr>
                <w:webHidden/>
              </w:rPr>
              <w:fldChar w:fldCharType="end"/>
            </w:r>
          </w:hyperlink>
        </w:p>
        <w:p w14:paraId="144DFC39" w14:textId="7BB23A2B" w:rsidR="007F15EA" w:rsidRDefault="007F15EA">
          <w:pPr>
            <w:pStyle w:val="TOC3"/>
            <w:rPr>
              <w:color w:val="auto"/>
              <w:kern w:val="2"/>
              <w:sz w:val="24"/>
              <w:szCs w:val="24"/>
              <w14:ligatures w14:val="standardContextual"/>
            </w:rPr>
          </w:pPr>
          <w:hyperlink w:anchor="_Toc223962187" w:history="1">
            <w:r w:rsidRPr="00AF285A">
              <w:rPr>
                <w:rStyle w:val="Hyperlink"/>
                <w:rFonts w:ascii="Arial" w:hAnsi="Arial"/>
              </w:rPr>
              <w:t>9.11.2</w:t>
            </w:r>
            <w:r>
              <w:rPr>
                <w:color w:val="auto"/>
                <w:kern w:val="2"/>
                <w:sz w:val="24"/>
                <w:szCs w:val="24"/>
                <w14:ligatures w14:val="standardContextual"/>
              </w:rPr>
              <w:tab/>
            </w:r>
            <w:r w:rsidRPr="00AF285A">
              <w:rPr>
                <w:rStyle w:val="Hyperlink"/>
              </w:rPr>
              <w:t>Security During the Construction Phase</w:t>
            </w:r>
            <w:r>
              <w:rPr>
                <w:webHidden/>
              </w:rPr>
              <w:tab/>
            </w:r>
            <w:r>
              <w:rPr>
                <w:webHidden/>
              </w:rPr>
              <w:fldChar w:fldCharType="begin"/>
            </w:r>
            <w:r>
              <w:rPr>
                <w:webHidden/>
              </w:rPr>
              <w:instrText xml:space="preserve"> PAGEREF _Toc223962187 \h </w:instrText>
            </w:r>
            <w:r>
              <w:rPr>
                <w:webHidden/>
              </w:rPr>
            </w:r>
            <w:r>
              <w:rPr>
                <w:webHidden/>
              </w:rPr>
              <w:fldChar w:fldCharType="separate"/>
            </w:r>
            <w:r>
              <w:rPr>
                <w:webHidden/>
              </w:rPr>
              <w:t>73</w:t>
            </w:r>
            <w:r>
              <w:rPr>
                <w:webHidden/>
              </w:rPr>
              <w:fldChar w:fldCharType="end"/>
            </w:r>
          </w:hyperlink>
        </w:p>
        <w:p w14:paraId="0ED1C7B7" w14:textId="4B3784AE" w:rsidR="007F15EA" w:rsidRDefault="007F15EA">
          <w:pPr>
            <w:pStyle w:val="TOC3"/>
            <w:rPr>
              <w:color w:val="auto"/>
              <w:kern w:val="2"/>
              <w:sz w:val="24"/>
              <w:szCs w:val="24"/>
              <w14:ligatures w14:val="standardContextual"/>
            </w:rPr>
          </w:pPr>
          <w:hyperlink w:anchor="_Toc223962188" w:history="1">
            <w:r w:rsidRPr="00AF285A">
              <w:rPr>
                <w:rStyle w:val="Hyperlink"/>
                <w:rFonts w:ascii="Arial" w:hAnsi="Arial"/>
              </w:rPr>
              <w:t>9.11.3</w:t>
            </w:r>
            <w:r>
              <w:rPr>
                <w:color w:val="auto"/>
                <w:kern w:val="2"/>
                <w:sz w:val="24"/>
                <w:szCs w:val="24"/>
                <w14:ligatures w14:val="standardContextual"/>
              </w:rPr>
              <w:tab/>
            </w:r>
            <w:r w:rsidRPr="00AF285A">
              <w:rPr>
                <w:rStyle w:val="Hyperlink"/>
              </w:rPr>
              <w:t>Permanent Security Arrangements</w:t>
            </w:r>
            <w:r>
              <w:rPr>
                <w:webHidden/>
              </w:rPr>
              <w:tab/>
            </w:r>
            <w:r>
              <w:rPr>
                <w:webHidden/>
              </w:rPr>
              <w:fldChar w:fldCharType="begin"/>
            </w:r>
            <w:r>
              <w:rPr>
                <w:webHidden/>
              </w:rPr>
              <w:instrText xml:space="preserve"> PAGEREF _Toc223962188 \h </w:instrText>
            </w:r>
            <w:r>
              <w:rPr>
                <w:webHidden/>
              </w:rPr>
            </w:r>
            <w:r>
              <w:rPr>
                <w:webHidden/>
              </w:rPr>
              <w:fldChar w:fldCharType="separate"/>
            </w:r>
            <w:r>
              <w:rPr>
                <w:webHidden/>
              </w:rPr>
              <w:t>74</w:t>
            </w:r>
            <w:r>
              <w:rPr>
                <w:webHidden/>
              </w:rPr>
              <w:fldChar w:fldCharType="end"/>
            </w:r>
          </w:hyperlink>
        </w:p>
        <w:p w14:paraId="20E76304" w14:textId="48936890" w:rsidR="007F15EA" w:rsidRDefault="007F15EA">
          <w:pPr>
            <w:pStyle w:val="TOC2"/>
            <w:rPr>
              <w:color w:val="auto"/>
              <w:kern w:val="2"/>
              <w:sz w:val="24"/>
              <w:szCs w:val="24"/>
              <w14:ligatures w14:val="standardContextual"/>
            </w:rPr>
          </w:pPr>
          <w:hyperlink w:anchor="_Toc223962189" w:history="1">
            <w:r w:rsidRPr="00AF285A">
              <w:rPr>
                <w:rStyle w:val="Hyperlink"/>
                <w:rFonts w:ascii="Arial" w:hAnsi="Arial"/>
              </w:rPr>
              <w:t>9.12</w:t>
            </w:r>
            <w:r>
              <w:rPr>
                <w:color w:val="auto"/>
                <w:kern w:val="2"/>
                <w:sz w:val="24"/>
                <w:szCs w:val="24"/>
                <w14:ligatures w14:val="standardContextual"/>
              </w:rPr>
              <w:tab/>
            </w:r>
            <w:r w:rsidRPr="00AF285A">
              <w:rPr>
                <w:rStyle w:val="Hyperlink"/>
              </w:rPr>
              <w:t>Lighting</w:t>
            </w:r>
            <w:r>
              <w:rPr>
                <w:webHidden/>
              </w:rPr>
              <w:tab/>
            </w:r>
            <w:r>
              <w:rPr>
                <w:webHidden/>
              </w:rPr>
              <w:fldChar w:fldCharType="begin"/>
            </w:r>
            <w:r>
              <w:rPr>
                <w:webHidden/>
              </w:rPr>
              <w:instrText xml:space="preserve"> PAGEREF _Toc223962189 \h </w:instrText>
            </w:r>
            <w:r>
              <w:rPr>
                <w:webHidden/>
              </w:rPr>
            </w:r>
            <w:r>
              <w:rPr>
                <w:webHidden/>
              </w:rPr>
              <w:fldChar w:fldCharType="separate"/>
            </w:r>
            <w:r>
              <w:rPr>
                <w:webHidden/>
              </w:rPr>
              <w:t>74</w:t>
            </w:r>
            <w:r>
              <w:rPr>
                <w:webHidden/>
              </w:rPr>
              <w:fldChar w:fldCharType="end"/>
            </w:r>
          </w:hyperlink>
        </w:p>
        <w:p w14:paraId="67CE5862" w14:textId="7C83EFC8" w:rsidR="007F15EA" w:rsidRDefault="007F15EA">
          <w:pPr>
            <w:pStyle w:val="TOC2"/>
            <w:rPr>
              <w:color w:val="auto"/>
              <w:kern w:val="2"/>
              <w:sz w:val="24"/>
              <w:szCs w:val="24"/>
              <w14:ligatures w14:val="standardContextual"/>
            </w:rPr>
          </w:pPr>
          <w:hyperlink w:anchor="_Toc223962190" w:history="1">
            <w:r w:rsidRPr="00AF285A">
              <w:rPr>
                <w:rStyle w:val="Hyperlink"/>
                <w:rFonts w:ascii="Arial" w:hAnsi="Arial"/>
              </w:rPr>
              <w:t>9.13</w:t>
            </w:r>
            <w:r>
              <w:rPr>
                <w:color w:val="auto"/>
                <w:kern w:val="2"/>
                <w:sz w:val="24"/>
                <w:szCs w:val="24"/>
                <w14:ligatures w14:val="standardContextual"/>
              </w:rPr>
              <w:tab/>
            </w:r>
            <w:r w:rsidRPr="00AF285A">
              <w:rPr>
                <w:rStyle w:val="Hyperlink"/>
              </w:rPr>
              <w:t>Temporary Site Facilities</w:t>
            </w:r>
            <w:r>
              <w:rPr>
                <w:webHidden/>
              </w:rPr>
              <w:tab/>
            </w:r>
            <w:r>
              <w:rPr>
                <w:webHidden/>
              </w:rPr>
              <w:fldChar w:fldCharType="begin"/>
            </w:r>
            <w:r>
              <w:rPr>
                <w:webHidden/>
              </w:rPr>
              <w:instrText xml:space="preserve"> PAGEREF _Toc223962190 \h </w:instrText>
            </w:r>
            <w:r>
              <w:rPr>
                <w:webHidden/>
              </w:rPr>
            </w:r>
            <w:r>
              <w:rPr>
                <w:webHidden/>
              </w:rPr>
              <w:fldChar w:fldCharType="separate"/>
            </w:r>
            <w:r>
              <w:rPr>
                <w:webHidden/>
              </w:rPr>
              <w:t>75</w:t>
            </w:r>
            <w:r>
              <w:rPr>
                <w:webHidden/>
              </w:rPr>
              <w:fldChar w:fldCharType="end"/>
            </w:r>
          </w:hyperlink>
        </w:p>
        <w:p w14:paraId="72218FD3" w14:textId="56AF0826" w:rsidR="007F15EA" w:rsidRDefault="007F15EA">
          <w:pPr>
            <w:pStyle w:val="TOC3"/>
            <w:rPr>
              <w:color w:val="auto"/>
              <w:kern w:val="2"/>
              <w:sz w:val="24"/>
              <w:szCs w:val="24"/>
              <w14:ligatures w14:val="standardContextual"/>
            </w:rPr>
          </w:pPr>
          <w:hyperlink w:anchor="_Toc223962191" w:history="1">
            <w:r w:rsidRPr="00AF285A">
              <w:rPr>
                <w:rStyle w:val="Hyperlink"/>
                <w:rFonts w:ascii="Arial" w:hAnsi="Arial"/>
              </w:rPr>
              <w:t>9.13.1</w:t>
            </w:r>
            <w:r>
              <w:rPr>
                <w:color w:val="auto"/>
                <w:kern w:val="2"/>
                <w:sz w:val="24"/>
                <w:szCs w:val="24"/>
                <w14:ligatures w14:val="standardContextual"/>
              </w:rPr>
              <w:tab/>
            </w:r>
            <w:r w:rsidRPr="00AF285A">
              <w:rPr>
                <w:rStyle w:val="Hyperlink"/>
              </w:rPr>
              <w:t>Facilities for The Employer</w:t>
            </w:r>
            <w:r>
              <w:rPr>
                <w:webHidden/>
              </w:rPr>
              <w:tab/>
            </w:r>
            <w:r>
              <w:rPr>
                <w:webHidden/>
              </w:rPr>
              <w:fldChar w:fldCharType="begin"/>
            </w:r>
            <w:r>
              <w:rPr>
                <w:webHidden/>
              </w:rPr>
              <w:instrText xml:space="preserve"> PAGEREF _Toc223962191 \h </w:instrText>
            </w:r>
            <w:r>
              <w:rPr>
                <w:webHidden/>
              </w:rPr>
            </w:r>
            <w:r>
              <w:rPr>
                <w:webHidden/>
              </w:rPr>
              <w:fldChar w:fldCharType="separate"/>
            </w:r>
            <w:r>
              <w:rPr>
                <w:webHidden/>
              </w:rPr>
              <w:t>76</w:t>
            </w:r>
            <w:r>
              <w:rPr>
                <w:webHidden/>
              </w:rPr>
              <w:fldChar w:fldCharType="end"/>
            </w:r>
          </w:hyperlink>
        </w:p>
        <w:p w14:paraId="0C9784E5" w14:textId="761DA177" w:rsidR="007F15EA" w:rsidRDefault="007F15EA">
          <w:pPr>
            <w:pStyle w:val="TOC1"/>
            <w:rPr>
              <w:rFonts w:asciiTheme="minorHAnsi" w:hAnsiTheme="minorHAnsi"/>
              <w:color w:val="auto"/>
              <w:kern w:val="2"/>
              <w:sz w:val="24"/>
              <w:szCs w:val="24"/>
              <w14:ligatures w14:val="standardContextual"/>
            </w:rPr>
          </w:pPr>
          <w:hyperlink w:anchor="_Toc223962192" w:history="1">
            <w:r w:rsidRPr="00AF285A">
              <w:rPr>
                <w:rStyle w:val="Hyperlink"/>
                <w:rFonts w:ascii="Arial" w:hAnsi="Arial"/>
              </w:rPr>
              <w:t>10</w:t>
            </w:r>
            <w:r>
              <w:rPr>
                <w:rFonts w:asciiTheme="minorHAnsi" w:hAnsiTheme="minorHAnsi"/>
                <w:color w:val="auto"/>
                <w:kern w:val="2"/>
                <w:sz w:val="24"/>
                <w:szCs w:val="24"/>
                <w14:ligatures w14:val="standardContextual"/>
              </w:rPr>
              <w:tab/>
            </w:r>
            <w:r w:rsidRPr="00AF285A">
              <w:rPr>
                <w:rStyle w:val="Hyperlink"/>
              </w:rPr>
              <w:t>Transport, Testing and Commissioning</w:t>
            </w:r>
            <w:r>
              <w:rPr>
                <w:webHidden/>
              </w:rPr>
              <w:tab/>
            </w:r>
            <w:r>
              <w:rPr>
                <w:webHidden/>
              </w:rPr>
              <w:fldChar w:fldCharType="begin"/>
            </w:r>
            <w:r>
              <w:rPr>
                <w:webHidden/>
              </w:rPr>
              <w:instrText xml:space="preserve"> PAGEREF _Toc223962192 \h </w:instrText>
            </w:r>
            <w:r>
              <w:rPr>
                <w:webHidden/>
              </w:rPr>
            </w:r>
            <w:r>
              <w:rPr>
                <w:webHidden/>
              </w:rPr>
              <w:fldChar w:fldCharType="separate"/>
            </w:r>
            <w:r>
              <w:rPr>
                <w:webHidden/>
              </w:rPr>
              <w:t>77</w:t>
            </w:r>
            <w:r>
              <w:rPr>
                <w:webHidden/>
              </w:rPr>
              <w:fldChar w:fldCharType="end"/>
            </w:r>
          </w:hyperlink>
        </w:p>
        <w:p w14:paraId="2BD206C1" w14:textId="460672F3" w:rsidR="007F15EA" w:rsidRDefault="007F15EA">
          <w:pPr>
            <w:pStyle w:val="TOC2"/>
            <w:rPr>
              <w:color w:val="auto"/>
              <w:kern w:val="2"/>
              <w:sz w:val="24"/>
              <w:szCs w:val="24"/>
              <w14:ligatures w14:val="standardContextual"/>
            </w:rPr>
          </w:pPr>
          <w:hyperlink w:anchor="_Toc223962193" w:history="1">
            <w:r w:rsidRPr="00AF285A">
              <w:rPr>
                <w:rStyle w:val="Hyperlink"/>
                <w:rFonts w:ascii="Arial" w:hAnsi="Arial"/>
              </w:rPr>
              <w:t>10.1</w:t>
            </w:r>
            <w:r>
              <w:rPr>
                <w:color w:val="auto"/>
                <w:kern w:val="2"/>
                <w:sz w:val="24"/>
                <w:szCs w:val="24"/>
                <w14:ligatures w14:val="standardContextual"/>
              </w:rPr>
              <w:tab/>
            </w:r>
            <w:r w:rsidRPr="00AF285A">
              <w:rPr>
                <w:rStyle w:val="Hyperlink"/>
              </w:rPr>
              <w:t>Transport and Arrival to Site</w:t>
            </w:r>
            <w:r>
              <w:rPr>
                <w:webHidden/>
              </w:rPr>
              <w:tab/>
            </w:r>
            <w:r>
              <w:rPr>
                <w:webHidden/>
              </w:rPr>
              <w:fldChar w:fldCharType="begin"/>
            </w:r>
            <w:r>
              <w:rPr>
                <w:webHidden/>
              </w:rPr>
              <w:instrText xml:space="preserve"> PAGEREF _Toc223962193 \h </w:instrText>
            </w:r>
            <w:r>
              <w:rPr>
                <w:webHidden/>
              </w:rPr>
            </w:r>
            <w:r>
              <w:rPr>
                <w:webHidden/>
              </w:rPr>
              <w:fldChar w:fldCharType="separate"/>
            </w:r>
            <w:r>
              <w:rPr>
                <w:webHidden/>
              </w:rPr>
              <w:t>77</w:t>
            </w:r>
            <w:r>
              <w:rPr>
                <w:webHidden/>
              </w:rPr>
              <w:fldChar w:fldCharType="end"/>
            </w:r>
          </w:hyperlink>
        </w:p>
        <w:p w14:paraId="3359F17B" w14:textId="16E3EB19" w:rsidR="007F15EA" w:rsidRDefault="007F15EA">
          <w:pPr>
            <w:pStyle w:val="TOC2"/>
            <w:rPr>
              <w:color w:val="auto"/>
              <w:kern w:val="2"/>
              <w:sz w:val="24"/>
              <w:szCs w:val="24"/>
              <w14:ligatures w14:val="standardContextual"/>
            </w:rPr>
          </w:pPr>
          <w:hyperlink w:anchor="_Toc223962194" w:history="1">
            <w:r w:rsidRPr="00AF285A">
              <w:rPr>
                <w:rStyle w:val="Hyperlink"/>
                <w:rFonts w:ascii="Arial" w:hAnsi="Arial"/>
              </w:rPr>
              <w:t>10.2</w:t>
            </w:r>
            <w:r>
              <w:rPr>
                <w:color w:val="auto"/>
                <w:kern w:val="2"/>
                <w:sz w:val="24"/>
                <w:szCs w:val="24"/>
                <w14:ligatures w14:val="standardContextual"/>
              </w:rPr>
              <w:tab/>
            </w:r>
            <w:r w:rsidRPr="00AF285A">
              <w:rPr>
                <w:rStyle w:val="Hyperlink"/>
              </w:rPr>
              <w:t>Mechanical Completion</w:t>
            </w:r>
            <w:r>
              <w:rPr>
                <w:webHidden/>
              </w:rPr>
              <w:tab/>
            </w:r>
            <w:r>
              <w:rPr>
                <w:webHidden/>
              </w:rPr>
              <w:fldChar w:fldCharType="begin"/>
            </w:r>
            <w:r>
              <w:rPr>
                <w:webHidden/>
              </w:rPr>
              <w:instrText xml:space="preserve"> PAGEREF _Toc223962194 \h </w:instrText>
            </w:r>
            <w:r>
              <w:rPr>
                <w:webHidden/>
              </w:rPr>
            </w:r>
            <w:r>
              <w:rPr>
                <w:webHidden/>
              </w:rPr>
              <w:fldChar w:fldCharType="separate"/>
            </w:r>
            <w:r>
              <w:rPr>
                <w:webHidden/>
              </w:rPr>
              <w:t>77</w:t>
            </w:r>
            <w:r>
              <w:rPr>
                <w:webHidden/>
              </w:rPr>
              <w:fldChar w:fldCharType="end"/>
            </w:r>
          </w:hyperlink>
        </w:p>
        <w:p w14:paraId="1C91CD95" w14:textId="77C72696" w:rsidR="007F15EA" w:rsidRDefault="007F15EA">
          <w:pPr>
            <w:pStyle w:val="TOC2"/>
            <w:rPr>
              <w:color w:val="auto"/>
              <w:kern w:val="2"/>
              <w:sz w:val="24"/>
              <w:szCs w:val="24"/>
              <w14:ligatures w14:val="standardContextual"/>
            </w:rPr>
          </w:pPr>
          <w:hyperlink w:anchor="_Toc223962195" w:history="1">
            <w:r w:rsidRPr="00AF285A">
              <w:rPr>
                <w:rStyle w:val="Hyperlink"/>
                <w:rFonts w:ascii="Arial" w:hAnsi="Arial"/>
              </w:rPr>
              <w:t>10.3</w:t>
            </w:r>
            <w:r>
              <w:rPr>
                <w:color w:val="auto"/>
                <w:kern w:val="2"/>
                <w:sz w:val="24"/>
                <w:szCs w:val="24"/>
                <w14:ligatures w14:val="standardContextual"/>
              </w:rPr>
              <w:tab/>
            </w:r>
            <w:r w:rsidRPr="00AF285A">
              <w:rPr>
                <w:rStyle w:val="Hyperlink"/>
              </w:rPr>
              <w:t>Punch List</w:t>
            </w:r>
            <w:r>
              <w:rPr>
                <w:webHidden/>
              </w:rPr>
              <w:tab/>
            </w:r>
            <w:r>
              <w:rPr>
                <w:webHidden/>
              </w:rPr>
              <w:fldChar w:fldCharType="begin"/>
            </w:r>
            <w:r>
              <w:rPr>
                <w:webHidden/>
              </w:rPr>
              <w:instrText xml:space="preserve"> PAGEREF _Toc223962195 \h </w:instrText>
            </w:r>
            <w:r>
              <w:rPr>
                <w:webHidden/>
              </w:rPr>
            </w:r>
            <w:r>
              <w:rPr>
                <w:webHidden/>
              </w:rPr>
              <w:fldChar w:fldCharType="separate"/>
            </w:r>
            <w:r>
              <w:rPr>
                <w:webHidden/>
              </w:rPr>
              <w:t>83</w:t>
            </w:r>
            <w:r>
              <w:rPr>
                <w:webHidden/>
              </w:rPr>
              <w:fldChar w:fldCharType="end"/>
            </w:r>
          </w:hyperlink>
        </w:p>
        <w:p w14:paraId="20889510" w14:textId="28E1F735" w:rsidR="007F15EA" w:rsidRDefault="007F15EA">
          <w:pPr>
            <w:pStyle w:val="TOC2"/>
            <w:rPr>
              <w:color w:val="auto"/>
              <w:kern w:val="2"/>
              <w:sz w:val="24"/>
              <w:szCs w:val="24"/>
              <w14:ligatures w14:val="standardContextual"/>
            </w:rPr>
          </w:pPr>
          <w:hyperlink w:anchor="_Toc223962196" w:history="1">
            <w:r w:rsidRPr="00AF285A">
              <w:rPr>
                <w:rStyle w:val="Hyperlink"/>
                <w:rFonts w:ascii="Arial" w:hAnsi="Arial"/>
              </w:rPr>
              <w:t>10.4</w:t>
            </w:r>
            <w:r>
              <w:rPr>
                <w:color w:val="auto"/>
                <w:kern w:val="2"/>
                <w:sz w:val="24"/>
                <w:szCs w:val="24"/>
                <w14:ligatures w14:val="standardContextual"/>
              </w:rPr>
              <w:tab/>
            </w:r>
            <w:r w:rsidRPr="00AF285A">
              <w:rPr>
                <w:rStyle w:val="Hyperlink"/>
              </w:rPr>
              <w:t>Energisation Tests</w:t>
            </w:r>
            <w:r>
              <w:rPr>
                <w:webHidden/>
              </w:rPr>
              <w:tab/>
            </w:r>
            <w:r>
              <w:rPr>
                <w:webHidden/>
              </w:rPr>
              <w:fldChar w:fldCharType="begin"/>
            </w:r>
            <w:r>
              <w:rPr>
                <w:webHidden/>
              </w:rPr>
              <w:instrText xml:space="preserve"> PAGEREF _Toc223962196 \h </w:instrText>
            </w:r>
            <w:r>
              <w:rPr>
                <w:webHidden/>
              </w:rPr>
            </w:r>
            <w:r>
              <w:rPr>
                <w:webHidden/>
              </w:rPr>
              <w:fldChar w:fldCharType="separate"/>
            </w:r>
            <w:r>
              <w:rPr>
                <w:webHidden/>
              </w:rPr>
              <w:t>84</w:t>
            </w:r>
            <w:r>
              <w:rPr>
                <w:webHidden/>
              </w:rPr>
              <w:fldChar w:fldCharType="end"/>
            </w:r>
          </w:hyperlink>
        </w:p>
        <w:p w14:paraId="32CB48AD" w14:textId="3A305ECD" w:rsidR="007F15EA" w:rsidRDefault="007F15EA">
          <w:pPr>
            <w:pStyle w:val="TOC3"/>
            <w:rPr>
              <w:color w:val="auto"/>
              <w:kern w:val="2"/>
              <w:sz w:val="24"/>
              <w:szCs w:val="24"/>
              <w14:ligatures w14:val="standardContextual"/>
            </w:rPr>
          </w:pPr>
          <w:hyperlink w:anchor="_Toc223962197" w:history="1">
            <w:r w:rsidRPr="00AF285A">
              <w:rPr>
                <w:rStyle w:val="Hyperlink"/>
                <w:rFonts w:ascii="Arial" w:hAnsi="Arial"/>
              </w:rPr>
              <w:t>10.4.1</w:t>
            </w:r>
            <w:r>
              <w:rPr>
                <w:color w:val="auto"/>
                <w:kern w:val="2"/>
                <w:sz w:val="24"/>
                <w:szCs w:val="24"/>
                <w14:ligatures w14:val="standardContextual"/>
              </w:rPr>
              <w:tab/>
            </w:r>
            <w:r w:rsidRPr="00AF285A">
              <w:rPr>
                <w:rStyle w:val="Hyperlink"/>
              </w:rPr>
              <w:t>General Requirements</w:t>
            </w:r>
            <w:r>
              <w:rPr>
                <w:webHidden/>
              </w:rPr>
              <w:tab/>
            </w:r>
            <w:r>
              <w:rPr>
                <w:webHidden/>
              </w:rPr>
              <w:fldChar w:fldCharType="begin"/>
            </w:r>
            <w:r>
              <w:rPr>
                <w:webHidden/>
              </w:rPr>
              <w:instrText xml:space="preserve"> PAGEREF _Toc223962197 \h </w:instrText>
            </w:r>
            <w:r>
              <w:rPr>
                <w:webHidden/>
              </w:rPr>
            </w:r>
            <w:r>
              <w:rPr>
                <w:webHidden/>
              </w:rPr>
              <w:fldChar w:fldCharType="separate"/>
            </w:r>
            <w:r>
              <w:rPr>
                <w:webHidden/>
              </w:rPr>
              <w:t>84</w:t>
            </w:r>
            <w:r>
              <w:rPr>
                <w:webHidden/>
              </w:rPr>
              <w:fldChar w:fldCharType="end"/>
            </w:r>
          </w:hyperlink>
        </w:p>
        <w:p w14:paraId="3BAFE1BA" w14:textId="785D6DB7" w:rsidR="007F15EA" w:rsidRDefault="007F15EA">
          <w:pPr>
            <w:pStyle w:val="TOC3"/>
            <w:rPr>
              <w:color w:val="auto"/>
              <w:kern w:val="2"/>
              <w:sz w:val="24"/>
              <w:szCs w:val="24"/>
              <w14:ligatures w14:val="standardContextual"/>
            </w:rPr>
          </w:pPr>
          <w:hyperlink w:anchor="_Toc223962198" w:history="1">
            <w:r w:rsidRPr="00AF285A">
              <w:rPr>
                <w:rStyle w:val="Hyperlink"/>
                <w:rFonts w:ascii="Arial" w:hAnsi="Arial"/>
              </w:rPr>
              <w:t>10.4.2</w:t>
            </w:r>
            <w:r>
              <w:rPr>
                <w:color w:val="auto"/>
                <w:kern w:val="2"/>
                <w:sz w:val="24"/>
                <w:szCs w:val="24"/>
                <w14:ligatures w14:val="standardContextual"/>
              </w:rPr>
              <w:tab/>
            </w:r>
            <w:r w:rsidRPr="00AF285A">
              <w:rPr>
                <w:rStyle w:val="Hyperlink"/>
              </w:rPr>
              <w:t>Test Protocol</w:t>
            </w:r>
            <w:r>
              <w:rPr>
                <w:webHidden/>
              </w:rPr>
              <w:tab/>
            </w:r>
            <w:r>
              <w:rPr>
                <w:webHidden/>
              </w:rPr>
              <w:fldChar w:fldCharType="begin"/>
            </w:r>
            <w:r>
              <w:rPr>
                <w:webHidden/>
              </w:rPr>
              <w:instrText xml:space="preserve"> PAGEREF _Toc223962198 \h </w:instrText>
            </w:r>
            <w:r>
              <w:rPr>
                <w:webHidden/>
              </w:rPr>
            </w:r>
            <w:r>
              <w:rPr>
                <w:webHidden/>
              </w:rPr>
              <w:fldChar w:fldCharType="separate"/>
            </w:r>
            <w:r>
              <w:rPr>
                <w:webHidden/>
              </w:rPr>
              <w:t>84</w:t>
            </w:r>
            <w:r>
              <w:rPr>
                <w:webHidden/>
              </w:rPr>
              <w:fldChar w:fldCharType="end"/>
            </w:r>
          </w:hyperlink>
        </w:p>
        <w:p w14:paraId="65735DFB" w14:textId="457B6A4A" w:rsidR="007F15EA" w:rsidRDefault="007F15EA">
          <w:pPr>
            <w:pStyle w:val="TOC3"/>
            <w:rPr>
              <w:color w:val="auto"/>
              <w:kern w:val="2"/>
              <w:sz w:val="24"/>
              <w:szCs w:val="24"/>
              <w14:ligatures w14:val="standardContextual"/>
            </w:rPr>
          </w:pPr>
          <w:hyperlink w:anchor="_Toc223962199" w:history="1">
            <w:r w:rsidRPr="00AF285A">
              <w:rPr>
                <w:rStyle w:val="Hyperlink"/>
                <w:rFonts w:ascii="Arial" w:hAnsi="Arial"/>
              </w:rPr>
              <w:t>10.4.3</w:t>
            </w:r>
            <w:r>
              <w:rPr>
                <w:color w:val="auto"/>
                <w:kern w:val="2"/>
                <w:sz w:val="24"/>
                <w:szCs w:val="24"/>
                <w14:ligatures w14:val="standardContextual"/>
              </w:rPr>
              <w:tab/>
            </w:r>
            <w:r w:rsidRPr="00AF285A">
              <w:rPr>
                <w:rStyle w:val="Hyperlink"/>
              </w:rPr>
              <w:t>Data to be Provided by Contractor</w:t>
            </w:r>
            <w:r>
              <w:rPr>
                <w:webHidden/>
              </w:rPr>
              <w:tab/>
            </w:r>
            <w:r>
              <w:rPr>
                <w:webHidden/>
              </w:rPr>
              <w:fldChar w:fldCharType="begin"/>
            </w:r>
            <w:r>
              <w:rPr>
                <w:webHidden/>
              </w:rPr>
              <w:instrText xml:space="preserve"> PAGEREF _Toc223962199 \h </w:instrText>
            </w:r>
            <w:r>
              <w:rPr>
                <w:webHidden/>
              </w:rPr>
            </w:r>
            <w:r>
              <w:rPr>
                <w:webHidden/>
              </w:rPr>
              <w:fldChar w:fldCharType="separate"/>
            </w:r>
            <w:r>
              <w:rPr>
                <w:webHidden/>
              </w:rPr>
              <w:t>85</w:t>
            </w:r>
            <w:r>
              <w:rPr>
                <w:webHidden/>
              </w:rPr>
              <w:fldChar w:fldCharType="end"/>
            </w:r>
          </w:hyperlink>
        </w:p>
        <w:p w14:paraId="15E955FB" w14:textId="4052A403" w:rsidR="007F15EA" w:rsidRDefault="007F15EA">
          <w:pPr>
            <w:pStyle w:val="TOC3"/>
            <w:rPr>
              <w:color w:val="auto"/>
              <w:kern w:val="2"/>
              <w:sz w:val="24"/>
              <w:szCs w:val="24"/>
              <w14:ligatures w14:val="standardContextual"/>
            </w:rPr>
          </w:pPr>
          <w:hyperlink w:anchor="_Toc223962200" w:history="1">
            <w:r w:rsidRPr="00AF285A">
              <w:rPr>
                <w:rStyle w:val="Hyperlink"/>
                <w:rFonts w:ascii="Arial" w:hAnsi="Arial"/>
              </w:rPr>
              <w:t>10.4.4</w:t>
            </w:r>
            <w:r>
              <w:rPr>
                <w:color w:val="auto"/>
                <w:kern w:val="2"/>
                <w:sz w:val="24"/>
                <w:szCs w:val="24"/>
                <w14:ligatures w14:val="standardContextual"/>
              </w:rPr>
              <w:tab/>
            </w:r>
            <w:r w:rsidRPr="00AF285A">
              <w:rPr>
                <w:rStyle w:val="Hyperlink"/>
              </w:rPr>
              <w:t>Certification by Contractor of Test Results</w:t>
            </w:r>
            <w:r>
              <w:rPr>
                <w:webHidden/>
              </w:rPr>
              <w:tab/>
            </w:r>
            <w:r>
              <w:rPr>
                <w:webHidden/>
              </w:rPr>
              <w:fldChar w:fldCharType="begin"/>
            </w:r>
            <w:r>
              <w:rPr>
                <w:webHidden/>
              </w:rPr>
              <w:instrText xml:space="preserve"> PAGEREF _Toc223962200 \h </w:instrText>
            </w:r>
            <w:r>
              <w:rPr>
                <w:webHidden/>
              </w:rPr>
            </w:r>
            <w:r>
              <w:rPr>
                <w:webHidden/>
              </w:rPr>
              <w:fldChar w:fldCharType="separate"/>
            </w:r>
            <w:r>
              <w:rPr>
                <w:webHidden/>
              </w:rPr>
              <w:t>85</w:t>
            </w:r>
            <w:r>
              <w:rPr>
                <w:webHidden/>
              </w:rPr>
              <w:fldChar w:fldCharType="end"/>
            </w:r>
          </w:hyperlink>
        </w:p>
        <w:p w14:paraId="339431F6" w14:textId="45B7597D" w:rsidR="007F15EA" w:rsidRDefault="007F15EA">
          <w:pPr>
            <w:pStyle w:val="TOC2"/>
            <w:rPr>
              <w:color w:val="auto"/>
              <w:kern w:val="2"/>
              <w:sz w:val="24"/>
              <w:szCs w:val="24"/>
              <w14:ligatures w14:val="standardContextual"/>
            </w:rPr>
          </w:pPr>
          <w:hyperlink w:anchor="_Toc223962201" w:history="1">
            <w:r w:rsidRPr="00AF285A">
              <w:rPr>
                <w:rStyle w:val="Hyperlink"/>
                <w:rFonts w:ascii="Arial" w:hAnsi="Arial"/>
              </w:rPr>
              <w:t>10.5</w:t>
            </w:r>
            <w:r>
              <w:rPr>
                <w:color w:val="auto"/>
                <w:kern w:val="2"/>
                <w:sz w:val="24"/>
                <w:szCs w:val="24"/>
                <w14:ligatures w14:val="standardContextual"/>
              </w:rPr>
              <w:tab/>
            </w:r>
            <w:r w:rsidRPr="00AF285A">
              <w:rPr>
                <w:rStyle w:val="Hyperlink"/>
              </w:rPr>
              <w:t>Pre-Commissioning Tests</w:t>
            </w:r>
            <w:r>
              <w:rPr>
                <w:webHidden/>
              </w:rPr>
              <w:tab/>
            </w:r>
            <w:r>
              <w:rPr>
                <w:webHidden/>
              </w:rPr>
              <w:fldChar w:fldCharType="begin"/>
            </w:r>
            <w:r>
              <w:rPr>
                <w:webHidden/>
              </w:rPr>
              <w:instrText xml:space="preserve"> PAGEREF _Toc223962201 \h </w:instrText>
            </w:r>
            <w:r>
              <w:rPr>
                <w:webHidden/>
              </w:rPr>
            </w:r>
            <w:r>
              <w:rPr>
                <w:webHidden/>
              </w:rPr>
              <w:fldChar w:fldCharType="separate"/>
            </w:r>
            <w:r>
              <w:rPr>
                <w:webHidden/>
              </w:rPr>
              <w:t>85</w:t>
            </w:r>
            <w:r>
              <w:rPr>
                <w:webHidden/>
              </w:rPr>
              <w:fldChar w:fldCharType="end"/>
            </w:r>
          </w:hyperlink>
        </w:p>
        <w:p w14:paraId="574D718C" w14:textId="287C7239" w:rsidR="007F15EA" w:rsidRDefault="007F15EA">
          <w:pPr>
            <w:pStyle w:val="TOC3"/>
            <w:rPr>
              <w:color w:val="auto"/>
              <w:kern w:val="2"/>
              <w:sz w:val="24"/>
              <w:szCs w:val="24"/>
              <w14:ligatures w14:val="standardContextual"/>
            </w:rPr>
          </w:pPr>
          <w:hyperlink w:anchor="_Toc223962202" w:history="1">
            <w:r w:rsidRPr="00AF285A">
              <w:rPr>
                <w:rStyle w:val="Hyperlink"/>
                <w:rFonts w:ascii="Arial" w:hAnsi="Arial"/>
              </w:rPr>
              <w:t>10.5.1</w:t>
            </w:r>
            <w:r>
              <w:rPr>
                <w:color w:val="auto"/>
                <w:kern w:val="2"/>
                <w:sz w:val="24"/>
                <w:szCs w:val="24"/>
                <w14:ligatures w14:val="standardContextual"/>
              </w:rPr>
              <w:tab/>
            </w:r>
            <w:r w:rsidRPr="00AF285A">
              <w:rPr>
                <w:rStyle w:val="Hyperlink"/>
              </w:rPr>
              <w:t>Name Plate Capacity Test</w:t>
            </w:r>
            <w:r>
              <w:rPr>
                <w:webHidden/>
              </w:rPr>
              <w:tab/>
            </w:r>
            <w:r>
              <w:rPr>
                <w:webHidden/>
              </w:rPr>
              <w:fldChar w:fldCharType="begin"/>
            </w:r>
            <w:r>
              <w:rPr>
                <w:webHidden/>
              </w:rPr>
              <w:instrText xml:space="preserve"> PAGEREF _Toc223962202 \h </w:instrText>
            </w:r>
            <w:r>
              <w:rPr>
                <w:webHidden/>
              </w:rPr>
            </w:r>
            <w:r>
              <w:rPr>
                <w:webHidden/>
              </w:rPr>
              <w:fldChar w:fldCharType="separate"/>
            </w:r>
            <w:r>
              <w:rPr>
                <w:webHidden/>
              </w:rPr>
              <w:t>85</w:t>
            </w:r>
            <w:r>
              <w:rPr>
                <w:webHidden/>
              </w:rPr>
              <w:fldChar w:fldCharType="end"/>
            </w:r>
          </w:hyperlink>
        </w:p>
        <w:p w14:paraId="5109F721" w14:textId="5393A594" w:rsidR="007F15EA" w:rsidRDefault="007F15EA">
          <w:pPr>
            <w:pStyle w:val="TOC3"/>
            <w:rPr>
              <w:color w:val="auto"/>
              <w:kern w:val="2"/>
              <w:sz w:val="24"/>
              <w:szCs w:val="24"/>
              <w14:ligatures w14:val="standardContextual"/>
            </w:rPr>
          </w:pPr>
          <w:hyperlink w:anchor="_Toc223962203" w:history="1">
            <w:r w:rsidRPr="00AF285A">
              <w:rPr>
                <w:rStyle w:val="Hyperlink"/>
                <w:rFonts w:ascii="Arial" w:hAnsi="Arial"/>
              </w:rPr>
              <w:t>10.5.2</w:t>
            </w:r>
            <w:r>
              <w:rPr>
                <w:color w:val="auto"/>
                <w:kern w:val="2"/>
                <w:sz w:val="24"/>
                <w:szCs w:val="24"/>
                <w14:ligatures w14:val="standardContextual"/>
              </w:rPr>
              <w:tab/>
            </w:r>
            <w:r w:rsidRPr="00AF285A">
              <w:rPr>
                <w:rStyle w:val="Hyperlink"/>
              </w:rPr>
              <w:t>Functional Tests</w:t>
            </w:r>
            <w:r>
              <w:rPr>
                <w:webHidden/>
              </w:rPr>
              <w:tab/>
            </w:r>
            <w:r>
              <w:rPr>
                <w:webHidden/>
              </w:rPr>
              <w:fldChar w:fldCharType="begin"/>
            </w:r>
            <w:r>
              <w:rPr>
                <w:webHidden/>
              </w:rPr>
              <w:instrText xml:space="preserve"> PAGEREF _Toc223962203 \h </w:instrText>
            </w:r>
            <w:r>
              <w:rPr>
                <w:webHidden/>
              </w:rPr>
            </w:r>
            <w:r>
              <w:rPr>
                <w:webHidden/>
              </w:rPr>
              <w:fldChar w:fldCharType="separate"/>
            </w:r>
            <w:r>
              <w:rPr>
                <w:webHidden/>
              </w:rPr>
              <w:t>85</w:t>
            </w:r>
            <w:r>
              <w:rPr>
                <w:webHidden/>
              </w:rPr>
              <w:fldChar w:fldCharType="end"/>
            </w:r>
          </w:hyperlink>
        </w:p>
        <w:p w14:paraId="065A7CB7" w14:textId="6537BD62" w:rsidR="007F15EA" w:rsidRDefault="007F15EA">
          <w:pPr>
            <w:pStyle w:val="TOC2"/>
            <w:rPr>
              <w:color w:val="auto"/>
              <w:kern w:val="2"/>
              <w:sz w:val="24"/>
              <w:szCs w:val="24"/>
              <w14:ligatures w14:val="standardContextual"/>
            </w:rPr>
          </w:pPr>
          <w:hyperlink w:anchor="_Toc223962204" w:history="1">
            <w:r w:rsidRPr="00AF285A">
              <w:rPr>
                <w:rStyle w:val="Hyperlink"/>
                <w:rFonts w:ascii="Arial" w:hAnsi="Arial"/>
              </w:rPr>
              <w:t>10.6</w:t>
            </w:r>
            <w:r>
              <w:rPr>
                <w:color w:val="auto"/>
                <w:kern w:val="2"/>
                <w:sz w:val="24"/>
                <w:szCs w:val="24"/>
                <w14:ligatures w14:val="standardContextual"/>
              </w:rPr>
              <w:tab/>
            </w:r>
            <w:r w:rsidRPr="00AF285A">
              <w:rPr>
                <w:rStyle w:val="Hyperlink"/>
              </w:rPr>
              <w:t>Commissioning Tests</w:t>
            </w:r>
            <w:r>
              <w:rPr>
                <w:webHidden/>
              </w:rPr>
              <w:tab/>
            </w:r>
            <w:r>
              <w:rPr>
                <w:webHidden/>
              </w:rPr>
              <w:fldChar w:fldCharType="begin"/>
            </w:r>
            <w:r>
              <w:rPr>
                <w:webHidden/>
              </w:rPr>
              <w:instrText xml:space="preserve"> PAGEREF _Toc223962204 \h </w:instrText>
            </w:r>
            <w:r>
              <w:rPr>
                <w:webHidden/>
              </w:rPr>
            </w:r>
            <w:r>
              <w:rPr>
                <w:webHidden/>
              </w:rPr>
              <w:fldChar w:fldCharType="separate"/>
            </w:r>
            <w:r>
              <w:rPr>
                <w:webHidden/>
              </w:rPr>
              <w:t>88</w:t>
            </w:r>
            <w:r>
              <w:rPr>
                <w:webHidden/>
              </w:rPr>
              <w:fldChar w:fldCharType="end"/>
            </w:r>
          </w:hyperlink>
        </w:p>
        <w:p w14:paraId="586F3625" w14:textId="2FAF28F8" w:rsidR="007F15EA" w:rsidRDefault="007F15EA">
          <w:pPr>
            <w:pStyle w:val="TOC3"/>
            <w:rPr>
              <w:color w:val="auto"/>
              <w:kern w:val="2"/>
              <w:sz w:val="24"/>
              <w:szCs w:val="24"/>
              <w14:ligatures w14:val="standardContextual"/>
            </w:rPr>
          </w:pPr>
          <w:hyperlink w:anchor="_Toc223962205" w:history="1">
            <w:r w:rsidRPr="00AF285A">
              <w:rPr>
                <w:rStyle w:val="Hyperlink"/>
                <w:rFonts w:ascii="Arial" w:hAnsi="Arial"/>
              </w:rPr>
              <w:t>10.6.1</w:t>
            </w:r>
            <w:r>
              <w:rPr>
                <w:color w:val="auto"/>
                <w:kern w:val="2"/>
                <w:sz w:val="24"/>
                <w:szCs w:val="24"/>
                <w14:ligatures w14:val="standardContextual"/>
              </w:rPr>
              <w:tab/>
            </w:r>
            <w:r w:rsidRPr="00AF285A">
              <w:rPr>
                <w:rStyle w:val="Hyperlink"/>
              </w:rPr>
              <w:t>Transformer Commissioning</w:t>
            </w:r>
            <w:r>
              <w:rPr>
                <w:webHidden/>
              </w:rPr>
              <w:tab/>
            </w:r>
            <w:r>
              <w:rPr>
                <w:webHidden/>
              </w:rPr>
              <w:fldChar w:fldCharType="begin"/>
            </w:r>
            <w:r>
              <w:rPr>
                <w:webHidden/>
              </w:rPr>
              <w:instrText xml:space="preserve"> PAGEREF _Toc223962205 \h </w:instrText>
            </w:r>
            <w:r>
              <w:rPr>
                <w:webHidden/>
              </w:rPr>
            </w:r>
            <w:r>
              <w:rPr>
                <w:webHidden/>
              </w:rPr>
              <w:fldChar w:fldCharType="separate"/>
            </w:r>
            <w:r>
              <w:rPr>
                <w:webHidden/>
              </w:rPr>
              <w:t>89</w:t>
            </w:r>
            <w:r>
              <w:rPr>
                <w:webHidden/>
              </w:rPr>
              <w:fldChar w:fldCharType="end"/>
            </w:r>
          </w:hyperlink>
        </w:p>
        <w:p w14:paraId="3D7D1617" w14:textId="019444BC" w:rsidR="007F15EA" w:rsidRDefault="007F15EA">
          <w:pPr>
            <w:pStyle w:val="TOC3"/>
            <w:rPr>
              <w:color w:val="auto"/>
              <w:kern w:val="2"/>
              <w:sz w:val="24"/>
              <w:szCs w:val="24"/>
              <w14:ligatures w14:val="standardContextual"/>
            </w:rPr>
          </w:pPr>
          <w:hyperlink w:anchor="_Toc223962206" w:history="1">
            <w:r w:rsidRPr="00AF285A">
              <w:rPr>
                <w:rStyle w:val="Hyperlink"/>
                <w:rFonts w:ascii="Arial" w:hAnsi="Arial"/>
              </w:rPr>
              <w:t>10.6.2</w:t>
            </w:r>
            <w:r>
              <w:rPr>
                <w:color w:val="auto"/>
                <w:kern w:val="2"/>
                <w:sz w:val="24"/>
                <w:szCs w:val="24"/>
                <w14:ligatures w14:val="standardContextual"/>
              </w:rPr>
              <w:tab/>
            </w:r>
            <w:r w:rsidRPr="00AF285A">
              <w:rPr>
                <w:rStyle w:val="Hyperlink"/>
              </w:rPr>
              <w:t>Scada System Functional Test</w:t>
            </w:r>
            <w:r>
              <w:rPr>
                <w:webHidden/>
              </w:rPr>
              <w:tab/>
            </w:r>
            <w:r>
              <w:rPr>
                <w:webHidden/>
              </w:rPr>
              <w:fldChar w:fldCharType="begin"/>
            </w:r>
            <w:r>
              <w:rPr>
                <w:webHidden/>
              </w:rPr>
              <w:instrText xml:space="preserve"> PAGEREF _Toc223962206 \h </w:instrText>
            </w:r>
            <w:r>
              <w:rPr>
                <w:webHidden/>
              </w:rPr>
            </w:r>
            <w:r>
              <w:rPr>
                <w:webHidden/>
              </w:rPr>
              <w:fldChar w:fldCharType="separate"/>
            </w:r>
            <w:r>
              <w:rPr>
                <w:webHidden/>
              </w:rPr>
              <w:t>90</w:t>
            </w:r>
            <w:r>
              <w:rPr>
                <w:webHidden/>
              </w:rPr>
              <w:fldChar w:fldCharType="end"/>
            </w:r>
          </w:hyperlink>
        </w:p>
        <w:p w14:paraId="02C5325F" w14:textId="77DDBA11" w:rsidR="007F15EA" w:rsidRDefault="007F15EA">
          <w:pPr>
            <w:pStyle w:val="TOC3"/>
            <w:rPr>
              <w:color w:val="auto"/>
              <w:kern w:val="2"/>
              <w:sz w:val="24"/>
              <w:szCs w:val="24"/>
              <w14:ligatures w14:val="standardContextual"/>
            </w:rPr>
          </w:pPr>
          <w:hyperlink w:anchor="_Toc223962207" w:history="1">
            <w:r w:rsidRPr="00AF285A">
              <w:rPr>
                <w:rStyle w:val="Hyperlink"/>
                <w:rFonts w:ascii="Arial" w:hAnsi="Arial"/>
              </w:rPr>
              <w:t>10.6.3</w:t>
            </w:r>
            <w:r>
              <w:rPr>
                <w:color w:val="auto"/>
                <w:kern w:val="2"/>
                <w:sz w:val="24"/>
                <w:szCs w:val="24"/>
                <w14:ligatures w14:val="standardContextual"/>
              </w:rPr>
              <w:tab/>
            </w:r>
            <w:r w:rsidRPr="00AF285A">
              <w:rPr>
                <w:rStyle w:val="Hyperlink"/>
              </w:rPr>
              <w:t>Security System Functional Test</w:t>
            </w:r>
            <w:r>
              <w:rPr>
                <w:webHidden/>
              </w:rPr>
              <w:tab/>
            </w:r>
            <w:r>
              <w:rPr>
                <w:webHidden/>
              </w:rPr>
              <w:fldChar w:fldCharType="begin"/>
            </w:r>
            <w:r>
              <w:rPr>
                <w:webHidden/>
              </w:rPr>
              <w:instrText xml:space="preserve"> PAGEREF _Toc223962207 \h </w:instrText>
            </w:r>
            <w:r>
              <w:rPr>
                <w:webHidden/>
              </w:rPr>
            </w:r>
            <w:r>
              <w:rPr>
                <w:webHidden/>
              </w:rPr>
              <w:fldChar w:fldCharType="separate"/>
            </w:r>
            <w:r>
              <w:rPr>
                <w:webHidden/>
              </w:rPr>
              <w:t>91</w:t>
            </w:r>
            <w:r>
              <w:rPr>
                <w:webHidden/>
              </w:rPr>
              <w:fldChar w:fldCharType="end"/>
            </w:r>
          </w:hyperlink>
        </w:p>
        <w:p w14:paraId="622A1AF6" w14:textId="54A30911" w:rsidR="007F15EA" w:rsidRDefault="007F15EA">
          <w:pPr>
            <w:pStyle w:val="TOC3"/>
            <w:rPr>
              <w:color w:val="auto"/>
              <w:kern w:val="2"/>
              <w:sz w:val="24"/>
              <w:szCs w:val="24"/>
              <w14:ligatures w14:val="standardContextual"/>
            </w:rPr>
          </w:pPr>
          <w:hyperlink w:anchor="_Toc223962208" w:history="1">
            <w:r w:rsidRPr="00AF285A">
              <w:rPr>
                <w:rStyle w:val="Hyperlink"/>
                <w:rFonts w:ascii="Arial" w:hAnsi="Arial"/>
              </w:rPr>
              <w:t>10.6.4</w:t>
            </w:r>
            <w:r>
              <w:rPr>
                <w:color w:val="auto"/>
                <w:kern w:val="2"/>
                <w:sz w:val="24"/>
                <w:szCs w:val="24"/>
                <w14:ligatures w14:val="standardContextual"/>
              </w:rPr>
              <w:tab/>
            </w:r>
            <w:r w:rsidRPr="00AF285A">
              <w:rPr>
                <w:rStyle w:val="Hyperlink"/>
              </w:rPr>
              <w:t>Weather Station</w:t>
            </w:r>
            <w:r>
              <w:rPr>
                <w:webHidden/>
              </w:rPr>
              <w:tab/>
            </w:r>
            <w:r>
              <w:rPr>
                <w:webHidden/>
              </w:rPr>
              <w:fldChar w:fldCharType="begin"/>
            </w:r>
            <w:r>
              <w:rPr>
                <w:webHidden/>
              </w:rPr>
              <w:instrText xml:space="preserve"> PAGEREF _Toc223962208 \h </w:instrText>
            </w:r>
            <w:r>
              <w:rPr>
                <w:webHidden/>
              </w:rPr>
            </w:r>
            <w:r>
              <w:rPr>
                <w:webHidden/>
              </w:rPr>
              <w:fldChar w:fldCharType="separate"/>
            </w:r>
            <w:r>
              <w:rPr>
                <w:webHidden/>
              </w:rPr>
              <w:t>92</w:t>
            </w:r>
            <w:r>
              <w:rPr>
                <w:webHidden/>
              </w:rPr>
              <w:fldChar w:fldCharType="end"/>
            </w:r>
          </w:hyperlink>
        </w:p>
        <w:p w14:paraId="04592EE8" w14:textId="45337ECD" w:rsidR="007F15EA" w:rsidRDefault="007F15EA">
          <w:pPr>
            <w:pStyle w:val="TOC3"/>
            <w:rPr>
              <w:color w:val="auto"/>
              <w:kern w:val="2"/>
              <w:sz w:val="24"/>
              <w:szCs w:val="24"/>
              <w14:ligatures w14:val="standardContextual"/>
            </w:rPr>
          </w:pPr>
          <w:hyperlink w:anchor="_Toc223962209" w:history="1">
            <w:r w:rsidRPr="00AF285A">
              <w:rPr>
                <w:rStyle w:val="Hyperlink"/>
                <w:rFonts w:ascii="Arial" w:hAnsi="Arial"/>
              </w:rPr>
              <w:t>10.6.5</w:t>
            </w:r>
            <w:r>
              <w:rPr>
                <w:color w:val="auto"/>
                <w:kern w:val="2"/>
                <w:sz w:val="24"/>
                <w:szCs w:val="24"/>
                <w14:ligatures w14:val="standardContextual"/>
              </w:rPr>
              <w:tab/>
            </w:r>
            <w:r w:rsidRPr="00AF285A">
              <w:rPr>
                <w:rStyle w:val="Hyperlink"/>
              </w:rPr>
              <w:t>Buildings</w:t>
            </w:r>
            <w:r>
              <w:rPr>
                <w:webHidden/>
              </w:rPr>
              <w:tab/>
            </w:r>
            <w:r>
              <w:rPr>
                <w:webHidden/>
              </w:rPr>
              <w:fldChar w:fldCharType="begin"/>
            </w:r>
            <w:r>
              <w:rPr>
                <w:webHidden/>
              </w:rPr>
              <w:instrText xml:space="preserve"> PAGEREF _Toc223962209 \h </w:instrText>
            </w:r>
            <w:r>
              <w:rPr>
                <w:webHidden/>
              </w:rPr>
            </w:r>
            <w:r>
              <w:rPr>
                <w:webHidden/>
              </w:rPr>
              <w:fldChar w:fldCharType="separate"/>
            </w:r>
            <w:r>
              <w:rPr>
                <w:webHidden/>
              </w:rPr>
              <w:t>92</w:t>
            </w:r>
            <w:r>
              <w:rPr>
                <w:webHidden/>
              </w:rPr>
              <w:fldChar w:fldCharType="end"/>
            </w:r>
          </w:hyperlink>
        </w:p>
        <w:p w14:paraId="6C693519" w14:textId="4D0FA69B" w:rsidR="007F15EA" w:rsidRDefault="007F15EA">
          <w:pPr>
            <w:pStyle w:val="TOC3"/>
            <w:rPr>
              <w:color w:val="auto"/>
              <w:kern w:val="2"/>
              <w:sz w:val="24"/>
              <w:szCs w:val="24"/>
              <w14:ligatures w14:val="standardContextual"/>
            </w:rPr>
          </w:pPr>
          <w:hyperlink w:anchor="_Toc223962210" w:history="1">
            <w:r w:rsidRPr="00AF285A">
              <w:rPr>
                <w:rStyle w:val="Hyperlink"/>
                <w:rFonts w:ascii="Arial" w:hAnsi="Arial"/>
              </w:rPr>
              <w:t>10.6.6</w:t>
            </w:r>
            <w:r>
              <w:rPr>
                <w:color w:val="auto"/>
                <w:kern w:val="2"/>
                <w:sz w:val="24"/>
                <w:szCs w:val="24"/>
                <w14:ligatures w14:val="standardContextual"/>
              </w:rPr>
              <w:tab/>
            </w:r>
            <w:r w:rsidRPr="00AF285A">
              <w:rPr>
                <w:rStyle w:val="Hyperlink"/>
              </w:rPr>
              <w:t>Fire and Smoke Detection Systems</w:t>
            </w:r>
            <w:r>
              <w:rPr>
                <w:webHidden/>
              </w:rPr>
              <w:tab/>
            </w:r>
            <w:r>
              <w:rPr>
                <w:webHidden/>
              </w:rPr>
              <w:fldChar w:fldCharType="begin"/>
            </w:r>
            <w:r>
              <w:rPr>
                <w:webHidden/>
              </w:rPr>
              <w:instrText xml:space="preserve"> PAGEREF _Toc223962210 \h </w:instrText>
            </w:r>
            <w:r>
              <w:rPr>
                <w:webHidden/>
              </w:rPr>
            </w:r>
            <w:r>
              <w:rPr>
                <w:webHidden/>
              </w:rPr>
              <w:fldChar w:fldCharType="separate"/>
            </w:r>
            <w:r>
              <w:rPr>
                <w:webHidden/>
              </w:rPr>
              <w:t>92</w:t>
            </w:r>
            <w:r>
              <w:rPr>
                <w:webHidden/>
              </w:rPr>
              <w:fldChar w:fldCharType="end"/>
            </w:r>
          </w:hyperlink>
        </w:p>
        <w:p w14:paraId="1B26F07A" w14:textId="3A4DC55E" w:rsidR="007F15EA" w:rsidRDefault="007F15EA">
          <w:pPr>
            <w:pStyle w:val="TOC3"/>
            <w:rPr>
              <w:color w:val="auto"/>
              <w:kern w:val="2"/>
              <w:sz w:val="24"/>
              <w:szCs w:val="24"/>
              <w14:ligatures w14:val="standardContextual"/>
            </w:rPr>
          </w:pPr>
          <w:hyperlink w:anchor="_Toc223962211" w:history="1">
            <w:r w:rsidRPr="00AF285A">
              <w:rPr>
                <w:rStyle w:val="Hyperlink"/>
                <w:rFonts w:ascii="Arial" w:hAnsi="Arial"/>
              </w:rPr>
              <w:t>10.6.7</w:t>
            </w:r>
            <w:r>
              <w:rPr>
                <w:color w:val="auto"/>
                <w:kern w:val="2"/>
                <w:sz w:val="24"/>
                <w:szCs w:val="24"/>
                <w14:ligatures w14:val="standardContextual"/>
              </w:rPr>
              <w:tab/>
            </w:r>
            <w:r w:rsidRPr="00AF285A">
              <w:rPr>
                <w:rStyle w:val="Hyperlink"/>
              </w:rPr>
              <w:t>High-Voltage Substation Commissioning</w:t>
            </w:r>
            <w:r>
              <w:rPr>
                <w:webHidden/>
              </w:rPr>
              <w:tab/>
            </w:r>
            <w:r>
              <w:rPr>
                <w:webHidden/>
              </w:rPr>
              <w:fldChar w:fldCharType="begin"/>
            </w:r>
            <w:r>
              <w:rPr>
                <w:webHidden/>
              </w:rPr>
              <w:instrText xml:space="preserve"> PAGEREF _Toc223962211 \h </w:instrText>
            </w:r>
            <w:r>
              <w:rPr>
                <w:webHidden/>
              </w:rPr>
            </w:r>
            <w:r>
              <w:rPr>
                <w:webHidden/>
              </w:rPr>
              <w:fldChar w:fldCharType="separate"/>
            </w:r>
            <w:r>
              <w:rPr>
                <w:webHidden/>
              </w:rPr>
              <w:t>92</w:t>
            </w:r>
            <w:r>
              <w:rPr>
                <w:webHidden/>
              </w:rPr>
              <w:fldChar w:fldCharType="end"/>
            </w:r>
          </w:hyperlink>
        </w:p>
        <w:p w14:paraId="3FE43D7B" w14:textId="1D5599D9" w:rsidR="007F15EA" w:rsidRDefault="007F15EA">
          <w:pPr>
            <w:pStyle w:val="TOC3"/>
            <w:rPr>
              <w:color w:val="auto"/>
              <w:kern w:val="2"/>
              <w:sz w:val="24"/>
              <w:szCs w:val="24"/>
              <w14:ligatures w14:val="standardContextual"/>
            </w:rPr>
          </w:pPr>
          <w:hyperlink w:anchor="_Toc223962212" w:history="1">
            <w:r w:rsidRPr="00AF285A">
              <w:rPr>
                <w:rStyle w:val="Hyperlink"/>
                <w:rFonts w:ascii="Arial" w:hAnsi="Arial"/>
              </w:rPr>
              <w:t>10.6.8</w:t>
            </w:r>
            <w:r>
              <w:rPr>
                <w:color w:val="auto"/>
                <w:kern w:val="2"/>
                <w:sz w:val="24"/>
                <w:szCs w:val="24"/>
                <w14:ligatures w14:val="standardContextual"/>
              </w:rPr>
              <w:tab/>
            </w:r>
            <w:r w:rsidRPr="00AF285A">
              <w:rPr>
                <w:rStyle w:val="Hyperlink"/>
              </w:rPr>
              <w:t>Commissioning of Components and Systems</w:t>
            </w:r>
            <w:r>
              <w:rPr>
                <w:webHidden/>
              </w:rPr>
              <w:tab/>
            </w:r>
            <w:r>
              <w:rPr>
                <w:webHidden/>
              </w:rPr>
              <w:fldChar w:fldCharType="begin"/>
            </w:r>
            <w:r>
              <w:rPr>
                <w:webHidden/>
              </w:rPr>
              <w:instrText xml:space="preserve"> PAGEREF _Toc223962212 \h </w:instrText>
            </w:r>
            <w:r>
              <w:rPr>
                <w:webHidden/>
              </w:rPr>
            </w:r>
            <w:r>
              <w:rPr>
                <w:webHidden/>
              </w:rPr>
              <w:fldChar w:fldCharType="separate"/>
            </w:r>
            <w:r>
              <w:rPr>
                <w:webHidden/>
              </w:rPr>
              <w:t>93</w:t>
            </w:r>
            <w:r>
              <w:rPr>
                <w:webHidden/>
              </w:rPr>
              <w:fldChar w:fldCharType="end"/>
            </w:r>
          </w:hyperlink>
        </w:p>
        <w:p w14:paraId="32176443" w14:textId="12B81919" w:rsidR="007F15EA" w:rsidRDefault="007F15EA">
          <w:pPr>
            <w:pStyle w:val="TOC2"/>
            <w:rPr>
              <w:color w:val="auto"/>
              <w:kern w:val="2"/>
              <w:sz w:val="24"/>
              <w:szCs w:val="24"/>
              <w14:ligatures w14:val="standardContextual"/>
            </w:rPr>
          </w:pPr>
          <w:hyperlink w:anchor="_Toc223962213" w:history="1">
            <w:r w:rsidRPr="00AF285A">
              <w:rPr>
                <w:rStyle w:val="Hyperlink"/>
                <w:rFonts w:ascii="Arial" w:hAnsi="Arial"/>
              </w:rPr>
              <w:t>10.7</w:t>
            </w:r>
            <w:r>
              <w:rPr>
                <w:color w:val="auto"/>
                <w:kern w:val="2"/>
                <w:sz w:val="24"/>
                <w:szCs w:val="24"/>
                <w14:ligatures w14:val="standardContextual"/>
              </w:rPr>
              <w:tab/>
            </w:r>
            <w:r w:rsidRPr="00AF285A">
              <w:rPr>
                <w:rStyle w:val="Hyperlink"/>
              </w:rPr>
              <w:t>Performance Tests</w:t>
            </w:r>
            <w:r>
              <w:rPr>
                <w:webHidden/>
              </w:rPr>
              <w:tab/>
            </w:r>
            <w:r>
              <w:rPr>
                <w:webHidden/>
              </w:rPr>
              <w:fldChar w:fldCharType="begin"/>
            </w:r>
            <w:r>
              <w:rPr>
                <w:webHidden/>
              </w:rPr>
              <w:instrText xml:space="preserve"> PAGEREF _Toc223962213 \h </w:instrText>
            </w:r>
            <w:r>
              <w:rPr>
                <w:webHidden/>
              </w:rPr>
            </w:r>
            <w:r>
              <w:rPr>
                <w:webHidden/>
              </w:rPr>
              <w:fldChar w:fldCharType="separate"/>
            </w:r>
            <w:r>
              <w:rPr>
                <w:webHidden/>
              </w:rPr>
              <w:t>96</w:t>
            </w:r>
            <w:r>
              <w:rPr>
                <w:webHidden/>
              </w:rPr>
              <w:fldChar w:fldCharType="end"/>
            </w:r>
          </w:hyperlink>
        </w:p>
        <w:p w14:paraId="466E2A3E" w14:textId="25B4C2DD" w:rsidR="007F15EA" w:rsidRDefault="007F15EA">
          <w:pPr>
            <w:pStyle w:val="TOC3"/>
            <w:rPr>
              <w:color w:val="auto"/>
              <w:kern w:val="2"/>
              <w:sz w:val="24"/>
              <w:szCs w:val="24"/>
              <w14:ligatures w14:val="standardContextual"/>
            </w:rPr>
          </w:pPr>
          <w:hyperlink w:anchor="_Toc223962214" w:history="1">
            <w:r w:rsidRPr="00AF285A">
              <w:rPr>
                <w:rStyle w:val="Hyperlink"/>
                <w:rFonts w:ascii="Arial" w:hAnsi="Arial"/>
              </w:rPr>
              <w:t>10.7.1</w:t>
            </w:r>
            <w:r>
              <w:rPr>
                <w:color w:val="auto"/>
                <w:kern w:val="2"/>
                <w:sz w:val="24"/>
                <w:szCs w:val="24"/>
                <w14:ligatures w14:val="standardContextual"/>
              </w:rPr>
              <w:tab/>
            </w:r>
            <w:r w:rsidRPr="00AF285A">
              <w:rPr>
                <w:rStyle w:val="Hyperlink"/>
              </w:rPr>
              <w:t>Introduction</w:t>
            </w:r>
            <w:r>
              <w:rPr>
                <w:webHidden/>
              </w:rPr>
              <w:tab/>
            </w:r>
            <w:r>
              <w:rPr>
                <w:webHidden/>
              </w:rPr>
              <w:fldChar w:fldCharType="begin"/>
            </w:r>
            <w:r>
              <w:rPr>
                <w:webHidden/>
              </w:rPr>
              <w:instrText xml:space="preserve"> PAGEREF _Toc223962214 \h </w:instrText>
            </w:r>
            <w:r>
              <w:rPr>
                <w:webHidden/>
              </w:rPr>
            </w:r>
            <w:r>
              <w:rPr>
                <w:webHidden/>
              </w:rPr>
              <w:fldChar w:fldCharType="separate"/>
            </w:r>
            <w:r>
              <w:rPr>
                <w:webHidden/>
              </w:rPr>
              <w:t>96</w:t>
            </w:r>
            <w:r>
              <w:rPr>
                <w:webHidden/>
              </w:rPr>
              <w:fldChar w:fldCharType="end"/>
            </w:r>
          </w:hyperlink>
        </w:p>
        <w:p w14:paraId="0B576671" w14:textId="171A6590" w:rsidR="007F15EA" w:rsidRDefault="007F15EA">
          <w:pPr>
            <w:pStyle w:val="TOC3"/>
            <w:rPr>
              <w:color w:val="auto"/>
              <w:kern w:val="2"/>
              <w:sz w:val="24"/>
              <w:szCs w:val="24"/>
              <w14:ligatures w14:val="standardContextual"/>
            </w:rPr>
          </w:pPr>
          <w:hyperlink w:anchor="_Toc223962215" w:history="1">
            <w:r w:rsidRPr="00AF285A">
              <w:rPr>
                <w:rStyle w:val="Hyperlink"/>
                <w:rFonts w:ascii="Arial" w:hAnsi="Arial"/>
              </w:rPr>
              <w:t>10.7.2</w:t>
            </w:r>
            <w:r>
              <w:rPr>
                <w:color w:val="auto"/>
                <w:kern w:val="2"/>
                <w:sz w:val="24"/>
                <w:szCs w:val="24"/>
                <w14:ligatures w14:val="standardContextual"/>
              </w:rPr>
              <w:tab/>
            </w:r>
            <w:r w:rsidRPr="00AF285A">
              <w:rPr>
                <w:rStyle w:val="Hyperlink"/>
              </w:rPr>
              <w:t>Tests and Acceptance</w:t>
            </w:r>
            <w:r>
              <w:rPr>
                <w:webHidden/>
              </w:rPr>
              <w:tab/>
            </w:r>
            <w:r>
              <w:rPr>
                <w:webHidden/>
              </w:rPr>
              <w:fldChar w:fldCharType="begin"/>
            </w:r>
            <w:r>
              <w:rPr>
                <w:webHidden/>
              </w:rPr>
              <w:instrText xml:space="preserve"> PAGEREF _Toc223962215 \h </w:instrText>
            </w:r>
            <w:r>
              <w:rPr>
                <w:webHidden/>
              </w:rPr>
            </w:r>
            <w:r>
              <w:rPr>
                <w:webHidden/>
              </w:rPr>
              <w:fldChar w:fldCharType="separate"/>
            </w:r>
            <w:r>
              <w:rPr>
                <w:webHidden/>
              </w:rPr>
              <w:t>96</w:t>
            </w:r>
            <w:r>
              <w:rPr>
                <w:webHidden/>
              </w:rPr>
              <w:fldChar w:fldCharType="end"/>
            </w:r>
          </w:hyperlink>
        </w:p>
        <w:p w14:paraId="3301AF54" w14:textId="092B26C8" w:rsidR="007F15EA" w:rsidRDefault="007F15EA">
          <w:pPr>
            <w:pStyle w:val="TOC3"/>
            <w:rPr>
              <w:color w:val="auto"/>
              <w:kern w:val="2"/>
              <w:sz w:val="24"/>
              <w:szCs w:val="24"/>
              <w14:ligatures w14:val="standardContextual"/>
            </w:rPr>
          </w:pPr>
          <w:hyperlink w:anchor="_Toc223962216" w:history="1">
            <w:r w:rsidRPr="00AF285A">
              <w:rPr>
                <w:rStyle w:val="Hyperlink"/>
                <w:rFonts w:ascii="Arial" w:hAnsi="Arial"/>
              </w:rPr>
              <w:t>10.7.3</w:t>
            </w:r>
            <w:r>
              <w:rPr>
                <w:color w:val="auto"/>
                <w:kern w:val="2"/>
                <w:sz w:val="24"/>
                <w:szCs w:val="24"/>
                <w14:ligatures w14:val="standardContextual"/>
              </w:rPr>
              <w:tab/>
            </w:r>
            <w:r w:rsidRPr="00AF285A">
              <w:rPr>
                <w:rStyle w:val="Hyperlink"/>
              </w:rPr>
              <w:t>Measurement Requirements</w:t>
            </w:r>
            <w:r>
              <w:rPr>
                <w:webHidden/>
              </w:rPr>
              <w:tab/>
            </w:r>
            <w:r>
              <w:rPr>
                <w:webHidden/>
              </w:rPr>
              <w:fldChar w:fldCharType="begin"/>
            </w:r>
            <w:r>
              <w:rPr>
                <w:webHidden/>
              </w:rPr>
              <w:instrText xml:space="preserve"> PAGEREF _Toc223962216 \h </w:instrText>
            </w:r>
            <w:r>
              <w:rPr>
                <w:webHidden/>
              </w:rPr>
            </w:r>
            <w:r>
              <w:rPr>
                <w:webHidden/>
              </w:rPr>
              <w:fldChar w:fldCharType="separate"/>
            </w:r>
            <w:r>
              <w:rPr>
                <w:webHidden/>
              </w:rPr>
              <w:t>97</w:t>
            </w:r>
            <w:r>
              <w:rPr>
                <w:webHidden/>
              </w:rPr>
              <w:fldChar w:fldCharType="end"/>
            </w:r>
          </w:hyperlink>
        </w:p>
        <w:p w14:paraId="62AFFEC8" w14:textId="37AFF486" w:rsidR="007F15EA" w:rsidRDefault="007F15EA">
          <w:pPr>
            <w:pStyle w:val="TOC1"/>
            <w:rPr>
              <w:rFonts w:asciiTheme="minorHAnsi" w:hAnsiTheme="minorHAnsi"/>
              <w:color w:val="auto"/>
              <w:kern w:val="2"/>
              <w:sz w:val="24"/>
              <w:szCs w:val="24"/>
              <w14:ligatures w14:val="standardContextual"/>
            </w:rPr>
          </w:pPr>
          <w:hyperlink w:anchor="_Toc223962217" w:history="1">
            <w:r w:rsidRPr="00AF285A">
              <w:rPr>
                <w:rStyle w:val="Hyperlink"/>
                <w:rFonts w:ascii="Arial" w:hAnsi="Arial"/>
              </w:rPr>
              <w:t>11</w:t>
            </w:r>
            <w:r>
              <w:rPr>
                <w:rFonts w:asciiTheme="minorHAnsi" w:hAnsiTheme="minorHAnsi"/>
                <w:color w:val="auto"/>
                <w:kern w:val="2"/>
                <w:sz w:val="24"/>
                <w:szCs w:val="24"/>
                <w14:ligatures w14:val="standardContextual"/>
              </w:rPr>
              <w:tab/>
            </w:r>
            <w:r w:rsidRPr="00AF285A">
              <w:rPr>
                <w:rStyle w:val="Hyperlink"/>
              </w:rPr>
              <w:t>Form of Progress Reports</w:t>
            </w:r>
            <w:r>
              <w:rPr>
                <w:webHidden/>
              </w:rPr>
              <w:tab/>
            </w:r>
            <w:r>
              <w:rPr>
                <w:webHidden/>
              </w:rPr>
              <w:fldChar w:fldCharType="begin"/>
            </w:r>
            <w:r>
              <w:rPr>
                <w:webHidden/>
              </w:rPr>
              <w:instrText xml:space="preserve"> PAGEREF _Toc223962217 \h </w:instrText>
            </w:r>
            <w:r>
              <w:rPr>
                <w:webHidden/>
              </w:rPr>
            </w:r>
            <w:r>
              <w:rPr>
                <w:webHidden/>
              </w:rPr>
              <w:fldChar w:fldCharType="separate"/>
            </w:r>
            <w:r>
              <w:rPr>
                <w:webHidden/>
              </w:rPr>
              <w:t>99</w:t>
            </w:r>
            <w:r>
              <w:rPr>
                <w:webHidden/>
              </w:rPr>
              <w:fldChar w:fldCharType="end"/>
            </w:r>
          </w:hyperlink>
        </w:p>
        <w:p w14:paraId="14CE339F" w14:textId="04515A07" w:rsidR="007F15EA" w:rsidRDefault="007F15EA">
          <w:pPr>
            <w:pStyle w:val="TOC1"/>
            <w:rPr>
              <w:rFonts w:asciiTheme="minorHAnsi" w:hAnsiTheme="minorHAnsi"/>
              <w:color w:val="auto"/>
              <w:kern w:val="2"/>
              <w:sz w:val="24"/>
              <w:szCs w:val="24"/>
              <w14:ligatures w14:val="standardContextual"/>
            </w:rPr>
          </w:pPr>
          <w:hyperlink w:anchor="_Toc223962218" w:history="1">
            <w:r w:rsidRPr="00AF285A">
              <w:rPr>
                <w:rStyle w:val="Hyperlink"/>
                <w:rFonts w:ascii="Arial" w:hAnsi="Arial"/>
              </w:rPr>
              <w:t>12</w:t>
            </w:r>
            <w:r>
              <w:rPr>
                <w:rFonts w:asciiTheme="minorHAnsi" w:hAnsiTheme="minorHAnsi"/>
                <w:color w:val="auto"/>
                <w:kern w:val="2"/>
                <w:sz w:val="24"/>
                <w:szCs w:val="24"/>
                <w14:ligatures w14:val="standardContextual"/>
              </w:rPr>
              <w:tab/>
            </w:r>
            <w:r w:rsidRPr="00AF285A">
              <w:rPr>
                <w:rStyle w:val="Hyperlink"/>
              </w:rPr>
              <w:t>Codes and Standard</w:t>
            </w:r>
            <w:r>
              <w:rPr>
                <w:webHidden/>
              </w:rPr>
              <w:tab/>
            </w:r>
            <w:r>
              <w:rPr>
                <w:webHidden/>
              </w:rPr>
              <w:fldChar w:fldCharType="begin"/>
            </w:r>
            <w:r>
              <w:rPr>
                <w:webHidden/>
              </w:rPr>
              <w:instrText xml:space="preserve"> PAGEREF _Toc223962218 \h </w:instrText>
            </w:r>
            <w:r>
              <w:rPr>
                <w:webHidden/>
              </w:rPr>
            </w:r>
            <w:r>
              <w:rPr>
                <w:webHidden/>
              </w:rPr>
              <w:fldChar w:fldCharType="separate"/>
            </w:r>
            <w:r>
              <w:rPr>
                <w:webHidden/>
              </w:rPr>
              <w:t>101</w:t>
            </w:r>
            <w:r>
              <w:rPr>
                <w:webHidden/>
              </w:rPr>
              <w:fldChar w:fldCharType="end"/>
            </w:r>
          </w:hyperlink>
        </w:p>
        <w:p w14:paraId="459F22FE" w14:textId="14A9E6CD" w:rsidR="007F15EA" w:rsidRDefault="007F15EA">
          <w:pPr>
            <w:pStyle w:val="TOC2"/>
            <w:rPr>
              <w:color w:val="auto"/>
              <w:kern w:val="2"/>
              <w:sz w:val="24"/>
              <w:szCs w:val="24"/>
              <w14:ligatures w14:val="standardContextual"/>
            </w:rPr>
          </w:pPr>
          <w:hyperlink w:anchor="_Toc223962219" w:history="1">
            <w:r w:rsidRPr="00AF285A">
              <w:rPr>
                <w:rStyle w:val="Hyperlink"/>
                <w:rFonts w:ascii="Arial" w:hAnsi="Arial"/>
              </w:rPr>
              <w:t>12.1</w:t>
            </w:r>
            <w:r>
              <w:rPr>
                <w:color w:val="auto"/>
                <w:kern w:val="2"/>
                <w:sz w:val="24"/>
                <w:szCs w:val="24"/>
                <w14:ligatures w14:val="standardContextual"/>
              </w:rPr>
              <w:tab/>
            </w:r>
            <w:r w:rsidRPr="00AF285A">
              <w:rPr>
                <w:rStyle w:val="Hyperlink"/>
              </w:rPr>
              <w:t>Statutory Regulations / Requirements</w:t>
            </w:r>
            <w:r>
              <w:rPr>
                <w:webHidden/>
              </w:rPr>
              <w:tab/>
            </w:r>
            <w:r>
              <w:rPr>
                <w:webHidden/>
              </w:rPr>
              <w:fldChar w:fldCharType="begin"/>
            </w:r>
            <w:r>
              <w:rPr>
                <w:webHidden/>
              </w:rPr>
              <w:instrText xml:space="preserve"> PAGEREF _Toc223962219 \h </w:instrText>
            </w:r>
            <w:r>
              <w:rPr>
                <w:webHidden/>
              </w:rPr>
            </w:r>
            <w:r>
              <w:rPr>
                <w:webHidden/>
              </w:rPr>
              <w:fldChar w:fldCharType="separate"/>
            </w:r>
            <w:r>
              <w:rPr>
                <w:webHidden/>
              </w:rPr>
              <w:t>101</w:t>
            </w:r>
            <w:r>
              <w:rPr>
                <w:webHidden/>
              </w:rPr>
              <w:fldChar w:fldCharType="end"/>
            </w:r>
          </w:hyperlink>
        </w:p>
        <w:p w14:paraId="050E4803" w14:textId="2CE77E24" w:rsidR="007F15EA" w:rsidRDefault="007F15EA">
          <w:pPr>
            <w:pStyle w:val="TOC2"/>
            <w:rPr>
              <w:color w:val="auto"/>
              <w:kern w:val="2"/>
              <w:sz w:val="24"/>
              <w:szCs w:val="24"/>
              <w14:ligatures w14:val="standardContextual"/>
            </w:rPr>
          </w:pPr>
          <w:hyperlink w:anchor="_Toc223962220" w:history="1">
            <w:r w:rsidRPr="00AF285A">
              <w:rPr>
                <w:rStyle w:val="Hyperlink"/>
                <w:rFonts w:ascii="Arial" w:hAnsi="Arial"/>
              </w:rPr>
              <w:t>12.2</w:t>
            </w:r>
            <w:r>
              <w:rPr>
                <w:color w:val="auto"/>
                <w:kern w:val="2"/>
                <w:sz w:val="24"/>
                <w:szCs w:val="24"/>
                <w14:ligatures w14:val="standardContextual"/>
              </w:rPr>
              <w:tab/>
            </w:r>
            <w:r w:rsidRPr="00AF285A">
              <w:rPr>
                <w:rStyle w:val="Hyperlink"/>
              </w:rPr>
              <w:t>General Standards</w:t>
            </w:r>
            <w:r>
              <w:rPr>
                <w:webHidden/>
              </w:rPr>
              <w:tab/>
            </w:r>
            <w:r>
              <w:rPr>
                <w:webHidden/>
              </w:rPr>
              <w:fldChar w:fldCharType="begin"/>
            </w:r>
            <w:r>
              <w:rPr>
                <w:webHidden/>
              </w:rPr>
              <w:instrText xml:space="preserve"> PAGEREF _Toc223962220 \h </w:instrText>
            </w:r>
            <w:r>
              <w:rPr>
                <w:webHidden/>
              </w:rPr>
            </w:r>
            <w:r>
              <w:rPr>
                <w:webHidden/>
              </w:rPr>
              <w:fldChar w:fldCharType="separate"/>
            </w:r>
            <w:r>
              <w:rPr>
                <w:webHidden/>
              </w:rPr>
              <w:t>102</w:t>
            </w:r>
            <w:r>
              <w:rPr>
                <w:webHidden/>
              </w:rPr>
              <w:fldChar w:fldCharType="end"/>
            </w:r>
          </w:hyperlink>
        </w:p>
        <w:p w14:paraId="0FED577C" w14:textId="517C00AA" w:rsidR="007F15EA" w:rsidRDefault="007F15EA">
          <w:pPr>
            <w:pStyle w:val="TOC3"/>
            <w:rPr>
              <w:color w:val="auto"/>
              <w:kern w:val="2"/>
              <w:sz w:val="24"/>
              <w:szCs w:val="24"/>
              <w14:ligatures w14:val="standardContextual"/>
            </w:rPr>
          </w:pPr>
          <w:hyperlink w:anchor="_Toc223962221" w:history="1">
            <w:r w:rsidRPr="00AF285A">
              <w:rPr>
                <w:rStyle w:val="Hyperlink"/>
                <w:rFonts w:ascii="Arial" w:hAnsi="Arial"/>
              </w:rPr>
              <w:t>12.2.1</w:t>
            </w:r>
            <w:r>
              <w:rPr>
                <w:color w:val="auto"/>
                <w:kern w:val="2"/>
                <w:sz w:val="24"/>
                <w:szCs w:val="24"/>
                <w14:ligatures w14:val="standardContextual"/>
              </w:rPr>
              <w:tab/>
            </w:r>
            <w:r w:rsidRPr="00AF285A">
              <w:rPr>
                <w:rStyle w:val="Hyperlink"/>
              </w:rPr>
              <w:t>Power Transformers</w:t>
            </w:r>
            <w:r>
              <w:rPr>
                <w:webHidden/>
              </w:rPr>
              <w:tab/>
            </w:r>
            <w:r>
              <w:rPr>
                <w:webHidden/>
              </w:rPr>
              <w:fldChar w:fldCharType="begin"/>
            </w:r>
            <w:r>
              <w:rPr>
                <w:webHidden/>
              </w:rPr>
              <w:instrText xml:space="preserve"> PAGEREF _Toc223962221 \h </w:instrText>
            </w:r>
            <w:r>
              <w:rPr>
                <w:webHidden/>
              </w:rPr>
            </w:r>
            <w:r>
              <w:rPr>
                <w:webHidden/>
              </w:rPr>
              <w:fldChar w:fldCharType="separate"/>
            </w:r>
            <w:r>
              <w:rPr>
                <w:webHidden/>
              </w:rPr>
              <w:t>102</w:t>
            </w:r>
            <w:r>
              <w:rPr>
                <w:webHidden/>
              </w:rPr>
              <w:fldChar w:fldCharType="end"/>
            </w:r>
          </w:hyperlink>
        </w:p>
        <w:p w14:paraId="1F41F2F6" w14:textId="2EB82684" w:rsidR="007F15EA" w:rsidRDefault="007F15EA">
          <w:pPr>
            <w:pStyle w:val="TOC2"/>
            <w:rPr>
              <w:color w:val="auto"/>
              <w:kern w:val="2"/>
              <w:sz w:val="24"/>
              <w:szCs w:val="24"/>
              <w14:ligatures w14:val="standardContextual"/>
            </w:rPr>
          </w:pPr>
          <w:hyperlink w:anchor="_Toc223962222" w:history="1">
            <w:r w:rsidRPr="00AF285A">
              <w:rPr>
                <w:rStyle w:val="Hyperlink"/>
                <w:rFonts w:ascii="Arial" w:hAnsi="Arial"/>
              </w:rPr>
              <w:t>12.3</w:t>
            </w:r>
            <w:r>
              <w:rPr>
                <w:color w:val="auto"/>
                <w:kern w:val="2"/>
                <w:sz w:val="24"/>
                <w:szCs w:val="24"/>
                <w14:ligatures w14:val="standardContextual"/>
              </w:rPr>
              <w:tab/>
            </w:r>
            <w:r w:rsidRPr="00AF285A">
              <w:rPr>
                <w:rStyle w:val="Hyperlink"/>
              </w:rPr>
              <w:t>Electrical Equipment</w:t>
            </w:r>
            <w:r>
              <w:rPr>
                <w:webHidden/>
              </w:rPr>
              <w:tab/>
            </w:r>
            <w:r>
              <w:rPr>
                <w:webHidden/>
              </w:rPr>
              <w:fldChar w:fldCharType="begin"/>
            </w:r>
            <w:r>
              <w:rPr>
                <w:webHidden/>
              </w:rPr>
              <w:instrText xml:space="preserve"> PAGEREF _Toc223962222 \h </w:instrText>
            </w:r>
            <w:r>
              <w:rPr>
                <w:webHidden/>
              </w:rPr>
            </w:r>
            <w:r>
              <w:rPr>
                <w:webHidden/>
              </w:rPr>
              <w:fldChar w:fldCharType="separate"/>
            </w:r>
            <w:r>
              <w:rPr>
                <w:webHidden/>
              </w:rPr>
              <w:t>102</w:t>
            </w:r>
            <w:r>
              <w:rPr>
                <w:webHidden/>
              </w:rPr>
              <w:fldChar w:fldCharType="end"/>
            </w:r>
          </w:hyperlink>
        </w:p>
        <w:p w14:paraId="401282B6" w14:textId="45FAC52F" w:rsidR="007F15EA" w:rsidRDefault="007F15EA">
          <w:pPr>
            <w:pStyle w:val="TOC3"/>
            <w:rPr>
              <w:color w:val="auto"/>
              <w:kern w:val="2"/>
              <w:sz w:val="24"/>
              <w:szCs w:val="24"/>
              <w14:ligatures w14:val="standardContextual"/>
            </w:rPr>
          </w:pPr>
          <w:hyperlink w:anchor="_Toc223962223" w:history="1">
            <w:r w:rsidRPr="00AF285A">
              <w:rPr>
                <w:rStyle w:val="Hyperlink"/>
                <w:rFonts w:ascii="Arial" w:hAnsi="Arial"/>
              </w:rPr>
              <w:t>12.3.1</w:t>
            </w:r>
            <w:r>
              <w:rPr>
                <w:color w:val="auto"/>
                <w:kern w:val="2"/>
                <w:sz w:val="24"/>
                <w:szCs w:val="24"/>
                <w14:ligatures w14:val="standardContextual"/>
              </w:rPr>
              <w:tab/>
            </w:r>
            <w:r w:rsidRPr="00AF285A">
              <w:rPr>
                <w:rStyle w:val="Hyperlink"/>
              </w:rPr>
              <w:t>Overhead Power Lines</w:t>
            </w:r>
            <w:r>
              <w:rPr>
                <w:webHidden/>
              </w:rPr>
              <w:tab/>
            </w:r>
            <w:r>
              <w:rPr>
                <w:webHidden/>
              </w:rPr>
              <w:fldChar w:fldCharType="begin"/>
            </w:r>
            <w:r>
              <w:rPr>
                <w:webHidden/>
              </w:rPr>
              <w:instrText xml:space="preserve"> PAGEREF _Toc223962223 \h </w:instrText>
            </w:r>
            <w:r>
              <w:rPr>
                <w:webHidden/>
              </w:rPr>
            </w:r>
            <w:r>
              <w:rPr>
                <w:webHidden/>
              </w:rPr>
              <w:fldChar w:fldCharType="separate"/>
            </w:r>
            <w:r>
              <w:rPr>
                <w:webHidden/>
              </w:rPr>
              <w:t>102</w:t>
            </w:r>
            <w:r>
              <w:rPr>
                <w:webHidden/>
              </w:rPr>
              <w:fldChar w:fldCharType="end"/>
            </w:r>
          </w:hyperlink>
        </w:p>
        <w:p w14:paraId="212D5490" w14:textId="74892FD5" w:rsidR="007F15EA" w:rsidRDefault="007F15EA">
          <w:pPr>
            <w:pStyle w:val="TOC3"/>
            <w:rPr>
              <w:color w:val="auto"/>
              <w:kern w:val="2"/>
              <w:sz w:val="24"/>
              <w:szCs w:val="24"/>
              <w14:ligatures w14:val="standardContextual"/>
            </w:rPr>
          </w:pPr>
          <w:hyperlink w:anchor="_Toc223962224" w:history="1">
            <w:r w:rsidRPr="00AF285A">
              <w:rPr>
                <w:rStyle w:val="Hyperlink"/>
                <w:rFonts w:ascii="Arial" w:hAnsi="Arial"/>
              </w:rPr>
              <w:t>12.3.2</w:t>
            </w:r>
            <w:r>
              <w:rPr>
                <w:color w:val="auto"/>
                <w:kern w:val="2"/>
                <w:sz w:val="24"/>
                <w:szCs w:val="24"/>
                <w14:ligatures w14:val="standardContextual"/>
              </w:rPr>
              <w:tab/>
            </w:r>
            <w:r w:rsidRPr="00AF285A">
              <w:rPr>
                <w:rStyle w:val="Hyperlink"/>
              </w:rPr>
              <w:t>General</w:t>
            </w:r>
            <w:r>
              <w:rPr>
                <w:webHidden/>
              </w:rPr>
              <w:tab/>
            </w:r>
            <w:r>
              <w:rPr>
                <w:webHidden/>
              </w:rPr>
              <w:fldChar w:fldCharType="begin"/>
            </w:r>
            <w:r>
              <w:rPr>
                <w:webHidden/>
              </w:rPr>
              <w:instrText xml:space="preserve"> PAGEREF _Toc223962224 \h </w:instrText>
            </w:r>
            <w:r>
              <w:rPr>
                <w:webHidden/>
              </w:rPr>
            </w:r>
            <w:r>
              <w:rPr>
                <w:webHidden/>
              </w:rPr>
              <w:fldChar w:fldCharType="separate"/>
            </w:r>
            <w:r>
              <w:rPr>
                <w:webHidden/>
              </w:rPr>
              <w:t>103</w:t>
            </w:r>
            <w:r>
              <w:rPr>
                <w:webHidden/>
              </w:rPr>
              <w:fldChar w:fldCharType="end"/>
            </w:r>
          </w:hyperlink>
        </w:p>
        <w:p w14:paraId="6311E6FC" w14:textId="7E3DE62F" w:rsidR="007F15EA" w:rsidRDefault="007F15EA">
          <w:pPr>
            <w:pStyle w:val="TOC3"/>
            <w:rPr>
              <w:color w:val="auto"/>
              <w:kern w:val="2"/>
              <w:sz w:val="24"/>
              <w:szCs w:val="24"/>
              <w14:ligatures w14:val="standardContextual"/>
            </w:rPr>
          </w:pPr>
          <w:hyperlink w:anchor="_Toc223962225" w:history="1">
            <w:r w:rsidRPr="00AF285A">
              <w:rPr>
                <w:rStyle w:val="Hyperlink"/>
                <w:rFonts w:ascii="Arial" w:hAnsi="Arial"/>
              </w:rPr>
              <w:t>12.3.3</w:t>
            </w:r>
            <w:r>
              <w:rPr>
                <w:color w:val="auto"/>
                <w:kern w:val="2"/>
                <w:sz w:val="24"/>
                <w:szCs w:val="24"/>
                <w14:ligatures w14:val="standardContextual"/>
              </w:rPr>
              <w:tab/>
            </w:r>
            <w:r w:rsidRPr="00AF285A">
              <w:rPr>
                <w:rStyle w:val="Hyperlink"/>
              </w:rPr>
              <w:t>Low Voltage</w:t>
            </w:r>
            <w:r>
              <w:rPr>
                <w:webHidden/>
              </w:rPr>
              <w:tab/>
            </w:r>
            <w:r>
              <w:rPr>
                <w:webHidden/>
              </w:rPr>
              <w:fldChar w:fldCharType="begin"/>
            </w:r>
            <w:r>
              <w:rPr>
                <w:webHidden/>
              </w:rPr>
              <w:instrText xml:space="preserve"> PAGEREF _Toc223962225 \h </w:instrText>
            </w:r>
            <w:r>
              <w:rPr>
                <w:webHidden/>
              </w:rPr>
            </w:r>
            <w:r>
              <w:rPr>
                <w:webHidden/>
              </w:rPr>
              <w:fldChar w:fldCharType="separate"/>
            </w:r>
            <w:r>
              <w:rPr>
                <w:webHidden/>
              </w:rPr>
              <w:t>103</w:t>
            </w:r>
            <w:r>
              <w:rPr>
                <w:webHidden/>
              </w:rPr>
              <w:fldChar w:fldCharType="end"/>
            </w:r>
          </w:hyperlink>
        </w:p>
        <w:p w14:paraId="40D7471C" w14:textId="5335CF79" w:rsidR="007F15EA" w:rsidRDefault="007F15EA">
          <w:pPr>
            <w:pStyle w:val="TOC3"/>
            <w:rPr>
              <w:color w:val="auto"/>
              <w:kern w:val="2"/>
              <w:sz w:val="24"/>
              <w:szCs w:val="24"/>
              <w14:ligatures w14:val="standardContextual"/>
            </w:rPr>
          </w:pPr>
          <w:hyperlink w:anchor="_Toc223962226" w:history="1">
            <w:r w:rsidRPr="00AF285A">
              <w:rPr>
                <w:rStyle w:val="Hyperlink"/>
                <w:rFonts w:ascii="Arial" w:hAnsi="Arial"/>
              </w:rPr>
              <w:t>12.3.4</w:t>
            </w:r>
            <w:r>
              <w:rPr>
                <w:color w:val="auto"/>
                <w:kern w:val="2"/>
                <w:sz w:val="24"/>
                <w:szCs w:val="24"/>
                <w14:ligatures w14:val="standardContextual"/>
              </w:rPr>
              <w:tab/>
            </w:r>
            <w:r w:rsidRPr="00AF285A">
              <w:rPr>
                <w:rStyle w:val="Hyperlink"/>
              </w:rPr>
              <w:t>High Voltage</w:t>
            </w:r>
            <w:r>
              <w:rPr>
                <w:webHidden/>
              </w:rPr>
              <w:tab/>
            </w:r>
            <w:r>
              <w:rPr>
                <w:webHidden/>
              </w:rPr>
              <w:fldChar w:fldCharType="begin"/>
            </w:r>
            <w:r>
              <w:rPr>
                <w:webHidden/>
              </w:rPr>
              <w:instrText xml:space="preserve"> PAGEREF _Toc223962226 \h </w:instrText>
            </w:r>
            <w:r>
              <w:rPr>
                <w:webHidden/>
              </w:rPr>
            </w:r>
            <w:r>
              <w:rPr>
                <w:webHidden/>
              </w:rPr>
              <w:fldChar w:fldCharType="separate"/>
            </w:r>
            <w:r>
              <w:rPr>
                <w:webHidden/>
              </w:rPr>
              <w:t>104</w:t>
            </w:r>
            <w:r>
              <w:rPr>
                <w:webHidden/>
              </w:rPr>
              <w:fldChar w:fldCharType="end"/>
            </w:r>
          </w:hyperlink>
        </w:p>
        <w:p w14:paraId="1DCFD6CA" w14:textId="0E903BFC" w:rsidR="007F15EA" w:rsidRDefault="007F15EA">
          <w:pPr>
            <w:pStyle w:val="TOC3"/>
            <w:rPr>
              <w:color w:val="auto"/>
              <w:kern w:val="2"/>
              <w:sz w:val="24"/>
              <w:szCs w:val="24"/>
              <w14:ligatures w14:val="standardContextual"/>
            </w:rPr>
          </w:pPr>
          <w:hyperlink w:anchor="_Toc223962227" w:history="1">
            <w:r w:rsidRPr="00AF285A">
              <w:rPr>
                <w:rStyle w:val="Hyperlink"/>
                <w:rFonts w:ascii="Arial" w:hAnsi="Arial"/>
              </w:rPr>
              <w:t>12.3.5</w:t>
            </w:r>
            <w:r>
              <w:rPr>
                <w:color w:val="auto"/>
                <w:kern w:val="2"/>
                <w:sz w:val="24"/>
                <w:szCs w:val="24"/>
                <w14:ligatures w14:val="standardContextual"/>
              </w:rPr>
              <w:tab/>
            </w:r>
            <w:r w:rsidRPr="00AF285A">
              <w:rPr>
                <w:rStyle w:val="Hyperlink"/>
              </w:rPr>
              <w:t>Cable Containment, Trenches and Ducting</w:t>
            </w:r>
            <w:r>
              <w:rPr>
                <w:webHidden/>
              </w:rPr>
              <w:tab/>
            </w:r>
            <w:r>
              <w:rPr>
                <w:webHidden/>
              </w:rPr>
              <w:fldChar w:fldCharType="begin"/>
            </w:r>
            <w:r>
              <w:rPr>
                <w:webHidden/>
              </w:rPr>
              <w:instrText xml:space="preserve"> PAGEREF _Toc223962227 \h </w:instrText>
            </w:r>
            <w:r>
              <w:rPr>
                <w:webHidden/>
              </w:rPr>
            </w:r>
            <w:r>
              <w:rPr>
                <w:webHidden/>
              </w:rPr>
              <w:fldChar w:fldCharType="separate"/>
            </w:r>
            <w:r>
              <w:rPr>
                <w:webHidden/>
              </w:rPr>
              <w:t>104</w:t>
            </w:r>
            <w:r>
              <w:rPr>
                <w:webHidden/>
              </w:rPr>
              <w:fldChar w:fldCharType="end"/>
            </w:r>
          </w:hyperlink>
        </w:p>
        <w:p w14:paraId="496FC026" w14:textId="68C93223" w:rsidR="007F15EA" w:rsidRDefault="007F15EA">
          <w:pPr>
            <w:pStyle w:val="TOC3"/>
            <w:rPr>
              <w:color w:val="auto"/>
              <w:kern w:val="2"/>
              <w:sz w:val="24"/>
              <w:szCs w:val="24"/>
              <w14:ligatures w14:val="standardContextual"/>
            </w:rPr>
          </w:pPr>
          <w:hyperlink w:anchor="_Toc223962228" w:history="1">
            <w:r w:rsidRPr="00AF285A">
              <w:rPr>
                <w:rStyle w:val="Hyperlink"/>
                <w:rFonts w:ascii="Arial" w:hAnsi="Arial"/>
              </w:rPr>
              <w:t>12.3.6</w:t>
            </w:r>
            <w:r>
              <w:rPr>
                <w:color w:val="auto"/>
                <w:kern w:val="2"/>
                <w:sz w:val="24"/>
                <w:szCs w:val="24"/>
                <w14:ligatures w14:val="standardContextual"/>
              </w:rPr>
              <w:tab/>
            </w:r>
            <w:r w:rsidRPr="00AF285A">
              <w:rPr>
                <w:rStyle w:val="Hyperlink"/>
              </w:rPr>
              <w:t>Cable Jointing and Terminations</w:t>
            </w:r>
            <w:r>
              <w:rPr>
                <w:webHidden/>
              </w:rPr>
              <w:tab/>
            </w:r>
            <w:r>
              <w:rPr>
                <w:webHidden/>
              </w:rPr>
              <w:fldChar w:fldCharType="begin"/>
            </w:r>
            <w:r>
              <w:rPr>
                <w:webHidden/>
              </w:rPr>
              <w:instrText xml:space="preserve"> PAGEREF _Toc223962228 \h </w:instrText>
            </w:r>
            <w:r>
              <w:rPr>
                <w:webHidden/>
              </w:rPr>
            </w:r>
            <w:r>
              <w:rPr>
                <w:webHidden/>
              </w:rPr>
              <w:fldChar w:fldCharType="separate"/>
            </w:r>
            <w:r>
              <w:rPr>
                <w:webHidden/>
              </w:rPr>
              <w:t>104</w:t>
            </w:r>
            <w:r>
              <w:rPr>
                <w:webHidden/>
              </w:rPr>
              <w:fldChar w:fldCharType="end"/>
            </w:r>
          </w:hyperlink>
        </w:p>
        <w:p w14:paraId="5F2B578E" w14:textId="3F43A674" w:rsidR="007F15EA" w:rsidRDefault="007F15EA">
          <w:pPr>
            <w:pStyle w:val="TOC2"/>
            <w:rPr>
              <w:color w:val="auto"/>
              <w:kern w:val="2"/>
              <w:sz w:val="24"/>
              <w:szCs w:val="24"/>
              <w14:ligatures w14:val="standardContextual"/>
            </w:rPr>
          </w:pPr>
          <w:hyperlink w:anchor="_Toc223962229" w:history="1">
            <w:r w:rsidRPr="00AF285A">
              <w:rPr>
                <w:rStyle w:val="Hyperlink"/>
                <w:rFonts w:ascii="Arial" w:hAnsi="Arial"/>
              </w:rPr>
              <w:t>12.4</w:t>
            </w:r>
            <w:r>
              <w:rPr>
                <w:color w:val="auto"/>
                <w:kern w:val="2"/>
                <w:sz w:val="24"/>
                <w:szCs w:val="24"/>
                <w14:ligatures w14:val="standardContextual"/>
              </w:rPr>
              <w:tab/>
            </w:r>
            <w:r w:rsidRPr="00AF285A">
              <w:rPr>
                <w:rStyle w:val="Hyperlink"/>
              </w:rPr>
              <w:t>Security System</w:t>
            </w:r>
            <w:r>
              <w:rPr>
                <w:webHidden/>
              </w:rPr>
              <w:tab/>
            </w:r>
            <w:r>
              <w:rPr>
                <w:webHidden/>
              </w:rPr>
              <w:fldChar w:fldCharType="begin"/>
            </w:r>
            <w:r>
              <w:rPr>
                <w:webHidden/>
              </w:rPr>
              <w:instrText xml:space="preserve"> PAGEREF _Toc223962229 \h </w:instrText>
            </w:r>
            <w:r>
              <w:rPr>
                <w:webHidden/>
              </w:rPr>
            </w:r>
            <w:r>
              <w:rPr>
                <w:webHidden/>
              </w:rPr>
              <w:fldChar w:fldCharType="separate"/>
            </w:r>
            <w:r>
              <w:rPr>
                <w:webHidden/>
              </w:rPr>
              <w:t>104</w:t>
            </w:r>
            <w:r>
              <w:rPr>
                <w:webHidden/>
              </w:rPr>
              <w:fldChar w:fldCharType="end"/>
            </w:r>
          </w:hyperlink>
        </w:p>
        <w:p w14:paraId="1CCAD60E" w14:textId="6BA37C72" w:rsidR="007F15EA" w:rsidRDefault="007F15EA">
          <w:pPr>
            <w:pStyle w:val="TOC2"/>
            <w:rPr>
              <w:color w:val="auto"/>
              <w:kern w:val="2"/>
              <w:sz w:val="24"/>
              <w:szCs w:val="24"/>
              <w14:ligatures w14:val="standardContextual"/>
            </w:rPr>
          </w:pPr>
          <w:hyperlink w:anchor="_Toc223962230" w:history="1">
            <w:r w:rsidRPr="00AF285A">
              <w:rPr>
                <w:rStyle w:val="Hyperlink"/>
                <w:rFonts w:ascii="Arial" w:hAnsi="Arial"/>
              </w:rPr>
              <w:t>12.5</w:t>
            </w:r>
            <w:r>
              <w:rPr>
                <w:color w:val="auto"/>
                <w:kern w:val="2"/>
                <w:sz w:val="24"/>
                <w:szCs w:val="24"/>
                <w14:ligatures w14:val="standardContextual"/>
              </w:rPr>
              <w:tab/>
            </w:r>
            <w:r w:rsidRPr="00AF285A">
              <w:rPr>
                <w:rStyle w:val="Hyperlink"/>
              </w:rPr>
              <w:t>Monitoring System</w:t>
            </w:r>
            <w:r>
              <w:rPr>
                <w:webHidden/>
              </w:rPr>
              <w:tab/>
            </w:r>
            <w:r>
              <w:rPr>
                <w:webHidden/>
              </w:rPr>
              <w:fldChar w:fldCharType="begin"/>
            </w:r>
            <w:r>
              <w:rPr>
                <w:webHidden/>
              </w:rPr>
              <w:instrText xml:space="preserve"> PAGEREF _Toc223962230 \h </w:instrText>
            </w:r>
            <w:r>
              <w:rPr>
                <w:webHidden/>
              </w:rPr>
            </w:r>
            <w:r>
              <w:rPr>
                <w:webHidden/>
              </w:rPr>
              <w:fldChar w:fldCharType="separate"/>
            </w:r>
            <w:r>
              <w:rPr>
                <w:webHidden/>
              </w:rPr>
              <w:t>105</w:t>
            </w:r>
            <w:r>
              <w:rPr>
                <w:webHidden/>
              </w:rPr>
              <w:fldChar w:fldCharType="end"/>
            </w:r>
          </w:hyperlink>
        </w:p>
        <w:p w14:paraId="2C82870B" w14:textId="237ABA5B" w:rsidR="007F15EA" w:rsidRDefault="007F15EA">
          <w:pPr>
            <w:pStyle w:val="TOC2"/>
            <w:rPr>
              <w:color w:val="auto"/>
              <w:kern w:val="2"/>
              <w:sz w:val="24"/>
              <w:szCs w:val="24"/>
              <w14:ligatures w14:val="standardContextual"/>
            </w:rPr>
          </w:pPr>
          <w:hyperlink w:anchor="_Toc223962231" w:history="1">
            <w:r w:rsidRPr="00AF285A">
              <w:rPr>
                <w:rStyle w:val="Hyperlink"/>
                <w:rFonts w:ascii="Arial" w:hAnsi="Arial"/>
              </w:rPr>
              <w:t>12.6</w:t>
            </w:r>
            <w:r>
              <w:rPr>
                <w:color w:val="auto"/>
                <w:kern w:val="2"/>
                <w:sz w:val="24"/>
                <w:szCs w:val="24"/>
                <w14:ligatures w14:val="standardContextual"/>
              </w:rPr>
              <w:tab/>
            </w:r>
            <w:r w:rsidRPr="00AF285A">
              <w:rPr>
                <w:rStyle w:val="Hyperlink"/>
              </w:rPr>
              <w:t>Metering</w:t>
            </w:r>
            <w:r>
              <w:rPr>
                <w:webHidden/>
              </w:rPr>
              <w:tab/>
            </w:r>
            <w:r>
              <w:rPr>
                <w:webHidden/>
              </w:rPr>
              <w:fldChar w:fldCharType="begin"/>
            </w:r>
            <w:r>
              <w:rPr>
                <w:webHidden/>
              </w:rPr>
              <w:instrText xml:space="preserve"> PAGEREF _Toc223962231 \h </w:instrText>
            </w:r>
            <w:r>
              <w:rPr>
                <w:webHidden/>
              </w:rPr>
            </w:r>
            <w:r>
              <w:rPr>
                <w:webHidden/>
              </w:rPr>
              <w:fldChar w:fldCharType="separate"/>
            </w:r>
            <w:r>
              <w:rPr>
                <w:webHidden/>
              </w:rPr>
              <w:t>105</w:t>
            </w:r>
            <w:r>
              <w:rPr>
                <w:webHidden/>
              </w:rPr>
              <w:fldChar w:fldCharType="end"/>
            </w:r>
          </w:hyperlink>
        </w:p>
        <w:p w14:paraId="26836E11" w14:textId="1B580819" w:rsidR="007F15EA" w:rsidRDefault="007F15EA">
          <w:pPr>
            <w:pStyle w:val="TOC2"/>
            <w:rPr>
              <w:color w:val="auto"/>
              <w:kern w:val="2"/>
              <w:sz w:val="24"/>
              <w:szCs w:val="24"/>
              <w14:ligatures w14:val="standardContextual"/>
            </w:rPr>
          </w:pPr>
          <w:hyperlink w:anchor="_Toc223962232" w:history="1">
            <w:r w:rsidRPr="00AF285A">
              <w:rPr>
                <w:rStyle w:val="Hyperlink"/>
                <w:rFonts w:ascii="Arial" w:hAnsi="Arial"/>
              </w:rPr>
              <w:t>12.7</w:t>
            </w:r>
            <w:r>
              <w:rPr>
                <w:color w:val="auto"/>
                <w:kern w:val="2"/>
                <w:sz w:val="24"/>
                <w:szCs w:val="24"/>
                <w14:ligatures w14:val="standardContextual"/>
              </w:rPr>
              <w:tab/>
            </w:r>
            <w:r w:rsidRPr="00AF285A">
              <w:rPr>
                <w:rStyle w:val="Hyperlink"/>
              </w:rPr>
              <w:t>Mechanical, Civil and Structural Design Standards</w:t>
            </w:r>
            <w:r>
              <w:rPr>
                <w:webHidden/>
              </w:rPr>
              <w:tab/>
            </w:r>
            <w:r>
              <w:rPr>
                <w:webHidden/>
              </w:rPr>
              <w:fldChar w:fldCharType="begin"/>
            </w:r>
            <w:r>
              <w:rPr>
                <w:webHidden/>
              </w:rPr>
              <w:instrText xml:space="preserve"> PAGEREF _Toc223962232 \h </w:instrText>
            </w:r>
            <w:r>
              <w:rPr>
                <w:webHidden/>
              </w:rPr>
            </w:r>
            <w:r>
              <w:rPr>
                <w:webHidden/>
              </w:rPr>
              <w:fldChar w:fldCharType="separate"/>
            </w:r>
            <w:r>
              <w:rPr>
                <w:webHidden/>
              </w:rPr>
              <w:t>105</w:t>
            </w:r>
            <w:r>
              <w:rPr>
                <w:webHidden/>
              </w:rPr>
              <w:fldChar w:fldCharType="end"/>
            </w:r>
          </w:hyperlink>
        </w:p>
        <w:p w14:paraId="1B223714" w14:textId="4EAC3604" w:rsidR="007F15EA" w:rsidRDefault="007F15EA">
          <w:pPr>
            <w:pStyle w:val="TOC1"/>
            <w:rPr>
              <w:rFonts w:asciiTheme="minorHAnsi" w:hAnsiTheme="minorHAnsi"/>
              <w:color w:val="auto"/>
              <w:kern w:val="2"/>
              <w:sz w:val="24"/>
              <w:szCs w:val="24"/>
              <w14:ligatures w14:val="standardContextual"/>
            </w:rPr>
          </w:pPr>
          <w:hyperlink w:anchor="_Toc223962233" w:history="1">
            <w:r w:rsidRPr="00AF285A">
              <w:rPr>
                <w:rStyle w:val="Hyperlink"/>
                <w:rFonts w:ascii="Arial" w:hAnsi="Arial"/>
                <w:caps/>
              </w:rPr>
              <w:t>13</w:t>
            </w:r>
            <w:r>
              <w:rPr>
                <w:rFonts w:asciiTheme="minorHAnsi" w:hAnsiTheme="minorHAnsi"/>
                <w:color w:val="auto"/>
                <w:kern w:val="2"/>
                <w:sz w:val="24"/>
                <w:szCs w:val="24"/>
                <w14:ligatures w14:val="standardContextual"/>
              </w:rPr>
              <w:tab/>
            </w:r>
            <w:r w:rsidRPr="00AF285A">
              <w:rPr>
                <w:rStyle w:val="Hyperlink"/>
              </w:rPr>
              <w:t>Project Specific Contractor Documents</w:t>
            </w:r>
            <w:r>
              <w:rPr>
                <w:webHidden/>
              </w:rPr>
              <w:tab/>
            </w:r>
            <w:r>
              <w:rPr>
                <w:webHidden/>
              </w:rPr>
              <w:fldChar w:fldCharType="begin"/>
            </w:r>
            <w:r>
              <w:rPr>
                <w:webHidden/>
              </w:rPr>
              <w:instrText xml:space="preserve"> PAGEREF _Toc223962233 \h </w:instrText>
            </w:r>
            <w:r>
              <w:rPr>
                <w:webHidden/>
              </w:rPr>
            </w:r>
            <w:r>
              <w:rPr>
                <w:webHidden/>
              </w:rPr>
              <w:fldChar w:fldCharType="separate"/>
            </w:r>
            <w:r>
              <w:rPr>
                <w:webHidden/>
              </w:rPr>
              <w:t>106</w:t>
            </w:r>
            <w:r>
              <w:rPr>
                <w:webHidden/>
              </w:rPr>
              <w:fldChar w:fldCharType="end"/>
            </w:r>
          </w:hyperlink>
        </w:p>
        <w:p w14:paraId="0AA7B6E3" w14:textId="24D01180" w:rsidR="007F15EA" w:rsidRDefault="007F15EA">
          <w:pPr>
            <w:pStyle w:val="TOC2"/>
            <w:rPr>
              <w:color w:val="auto"/>
              <w:kern w:val="2"/>
              <w:sz w:val="24"/>
              <w:szCs w:val="24"/>
              <w14:ligatures w14:val="standardContextual"/>
            </w:rPr>
          </w:pPr>
          <w:hyperlink w:anchor="_Toc223962234" w:history="1">
            <w:r w:rsidRPr="00AF285A">
              <w:rPr>
                <w:rStyle w:val="Hyperlink"/>
                <w:rFonts w:ascii="Arial" w:hAnsi="Arial"/>
              </w:rPr>
              <w:t>13.1</w:t>
            </w:r>
            <w:r>
              <w:rPr>
                <w:color w:val="auto"/>
                <w:kern w:val="2"/>
                <w:sz w:val="24"/>
                <w:szCs w:val="24"/>
                <w14:ligatures w14:val="standardContextual"/>
              </w:rPr>
              <w:tab/>
            </w:r>
            <w:r w:rsidRPr="00AF285A">
              <w:rPr>
                <w:rStyle w:val="Hyperlink"/>
              </w:rPr>
              <w:t>General Documents</w:t>
            </w:r>
            <w:r>
              <w:rPr>
                <w:webHidden/>
              </w:rPr>
              <w:tab/>
            </w:r>
            <w:r>
              <w:rPr>
                <w:webHidden/>
              </w:rPr>
              <w:fldChar w:fldCharType="begin"/>
            </w:r>
            <w:r>
              <w:rPr>
                <w:webHidden/>
              </w:rPr>
              <w:instrText xml:space="preserve"> PAGEREF _Toc223962234 \h </w:instrText>
            </w:r>
            <w:r>
              <w:rPr>
                <w:webHidden/>
              </w:rPr>
            </w:r>
            <w:r>
              <w:rPr>
                <w:webHidden/>
              </w:rPr>
              <w:fldChar w:fldCharType="separate"/>
            </w:r>
            <w:r>
              <w:rPr>
                <w:webHidden/>
              </w:rPr>
              <w:t>106</w:t>
            </w:r>
            <w:r>
              <w:rPr>
                <w:webHidden/>
              </w:rPr>
              <w:fldChar w:fldCharType="end"/>
            </w:r>
          </w:hyperlink>
        </w:p>
        <w:p w14:paraId="5F1FD3EA" w14:textId="686CEC92" w:rsidR="007F15EA" w:rsidRDefault="007F15EA">
          <w:pPr>
            <w:pStyle w:val="TOC2"/>
            <w:rPr>
              <w:color w:val="auto"/>
              <w:kern w:val="2"/>
              <w:sz w:val="24"/>
              <w:szCs w:val="24"/>
              <w14:ligatures w14:val="standardContextual"/>
            </w:rPr>
          </w:pPr>
          <w:hyperlink w:anchor="_Toc223962235" w:history="1">
            <w:r w:rsidRPr="00AF285A">
              <w:rPr>
                <w:rStyle w:val="Hyperlink"/>
                <w:rFonts w:ascii="Arial" w:hAnsi="Arial"/>
              </w:rPr>
              <w:t>13.2</w:t>
            </w:r>
            <w:r>
              <w:rPr>
                <w:color w:val="auto"/>
                <w:kern w:val="2"/>
                <w:sz w:val="24"/>
                <w:szCs w:val="24"/>
                <w14:ligatures w14:val="standardContextual"/>
              </w:rPr>
              <w:tab/>
            </w:r>
            <w:r w:rsidRPr="00AF285A">
              <w:rPr>
                <w:rStyle w:val="Hyperlink"/>
              </w:rPr>
              <w:t>As-Built and Design Documents</w:t>
            </w:r>
            <w:r>
              <w:rPr>
                <w:webHidden/>
              </w:rPr>
              <w:tab/>
            </w:r>
            <w:r>
              <w:rPr>
                <w:webHidden/>
              </w:rPr>
              <w:fldChar w:fldCharType="begin"/>
            </w:r>
            <w:r>
              <w:rPr>
                <w:webHidden/>
              </w:rPr>
              <w:instrText xml:space="preserve"> PAGEREF _Toc223962235 \h </w:instrText>
            </w:r>
            <w:r>
              <w:rPr>
                <w:webHidden/>
              </w:rPr>
            </w:r>
            <w:r>
              <w:rPr>
                <w:webHidden/>
              </w:rPr>
              <w:fldChar w:fldCharType="separate"/>
            </w:r>
            <w:r>
              <w:rPr>
                <w:webHidden/>
              </w:rPr>
              <w:t>106</w:t>
            </w:r>
            <w:r>
              <w:rPr>
                <w:webHidden/>
              </w:rPr>
              <w:fldChar w:fldCharType="end"/>
            </w:r>
          </w:hyperlink>
        </w:p>
        <w:p w14:paraId="6311B3B6" w14:textId="1D2BC4C1" w:rsidR="007F15EA" w:rsidRDefault="007F15EA">
          <w:pPr>
            <w:pStyle w:val="TOC2"/>
            <w:rPr>
              <w:color w:val="auto"/>
              <w:kern w:val="2"/>
              <w:sz w:val="24"/>
              <w:szCs w:val="24"/>
              <w14:ligatures w14:val="standardContextual"/>
            </w:rPr>
          </w:pPr>
          <w:hyperlink w:anchor="_Toc223962236" w:history="1">
            <w:r w:rsidRPr="00AF285A">
              <w:rPr>
                <w:rStyle w:val="Hyperlink"/>
                <w:rFonts w:ascii="Arial" w:hAnsi="Arial"/>
              </w:rPr>
              <w:t>13.3</w:t>
            </w:r>
            <w:r>
              <w:rPr>
                <w:color w:val="auto"/>
                <w:kern w:val="2"/>
                <w:sz w:val="24"/>
                <w:szCs w:val="24"/>
                <w14:ligatures w14:val="standardContextual"/>
              </w:rPr>
              <w:tab/>
            </w:r>
            <w:r w:rsidRPr="00AF285A">
              <w:rPr>
                <w:rStyle w:val="Hyperlink"/>
              </w:rPr>
              <w:t>Operation and Maintenance Manuals</w:t>
            </w:r>
            <w:r>
              <w:rPr>
                <w:webHidden/>
              </w:rPr>
              <w:tab/>
            </w:r>
            <w:r>
              <w:rPr>
                <w:webHidden/>
              </w:rPr>
              <w:fldChar w:fldCharType="begin"/>
            </w:r>
            <w:r>
              <w:rPr>
                <w:webHidden/>
              </w:rPr>
              <w:instrText xml:space="preserve"> PAGEREF _Toc223962236 \h </w:instrText>
            </w:r>
            <w:r>
              <w:rPr>
                <w:webHidden/>
              </w:rPr>
            </w:r>
            <w:r>
              <w:rPr>
                <w:webHidden/>
              </w:rPr>
              <w:fldChar w:fldCharType="separate"/>
            </w:r>
            <w:r>
              <w:rPr>
                <w:webHidden/>
              </w:rPr>
              <w:t>113</w:t>
            </w:r>
            <w:r>
              <w:rPr>
                <w:webHidden/>
              </w:rPr>
              <w:fldChar w:fldCharType="end"/>
            </w:r>
          </w:hyperlink>
        </w:p>
        <w:p w14:paraId="3928490D" w14:textId="1B124C57" w:rsidR="007F15EA" w:rsidRDefault="007F15EA">
          <w:pPr>
            <w:pStyle w:val="TOC2"/>
            <w:rPr>
              <w:color w:val="auto"/>
              <w:kern w:val="2"/>
              <w:sz w:val="24"/>
              <w:szCs w:val="24"/>
              <w14:ligatures w14:val="standardContextual"/>
            </w:rPr>
          </w:pPr>
          <w:hyperlink w:anchor="_Toc223962237" w:history="1">
            <w:r w:rsidRPr="00AF285A">
              <w:rPr>
                <w:rStyle w:val="Hyperlink"/>
                <w:rFonts w:ascii="Arial" w:hAnsi="Arial"/>
              </w:rPr>
              <w:t>13.4</w:t>
            </w:r>
            <w:r>
              <w:rPr>
                <w:color w:val="auto"/>
                <w:kern w:val="2"/>
                <w:sz w:val="24"/>
                <w:szCs w:val="24"/>
                <w14:ligatures w14:val="standardContextual"/>
              </w:rPr>
              <w:tab/>
            </w:r>
            <w:r w:rsidRPr="00AF285A">
              <w:rPr>
                <w:rStyle w:val="Hyperlink"/>
              </w:rPr>
              <w:t>Other Documents</w:t>
            </w:r>
            <w:r>
              <w:rPr>
                <w:webHidden/>
              </w:rPr>
              <w:tab/>
            </w:r>
            <w:r>
              <w:rPr>
                <w:webHidden/>
              </w:rPr>
              <w:fldChar w:fldCharType="begin"/>
            </w:r>
            <w:r>
              <w:rPr>
                <w:webHidden/>
              </w:rPr>
              <w:instrText xml:space="preserve"> PAGEREF _Toc223962237 \h </w:instrText>
            </w:r>
            <w:r>
              <w:rPr>
                <w:webHidden/>
              </w:rPr>
            </w:r>
            <w:r>
              <w:rPr>
                <w:webHidden/>
              </w:rPr>
              <w:fldChar w:fldCharType="separate"/>
            </w:r>
            <w:r>
              <w:rPr>
                <w:webHidden/>
              </w:rPr>
              <w:t>114</w:t>
            </w:r>
            <w:r>
              <w:rPr>
                <w:webHidden/>
              </w:rPr>
              <w:fldChar w:fldCharType="end"/>
            </w:r>
          </w:hyperlink>
        </w:p>
        <w:p w14:paraId="59873BD5" w14:textId="3D1F4A3B" w:rsidR="007F15EA" w:rsidRDefault="007F15EA">
          <w:pPr>
            <w:pStyle w:val="TOC1"/>
            <w:rPr>
              <w:rFonts w:asciiTheme="minorHAnsi" w:hAnsiTheme="minorHAnsi"/>
              <w:color w:val="auto"/>
              <w:kern w:val="2"/>
              <w:sz w:val="24"/>
              <w:szCs w:val="24"/>
              <w14:ligatures w14:val="standardContextual"/>
            </w:rPr>
          </w:pPr>
          <w:hyperlink w:anchor="_Toc223962238" w:history="1">
            <w:r w:rsidRPr="00AF285A">
              <w:rPr>
                <w:rStyle w:val="Hyperlink"/>
              </w:rPr>
              <w:t>Appendices</w:t>
            </w:r>
            <w:r>
              <w:rPr>
                <w:webHidden/>
              </w:rPr>
              <w:tab/>
            </w:r>
            <w:r>
              <w:rPr>
                <w:webHidden/>
              </w:rPr>
              <w:fldChar w:fldCharType="begin"/>
            </w:r>
            <w:r>
              <w:rPr>
                <w:webHidden/>
              </w:rPr>
              <w:instrText xml:space="preserve"> PAGEREF _Toc223962238 \h </w:instrText>
            </w:r>
            <w:r>
              <w:rPr>
                <w:webHidden/>
              </w:rPr>
            </w:r>
            <w:r>
              <w:rPr>
                <w:webHidden/>
              </w:rPr>
              <w:fldChar w:fldCharType="separate"/>
            </w:r>
            <w:r>
              <w:rPr>
                <w:webHidden/>
              </w:rPr>
              <w:t>116</w:t>
            </w:r>
            <w:r>
              <w:rPr>
                <w:webHidden/>
              </w:rPr>
              <w:fldChar w:fldCharType="end"/>
            </w:r>
          </w:hyperlink>
        </w:p>
        <w:p w14:paraId="340F387D" w14:textId="78FE6440" w:rsidR="007F15EA" w:rsidRDefault="007F15EA">
          <w:pPr>
            <w:pStyle w:val="TOC1"/>
            <w:rPr>
              <w:rFonts w:asciiTheme="minorHAnsi" w:hAnsiTheme="minorHAnsi"/>
              <w:color w:val="auto"/>
              <w:kern w:val="2"/>
              <w:sz w:val="24"/>
              <w:szCs w:val="24"/>
              <w14:ligatures w14:val="standardContextual"/>
            </w:rPr>
          </w:pPr>
          <w:hyperlink w:anchor="_Toc223962239" w:history="1">
            <w:r w:rsidRPr="00AF285A">
              <w:rPr>
                <w:rStyle w:val="Hyperlink"/>
              </w:rPr>
              <w:t>A.</w:t>
            </w:r>
            <w:r>
              <w:rPr>
                <w:rFonts w:asciiTheme="minorHAnsi" w:hAnsiTheme="minorHAnsi"/>
                <w:color w:val="auto"/>
                <w:kern w:val="2"/>
                <w:sz w:val="24"/>
                <w:szCs w:val="24"/>
                <w14:ligatures w14:val="standardContextual"/>
              </w:rPr>
              <w:tab/>
            </w:r>
            <w:r w:rsidRPr="00AF285A">
              <w:rPr>
                <w:rStyle w:val="Hyperlink"/>
              </w:rPr>
              <w:t>Employer Provided Documentation List</w:t>
            </w:r>
            <w:r>
              <w:rPr>
                <w:webHidden/>
              </w:rPr>
              <w:tab/>
            </w:r>
            <w:r>
              <w:rPr>
                <w:webHidden/>
              </w:rPr>
              <w:fldChar w:fldCharType="begin"/>
            </w:r>
            <w:r>
              <w:rPr>
                <w:webHidden/>
              </w:rPr>
              <w:instrText xml:space="preserve"> PAGEREF _Toc223962239 \h </w:instrText>
            </w:r>
            <w:r>
              <w:rPr>
                <w:webHidden/>
              </w:rPr>
            </w:r>
            <w:r>
              <w:rPr>
                <w:webHidden/>
              </w:rPr>
              <w:fldChar w:fldCharType="separate"/>
            </w:r>
            <w:r>
              <w:rPr>
                <w:webHidden/>
              </w:rPr>
              <w:t>116</w:t>
            </w:r>
            <w:r>
              <w:rPr>
                <w:webHidden/>
              </w:rPr>
              <w:fldChar w:fldCharType="end"/>
            </w:r>
          </w:hyperlink>
        </w:p>
        <w:p w14:paraId="46F6F2A5" w14:textId="393F0806" w:rsidR="007F15EA" w:rsidRDefault="007F15EA">
          <w:pPr>
            <w:pStyle w:val="TOC2"/>
            <w:rPr>
              <w:color w:val="auto"/>
              <w:kern w:val="2"/>
              <w:sz w:val="24"/>
              <w:szCs w:val="24"/>
              <w14:ligatures w14:val="standardContextual"/>
            </w:rPr>
          </w:pPr>
          <w:hyperlink w:anchor="_Toc223962240" w:history="1">
            <w:r w:rsidRPr="00AF285A">
              <w:rPr>
                <w:rStyle w:val="Hyperlink"/>
              </w:rPr>
              <w:t>A.1.</w:t>
            </w:r>
            <w:r>
              <w:rPr>
                <w:color w:val="auto"/>
                <w:kern w:val="2"/>
                <w:sz w:val="24"/>
                <w:szCs w:val="24"/>
                <w14:ligatures w14:val="standardContextual"/>
              </w:rPr>
              <w:tab/>
            </w:r>
            <w:r w:rsidRPr="00AF285A">
              <w:rPr>
                <w:rStyle w:val="Hyperlink"/>
              </w:rPr>
              <w:t>Planning Documentation</w:t>
            </w:r>
            <w:r>
              <w:rPr>
                <w:webHidden/>
              </w:rPr>
              <w:tab/>
            </w:r>
            <w:r>
              <w:rPr>
                <w:webHidden/>
              </w:rPr>
              <w:fldChar w:fldCharType="begin"/>
            </w:r>
            <w:r>
              <w:rPr>
                <w:webHidden/>
              </w:rPr>
              <w:instrText xml:space="preserve"> PAGEREF _Toc223962240 \h </w:instrText>
            </w:r>
            <w:r>
              <w:rPr>
                <w:webHidden/>
              </w:rPr>
            </w:r>
            <w:r>
              <w:rPr>
                <w:webHidden/>
              </w:rPr>
              <w:fldChar w:fldCharType="separate"/>
            </w:r>
            <w:r>
              <w:rPr>
                <w:webHidden/>
              </w:rPr>
              <w:t>116</w:t>
            </w:r>
            <w:r>
              <w:rPr>
                <w:webHidden/>
              </w:rPr>
              <w:fldChar w:fldCharType="end"/>
            </w:r>
          </w:hyperlink>
        </w:p>
        <w:p w14:paraId="0AC7789D" w14:textId="6DC92FC9" w:rsidR="007F15EA" w:rsidRDefault="007F15EA">
          <w:pPr>
            <w:pStyle w:val="TOC2"/>
            <w:rPr>
              <w:color w:val="auto"/>
              <w:kern w:val="2"/>
              <w:sz w:val="24"/>
              <w:szCs w:val="24"/>
              <w14:ligatures w14:val="standardContextual"/>
            </w:rPr>
          </w:pPr>
          <w:hyperlink w:anchor="_Toc223962241" w:history="1">
            <w:r w:rsidRPr="00AF285A">
              <w:rPr>
                <w:rStyle w:val="Hyperlink"/>
              </w:rPr>
              <w:t>A.2.</w:t>
            </w:r>
            <w:r>
              <w:rPr>
                <w:color w:val="auto"/>
                <w:kern w:val="2"/>
                <w:sz w:val="24"/>
                <w:szCs w:val="24"/>
                <w14:ligatures w14:val="standardContextual"/>
              </w:rPr>
              <w:tab/>
            </w:r>
            <w:r w:rsidRPr="00AF285A">
              <w:rPr>
                <w:rStyle w:val="Hyperlink"/>
              </w:rPr>
              <w:t>Land Lease documentation</w:t>
            </w:r>
            <w:r>
              <w:rPr>
                <w:webHidden/>
              </w:rPr>
              <w:tab/>
            </w:r>
            <w:r>
              <w:rPr>
                <w:webHidden/>
              </w:rPr>
              <w:fldChar w:fldCharType="begin"/>
            </w:r>
            <w:r>
              <w:rPr>
                <w:webHidden/>
              </w:rPr>
              <w:instrText xml:space="preserve"> PAGEREF _Toc223962241 \h </w:instrText>
            </w:r>
            <w:r>
              <w:rPr>
                <w:webHidden/>
              </w:rPr>
            </w:r>
            <w:r>
              <w:rPr>
                <w:webHidden/>
              </w:rPr>
              <w:fldChar w:fldCharType="separate"/>
            </w:r>
            <w:r>
              <w:rPr>
                <w:webHidden/>
              </w:rPr>
              <w:t>116</w:t>
            </w:r>
            <w:r>
              <w:rPr>
                <w:webHidden/>
              </w:rPr>
              <w:fldChar w:fldCharType="end"/>
            </w:r>
          </w:hyperlink>
        </w:p>
        <w:p w14:paraId="216ADC41" w14:textId="2B9DEAE8" w:rsidR="007F15EA" w:rsidRDefault="007F15EA">
          <w:pPr>
            <w:pStyle w:val="TOC2"/>
            <w:rPr>
              <w:color w:val="auto"/>
              <w:kern w:val="2"/>
              <w:sz w:val="24"/>
              <w:szCs w:val="24"/>
              <w14:ligatures w14:val="standardContextual"/>
            </w:rPr>
          </w:pPr>
          <w:hyperlink w:anchor="_Toc223962242" w:history="1">
            <w:r w:rsidRPr="00AF285A">
              <w:rPr>
                <w:rStyle w:val="Hyperlink"/>
              </w:rPr>
              <w:t>A.3.</w:t>
            </w:r>
            <w:r>
              <w:rPr>
                <w:color w:val="auto"/>
                <w:kern w:val="2"/>
                <w:sz w:val="24"/>
                <w:szCs w:val="24"/>
                <w14:ligatures w14:val="standardContextual"/>
              </w:rPr>
              <w:tab/>
            </w:r>
            <w:r w:rsidRPr="00AF285A">
              <w:rPr>
                <w:rStyle w:val="Hyperlink"/>
              </w:rPr>
              <w:t>Grid Connection Documentation</w:t>
            </w:r>
            <w:r>
              <w:rPr>
                <w:webHidden/>
              </w:rPr>
              <w:tab/>
            </w:r>
            <w:r>
              <w:rPr>
                <w:webHidden/>
              </w:rPr>
              <w:fldChar w:fldCharType="begin"/>
            </w:r>
            <w:r>
              <w:rPr>
                <w:webHidden/>
              </w:rPr>
              <w:instrText xml:space="preserve"> PAGEREF _Toc223962242 \h </w:instrText>
            </w:r>
            <w:r>
              <w:rPr>
                <w:webHidden/>
              </w:rPr>
            </w:r>
            <w:r>
              <w:rPr>
                <w:webHidden/>
              </w:rPr>
              <w:fldChar w:fldCharType="separate"/>
            </w:r>
            <w:r>
              <w:rPr>
                <w:webHidden/>
              </w:rPr>
              <w:t>116</w:t>
            </w:r>
            <w:r>
              <w:rPr>
                <w:webHidden/>
              </w:rPr>
              <w:fldChar w:fldCharType="end"/>
            </w:r>
          </w:hyperlink>
        </w:p>
        <w:p w14:paraId="1B906C74" w14:textId="761DC79D" w:rsidR="007F15EA" w:rsidRDefault="007F15EA">
          <w:pPr>
            <w:pStyle w:val="TOC2"/>
            <w:rPr>
              <w:color w:val="auto"/>
              <w:kern w:val="2"/>
              <w:sz w:val="24"/>
              <w:szCs w:val="24"/>
              <w14:ligatures w14:val="standardContextual"/>
            </w:rPr>
          </w:pPr>
          <w:hyperlink w:anchor="_Toc223962243" w:history="1">
            <w:r w:rsidRPr="00AF285A">
              <w:rPr>
                <w:rStyle w:val="Hyperlink"/>
              </w:rPr>
              <w:t>A.4.</w:t>
            </w:r>
            <w:r>
              <w:rPr>
                <w:color w:val="auto"/>
                <w:kern w:val="2"/>
                <w:sz w:val="24"/>
                <w:szCs w:val="24"/>
                <w14:ligatures w14:val="standardContextual"/>
              </w:rPr>
              <w:tab/>
            </w:r>
            <w:r w:rsidRPr="00AF285A">
              <w:rPr>
                <w:rStyle w:val="Hyperlink"/>
              </w:rPr>
              <w:t>Surveys</w:t>
            </w:r>
            <w:r>
              <w:rPr>
                <w:webHidden/>
              </w:rPr>
              <w:tab/>
            </w:r>
            <w:r>
              <w:rPr>
                <w:webHidden/>
              </w:rPr>
              <w:fldChar w:fldCharType="begin"/>
            </w:r>
            <w:r>
              <w:rPr>
                <w:webHidden/>
              </w:rPr>
              <w:instrText xml:space="preserve"> PAGEREF _Toc223962243 \h </w:instrText>
            </w:r>
            <w:r>
              <w:rPr>
                <w:webHidden/>
              </w:rPr>
            </w:r>
            <w:r>
              <w:rPr>
                <w:webHidden/>
              </w:rPr>
              <w:fldChar w:fldCharType="separate"/>
            </w:r>
            <w:r>
              <w:rPr>
                <w:webHidden/>
              </w:rPr>
              <w:t>116</w:t>
            </w:r>
            <w:r>
              <w:rPr>
                <w:webHidden/>
              </w:rPr>
              <w:fldChar w:fldCharType="end"/>
            </w:r>
          </w:hyperlink>
        </w:p>
        <w:p w14:paraId="506A99A2" w14:textId="0E9D5285" w:rsidR="00F4667F" w:rsidRPr="00FF2B09" w:rsidRDefault="00FF2B09" w:rsidP="00FF2B09">
          <w:pPr>
            <w:sectPr w:rsidR="00F4667F" w:rsidRPr="00FF2B09" w:rsidSect="0045566F">
              <w:headerReference w:type="default" r:id="rId14"/>
              <w:footerReference w:type="default" r:id="rId15"/>
              <w:pgSz w:w="11906" w:h="16838" w:code="9"/>
              <w:pgMar w:top="2268" w:right="851" w:bottom="1588" w:left="1985" w:header="567" w:footer="567" w:gutter="0"/>
              <w:cols w:space="708"/>
              <w:docGrid w:linePitch="360"/>
            </w:sectPr>
          </w:pPr>
          <w:r>
            <w:rPr>
              <w:b/>
              <w:bCs/>
              <w:noProof/>
            </w:rPr>
            <w:fldChar w:fldCharType="end"/>
          </w:r>
        </w:p>
      </w:sdtContent>
    </w:sdt>
    <w:p w14:paraId="3A050C80" w14:textId="6C168F39" w:rsidR="00194FDC" w:rsidRDefault="00194FDC" w:rsidP="00194FDC">
      <w:pPr>
        <w:pStyle w:val="Heading1"/>
      </w:pPr>
      <w:bookmarkStart w:id="10" w:name="BM_Start"/>
      <w:bookmarkStart w:id="11" w:name="_Toc134539514"/>
      <w:bookmarkStart w:id="12" w:name="_Toc140693197"/>
      <w:bookmarkStart w:id="13" w:name="_Toc142387260"/>
      <w:bookmarkStart w:id="14" w:name="_Toc153785492"/>
      <w:bookmarkStart w:id="15" w:name="_Toc153788352"/>
      <w:bookmarkStart w:id="16" w:name="_Toc154762520"/>
      <w:bookmarkStart w:id="17" w:name="_Toc157609951"/>
      <w:bookmarkStart w:id="18" w:name="_Toc195518729"/>
      <w:bookmarkStart w:id="19" w:name="_Toc195599693"/>
      <w:bookmarkStart w:id="20" w:name="_Toc223962073"/>
      <w:bookmarkEnd w:id="9"/>
      <w:bookmarkEnd w:id="10"/>
      <w:r w:rsidRPr="00215BB2">
        <w:rPr>
          <w:caps/>
        </w:rPr>
        <w:lastRenderedPageBreak/>
        <w:t>I</w:t>
      </w:r>
      <w:r w:rsidR="002E5457" w:rsidRPr="00215BB2">
        <w:t>ntroduction</w:t>
      </w:r>
      <w:bookmarkEnd w:id="11"/>
      <w:bookmarkEnd w:id="12"/>
      <w:bookmarkEnd w:id="13"/>
      <w:bookmarkEnd w:id="14"/>
      <w:bookmarkEnd w:id="15"/>
      <w:bookmarkEnd w:id="16"/>
      <w:bookmarkEnd w:id="17"/>
      <w:bookmarkEnd w:id="18"/>
      <w:bookmarkEnd w:id="19"/>
      <w:bookmarkEnd w:id="20"/>
    </w:p>
    <w:p w14:paraId="25459005" w14:textId="641B4F7B" w:rsidR="007768FF" w:rsidRPr="00927B7E" w:rsidRDefault="0098622C" w:rsidP="007768FF">
      <w:r w:rsidRPr="00927B7E">
        <w:t>The following</w:t>
      </w:r>
      <w:r w:rsidR="00246EE3" w:rsidRPr="00927B7E">
        <w:t xml:space="preserve"> Employer's Requirements are incorporated into the EPC Contract applicable to the construction of the </w:t>
      </w:r>
      <w:r w:rsidR="00451DE6">
        <w:t>Site Name</w:t>
      </w:r>
      <w:r w:rsidR="000142D9" w:rsidRPr="00927B7E">
        <w:t xml:space="preserve"> solar park</w:t>
      </w:r>
      <w:r w:rsidR="0017177A">
        <w:t xml:space="preserve"> (</w:t>
      </w:r>
      <w:r w:rsidR="0017177A" w:rsidRPr="0017177A">
        <w:rPr>
          <w:b/>
          <w:bCs/>
        </w:rPr>
        <w:t>Contract</w:t>
      </w:r>
      <w:r w:rsidR="0017177A">
        <w:t>)</w:t>
      </w:r>
      <w:r w:rsidR="00A76704">
        <w:t>.</w:t>
      </w:r>
    </w:p>
    <w:p w14:paraId="78B2E95A" w14:textId="26607226" w:rsidR="007768FF" w:rsidRPr="00927B7E" w:rsidRDefault="007768FF" w:rsidP="007768FF">
      <w:r w:rsidRPr="00927B7E">
        <w:t xml:space="preserve">The site layout is provided </w:t>
      </w:r>
      <w:r w:rsidR="005132E2">
        <w:t>in</w:t>
      </w:r>
      <w:r w:rsidR="00927B7E">
        <w:t xml:space="preserve"> the Project Sharepoin</w:t>
      </w:r>
      <w:r w:rsidR="00405AC5">
        <w:t>t</w:t>
      </w:r>
      <w:r w:rsidR="003A33FA">
        <w:t xml:space="preserve"> (</w:t>
      </w:r>
      <w:r w:rsidR="003A33FA">
        <w:rPr>
          <w:b/>
          <w:bCs/>
        </w:rPr>
        <w:t>Site Layout Plan</w:t>
      </w:r>
      <w:r w:rsidR="003A33FA">
        <w:t>)</w:t>
      </w:r>
      <w:r w:rsidRPr="00405AC5">
        <w:t>.</w:t>
      </w:r>
    </w:p>
    <w:p w14:paraId="146DE3F4" w14:textId="33328F5B" w:rsidR="00AC435F" w:rsidRDefault="00210C51" w:rsidP="00AC435F">
      <w:pPr>
        <w:pStyle w:val="Heading2"/>
      </w:pPr>
      <w:bookmarkStart w:id="21" w:name="_Toc534728333"/>
      <w:bookmarkStart w:id="22" w:name="_Toc530687617"/>
      <w:bookmarkStart w:id="23" w:name="_Toc534730759"/>
      <w:bookmarkStart w:id="24" w:name="_Toc134539515"/>
      <w:bookmarkStart w:id="25" w:name="_Toc140693198"/>
      <w:bookmarkStart w:id="26" w:name="_Toc142387261"/>
      <w:bookmarkStart w:id="27" w:name="_Toc153785493"/>
      <w:bookmarkStart w:id="28" w:name="_Toc153788353"/>
      <w:bookmarkStart w:id="29" w:name="_Toc154762521"/>
      <w:bookmarkStart w:id="30" w:name="_Toc157609952"/>
      <w:bookmarkStart w:id="31" w:name="_Toc195518730"/>
      <w:bookmarkStart w:id="32" w:name="_Toc195599694"/>
      <w:bookmarkStart w:id="33" w:name="_Toc223962074"/>
      <w:r w:rsidRPr="00AC435F">
        <w:t>General</w:t>
      </w:r>
      <w:bookmarkEnd w:id="21"/>
      <w:bookmarkEnd w:id="22"/>
      <w:bookmarkEnd w:id="23"/>
      <w:bookmarkEnd w:id="24"/>
      <w:bookmarkEnd w:id="25"/>
      <w:bookmarkEnd w:id="26"/>
      <w:bookmarkEnd w:id="27"/>
      <w:bookmarkEnd w:id="28"/>
      <w:bookmarkEnd w:id="29"/>
      <w:bookmarkEnd w:id="30"/>
      <w:bookmarkEnd w:id="31"/>
      <w:bookmarkEnd w:id="32"/>
      <w:bookmarkEnd w:id="33"/>
    </w:p>
    <w:p w14:paraId="2AF4A716" w14:textId="2580C9F3" w:rsidR="00FE7D33" w:rsidRDefault="00FE7D33" w:rsidP="00FE7D33">
      <w:pPr>
        <w:pStyle w:val="BodyText"/>
      </w:pPr>
      <w:r>
        <w:t>Th</w:t>
      </w:r>
      <w:r w:rsidR="00FC757D">
        <w:t>ese</w:t>
      </w:r>
      <w:r>
        <w:t xml:space="preserve"> </w:t>
      </w:r>
      <w:r w:rsidR="00582507">
        <w:t>Employer’s Requirements (</w:t>
      </w:r>
      <w:r w:rsidR="00582507" w:rsidRPr="00D1254B">
        <w:rPr>
          <w:b/>
        </w:rPr>
        <w:t>ERs</w:t>
      </w:r>
      <w:r w:rsidR="00582507">
        <w:t>)</w:t>
      </w:r>
      <w:r w:rsidR="001E4CE9">
        <w:t xml:space="preserve">, contained </w:t>
      </w:r>
      <w:r w:rsidR="001E4CE9" w:rsidRPr="00D1254B">
        <w:rPr>
          <w:highlight w:val="yellow"/>
        </w:rPr>
        <w:t xml:space="preserve">in Part </w:t>
      </w:r>
      <w:r w:rsidR="00C71E20">
        <w:rPr>
          <w:highlight w:val="yellow"/>
        </w:rPr>
        <w:t>x</w:t>
      </w:r>
      <w:r w:rsidR="00C71E20" w:rsidRPr="00D1254B">
        <w:rPr>
          <w:highlight w:val="yellow"/>
        </w:rPr>
        <w:t xml:space="preserve"> </w:t>
      </w:r>
      <w:r w:rsidR="001E4CE9" w:rsidRPr="00D1254B">
        <w:rPr>
          <w:highlight w:val="yellow"/>
        </w:rPr>
        <w:t xml:space="preserve">of Appendix </w:t>
      </w:r>
      <w:r w:rsidR="00C71E20" w:rsidRPr="00C71E20">
        <w:rPr>
          <w:highlight w:val="yellow"/>
        </w:rPr>
        <w:t>x</w:t>
      </w:r>
      <w:r w:rsidR="00C71E20">
        <w:t xml:space="preserve"> </w:t>
      </w:r>
      <w:r w:rsidR="001E4CE9">
        <w:t>of the Contract,</w:t>
      </w:r>
      <w:r>
        <w:t xml:space="preserve"> describe and make</w:t>
      </w:r>
      <w:r w:rsidR="00FC757D">
        <w:t xml:space="preserve"> </w:t>
      </w:r>
      <w:r>
        <w:t xml:space="preserve">reference to the minimum technical requirements for the </w:t>
      </w:r>
      <w:r w:rsidR="00E75BE9">
        <w:t>Plant</w:t>
      </w:r>
      <w:r>
        <w:t xml:space="preserve">, including compliance, scope, design and execution requirements. </w:t>
      </w:r>
      <w:r w:rsidR="00A76704">
        <w:t xml:space="preserve">These ERs must be read in conjunction with </w:t>
      </w:r>
      <w:r w:rsidR="00F67998">
        <w:t xml:space="preserve">the </w:t>
      </w:r>
      <w:r w:rsidR="00D10FC3">
        <w:t xml:space="preserve">Employer's Requirements document </w:t>
      </w:r>
      <w:r w:rsidR="00FC757D">
        <w:t>titled "PV Technology Employer's Requirements - Solar PV"</w:t>
      </w:r>
      <w:r w:rsidR="001E4CE9">
        <w:t xml:space="preserve"> contained in Part </w:t>
      </w:r>
      <w:r w:rsidR="00AD48AE">
        <w:t>2</w:t>
      </w:r>
      <w:r w:rsidR="001E4CE9">
        <w:t xml:space="preserve"> of Appendix 11 of the Contract</w:t>
      </w:r>
      <w:r w:rsidR="00AD48AE">
        <w:t xml:space="preserve"> (</w:t>
      </w:r>
      <w:r w:rsidR="009B641D" w:rsidRPr="003E49D1">
        <w:rPr>
          <w:b/>
          <w:bCs/>
        </w:rPr>
        <w:t xml:space="preserve">PV </w:t>
      </w:r>
      <w:r w:rsidR="00AD48AE" w:rsidRPr="00AD48AE">
        <w:rPr>
          <w:b/>
          <w:bCs/>
        </w:rPr>
        <w:t>Technology Specific ERs</w:t>
      </w:r>
      <w:r w:rsidR="00AD48AE">
        <w:t>)</w:t>
      </w:r>
      <w:r w:rsidR="00F67998">
        <w:t xml:space="preserve"> and with the Employer's Requirements document titled "</w:t>
      </w:r>
      <w:r w:rsidR="00AA213C">
        <w:t>ICP Employer's Requirements - Solar PV</w:t>
      </w:r>
      <w:r w:rsidR="00F67998">
        <w:t xml:space="preserve">" contained in Part </w:t>
      </w:r>
      <w:r w:rsidR="00AA213C">
        <w:t>3</w:t>
      </w:r>
      <w:r w:rsidR="00F67998">
        <w:t xml:space="preserve"> of Appendix 11 of the Contract (</w:t>
      </w:r>
      <w:r w:rsidR="009B641D" w:rsidRPr="003E49D1">
        <w:rPr>
          <w:b/>
          <w:bCs/>
        </w:rPr>
        <w:t>ICP Technology Specific ERs</w:t>
      </w:r>
      <w:r w:rsidR="00F67998">
        <w:t>)</w:t>
      </w:r>
      <w:r w:rsidR="00CE1413">
        <w:t xml:space="preserve">. The </w:t>
      </w:r>
      <w:r w:rsidR="005528F3">
        <w:t xml:space="preserve">PV Technology Specific ERs and the ICP Technology Specific ERs are </w:t>
      </w:r>
      <w:r w:rsidR="003E48D1">
        <w:t xml:space="preserve">together </w:t>
      </w:r>
      <w:r w:rsidR="005528F3">
        <w:t xml:space="preserve">herein referred to as the </w:t>
      </w:r>
      <w:r w:rsidR="003E48D1" w:rsidRPr="00BE6804">
        <w:rPr>
          <w:b/>
          <w:bCs/>
        </w:rPr>
        <w:t>Technology Specific ERs</w:t>
      </w:r>
      <w:r w:rsidR="003E48D1">
        <w:t>.</w:t>
      </w:r>
      <w:r w:rsidR="00F67998">
        <w:t xml:space="preserve"> </w:t>
      </w:r>
    </w:p>
    <w:p w14:paraId="5A8E94F0" w14:textId="599A1E21" w:rsidR="00FE7D33" w:rsidRPr="003E0336" w:rsidRDefault="00FE7D33" w:rsidP="007A202A">
      <w:pPr>
        <w:pStyle w:val="BodyText"/>
      </w:pPr>
      <w:r>
        <w:t xml:space="preserve">Any approval, document, </w:t>
      </w:r>
      <w:r w:rsidR="00997A01">
        <w:t>response,</w:t>
      </w:r>
      <w:r>
        <w:t xml:space="preserve"> or comment given by the </w:t>
      </w:r>
      <w:r w:rsidR="00C010E5">
        <w:t>Employer</w:t>
      </w:r>
      <w:r>
        <w:t xml:space="preserve"> under or in connection with th</w:t>
      </w:r>
      <w:r w:rsidR="006F15FD">
        <w:t>ese ERs s</w:t>
      </w:r>
      <w:r>
        <w:t xml:space="preserve">hall not relieve the Contractor of any responsibility under the Contract, except to the extent expressly provided. </w:t>
      </w:r>
    </w:p>
    <w:p w14:paraId="56CEC3F5" w14:textId="56CA7B6A" w:rsidR="00AC435F" w:rsidRPr="00AC435F" w:rsidRDefault="00210C51" w:rsidP="00AC435F">
      <w:pPr>
        <w:pStyle w:val="Heading2"/>
      </w:pPr>
      <w:bookmarkStart w:id="34" w:name="_Toc534728334"/>
      <w:bookmarkStart w:id="35" w:name="_Toc134539516"/>
      <w:bookmarkStart w:id="36" w:name="_Toc140693199"/>
      <w:bookmarkStart w:id="37" w:name="_Toc142387262"/>
      <w:bookmarkStart w:id="38" w:name="_Toc153785494"/>
      <w:bookmarkStart w:id="39" w:name="_Toc153788354"/>
      <w:bookmarkStart w:id="40" w:name="_Toc154762522"/>
      <w:bookmarkStart w:id="41" w:name="_Toc157609953"/>
      <w:bookmarkStart w:id="42" w:name="_Toc195518731"/>
      <w:bookmarkStart w:id="43" w:name="_Toc195599695"/>
      <w:bookmarkStart w:id="44" w:name="_Toc223962075"/>
      <w:r w:rsidRPr="00AC435F">
        <w:t>Definitions</w:t>
      </w:r>
      <w:bookmarkEnd w:id="34"/>
      <w:bookmarkEnd w:id="35"/>
      <w:bookmarkEnd w:id="36"/>
      <w:bookmarkEnd w:id="37"/>
      <w:bookmarkEnd w:id="38"/>
      <w:bookmarkEnd w:id="39"/>
      <w:bookmarkEnd w:id="40"/>
      <w:bookmarkEnd w:id="41"/>
      <w:bookmarkEnd w:id="42"/>
      <w:bookmarkEnd w:id="43"/>
      <w:bookmarkEnd w:id="44"/>
    </w:p>
    <w:p w14:paraId="00854187" w14:textId="3C70B367" w:rsidR="00A639BE" w:rsidRPr="00AC435F" w:rsidRDefault="00AC435F" w:rsidP="00451DE6">
      <w:r w:rsidRPr="00AC435F">
        <w:t xml:space="preserve">In </w:t>
      </w:r>
      <w:r w:rsidR="00EA2123">
        <w:t>these</w:t>
      </w:r>
      <w:r w:rsidR="00EA2123" w:rsidRPr="00AC435F">
        <w:t xml:space="preserve"> </w:t>
      </w:r>
      <w:r w:rsidR="00FE7D33">
        <w:t>ERs</w:t>
      </w:r>
      <w:r w:rsidRPr="00AC435F">
        <w:t xml:space="preserve">, the words and expressions established as </w:t>
      </w:r>
      <w:r w:rsidRPr="00316D1C">
        <w:t xml:space="preserve">definitions in the Contract shall have the same meaning as assigned to them in such Contract. </w:t>
      </w:r>
      <w:bookmarkStart w:id="45" w:name="_Toc534800592"/>
      <w:bookmarkStart w:id="46" w:name="_Toc534811899"/>
      <w:bookmarkStart w:id="47" w:name="_Toc534812315"/>
      <w:bookmarkStart w:id="48" w:name="_Toc534877970"/>
      <w:bookmarkStart w:id="49" w:name="_Toc534878386"/>
      <w:bookmarkStart w:id="50" w:name="_Toc534890876"/>
      <w:bookmarkStart w:id="51" w:name="_Toc534895151"/>
      <w:bookmarkStart w:id="52" w:name="_Toc534896066"/>
      <w:bookmarkStart w:id="53" w:name="_Toc534896980"/>
      <w:bookmarkStart w:id="54" w:name="_Toc534899493"/>
      <w:bookmarkStart w:id="55" w:name="_Toc534900407"/>
      <w:bookmarkStart w:id="56" w:name="_Toc534901321"/>
      <w:bookmarkStart w:id="57" w:name="_Toc534902236"/>
      <w:bookmarkStart w:id="58" w:name="_Toc534903150"/>
      <w:bookmarkStart w:id="59" w:name="_Toc534905892"/>
      <w:bookmarkStart w:id="60" w:name="_Toc534976549"/>
      <w:bookmarkStart w:id="61" w:name="_Toc534977463"/>
      <w:bookmarkStart w:id="62" w:name="_Toc534800593"/>
      <w:bookmarkStart w:id="63" w:name="_Toc534811900"/>
      <w:bookmarkStart w:id="64" w:name="_Toc534812316"/>
      <w:bookmarkStart w:id="65" w:name="_Toc534877971"/>
      <w:bookmarkStart w:id="66" w:name="_Toc534878387"/>
      <w:bookmarkStart w:id="67" w:name="_Toc534890877"/>
      <w:bookmarkStart w:id="68" w:name="_Toc534895152"/>
      <w:bookmarkStart w:id="69" w:name="_Toc534896067"/>
      <w:bookmarkStart w:id="70" w:name="_Toc534896981"/>
      <w:bookmarkStart w:id="71" w:name="_Toc534899494"/>
      <w:bookmarkStart w:id="72" w:name="_Toc534900408"/>
      <w:bookmarkStart w:id="73" w:name="_Toc534901322"/>
      <w:bookmarkStart w:id="74" w:name="_Toc534902237"/>
      <w:bookmarkStart w:id="75" w:name="_Toc534903151"/>
      <w:bookmarkStart w:id="76" w:name="_Toc534905893"/>
      <w:bookmarkStart w:id="77" w:name="_Toc534976550"/>
      <w:bookmarkStart w:id="78" w:name="_Toc534977464"/>
      <w:bookmarkStart w:id="79" w:name="_Toc156662609"/>
      <w:bookmarkStart w:id="80" w:name="_Toc157609954"/>
      <w:bookmarkStart w:id="81" w:name="_Toc195518732"/>
      <w:bookmarkStart w:id="82" w:name="_Toc195599696"/>
      <w:bookmarkStart w:id="83" w:name="_Toc534728335"/>
      <w:bookmarkStart w:id="84" w:name="_Toc530687619"/>
      <w:bookmarkStart w:id="85" w:name="_Toc534730761"/>
      <w:bookmarkStart w:id="86" w:name="_Toc134539517"/>
      <w:bookmarkStart w:id="87" w:name="_Toc140693200"/>
      <w:bookmarkStart w:id="88" w:name="_Toc142387263"/>
      <w:bookmarkStart w:id="89" w:name="_Toc153785495"/>
      <w:bookmarkStart w:id="90" w:name="_Toc153788355"/>
      <w:bookmarkStart w:id="91" w:name="_Toc154762523"/>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rsidR="00210C51">
        <w:t>Definitions</w:t>
      </w:r>
      <w:bookmarkEnd w:id="79"/>
      <w:bookmarkEnd w:id="80"/>
      <w:bookmarkEnd w:id="81"/>
      <w:bookmarkEnd w:id="82"/>
    </w:p>
    <w:p w14:paraId="23DBD426" w14:textId="3EDEB27C" w:rsidR="0072718A" w:rsidRDefault="0072718A" w:rsidP="00AC435F">
      <w:pPr>
        <w:rPr>
          <w:u w:val="single"/>
        </w:rPr>
      </w:pPr>
      <w:bookmarkStart w:id="92" w:name="_Toc530037107"/>
      <w:bookmarkStart w:id="93" w:name="_Toc530144440"/>
      <w:bookmarkStart w:id="94" w:name="_Toc530148230"/>
      <w:bookmarkStart w:id="95" w:name="_Toc530468117"/>
      <w:bookmarkStart w:id="96" w:name="_Toc530473983"/>
      <w:bookmarkStart w:id="97" w:name="_Toc530556318"/>
      <w:bookmarkStart w:id="98" w:name="_Toc530037108"/>
      <w:bookmarkStart w:id="99" w:name="_Toc530144441"/>
      <w:bookmarkStart w:id="100" w:name="_Toc530148231"/>
      <w:bookmarkStart w:id="101" w:name="_Toc530468118"/>
      <w:bookmarkStart w:id="102" w:name="_Toc530473984"/>
      <w:bookmarkStart w:id="103" w:name="_Toc530556319"/>
      <w:bookmarkStart w:id="104" w:name="_Toc530037109"/>
      <w:bookmarkStart w:id="105" w:name="_Toc530144442"/>
      <w:bookmarkStart w:id="106" w:name="_Toc530148232"/>
      <w:bookmarkStart w:id="107" w:name="_Toc530468119"/>
      <w:bookmarkStart w:id="108" w:name="_Toc530473985"/>
      <w:bookmarkStart w:id="109" w:name="_Toc530556320"/>
      <w:bookmarkStart w:id="110" w:name="_Toc530687620"/>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Pr>
          <w:u w:val="single"/>
        </w:rPr>
        <w:t>In these ERs:</w:t>
      </w:r>
    </w:p>
    <w:p w14:paraId="39B7107D" w14:textId="77777777" w:rsidR="00496D53" w:rsidRDefault="0072718A" w:rsidP="00AC435F">
      <w:r>
        <w:t xml:space="preserve">Law (as that expression is </w:t>
      </w:r>
      <w:r w:rsidR="00DF0EE2">
        <w:t>defined in the Contract</w:t>
      </w:r>
      <w:r w:rsidR="00970704">
        <w:t>)</w:t>
      </w:r>
    </w:p>
    <w:p w14:paraId="109992BF" w14:textId="3072A880" w:rsidR="00CB0A59" w:rsidRDefault="00CB0A59" w:rsidP="00AC435F">
      <w:r w:rsidRPr="003173D4">
        <w:rPr>
          <w:u w:val="single"/>
        </w:rPr>
        <w:t xml:space="preserve">Applicable </w:t>
      </w:r>
      <w:r w:rsidR="00CB5415">
        <w:rPr>
          <w:u w:val="single"/>
        </w:rPr>
        <w:t>Law</w:t>
      </w:r>
      <w:r w:rsidRPr="00D76E12">
        <w:t xml:space="preserve"> </w:t>
      </w:r>
      <w:r w:rsidR="00126F2A" w:rsidRPr="00305703">
        <w:t xml:space="preserve">means </w:t>
      </w:r>
      <w:r w:rsidR="0072718A">
        <w:t xml:space="preserve">Law (as that expression is </w:t>
      </w:r>
      <w:r w:rsidR="00DF0EE2">
        <w:t>defined in the Contract</w:t>
      </w:r>
      <w:r w:rsidR="00970704">
        <w:t>)</w:t>
      </w:r>
      <w:r w:rsidR="00126F2A">
        <w:t>.</w:t>
      </w:r>
    </w:p>
    <w:p w14:paraId="6E275768" w14:textId="38ABD169" w:rsidR="00187F2E" w:rsidRPr="003173D4" w:rsidRDefault="005C32D9" w:rsidP="00AC435F">
      <w:r w:rsidRPr="00D1254B">
        <w:rPr>
          <w:u w:val="single"/>
        </w:rPr>
        <w:t>CDM R</w:t>
      </w:r>
      <w:r w:rsidR="00187D9C" w:rsidRPr="00D1254B">
        <w:rPr>
          <w:u w:val="single"/>
        </w:rPr>
        <w:t>e</w:t>
      </w:r>
      <w:r w:rsidRPr="00D1254B">
        <w:rPr>
          <w:u w:val="single"/>
        </w:rPr>
        <w:t>gulations</w:t>
      </w:r>
      <w:r w:rsidR="008575FB" w:rsidRPr="003173D4">
        <w:rPr>
          <w:u w:val="single"/>
        </w:rPr>
        <w:t xml:space="preserve"> </w:t>
      </w:r>
      <w:r w:rsidR="00CB73DE" w:rsidRPr="003F3991">
        <w:t>means the Co</w:t>
      </w:r>
      <w:r w:rsidR="00CB73DE" w:rsidRPr="008C6D99">
        <w:t>ns</w:t>
      </w:r>
      <w:r w:rsidR="00CB73DE" w:rsidRPr="0031407B">
        <w:t>tr</w:t>
      </w:r>
      <w:r w:rsidR="00CB73DE" w:rsidRPr="003F3991">
        <w:t>uction (Design &amp; Management) Regulations 2015</w:t>
      </w:r>
      <w:r w:rsidR="003F3991" w:rsidRPr="003F3991">
        <w:t>.</w:t>
      </w:r>
    </w:p>
    <w:p w14:paraId="15BD16B0" w14:textId="23A2A404" w:rsidR="007D0EFC" w:rsidRDefault="007D0EFC" w:rsidP="00AC435F">
      <w:pPr>
        <w:rPr>
          <w:u w:val="single"/>
        </w:rPr>
      </w:pPr>
      <w:r>
        <w:rPr>
          <w:u w:val="single"/>
        </w:rPr>
        <w:t xml:space="preserve">Completion </w:t>
      </w:r>
      <w:r w:rsidRPr="00F430E1">
        <w:t xml:space="preserve">means </w:t>
      </w:r>
      <w:r w:rsidRPr="00666EB7">
        <w:t>Provisional Acceptance (as that expression is defined in the Contract</w:t>
      </w:r>
      <w:r w:rsidR="00666EB7" w:rsidRPr="00666EB7">
        <w:t>)</w:t>
      </w:r>
    </w:p>
    <w:p w14:paraId="37B00EBD" w14:textId="215D7F93" w:rsidR="00AC435F" w:rsidRPr="00AC435F" w:rsidRDefault="00AC435F" w:rsidP="00AC435F">
      <w:r w:rsidRPr="00BE328A">
        <w:rPr>
          <w:u w:val="single"/>
        </w:rPr>
        <w:t>Connection Agreement</w:t>
      </w:r>
      <w:r w:rsidRPr="00AC435F">
        <w:t xml:space="preserve"> means the </w:t>
      </w:r>
      <w:r w:rsidR="00970704">
        <w:t>Grid Connection Agreement (as that expression is defined in the Contract)</w:t>
      </w:r>
      <w:r w:rsidR="009E0D5F">
        <w:t xml:space="preserve"> contained in the Project </w:t>
      </w:r>
      <w:r w:rsidR="002C63AC">
        <w:t>SharePoint</w:t>
      </w:r>
      <w:r w:rsidR="00405AC5">
        <w:t>.</w:t>
      </w:r>
    </w:p>
    <w:p w14:paraId="79E75BE2" w14:textId="2200F52F" w:rsidR="00843D2B" w:rsidRDefault="00843D2B" w:rsidP="00AC435F">
      <w:pPr>
        <w:rPr>
          <w:u w:val="single"/>
        </w:rPr>
      </w:pPr>
      <w:r w:rsidRPr="00843D2B">
        <w:rPr>
          <w:u w:val="single"/>
        </w:rPr>
        <w:t>Contractor</w:t>
      </w:r>
      <w:r w:rsidRPr="006D5CCF">
        <w:t xml:space="preserve"> </w:t>
      </w:r>
      <w:r>
        <w:t xml:space="preserve">means the Contractor named as such </w:t>
      </w:r>
      <w:r w:rsidRPr="006D5CCF">
        <w:t>in the Contract</w:t>
      </w:r>
    </w:p>
    <w:p w14:paraId="78324066" w14:textId="07A4E452" w:rsidR="00AC435F" w:rsidRPr="00AC435F" w:rsidRDefault="00AC435F" w:rsidP="00AC435F">
      <w:r w:rsidRPr="007A202A">
        <w:rPr>
          <w:u w:val="single"/>
        </w:rPr>
        <w:t>Contractor’s Permits</w:t>
      </w:r>
      <w:r w:rsidRPr="00AC435F">
        <w:t xml:space="preserve"> means </w:t>
      </w:r>
      <w:r w:rsidR="002F07DD">
        <w:t>the Contractor Permits (as that expression is defined in the Contract))</w:t>
      </w:r>
      <w:r w:rsidRPr="00AC435F">
        <w:t xml:space="preserve">. </w:t>
      </w:r>
      <w:r w:rsidR="00397C03">
        <w:t xml:space="preserve"> </w:t>
      </w:r>
      <w:r w:rsidRPr="00AC435F">
        <w:t xml:space="preserve"> </w:t>
      </w:r>
    </w:p>
    <w:p w14:paraId="3ADD7DCB" w14:textId="4CAA33B3" w:rsidR="00AC435F" w:rsidRPr="00AC435F" w:rsidRDefault="00AC435F" w:rsidP="00AC435F">
      <w:r w:rsidRPr="00BE328A">
        <w:rPr>
          <w:u w:val="single"/>
        </w:rPr>
        <w:t>Contracted Capacity</w:t>
      </w:r>
      <w:r w:rsidRPr="00AC435F">
        <w:t xml:space="preserve"> means the maximum export capacity for the </w:t>
      </w:r>
      <w:r w:rsidR="00E75BE9">
        <w:t>Plant</w:t>
      </w:r>
      <w:r w:rsidRPr="00AC435F">
        <w:t xml:space="preserve"> as defined in the Connection Agreement. </w:t>
      </w:r>
    </w:p>
    <w:p w14:paraId="5E2FAE95" w14:textId="74DFBF0D" w:rsidR="00AC435F" w:rsidRPr="00AC435F" w:rsidRDefault="00AC435F" w:rsidP="00AC435F">
      <w:r w:rsidRPr="002F22D5">
        <w:rPr>
          <w:u w:val="single"/>
        </w:rPr>
        <w:t>Defects Liability Period</w:t>
      </w:r>
      <w:r w:rsidRPr="002F22D5">
        <w:t xml:space="preserve"> means</w:t>
      </w:r>
      <w:r w:rsidR="000F2FF0" w:rsidRPr="00451DE6">
        <w:t xml:space="preserve"> the </w:t>
      </w:r>
      <w:r w:rsidR="000F2FF0" w:rsidRPr="002F22D5">
        <w:t xml:space="preserve">Warranty Period </w:t>
      </w:r>
      <w:r w:rsidR="004A5279" w:rsidRPr="002F22D5">
        <w:t xml:space="preserve">(as that expression is defined in the </w:t>
      </w:r>
      <w:r w:rsidR="004A5279" w:rsidRPr="00451DE6">
        <w:t>Contract</w:t>
      </w:r>
      <w:r w:rsidR="004A5279" w:rsidRPr="002F22D5">
        <w:t>)</w:t>
      </w:r>
      <w:r w:rsidRPr="002F22D5">
        <w:t xml:space="preserve">, </w:t>
      </w:r>
    </w:p>
    <w:p w14:paraId="37CD3EDF" w14:textId="566B2E3B" w:rsidR="00DC06E6" w:rsidRPr="00AC435F" w:rsidRDefault="00A71E15" w:rsidP="00AC435F">
      <w:r w:rsidRPr="00C71E20">
        <w:rPr>
          <w:u w:val="single"/>
        </w:rPr>
        <w:t>DNO</w:t>
      </w:r>
      <w:r>
        <w:t xml:space="preserve"> (as that expression is defined in the Contract)</w:t>
      </w:r>
      <w:r w:rsidR="001F432F">
        <w:t xml:space="preserve">. </w:t>
      </w:r>
    </w:p>
    <w:p w14:paraId="2D135EA6" w14:textId="6ECF54EA" w:rsidR="00AC435F" w:rsidRPr="00AC435F" w:rsidRDefault="00AC435F" w:rsidP="00AC435F">
      <w:r w:rsidRPr="00451DE6">
        <w:rPr>
          <w:u w:val="single"/>
        </w:rPr>
        <w:lastRenderedPageBreak/>
        <w:t>Energy Market Operator</w:t>
      </w:r>
      <w:r w:rsidRPr="00451DE6">
        <w:t xml:space="preserve"> </w:t>
      </w:r>
      <w:r w:rsidR="0096691C">
        <w:t xml:space="preserve">means </w:t>
      </w:r>
      <w:r w:rsidR="0096691C" w:rsidRPr="0096691C">
        <w:t>National Energy System Operator (NESO)</w:t>
      </w:r>
      <w:r w:rsidR="0096691C" w:rsidRPr="0096691C" w:rsidDel="0096691C">
        <w:t xml:space="preserve"> </w:t>
      </w:r>
    </w:p>
    <w:p w14:paraId="5B22D487" w14:textId="5E8B5BBB" w:rsidR="00AC435F" w:rsidRPr="00630080" w:rsidRDefault="00AC435F" w:rsidP="00630080">
      <w:pPr>
        <w:jc w:val="left"/>
      </w:pPr>
      <w:r w:rsidRPr="00BE328A">
        <w:rPr>
          <w:u w:val="single"/>
        </w:rPr>
        <w:t>Environmental Plan</w:t>
      </w:r>
      <w:r w:rsidRPr="00AC435F">
        <w:t xml:space="preserve"> means a comprehensive document outlining how the Contractor will ensure it will comply with all environmental requirements of the Contract</w:t>
      </w:r>
      <w:r w:rsidR="00443229">
        <w:t xml:space="preserve"> </w:t>
      </w:r>
      <w:r w:rsidR="00443229" w:rsidRPr="00630080">
        <w:t>and/or of the Planning Permission</w:t>
      </w:r>
      <w:r w:rsidR="005734C0" w:rsidRPr="00630080">
        <w:t>, comprising a part of the Contractor's Construction, Environmental, Waste, Traffic Management Plan</w:t>
      </w:r>
      <w:r w:rsidR="00C903AC" w:rsidRPr="00630080">
        <w:t xml:space="preserve"> as required by the Contract</w:t>
      </w:r>
      <w:r w:rsidRPr="00630080">
        <w:t>.</w:t>
      </w:r>
    </w:p>
    <w:p w14:paraId="6BBF3C36" w14:textId="234AEE2D" w:rsidR="00F15A98" w:rsidRPr="00AC435F" w:rsidRDefault="00F15A98" w:rsidP="00AC435F">
      <w:r w:rsidRPr="00630080">
        <w:rPr>
          <w:u w:val="single"/>
        </w:rPr>
        <w:t>Energisation Tests</w:t>
      </w:r>
      <w:r w:rsidRPr="00630080">
        <w:t xml:space="preserve"> are those tests which shall be performed prior</w:t>
      </w:r>
      <w:r>
        <w:t xml:space="preserve"> to energisation of the </w:t>
      </w:r>
      <w:r w:rsidR="00E75BE9">
        <w:t>Plant</w:t>
      </w:r>
      <w:r>
        <w:t>, including pre-commissioning tests, commissioning tests and any tests required by the Connection Agreement.</w:t>
      </w:r>
    </w:p>
    <w:p w14:paraId="62403128" w14:textId="187076AF" w:rsidR="00AC435F" w:rsidRPr="00AC435F" w:rsidRDefault="00AC435F" w:rsidP="00AC435F">
      <w:r w:rsidRPr="00BE328A">
        <w:rPr>
          <w:u w:val="single"/>
        </w:rPr>
        <w:t>Energy Meter</w:t>
      </w:r>
      <w:r w:rsidRPr="00AC435F">
        <w:t xml:space="preserve"> means any and all import or export meters applicable to the </w:t>
      </w:r>
      <w:r w:rsidR="00E75BE9">
        <w:t>Plant</w:t>
      </w:r>
      <w:r w:rsidRPr="00AC435F">
        <w:t xml:space="preserve">, including any backup or </w:t>
      </w:r>
      <w:r w:rsidRPr="00E61AEE">
        <w:t xml:space="preserve">check meters, </w:t>
      </w:r>
      <w:r w:rsidRPr="00405AC5">
        <w:t>as defined in the Connection Agreement</w:t>
      </w:r>
      <w:r w:rsidRPr="00E61AEE">
        <w:t>.</w:t>
      </w:r>
      <w:r w:rsidRPr="00AC435F">
        <w:t xml:space="preserve"> </w:t>
      </w:r>
    </w:p>
    <w:p w14:paraId="53AABDDF" w14:textId="2E7F9420" w:rsidR="00AC435F" w:rsidRPr="00AC435F" w:rsidRDefault="00AC435F" w:rsidP="00AC435F">
      <w:r w:rsidRPr="007A202A">
        <w:rPr>
          <w:u w:val="single"/>
        </w:rPr>
        <w:t>Factory Acceptance Tests</w:t>
      </w:r>
      <w:r w:rsidRPr="00AC435F">
        <w:t xml:space="preserve"> means tests to be completed by </w:t>
      </w:r>
      <w:r w:rsidR="00CA47DA">
        <w:t>an</w:t>
      </w:r>
      <w:r w:rsidR="00CA47DA" w:rsidRPr="00AC435F">
        <w:t xml:space="preserve"> </w:t>
      </w:r>
      <w:r w:rsidRPr="00AC435F">
        <w:t xml:space="preserve">original equipment manufacturer at the production facility for the relevant piece of equipment. </w:t>
      </w:r>
    </w:p>
    <w:p w14:paraId="5842F4E5" w14:textId="5CDF8295" w:rsidR="00AC435F" w:rsidRDefault="004919AF" w:rsidP="00AC435F">
      <w:r w:rsidRPr="0079723D">
        <w:rPr>
          <w:u w:val="single"/>
        </w:rPr>
        <w:t>Facility</w:t>
      </w:r>
      <w:r w:rsidR="00B30A0E">
        <w:rPr>
          <w:u w:val="single"/>
        </w:rPr>
        <w:t xml:space="preserve"> or PV </w:t>
      </w:r>
      <w:r w:rsidR="00B30A0E" w:rsidRPr="007A202A">
        <w:rPr>
          <w:u w:val="single"/>
        </w:rPr>
        <w:t>Facility</w:t>
      </w:r>
      <w:r>
        <w:t xml:space="preserve"> </w:t>
      </w:r>
      <w:r w:rsidR="00AC435F" w:rsidRPr="00AC435F">
        <w:t xml:space="preserve">means the </w:t>
      </w:r>
      <w:r w:rsidR="007928C1">
        <w:t xml:space="preserve">Plant </w:t>
      </w:r>
      <w:r w:rsidR="007928C1" w:rsidRPr="00666EB7">
        <w:t>(as that expression is defined in the Contract)</w:t>
      </w:r>
      <w:r w:rsidR="00AC435F" w:rsidRPr="00AC435F">
        <w:t xml:space="preserve">. </w:t>
      </w:r>
    </w:p>
    <w:p w14:paraId="5195496B" w14:textId="5EE5ABB4" w:rsidR="00EF4997" w:rsidRDefault="00EF4997" w:rsidP="00AC435F">
      <w:pPr>
        <w:rPr>
          <w:u w:val="single"/>
        </w:rPr>
      </w:pPr>
      <w:r>
        <w:rPr>
          <w:u w:val="single"/>
        </w:rPr>
        <w:t xml:space="preserve">ICP Contract </w:t>
      </w:r>
      <w:r w:rsidRPr="00405AC5">
        <w:t xml:space="preserve">means </w:t>
      </w:r>
      <w:r w:rsidR="007F68FE">
        <w:t>any</w:t>
      </w:r>
      <w:r w:rsidR="007F68FE" w:rsidRPr="00405AC5">
        <w:t xml:space="preserve"> </w:t>
      </w:r>
      <w:r w:rsidR="00547A39">
        <w:t>sub</w:t>
      </w:r>
      <w:r w:rsidRPr="00405AC5">
        <w:t>contract made</w:t>
      </w:r>
      <w:r w:rsidR="00547A39">
        <w:t xml:space="preserve"> or to be made</w:t>
      </w:r>
      <w:r w:rsidRPr="00405AC5">
        <w:t xml:space="preserve"> between the Contractor</w:t>
      </w:r>
      <w:r w:rsidR="00547A39">
        <w:t xml:space="preserve"> and </w:t>
      </w:r>
      <w:r w:rsidR="00E6576C">
        <w:t>an</w:t>
      </w:r>
      <w:r w:rsidR="00547A39">
        <w:t xml:space="preserve"> ICP Subcontractor in terms as required by the Contract</w:t>
      </w:r>
    </w:p>
    <w:p w14:paraId="57062759" w14:textId="021FE1EB" w:rsidR="001D7689" w:rsidRPr="00630080" w:rsidRDefault="001D7689" w:rsidP="00AC435F">
      <w:r w:rsidRPr="00630080">
        <w:rPr>
          <w:u w:val="single"/>
        </w:rPr>
        <w:t xml:space="preserve">ICP Contractor </w:t>
      </w:r>
      <w:r w:rsidRPr="00630080">
        <w:t xml:space="preserve">means </w:t>
      </w:r>
      <w:r w:rsidR="00DC7A4C" w:rsidRPr="00630080">
        <w:t>any suitable NERS accredited contractor appointed</w:t>
      </w:r>
      <w:r w:rsidR="003947DE" w:rsidRPr="00630080">
        <w:t xml:space="preserve"> as subcontractor to the Contractor</w:t>
      </w:r>
      <w:r w:rsidR="00DC7A4C" w:rsidRPr="00630080">
        <w:t xml:space="preserve"> for the ICP Works</w:t>
      </w:r>
    </w:p>
    <w:p w14:paraId="67431B14" w14:textId="73D12B0B" w:rsidR="00EB7B41" w:rsidRPr="00AC435F" w:rsidRDefault="0030652E" w:rsidP="00AC435F">
      <w:r w:rsidRPr="00630080">
        <w:rPr>
          <w:u w:val="single"/>
        </w:rPr>
        <w:t>ICP Works</w:t>
      </w:r>
      <w:r w:rsidR="00EB7B41" w:rsidRPr="00630080">
        <w:t xml:space="preserve"> means </w:t>
      </w:r>
      <w:r w:rsidR="005A0F85" w:rsidRPr="00630080">
        <w:t>that part of the Contractor's Works as are described and required by the ICP Technology Specific ERs</w:t>
      </w:r>
      <w:r w:rsidR="006B29E7" w:rsidRPr="00630080">
        <w:t xml:space="preserve">, which may be subcontracted to </w:t>
      </w:r>
      <w:r w:rsidR="00906DD5" w:rsidRPr="00630080">
        <w:t>any ICP Subcontractor</w:t>
      </w:r>
      <w:r w:rsidR="00557AA6" w:rsidRPr="00630080">
        <w:t xml:space="preserve"> under the ICP Contract.</w:t>
      </w:r>
      <w:r w:rsidR="00557AA6">
        <w:t xml:space="preserve"> </w:t>
      </w:r>
    </w:p>
    <w:p w14:paraId="1BB9C9B7" w14:textId="7D4E6984" w:rsidR="00AC435F" w:rsidRPr="00AC435F" w:rsidRDefault="00AC435F" w:rsidP="00AC435F">
      <w:r w:rsidRPr="007A202A">
        <w:rPr>
          <w:u w:val="single"/>
        </w:rPr>
        <w:t>Final Performance Test</w:t>
      </w:r>
      <w:r w:rsidRPr="00AC435F">
        <w:t xml:space="preserve"> means the testing set out in Section </w:t>
      </w:r>
      <w:r w:rsidR="00796BCB" w:rsidRPr="000A4D1E">
        <w:fldChar w:fldCharType="begin"/>
      </w:r>
      <w:r w:rsidR="00796BCB" w:rsidRPr="000A4D1E">
        <w:instrText xml:space="preserve"> REF _Ref223946584 \r \h </w:instrText>
      </w:r>
      <w:r w:rsidR="000A4D1E">
        <w:instrText xml:space="preserve"> \* MERGEFORMAT </w:instrText>
      </w:r>
      <w:r w:rsidR="00796BCB" w:rsidRPr="000A4D1E">
        <w:fldChar w:fldCharType="separate"/>
      </w:r>
      <w:r w:rsidR="00796BCB" w:rsidRPr="000A4D1E">
        <w:t>10.7</w:t>
      </w:r>
      <w:r w:rsidR="00796BCB" w:rsidRPr="000A4D1E">
        <w:fldChar w:fldCharType="end"/>
      </w:r>
      <w:r w:rsidRPr="000A4D1E">
        <w:t>,</w:t>
      </w:r>
      <w:r w:rsidRPr="00AC435F">
        <w:t xml:space="preserve"> which shall be performed 12 months after the Interim Performance Test. </w:t>
      </w:r>
    </w:p>
    <w:p w14:paraId="3CE3EDB8" w14:textId="4EFCEA4A" w:rsidR="004F75CC" w:rsidRPr="00AC435F" w:rsidRDefault="004F75CC" w:rsidP="00AC435F">
      <w:r w:rsidRPr="00451DE6">
        <w:rPr>
          <w:u w:val="single"/>
        </w:rPr>
        <w:t>Good Industry Practice</w:t>
      </w:r>
      <w:r w:rsidRPr="004F75CC">
        <w:t xml:space="preserve"> </w:t>
      </w:r>
      <w:r w:rsidR="0050545A">
        <w:t>has the meaning given to that expression in the Contract</w:t>
      </w:r>
      <w:r w:rsidRPr="004F75CC">
        <w:t>.</w:t>
      </w:r>
    </w:p>
    <w:p w14:paraId="417C20C3" w14:textId="52522614" w:rsidR="00AC435F" w:rsidRPr="00AC435F" w:rsidRDefault="00AC435F" w:rsidP="00AC435F">
      <w:r w:rsidRPr="00BE328A">
        <w:rPr>
          <w:u w:val="single"/>
        </w:rPr>
        <w:t>Grid Connection Works</w:t>
      </w:r>
      <w:r w:rsidRPr="00AC435F">
        <w:t xml:space="preserve"> means the works defined in </w:t>
      </w:r>
      <w:r w:rsidR="002B2008">
        <w:t>the Connection Agreement from</w:t>
      </w:r>
      <w:r w:rsidR="00020FD8">
        <w:t xml:space="preserve"> the DNO</w:t>
      </w:r>
      <w:r w:rsidR="00C45048">
        <w:t>.</w:t>
      </w:r>
    </w:p>
    <w:p w14:paraId="5201A3EB" w14:textId="706AE0E0" w:rsidR="00AC435F" w:rsidRPr="00AC435F" w:rsidRDefault="00AC435F" w:rsidP="00AC435F">
      <w:r w:rsidRPr="00BE328A">
        <w:rPr>
          <w:u w:val="single"/>
        </w:rPr>
        <w:t>Health and Safety Plan</w:t>
      </w:r>
      <w:r w:rsidRPr="00AC435F">
        <w:t xml:space="preserve"> means a comprehensive document outlining how the Contractor will ensure it will comply with all health and safety requirements of the ER</w:t>
      </w:r>
      <w:r w:rsidR="00582507">
        <w:t>s</w:t>
      </w:r>
      <w:r w:rsidRPr="00AC435F">
        <w:t xml:space="preserve">. The Health and Safety Plan will document, among other things, the Contractor’s health and safety policy, and how it will ensure health and safety risks to its staff, and staff of the </w:t>
      </w:r>
      <w:r w:rsidR="00C010E5">
        <w:t>Employer</w:t>
      </w:r>
      <w:r w:rsidRPr="00AC435F">
        <w:t xml:space="preserve">, will be maintained at a level </w:t>
      </w:r>
      <w:r w:rsidR="00C45048">
        <w:t>a</w:t>
      </w:r>
      <w:r w:rsidRPr="00AC435F">
        <w:t xml:space="preserve">s </w:t>
      </w:r>
      <w:r w:rsidR="00C45048">
        <w:t>l</w:t>
      </w:r>
      <w:r w:rsidRPr="00AC435F">
        <w:t xml:space="preserve">ow </w:t>
      </w:r>
      <w:r w:rsidR="00C45048">
        <w:t>a</w:t>
      </w:r>
      <w:r w:rsidRPr="00AC435F">
        <w:t xml:space="preserve">s </w:t>
      </w:r>
      <w:r w:rsidR="00C45048">
        <w:t>r</w:t>
      </w:r>
      <w:r w:rsidRPr="00AC435F">
        <w:t xml:space="preserve">easonably </w:t>
      </w:r>
      <w:r w:rsidR="00C45048">
        <w:t>p</w:t>
      </w:r>
      <w:r w:rsidRPr="00AC435F">
        <w:t xml:space="preserve">racticable. </w:t>
      </w:r>
    </w:p>
    <w:p w14:paraId="0D73F9C9" w14:textId="34BE452A" w:rsidR="008A5F21" w:rsidRPr="00AC435F" w:rsidRDefault="008A5F21" w:rsidP="00AC435F">
      <w:r w:rsidRPr="00210C51">
        <w:rPr>
          <w:rFonts w:cstheme="minorHAnsi"/>
          <w:u w:val="single"/>
        </w:rPr>
        <w:t>Health and Safety File</w:t>
      </w:r>
      <w:r w:rsidR="001015BA">
        <w:rPr>
          <w:rFonts w:cstheme="minorHAnsi"/>
        </w:rPr>
        <w:t xml:space="preserve"> </w:t>
      </w:r>
      <w:r w:rsidR="00DE7624">
        <w:rPr>
          <w:rFonts w:cstheme="minorHAnsi"/>
        </w:rPr>
        <w:t xml:space="preserve">shall have the meaning set out in the CDM Regulations. </w:t>
      </w:r>
    </w:p>
    <w:p w14:paraId="53B6D108" w14:textId="5AB844F8" w:rsidR="00AC435F" w:rsidRPr="00AC435F" w:rsidRDefault="00AC435F" w:rsidP="007A202A">
      <w:r w:rsidRPr="007D0EFC">
        <w:rPr>
          <w:u w:val="single"/>
        </w:rPr>
        <w:t>Initial Performance Test</w:t>
      </w:r>
      <w:r w:rsidRPr="007D0EFC">
        <w:t xml:space="preserve"> means the testing </w:t>
      </w:r>
      <w:r w:rsidR="008F5464">
        <w:t>referred to</w:t>
      </w:r>
      <w:r w:rsidRPr="007D0EFC">
        <w:t xml:space="preserve"> in Section </w:t>
      </w:r>
      <w:r w:rsidR="0026267A">
        <w:fldChar w:fldCharType="begin"/>
      </w:r>
      <w:r w:rsidR="0026267A">
        <w:instrText xml:space="preserve"> REF _Ref223946664 \r \h </w:instrText>
      </w:r>
      <w:r w:rsidR="0026267A">
        <w:fldChar w:fldCharType="separate"/>
      </w:r>
      <w:r w:rsidR="0026267A">
        <w:t>10.7.1</w:t>
      </w:r>
      <w:r w:rsidR="0026267A">
        <w:fldChar w:fldCharType="end"/>
      </w:r>
      <w:r w:rsidR="00784368">
        <w:t xml:space="preserve"> </w:t>
      </w:r>
      <w:r w:rsidRPr="007D0EFC">
        <w:t xml:space="preserve">which shall be performed prior to </w:t>
      </w:r>
      <w:r w:rsidRPr="00405AC5">
        <w:t>Completion</w:t>
      </w:r>
      <w:r w:rsidRPr="007D0EFC">
        <w:t>.</w:t>
      </w:r>
    </w:p>
    <w:p w14:paraId="277DF10E" w14:textId="31B8C6AC" w:rsidR="00AC435F" w:rsidRPr="00AC435F" w:rsidRDefault="00AC435F" w:rsidP="00AC435F">
      <w:r w:rsidRPr="00BE328A">
        <w:rPr>
          <w:u w:val="single"/>
        </w:rPr>
        <w:t>Inspection and Test Plan</w:t>
      </w:r>
      <w:r w:rsidRPr="00AC435F">
        <w:t xml:space="preserve"> means a document detailing all inspections and tests to be performed by the Contractor, Third Party auditors and the </w:t>
      </w:r>
      <w:r w:rsidR="00C010E5">
        <w:t>Employer</w:t>
      </w:r>
      <w:r w:rsidRPr="00AC435F">
        <w:t xml:space="preserve">, in order to ensure that the applicable equipment </w:t>
      </w:r>
      <w:r w:rsidR="008665D8">
        <w:t>is</w:t>
      </w:r>
      <w:r w:rsidRPr="00AC435F">
        <w:t xml:space="preserve"> </w:t>
      </w:r>
      <w:r w:rsidR="00283706">
        <w:t xml:space="preserve">designed, </w:t>
      </w:r>
      <w:r w:rsidRPr="00AC435F">
        <w:t>produced</w:t>
      </w:r>
      <w:r w:rsidR="00430D22">
        <w:t xml:space="preserve"> and installed</w:t>
      </w:r>
      <w:r w:rsidRPr="00AC435F">
        <w:t xml:space="preserve"> in compliance with requirements of th</w:t>
      </w:r>
      <w:r w:rsidR="00436782">
        <w:t>e</w:t>
      </w:r>
      <w:r w:rsidR="00C83C2D">
        <w:t xml:space="preserve"> Contract</w:t>
      </w:r>
      <w:r w:rsidRPr="00AC435F">
        <w:t xml:space="preserve">. The Inspection and Test Plan will include an overview of all tests to be performed throughout execution of the Works, along with detailed test sheets which will be completed during each test or inspection. All test sheets will be provided to the </w:t>
      </w:r>
      <w:r w:rsidR="00C010E5">
        <w:t>Employer</w:t>
      </w:r>
      <w:r w:rsidR="0054080C">
        <w:t>'</w:t>
      </w:r>
      <w:r w:rsidR="004B565D">
        <w:t>s</w:t>
      </w:r>
      <w:r w:rsidR="0054080C">
        <w:t xml:space="preserve"> Construction Asset Manager</w:t>
      </w:r>
      <w:r w:rsidR="00F14515">
        <w:t xml:space="preserve"> and/or Technical Adviser</w:t>
      </w:r>
      <w:r w:rsidRPr="00AC435F">
        <w:t xml:space="preserve"> once relevant tests are completed.</w:t>
      </w:r>
    </w:p>
    <w:p w14:paraId="25957510" w14:textId="78F4C6D0" w:rsidR="00AC435F" w:rsidRDefault="00AC435F" w:rsidP="00AC435F">
      <w:r w:rsidRPr="007A202A">
        <w:rPr>
          <w:u w:val="single"/>
        </w:rPr>
        <w:lastRenderedPageBreak/>
        <w:t>Interim Performance Test</w:t>
      </w:r>
      <w:r w:rsidRPr="00AC435F">
        <w:t xml:space="preserve"> means the testing set out in Section </w:t>
      </w:r>
      <w:r w:rsidR="00EC5C5C">
        <w:fldChar w:fldCharType="begin"/>
      </w:r>
      <w:r w:rsidR="00EC5C5C">
        <w:instrText xml:space="preserve"> REF _Ref154761915 \r \h </w:instrText>
      </w:r>
      <w:r w:rsidR="00EC5C5C">
        <w:fldChar w:fldCharType="separate"/>
      </w:r>
      <w:r w:rsidR="006D2374">
        <w:t>10.7</w:t>
      </w:r>
      <w:r w:rsidR="00EC5C5C">
        <w:fldChar w:fldCharType="end"/>
      </w:r>
      <w:r w:rsidRPr="00AC435F">
        <w:t xml:space="preserve"> which shall be performed 12 months after the Initial Performance Test.</w:t>
      </w:r>
    </w:p>
    <w:p w14:paraId="1DBFD1FC" w14:textId="612484A2" w:rsidR="000A45F5" w:rsidRPr="00AC435F" w:rsidRDefault="000A45F5" w:rsidP="00AC435F">
      <w:r w:rsidRPr="003173D4">
        <w:rPr>
          <w:u w:val="single"/>
        </w:rPr>
        <w:t>Interconnection Connection Works</w:t>
      </w:r>
      <w:r>
        <w:t xml:space="preserve"> means the works </w:t>
      </w:r>
      <w:r w:rsidR="00BD7BF4">
        <w:t>required to facilitate the grid connection, between the customer’s substation and the Point of Connection (POC).</w:t>
      </w:r>
    </w:p>
    <w:p w14:paraId="71B8AB85" w14:textId="70430DF7" w:rsidR="00AC435F" w:rsidRPr="00AC435F" w:rsidRDefault="00AC435F" w:rsidP="00AC435F">
      <w:r w:rsidRPr="00BE328A">
        <w:rPr>
          <w:u w:val="single"/>
        </w:rPr>
        <w:t>Irradiance</w:t>
      </w:r>
      <w:r w:rsidRPr="00AC435F">
        <w:t xml:space="preserve"> means the incident flux of radiant power per unit area, expressed in units of W/m2 as applied within Section </w:t>
      </w:r>
      <w:r w:rsidRPr="00AC435F">
        <w:fldChar w:fldCharType="begin"/>
      </w:r>
      <w:r w:rsidRPr="00AC435F">
        <w:instrText xml:space="preserve"> REF _Ref531792160 \r \h </w:instrText>
      </w:r>
      <w:r w:rsidRPr="00AC435F">
        <w:fldChar w:fldCharType="separate"/>
      </w:r>
      <w:r w:rsidR="006D2374">
        <w:t>10</w:t>
      </w:r>
      <w:r w:rsidRPr="00AC435F">
        <w:fldChar w:fldCharType="end"/>
      </w:r>
      <w:r w:rsidRPr="00AC435F">
        <w:t>.</w:t>
      </w:r>
    </w:p>
    <w:p w14:paraId="5498FCCF" w14:textId="4F14D9BE" w:rsidR="00AC435F" w:rsidRPr="00AC435F" w:rsidRDefault="00AC435F" w:rsidP="00AC435F">
      <w:r w:rsidRPr="00BE328A">
        <w:rPr>
          <w:u w:val="single"/>
        </w:rPr>
        <w:t>Levelised Cost of Electricity</w:t>
      </w:r>
      <w:r w:rsidRPr="00AC435F">
        <w:t xml:space="preserve"> means the cost of generating a fixed unit of electricity, as defined in</w:t>
      </w:r>
      <w:r w:rsidR="00BE328A">
        <w:t xml:space="preserve"> Section</w:t>
      </w:r>
      <w:r w:rsidRPr="00AC435F">
        <w:t xml:space="preserve"> </w:t>
      </w:r>
      <w:r w:rsidR="0026267A">
        <w:fldChar w:fldCharType="begin"/>
      </w:r>
      <w:r w:rsidR="0026267A">
        <w:instrText xml:space="preserve"> REF _Ref223946701 \r \h </w:instrText>
      </w:r>
      <w:r w:rsidR="0026267A">
        <w:fldChar w:fldCharType="separate"/>
      </w:r>
      <w:r w:rsidR="0026267A">
        <w:t>1.4</w:t>
      </w:r>
      <w:r w:rsidR="0026267A">
        <w:fldChar w:fldCharType="end"/>
      </w:r>
      <w:r w:rsidRPr="00AC435F">
        <w:t>.</w:t>
      </w:r>
    </w:p>
    <w:p w14:paraId="10DF89FC" w14:textId="36A26100" w:rsidR="00AC435F" w:rsidRPr="00AC435F" w:rsidRDefault="00AC435F" w:rsidP="00AC435F">
      <w:r w:rsidRPr="00BE328A">
        <w:rPr>
          <w:u w:val="single"/>
        </w:rPr>
        <w:t>O&amp;M Contract</w:t>
      </w:r>
      <w:r w:rsidRPr="00AC435F">
        <w:t xml:space="preserve"> means the </w:t>
      </w:r>
      <w:r w:rsidR="00341E10" w:rsidRPr="00AC435F">
        <w:t xml:space="preserve">Operation and Maintenance </w:t>
      </w:r>
      <w:r w:rsidRPr="00AC435F">
        <w:t xml:space="preserve">contract for </w:t>
      </w:r>
      <w:r w:rsidRPr="0028494A">
        <w:t xml:space="preserve">the </w:t>
      </w:r>
      <w:r w:rsidR="00E75BE9" w:rsidRPr="0028494A">
        <w:t>Plant</w:t>
      </w:r>
      <w:r w:rsidRPr="00B21860">
        <w:t>.</w:t>
      </w:r>
    </w:p>
    <w:p w14:paraId="6ABD3FFE" w14:textId="7D2EC784" w:rsidR="00AC435F" w:rsidRPr="00AC435F" w:rsidRDefault="00AC435F" w:rsidP="00AC435F">
      <w:r w:rsidRPr="00BE328A">
        <w:rPr>
          <w:u w:val="single"/>
        </w:rPr>
        <w:t>O&amp;M Contractor</w:t>
      </w:r>
      <w:r w:rsidRPr="00AC435F">
        <w:t xml:space="preserve"> means a contractor appointed by the </w:t>
      </w:r>
      <w:r w:rsidR="00C010E5">
        <w:t>Employer</w:t>
      </w:r>
      <w:r w:rsidRPr="00AC435F">
        <w:t xml:space="preserve"> to perform operations and maintenance of the </w:t>
      </w:r>
      <w:r w:rsidR="00E75BE9">
        <w:t>Plant</w:t>
      </w:r>
      <w:r w:rsidRPr="00AC435F">
        <w:t xml:space="preserve"> after Completion. </w:t>
      </w:r>
    </w:p>
    <w:p w14:paraId="794CDCFE" w14:textId="44426A68" w:rsidR="00AC435F" w:rsidRPr="007A202A" w:rsidRDefault="00AC435F" w:rsidP="00AC435F">
      <w:r w:rsidRPr="00BE328A">
        <w:rPr>
          <w:u w:val="single"/>
        </w:rPr>
        <w:t>Performance Test</w:t>
      </w:r>
      <w:r w:rsidRPr="00AC435F">
        <w:t xml:space="preserve"> is defined in Section </w:t>
      </w:r>
      <w:r w:rsidRPr="00AC435F">
        <w:fldChar w:fldCharType="begin"/>
      </w:r>
      <w:r w:rsidRPr="00AC435F">
        <w:instrText xml:space="preserve"> REF _Ref531792205 \r \h </w:instrText>
      </w:r>
      <w:r w:rsidRPr="00AC435F">
        <w:fldChar w:fldCharType="separate"/>
      </w:r>
      <w:r w:rsidR="006D2374">
        <w:t>10</w:t>
      </w:r>
      <w:r w:rsidRPr="00AC435F">
        <w:fldChar w:fldCharType="end"/>
      </w:r>
      <w:r w:rsidR="00EC5C5C">
        <w:t xml:space="preserve"> and applicable </w:t>
      </w:r>
      <w:r w:rsidR="003E49D1">
        <w:t xml:space="preserve">PV </w:t>
      </w:r>
      <w:r w:rsidR="00EC5C5C">
        <w:t xml:space="preserve">Technology </w:t>
      </w:r>
      <w:r w:rsidR="007012AC">
        <w:t>S</w:t>
      </w:r>
      <w:r w:rsidR="00EC5C5C">
        <w:t>pecific ER</w:t>
      </w:r>
      <w:r w:rsidR="003E49D1">
        <w:t>s</w:t>
      </w:r>
      <w:r w:rsidR="00EC5C5C">
        <w:t>).</w:t>
      </w:r>
      <w:r w:rsidRPr="007A202A">
        <w:t xml:space="preserve"> </w:t>
      </w:r>
    </w:p>
    <w:p w14:paraId="14C707CB" w14:textId="42F8EBDA" w:rsidR="00AC435F" w:rsidRDefault="00AC435F" w:rsidP="00AC435F">
      <w:r w:rsidRPr="00664A66">
        <w:rPr>
          <w:u w:val="single"/>
        </w:rPr>
        <w:t>Performance Guarantees</w:t>
      </w:r>
      <w:r w:rsidR="00BE328A" w:rsidRPr="00664A66">
        <w:t xml:space="preserve"> </w:t>
      </w:r>
      <w:r w:rsidRPr="00664A66">
        <w:t>means a</w:t>
      </w:r>
      <w:r w:rsidR="005326E6" w:rsidRPr="00664A66">
        <w:t xml:space="preserve"> </w:t>
      </w:r>
      <w:r w:rsidR="00EC4CF4" w:rsidRPr="00664A66">
        <w:t>guarantee</w:t>
      </w:r>
      <w:r w:rsidR="00387B67" w:rsidRPr="00664A66">
        <w:t xml:space="preserve"> offered by </w:t>
      </w:r>
      <w:r w:rsidR="00490C94" w:rsidRPr="00664A66">
        <w:t>an</w:t>
      </w:r>
      <w:r w:rsidR="009E56B6" w:rsidRPr="00664A66">
        <w:t xml:space="preserve"> equipment / system </w:t>
      </w:r>
      <w:r w:rsidR="00387B67" w:rsidRPr="00664A66">
        <w:t>supplier to warrant a minimum level of performance</w:t>
      </w:r>
      <w:r w:rsidR="00896264" w:rsidRPr="00664A66">
        <w:t xml:space="preserve"> of the asset</w:t>
      </w:r>
      <w:r w:rsidR="009E56B6" w:rsidRPr="00664A66">
        <w:t>,</w:t>
      </w:r>
      <w:r w:rsidR="00896264" w:rsidRPr="00664A66">
        <w:t xml:space="preserve"> in relation to</w:t>
      </w:r>
      <w:r w:rsidRPr="00664A66">
        <w:t xml:space="preserve"> Performance Ratio</w:t>
      </w:r>
      <w:r w:rsidR="007E4C29" w:rsidRPr="00664A66">
        <w:t xml:space="preserve"> and availability</w:t>
      </w:r>
      <w:r w:rsidR="007629AD" w:rsidRPr="00664A66">
        <w:t xml:space="preserve"> (PV plant)</w:t>
      </w:r>
      <w:r w:rsidR="002B55FA" w:rsidRPr="00664A66">
        <w:t xml:space="preserve"> </w:t>
      </w:r>
      <w:r w:rsidRPr="00664A66">
        <w:t xml:space="preserve">in accordance with the provisions of Section </w:t>
      </w:r>
      <w:r w:rsidR="00173BD0" w:rsidRPr="00664A66">
        <w:fldChar w:fldCharType="begin"/>
      </w:r>
      <w:r w:rsidR="00173BD0" w:rsidRPr="00664A66">
        <w:instrText xml:space="preserve"> REF _Ref89160342 \r \h </w:instrText>
      </w:r>
      <w:r w:rsidR="00D610DB" w:rsidRPr="00664A66">
        <w:instrText xml:space="preserve"> \* MERGEFORMAT </w:instrText>
      </w:r>
      <w:r w:rsidR="00173BD0" w:rsidRPr="00664A66">
        <w:fldChar w:fldCharType="separate"/>
      </w:r>
      <w:r w:rsidR="006D2374" w:rsidRPr="00664A66">
        <w:t>10</w:t>
      </w:r>
      <w:r w:rsidR="00173BD0" w:rsidRPr="00664A66">
        <w:fldChar w:fldCharType="end"/>
      </w:r>
      <w:r w:rsidRPr="00664A66">
        <w:t xml:space="preserve"> of this </w:t>
      </w:r>
      <w:r w:rsidR="00436782" w:rsidRPr="00664A66">
        <w:t>ERs</w:t>
      </w:r>
      <w:r w:rsidR="00544D59" w:rsidRPr="00664A66">
        <w:t xml:space="preserve"> and technology specific provisions documents</w:t>
      </w:r>
      <w:r w:rsidR="00440DF3" w:rsidRPr="00664A66">
        <w:t xml:space="preserve"> part of this ER package</w:t>
      </w:r>
      <w:r w:rsidRPr="00664A66">
        <w:t>.</w:t>
      </w:r>
    </w:p>
    <w:p w14:paraId="3A7DF479" w14:textId="63C7C32B" w:rsidR="00E75BE9" w:rsidRPr="007A202A" w:rsidRDefault="00E75BE9" w:rsidP="00AC435F">
      <w:pPr>
        <w:rPr>
          <w:u w:val="single"/>
        </w:rPr>
      </w:pPr>
      <w:r w:rsidRPr="00B21860">
        <w:rPr>
          <w:u w:val="single"/>
        </w:rPr>
        <w:t>Plant</w:t>
      </w:r>
      <w:r>
        <w:t xml:space="preserve"> </w:t>
      </w:r>
      <w:r w:rsidR="00AB567C">
        <w:t>has the meaning given to that expression in the Contract</w:t>
      </w:r>
      <w:r>
        <w:t>.</w:t>
      </w:r>
    </w:p>
    <w:p w14:paraId="3282B29D" w14:textId="537A545A" w:rsidR="00AC435F" w:rsidRPr="00AC435F" w:rsidRDefault="00AC435F" w:rsidP="00AC435F">
      <w:r w:rsidRPr="00BE328A">
        <w:rPr>
          <w:u w:val="single"/>
        </w:rPr>
        <w:t>Point of Connection</w:t>
      </w:r>
      <w:r w:rsidRPr="00AC435F">
        <w:t xml:space="preserve"> means the point of </w:t>
      </w:r>
      <w:r w:rsidR="00596E2F">
        <w:t>P</w:t>
      </w:r>
      <w:r w:rsidRPr="00AC435F">
        <w:t xml:space="preserve">lant connection to the grid network, as defined in the Connection Agreement. </w:t>
      </w:r>
    </w:p>
    <w:p w14:paraId="07EC72C1" w14:textId="61015D92" w:rsidR="00A24B9E" w:rsidRPr="006D5CCF" w:rsidRDefault="00A24B9E" w:rsidP="00AC435F">
      <w:r w:rsidRPr="006D5CCF">
        <w:rPr>
          <w:u w:val="single"/>
        </w:rPr>
        <w:t>Princip</w:t>
      </w:r>
      <w:r w:rsidR="003C01A4" w:rsidRPr="006D5CCF">
        <w:rPr>
          <w:u w:val="single"/>
        </w:rPr>
        <w:t>al</w:t>
      </w:r>
      <w:r w:rsidRPr="00451DE6">
        <w:rPr>
          <w:u w:val="single"/>
        </w:rPr>
        <w:t xml:space="preserve"> Cont</w:t>
      </w:r>
      <w:r w:rsidR="00EA7C19" w:rsidRPr="00451DE6">
        <w:rPr>
          <w:u w:val="single"/>
        </w:rPr>
        <w:t>ractor</w:t>
      </w:r>
      <w:r w:rsidR="00EA7C19" w:rsidRPr="00451DE6">
        <w:t xml:space="preserve"> means</w:t>
      </w:r>
      <w:r w:rsidR="00C0441B" w:rsidRPr="00451DE6">
        <w:t xml:space="preserve"> </w:t>
      </w:r>
      <w:r w:rsidR="00C0441B" w:rsidRPr="006D5CCF">
        <w:t>the Contractor</w:t>
      </w:r>
      <w:r w:rsidR="004D6C00" w:rsidRPr="006D5CCF">
        <w:t>.</w:t>
      </w:r>
    </w:p>
    <w:p w14:paraId="48777B36" w14:textId="31E2FF26" w:rsidR="00EA7C19" w:rsidRPr="00EA7C19" w:rsidRDefault="00EA7C19" w:rsidP="00AC435F">
      <w:r w:rsidRPr="00451DE6">
        <w:rPr>
          <w:u w:val="single"/>
        </w:rPr>
        <w:t>Princip</w:t>
      </w:r>
      <w:r w:rsidR="000058C4" w:rsidRPr="00451DE6">
        <w:rPr>
          <w:u w:val="single"/>
        </w:rPr>
        <w:t>al</w:t>
      </w:r>
      <w:r w:rsidRPr="00451DE6">
        <w:rPr>
          <w:u w:val="single"/>
        </w:rPr>
        <w:t xml:space="preserve"> Designer</w:t>
      </w:r>
      <w:r w:rsidRPr="00451DE6">
        <w:t xml:space="preserve"> means</w:t>
      </w:r>
      <w:r w:rsidR="00503ECC" w:rsidRPr="00451DE6">
        <w:t xml:space="preserve"> </w:t>
      </w:r>
      <w:r w:rsidR="00C0441B" w:rsidRPr="006D5CCF">
        <w:t>the Contractor</w:t>
      </w:r>
      <w:r w:rsidR="006D5CCF">
        <w:t>.</w:t>
      </w:r>
    </w:p>
    <w:p w14:paraId="5B0B0FE5" w14:textId="786F16E4" w:rsidR="00AC435F" w:rsidRPr="00AC435F" w:rsidRDefault="00AC435F" w:rsidP="00AC435F">
      <w:r w:rsidRPr="00BE328A">
        <w:rPr>
          <w:u w:val="single"/>
        </w:rPr>
        <w:t xml:space="preserve">Project </w:t>
      </w:r>
      <w:r w:rsidR="00DD25C7">
        <w:rPr>
          <w:u w:val="single"/>
        </w:rPr>
        <w:t>Management</w:t>
      </w:r>
      <w:r w:rsidR="00DD25C7" w:rsidRPr="00BE328A">
        <w:rPr>
          <w:u w:val="single"/>
        </w:rPr>
        <w:t xml:space="preserve"> </w:t>
      </w:r>
      <w:r w:rsidRPr="00BE328A">
        <w:rPr>
          <w:u w:val="single"/>
        </w:rPr>
        <w:t>Plan</w:t>
      </w:r>
      <w:r w:rsidRPr="00AC435F">
        <w:t xml:space="preserve"> means a comprehensive plan provided by the Contractor that documents how it will deliver its scope of work under the Contract. </w:t>
      </w:r>
    </w:p>
    <w:p w14:paraId="4B899236" w14:textId="2D1DABCE" w:rsidR="00927B7E" w:rsidRPr="00CD23E2" w:rsidRDefault="00927B7E" w:rsidP="00AC435F">
      <w:pPr>
        <w:rPr>
          <w:u w:val="single"/>
        </w:rPr>
      </w:pPr>
      <w:r w:rsidRPr="00CD23E2">
        <w:rPr>
          <w:u w:val="single"/>
        </w:rPr>
        <w:t xml:space="preserve">Project </w:t>
      </w:r>
      <w:r w:rsidR="009528A7" w:rsidRPr="00CD23E2">
        <w:rPr>
          <w:u w:val="single"/>
        </w:rPr>
        <w:t>SharePoint</w:t>
      </w:r>
      <w:r w:rsidR="00CD23E2" w:rsidRPr="00CD23E2">
        <w:rPr>
          <w:u w:val="single"/>
        </w:rPr>
        <w:t xml:space="preserve"> </w:t>
      </w:r>
      <w:r w:rsidR="00CD23E2" w:rsidRPr="002F22D5">
        <w:t xml:space="preserve">has the meaning given to that expression </w:t>
      </w:r>
      <w:r w:rsidR="002F22D5" w:rsidRPr="002F22D5">
        <w:t>in the Contract.</w:t>
      </w:r>
    </w:p>
    <w:p w14:paraId="526D9C62" w14:textId="7290A9B3" w:rsidR="00AC435F" w:rsidRPr="00AC435F" w:rsidRDefault="00AC435F" w:rsidP="00AC435F">
      <w:r w:rsidRPr="00BE328A">
        <w:rPr>
          <w:u w:val="single"/>
        </w:rPr>
        <w:t>PV Monitoring System Availability</w:t>
      </w:r>
      <w:r w:rsidRPr="00AC435F">
        <w:t xml:space="preserve"> means the availability of the measured parameters required for the calculation of each Performance Tests. It shall be calculated computing the availability of each measured parameter during all 15-min Test Intervals of the Test Period</w:t>
      </w:r>
      <w:r w:rsidR="00EC5C5C">
        <w:t xml:space="preserve"> (Section </w:t>
      </w:r>
      <w:r w:rsidR="00EC5C5C">
        <w:fldChar w:fldCharType="begin"/>
      </w:r>
      <w:r w:rsidR="00EC5C5C">
        <w:instrText xml:space="preserve"> REF _Ref154761915 \r \h </w:instrText>
      </w:r>
      <w:r w:rsidR="00EC5C5C">
        <w:fldChar w:fldCharType="separate"/>
      </w:r>
      <w:r w:rsidR="006D2374">
        <w:t>10.7</w:t>
      </w:r>
      <w:r w:rsidR="00EC5C5C">
        <w:fldChar w:fldCharType="end"/>
      </w:r>
      <w:r w:rsidR="00EC5C5C">
        <w:t>)</w:t>
      </w:r>
      <w:r w:rsidRPr="00AC435F">
        <w:t>.</w:t>
      </w:r>
    </w:p>
    <w:p w14:paraId="52152D6C" w14:textId="6B91EC28" w:rsidR="00AC435F" w:rsidRPr="00AC435F" w:rsidRDefault="00AC435F" w:rsidP="00AC435F">
      <w:r w:rsidRPr="00630080">
        <w:rPr>
          <w:u w:val="single"/>
        </w:rPr>
        <w:t>Quality Plan</w:t>
      </w:r>
      <w:r w:rsidRPr="00630080">
        <w:t xml:space="preserve"> means a comprehensive document outlining how the Contractor will ensure it will comply with all quality control and assurance requirements of the </w:t>
      </w:r>
      <w:r w:rsidR="00C83C2D" w:rsidRPr="00630080">
        <w:t>Contract</w:t>
      </w:r>
      <w:r w:rsidRPr="00630080">
        <w:t>. The Quality Plan will document, among other things, the Contractor’s quality policy, its plans for audits, contents and timings of submission for the Inspection and Test Plan, how the Contractor will manage records and documentation, including demonstrating</w:t>
      </w:r>
      <w:r w:rsidRPr="00AC435F">
        <w:t xml:space="preserve"> traceability of all materials, and how the Contractor will track and address non-conformances.</w:t>
      </w:r>
    </w:p>
    <w:p w14:paraId="117C6F90" w14:textId="305CB799" w:rsidR="00AC435F" w:rsidRPr="00AC435F" w:rsidRDefault="00AC435F" w:rsidP="00AC435F">
      <w:r w:rsidRPr="00BE328A">
        <w:rPr>
          <w:u w:val="single"/>
        </w:rPr>
        <w:t>Recording Interval</w:t>
      </w:r>
      <w:r w:rsidRPr="00AC435F">
        <w:t xml:space="preserve"> means time between records. </w:t>
      </w:r>
    </w:p>
    <w:p w14:paraId="44DA81A0" w14:textId="1E36C6AB" w:rsidR="0031407B" w:rsidRPr="00AC435F" w:rsidRDefault="0031407B" w:rsidP="00AC435F">
      <w:r w:rsidRPr="003173D4">
        <w:rPr>
          <w:u w:val="single"/>
        </w:rPr>
        <w:t>Regulations</w:t>
      </w:r>
      <w:r w:rsidR="001C1629">
        <w:t xml:space="preserve"> means a rule or </w:t>
      </w:r>
      <w:r w:rsidR="007C540C">
        <w:t xml:space="preserve">directive made and maintained by an authority (see </w:t>
      </w:r>
      <w:r w:rsidR="00E35FC4">
        <w:t>‘</w:t>
      </w:r>
      <w:r w:rsidR="007C540C">
        <w:t>CDM Regulations</w:t>
      </w:r>
      <w:r w:rsidR="00E35FC4">
        <w:t>’</w:t>
      </w:r>
      <w:r w:rsidR="007C540C">
        <w:t xml:space="preserve"> and </w:t>
      </w:r>
      <w:r w:rsidR="00E35FC4">
        <w:t>‘</w:t>
      </w:r>
      <w:r w:rsidR="007C540C">
        <w:t>Applicable Law</w:t>
      </w:r>
      <w:r w:rsidR="00E35FC4">
        <w:t>’).</w:t>
      </w:r>
    </w:p>
    <w:p w14:paraId="6DD0AD4B" w14:textId="3AAFA4DD" w:rsidR="00AC435F" w:rsidRPr="00AC435F" w:rsidRDefault="00AC435F" w:rsidP="00AC435F">
      <w:r w:rsidRPr="00BE328A">
        <w:rPr>
          <w:u w:val="single"/>
        </w:rPr>
        <w:t>Sampling Interval</w:t>
      </w:r>
      <w:r w:rsidRPr="00AC435F">
        <w:t xml:space="preserve"> means time between samples. </w:t>
      </w:r>
    </w:p>
    <w:p w14:paraId="7995091C" w14:textId="2B1B12A8" w:rsidR="00AC435F" w:rsidRPr="00AC435F" w:rsidRDefault="00AC435F" w:rsidP="00AC435F">
      <w:r w:rsidRPr="007A202A">
        <w:rPr>
          <w:u w:val="single"/>
        </w:rPr>
        <w:lastRenderedPageBreak/>
        <w:t>Schedule</w:t>
      </w:r>
      <w:r w:rsidRPr="00AC435F">
        <w:t xml:space="preserve"> means </w:t>
      </w:r>
      <w:r w:rsidR="00CE7DB5">
        <w:t>the Contract Programme (as that expression is defined in the Contract)</w:t>
      </w:r>
      <w:r w:rsidRPr="00AC435F">
        <w:t xml:space="preserve">. </w:t>
      </w:r>
    </w:p>
    <w:p w14:paraId="5E639EE6" w14:textId="6111A3E6" w:rsidR="00AC435F" w:rsidRPr="007A202A" w:rsidRDefault="00AC435F" w:rsidP="00630080">
      <w:r w:rsidRPr="00630080">
        <w:rPr>
          <w:highlight w:val="cyan"/>
          <w:u w:val="single"/>
        </w:rPr>
        <w:t>Serial Defect</w:t>
      </w:r>
      <w:r w:rsidRPr="00AC435F">
        <w:t xml:space="preserve"> </w:t>
      </w:r>
      <w:r w:rsidR="001C0A7B">
        <w:t xml:space="preserve">has the meaning given to that expression in the Contract </w:t>
      </w:r>
    </w:p>
    <w:p w14:paraId="6A2312C1" w14:textId="74D3456B" w:rsidR="00AC435F" w:rsidRPr="00AC435F" w:rsidRDefault="00AC435F" w:rsidP="00AC435F">
      <w:r w:rsidRPr="007A202A">
        <w:rPr>
          <w:u w:val="single"/>
        </w:rPr>
        <w:t>Site Conditions</w:t>
      </w:r>
      <w:r w:rsidRPr="00AC435F">
        <w:t xml:space="preserve"> means prevailing meteorological, ground and other conditions experienced at the Site.</w:t>
      </w:r>
    </w:p>
    <w:p w14:paraId="630FFD9B" w14:textId="74871176" w:rsidR="00675B53" w:rsidRPr="00AC435F" w:rsidRDefault="00675B53" w:rsidP="00675B53">
      <w:r w:rsidRPr="00C83C2D">
        <w:rPr>
          <w:u w:val="single"/>
        </w:rPr>
        <w:t>Spare Parts</w:t>
      </w:r>
      <w:r w:rsidRPr="00AC435F">
        <w:t xml:space="preserve"> </w:t>
      </w:r>
      <w:r w:rsidR="0083538F">
        <w:t>has the meaning given to that expression in the Contract</w:t>
      </w:r>
    </w:p>
    <w:p w14:paraId="5512EDF1" w14:textId="0A702104" w:rsidR="00AC435F" w:rsidRPr="00AC435F" w:rsidRDefault="00AC435F" w:rsidP="00AC435F">
      <w:r w:rsidRPr="007A202A">
        <w:rPr>
          <w:u w:val="single"/>
        </w:rPr>
        <w:t>Standards</w:t>
      </w:r>
      <w:r w:rsidRPr="00AC435F">
        <w:t xml:space="preserve"> means an established norm or requirement in regard to technical systems specified at the international, national and local level</w:t>
      </w:r>
      <w:r w:rsidR="0004084C">
        <w:t xml:space="preserve"> (s</w:t>
      </w:r>
      <w:r w:rsidR="00335F8C">
        <w:t xml:space="preserve">ee </w:t>
      </w:r>
      <w:r w:rsidR="00E35FC4">
        <w:t>‘</w:t>
      </w:r>
      <w:r w:rsidR="005A6198">
        <w:t>Applicable</w:t>
      </w:r>
      <w:r w:rsidR="00335F8C">
        <w:t xml:space="preserve"> Law</w:t>
      </w:r>
      <w:r w:rsidR="00E35FC4">
        <w:t>’</w:t>
      </w:r>
      <w:r w:rsidR="00335F8C">
        <w:t>)</w:t>
      </w:r>
      <w:r w:rsidRPr="00AC435F">
        <w:t xml:space="preserve">. </w:t>
      </w:r>
    </w:p>
    <w:p w14:paraId="523F0B38" w14:textId="2A4656DB" w:rsidR="00AC435F" w:rsidRDefault="00AC435F" w:rsidP="00AC435F">
      <w:r w:rsidRPr="00BE328A">
        <w:rPr>
          <w:u w:val="single"/>
        </w:rPr>
        <w:t>Standard Test Conditions (</w:t>
      </w:r>
      <w:r w:rsidR="00A234AA">
        <w:rPr>
          <w:u w:val="single"/>
        </w:rPr>
        <w:t>‘</w:t>
      </w:r>
      <w:r w:rsidRPr="00BE328A">
        <w:rPr>
          <w:u w:val="single"/>
        </w:rPr>
        <w:t>STC</w:t>
      </w:r>
      <w:r w:rsidR="00A234AA">
        <w:rPr>
          <w:u w:val="single"/>
        </w:rPr>
        <w:t>’</w:t>
      </w:r>
      <w:r w:rsidRPr="007A202A">
        <w:rPr>
          <w:u w:val="single"/>
        </w:rPr>
        <w:t>)</w:t>
      </w:r>
      <w:r w:rsidRPr="00AC435F">
        <w:t xml:space="preserve"> means the reference values of irradiance (1</w:t>
      </w:r>
      <w:r w:rsidR="00A234AA">
        <w:t>,</w:t>
      </w:r>
      <w:r w:rsidRPr="00AC435F">
        <w:t> 000 W/m2), PV cell junction temperature (25 °C) and air mass of (</w:t>
      </w:r>
      <w:r w:rsidR="00A234AA">
        <w:t>‘</w:t>
      </w:r>
      <w:r w:rsidRPr="00AC435F">
        <w:t>AM</w:t>
      </w:r>
      <w:r w:rsidR="00A234AA">
        <w:t>’</w:t>
      </w:r>
      <w:r w:rsidRPr="00AC435F">
        <w:t>) 1.5.</w:t>
      </w:r>
    </w:p>
    <w:p w14:paraId="6E13B4EE" w14:textId="00B702A0" w:rsidR="00AC435F" w:rsidRPr="00AC435F" w:rsidRDefault="00AC435F" w:rsidP="00AC435F">
      <w:r w:rsidRPr="007A202A">
        <w:rPr>
          <w:u w:val="single"/>
        </w:rPr>
        <w:t>Test</w:t>
      </w:r>
      <w:r w:rsidRPr="00AC435F">
        <w:t xml:space="preserve"> means all required technical activities to be performed to demonstrate the </w:t>
      </w:r>
      <w:r w:rsidR="00E75BE9">
        <w:t>Plant</w:t>
      </w:r>
      <w:r w:rsidRPr="00AC435F">
        <w:t xml:space="preserve"> and Work has been completed in accordance with the Contract</w:t>
      </w:r>
      <w:r w:rsidR="00280273">
        <w:t xml:space="preserve"> and these ERs</w:t>
      </w:r>
      <w:r w:rsidRPr="00AC435F">
        <w:t xml:space="preserve">. Tests include those specified in Section </w:t>
      </w:r>
      <w:r w:rsidR="00582507">
        <w:fldChar w:fldCharType="begin"/>
      </w:r>
      <w:r w:rsidR="00582507">
        <w:instrText xml:space="preserve"> REF _Ref534805415 \r \h </w:instrText>
      </w:r>
      <w:r w:rsidR="00582507">
        <w:fldChar w:fldCharType="separate"/>
      </w:r>
      <w:r w:rsidR="006D2374">
        <w:t>10</w:t>
      </w:r>
      <w:r w:rsidR="00582507">
        <w:fldChar w:fldCharType="end"/>
      </w:r>
      <w:r w:rsidRPr="00AC435F">
        <w:t>, the Inspection and Test Plan, Quality Plan, the Contract</w:t>
      </w:r>
      <w:r w:rsidR="00826550">
        <w:t xml:space="preserve">, </w:t>
      </w:r>
      <w:r w:rsidR="007012AC">
        <w:t>T</w:t>
      </w:r>
      <w:r w:rsidR="00826550">
        <w:t xml:space="preserve">echnology </w:t>
      </w:r>
      <w:r w:rsidR="007012AC">
        <w:t>S</w:t>
      </w:r>
      <w:r w:rsidR="00826550">
        <w:t>pecific ER</w:t>
      </w:r>
      <w:r w:rsidR="002F3399">
        <w:t>s</w:t>
      </w:r>
      <w:r w:rsidR="00826550">
        <w:t xml:space="preserve"> annexes</w:t>
      </w:r>
      <w:r w:rsidRPr="00AC435F">
        <w:t xml:space="preserve"> and any other documentation. </w:t>
      </w:r>
    </w:p>
    <w:p w14:paraId="05110F91" w14:textId="20758C4B" w:rsidR="00AC435F" w:rsidRPr="00AC435F" w:rsidRDefault="00AC435F" w:rsidP="00AC435F">
      <w:r w:rsidRPr="00BE328A">
        <w:rPr>
          <w:u w:val="single"/>
        </w:rPr>
        <w:t>Test Data</w:t>
      </w:r>
      <w:r w:rsidRPr="00AC435F">
        <w:t xml:space="preserve"> means data collected during a Test specified in Section </w:t>
      </w:r>
      <w:r w:rsidR="00582507">
        <w:fldChar w:fldCharType="begin"/>
      </w:r>
      <w:r w:rsidR="00582507">
        <w:instrText xml:space="preserve"> REF _Ref534805423 \r \h </w:instrText>
      </w:r>
      <w:r w:rsidR="00582507">
        <w:fldChar w:fldCharType="separate"/>
      </w:r>
      <w:r w:rsidR="006D2374">
        <w:t>10</w:t>
      </w:r>
      <w:r w:rsidR="00582507">
        <w:fldChar w:fldCharType="end"/>
      </w:r>
      <w:r w:rsidRPr="00AC435F">
        <w:t>. The raw data is the data collected prior to applying any quality filter or data treatment to missing or invalid Test Intervals.</w:t>
      </w:r>
    </w:p>
    <w:p w14:paraId="7A8EDFF3" w14:textId="4CE364CC" w:rsidR="00AC435F" w:rsidRPr="00AC435F" w:rsidRDefault="00AC435F" w:rsidP="00AC435F">
      <w:r w:rsidRPr="00BE328A">
        <w:rPr>
          <w:u w:val="single"/>
        </w:rPr>
        <w:t>Test Data Point Interval</w:t>
      </w:r>
      <w:r w:rsidRPr="00AC435F">
        <w:t xml:space="preserve"> or </w:t>
      </w:r>
      <w:r w:rsidRPr="00BE328A">
        <w:rPr>
          <w:u w:val="single"/>
        </w:rPr>
        <w:t>Test Interval</w:t>
      </w:r>
      <w:r w:rsidRPr="00AC435F">
        <w:t xml:space="preserve"> means the time between data points recorded in Tests. </w:t>
      </w:r>
    </w:p>
    <w:p w14:paraId="563268E8" w14:textId="39EA681C" w:rsidR="00AC435F" w:rsidRDefault="00AC435F" w:rsidP="00AC435F">
      <w:r w:rsidRPr="00BE328A">
        <w:rPr>
          <w:u w:val="single"/>
        </w:rPr>
        <w:t>Test Period</w:t>
      </w:r>
      <w:r w:rsidRPr="00AC435F">
        <w:t xml:space="preserve"> means the time between commencement and finalisation of a Performance Test.</w:t>
      </w:r>
    </w:p>
    <w:p w14:paraId="4277759F" w14:textId="3C6BE0FD" w:rsidR="00FB2CF7" w:rsidRPr="0015785D" w:rsidRDefault="00FB2CF7" w:rsidP="00FB2CF7">
      <w:pPr>
        <w:rPr>
          <w:u w:val="single"/>
        </w:rPr>
      </w:pPr>
      <w:r w:rsidRPr="009301CB">
        <w:rPr>
          <w:u w:val="single"/>
        </w:rPr>
        <w:t>Testing Protocol</w:t>
      </w:r>
      <w:r w:rsidRPr="009301CB">
        <w:t xml:space="preserve"> is defined in Section </w:t>
      </w:r>
      <w:r>
        <w:fldChar w:fldCharType="begin"/>
      </w:r>
      <w:r>
        <w:instrText xml:space="preserve"> REF _Ref30679769 \r \h </w:instrText>
      </w:r>
      <w:r>
        <w:fldChar w:fldCharType="separate"/>
      </w:r>
      <w:r w:rsidR="006D2374">
        <w:t>10.4.2</w:t>
      </w:r>
      <w:r>
        <w:fldChar w:fldCharType="end"/>
      </w:r>
      <w:r w:rsidRPr="009301CB">
        <w:t>.</w:t>
      </w:r>
    </w:p>
    <w:p w14:paraId="66EF8164" w14:textId="1C7C64CD" w:rsidR="00AC435F" w:rsidRPr="00AC435F" w:rsidRDefault="00AC435F" w:rsidP="00AC435F">
      <w:r w:rsidRPr="00BE328A">
        <w:rPr>
          <w:u w:val="single"/>
        </w:rPr>
        <w:t>Test Results</w:t>
      </w:r>
      <w:r w:rsidRPr="00AC435F">
        <w:t xml:space="preserve"> means the document provided by the Contractor to the </w:t>
      </w:r>
      <w:r w:rsidR="00C010E5">
        <w:t>Employer</w:t>
      </w:r>
      <w:r w:rsidRPr="00AC435F">
        <w:t xml:space="preserve"> for review and acceptance or rejection including, but not limited, the raw data that were collected during the test, data quality check and data filtering and treatment, PR</w:t>
      </w:r>
      <w:r w:rsidR="007E4C29">
        <w:t>,</w:t>
      </w:r>
      <w:r w:rsidRPr="00AC435F">
        <w:t xml:space="preserve"> availability</w:t>
      </w:r>
      <w:r w:rsidR="007E4C29">
        <w:t>, energy capacity, round trip efficiency, rated power and response time</w:t>
      </w:r>
      <w:r w:rsidRPr="00AC435F">
        <w:t xml:space="preserve"> calculations results.</w:t>
      </w:r>
    </w:p>
    <w:p w14:paraId="0D43D5DD" w14:textId="37D38EA0" w:rsidR="00AC435F" w:rsidRDefault="00AC435F" w:rsidP="00AC435F">
      <w:r w:rsidRPr="007A202A">
        <w:rPr>
          <w:u w:val="single"/>
        </w:rPr>
        <w:t>Testing Schedules</w:t>
      </w:r>
      <w:r w:rsidRPr="00AC435F">
        <w:t xml:space="preserve"> means </w:t>
      </w:r>
      <w:r w:rsidR="00C83C2D" w:rsidRPr="00AC435F">
        <w:t xml:space="preserve">Section </w:t>
      </w:r>
      <w:r w:rsidR="00C83C2D" w:rsidRPr="00AC435F">
        <w:fldChar w:fldCharType="begin"/>
      </w:r>
      <w:r w:rsidR="00C83C2D" w:rsidRPr="00AC435F">
        <w:instrText xml:space="preserve"> REF _Ref531792205 \r \h </w:instrText>
      </w:r>
      <w:r w:rsidR="00C83C2D" w:rsidRPr="00AC435F">
        <w:fldChar w:fldCharType="separate"/>
      </w:r>
      <w:r w:rsidR="006D2374">
        <w:t>10</w:t>
      </w:r>
      <w:r w:rsidR="00C83C2D" w:rsidRPr="00AC435F">
        <w:fldChar w:fldCharType="end"/>
      </w:r>
      <w:r w:rsidRPr="00AC435F">
        <w:t xml:space="preserve">. </w:t>
      </w:r>
    </w:p>
    <w:p w14:paraId="361DBE8E" w14:textId="413167C2" w:rsidR="00D16B82" w:rsidRDefault="00D16B82" w:rsidP="00AC435F">
      <w:r w:rsidRPr="009301CB">
        <w:rPr>
          <w:u w:val="single"/>
        </w:rPr>
        <w:t>Test Modules</w:t>
      </w:r>
      <w:r w:rsidRPr="009301CB">
        <w:t xml:space="preserve"> and </w:t>
      </w:r>
      <w:r w:rsidRPr="009301CB">
        <w:rPr>
          <w:u w:val="single"/>
        </w:rPr>
        <w:t>Additional Test Modules</w:t>
      </w:r>
      <w:r w:rsidRPr="009301CB">
        <w:t xml:space="preserve"> are defined </w:t>
      </w:r>
      <w:r w:rsidR="00EC5C5C">
        <w:t xml:space="preserve">PV Technology </w:t>
      </w:r>
      <w:r w:rsidR="007012AC">
        <w:t>S</w:t>
      </w:r>
      <w:r w:rsidR="00EC5C5C">
        <w:t>pecific ER</w:t>
      </w:r>
      <w:r w:rsidR="002F3399">
        <w:t>s</w:t>
      </w:r>
      <w:r w:rsidRPr="009301CB">
        <w:t>.</w:t>
      </w:r>
    </w:p>
    <w:p w14:paraId="5D93C709" w14:textId="76AF4329" w:rsidR="008946C8" w:rsidRDefault="008946C8" w:rsidP="00AC435F">
      <w:r w:rsidRPr="003173D4">
        <w:rPr>
          <w:u w:val="single"/>
        </w:rPr>
        <w:t>Traffic Management Plan</w:t>
      </w:r>
      <w:r w:rsidR="00C24F1E">
        <w:t xml:space="preserve"> means </w:t>
      </w:r>
      <w:r w:rsidR="002248D2">
        <w:t xml:space="preserve">a plan to </w:t>
      </w:r>
      <w:r w:rsidR="002248D2" w:rsidRPr="00653039">
        <w:t>manage the impact of construction activities on surrounding roads and transportation routes.</w:t>
      </w:r>
    </w:p>
    <w:p w14:paraId="54E761B6" w14:textId="65446C04" w:rsidR="00AF07E0" w:rsidRPr="00683E7A" w:rsidRDefault="00AF07E0" w:rsidP="00D76E12">
      <w:r w:rsidRPr="00AF07E0">
        <w:rPr>
          <w:u w:val="single"/>
        </w:rPr>
        <w:t>Unforeseen Site Conditions</w:t>
      </w:r>
      <w:r>
        <w:rPr>
          <w:u w:val="single"/>
        </w:rPr>
        <w:t xml:space="preserve"> </w:t>
      </w:r>
      <w:r>
        <w:t>has the meaning given to that expression in the Contract</w:t>
      </w:r>
    </w:p>
    <w:p w14:paraId="19405BDF" w14:textId="18E99BB5" w:rsidR="00CA231B" w:rsidRPr="009B0F79" w:rsidRDefault="00CA231B" w:rsidP="00D76E12">
      <w:r w:rsidRPr="009D1AF6">
        <w:rPr>
          <w:u w:val="single"/>
        </w:rPr>
        <w:t>Working Day</w:t>
      </w:r>
      <w:r w:rsidRPr="009B0F79">
        <w:t xml:space="preserve"> means </w:t>
      </w:r>
      <w:r w:rsidR="002D24C5">
        <w:t>Business Day (as that expression is defined in the Contract)</w:t>
      </w:r>
      <w:r w:rsidRPr="009B0F79">
        <w:t>.</w:t>
      </w:r>
    </w:p>
    <w:p w14:paraId="3C0954C3" w14:textId="77777777" w:rsidR="00CA231B" w:rsidRDefault="00CA231B" w:rsidP="00AC435F"/>
    <w:p w14:paraId="7E702E69" w14:textId="3A98A495" w:rsidR="00AC435F" w:rsidRDefault="00210C51" w:rsidP="00AC435F">
      <w:pPr>
        <w:pStyle w:val="Heading3"/>
      </w:pPr>
      <w:bookmarkStart w:id="111" w:name="_Toc31293183"/>
      <w:bookmarkStart w:id="112" w:name="_Toc31293593"/>
      <w:bookmarkStart w:id="113" w:name="_Toc46925242"/>
      <w:bookmarkStart w:id="114" w:name="_Toc53493040"/>
      <w:bookmarkStart w:id="115" w:name="_Toc64359569"/>
      <w:bookmarkStart w:id="116" w:name="_Toc64446534"/>
      <w:bookmarkStart w:id="117" w:name="_Toc66779245"/>
      <w:bookmarkStart w:id="118" w:name="_Toc66794823"/>
      <w:bookmarkStart w:id="119" w:name="_Toc71559608"/>
      <w:bookmarkStart w:id="120" w:name="_Toc71559823"/>
      <w:bookmarkStart w:id="121" w:name="_Toc534728336"/>
      <w:bookmarkStart w:id="122" w:name="_Toc534730762"/>
      <w:bookmarkStart w:id="123" w:name="_Toc134539518"/>
      <w:bookmarkStart w:id="124" w:name="_Toc140693201"/>
      <w:bookmarkStart w:id="125" w:name="_Toc142387264"/>
      <w:bookmarkStart w:id="126" w:name="_Toc153785496"/>
      <w:bookmarkStart w:id="127" w:name="_Toc153788356"/>
      <w:bookmarkStart w:id="128" w:name="_Toc154762524"/>
      <w:bookmarkStart w:id="129" w:name="_Toc157609956"/>
      <w:bookmarkStart w:id="130" w:name="_Toc195518733"/>
      <w:bookmarkStart w:id="131" w:name="_Toc195599697"/>
      <w:bookmarkStart w:id="132" w:name="_Toc223962076"/>
      <w:bookmarkEnd w:id="111"/>
      <w:bookmarkEnd w:id="112"/>
      <w:bookmarkEnd w:id="113"/>
      <w:bookmarkEnd w:id="114"/>
      <w:bookmarkEnd w:id="115"/>
      <w:bookmarkEnd w:id="116"/>
      <w:bookmarkEnd w:id="117"/>
      <w:bookmarkEnd w:id="118"/>
      <w:bookmarkEnd w:id="119"/>
      <w:bookmarkEnd w:id="120"/>
      <w:r w:rsidRPr="00AC435F">
        <w:t>Abbreviations</w:t>
      </w:r>
      <w:bookmarkEnd w:id="110"/>
      <w:bookmarkEnd w:id="121"/>
      <w:bookmarkEnd w:id="122"/>
      <w:bookmarkEnd w:id="123"/>
      <w:bookmarkEnd w:id="124"/>
      <w:bookmarkEnd w:id="125"/>
      <w:bookmarkEnd w:id="126"/>
      <w:bookmarkEnd w:id="127"/>
      <w:bookmarkEnd w:id="128"/>
      <w:bookmarkEnd w:id="129"/>
      <w:bookmarkEnd w:id="130"/>
      <w:bookmarkEnd w:id="131"/>
      <w:bookmarkEnd w:id="132"/>
    </w:p>
    <w:p w14:paraId="2EF2F829" w14:textId="0D6D675F" w:rsidR="00564FB2" w:rsidRPr="006040B1" w:rsidRDefault="00564FB2" w:rsidP="007A202A">
      <w:pPr>
        <w:pStyle w:val="Caption"/>
      </w:pPr>
      <w:bookmarkStart w:id="133" w:name="_Ref534896062"/>
      <w:r>
        <w:t xml:space="preserve">Table </w:t>
      </w:r>
      <w:r w:rsidR="003A2AC0">
        <w:rPr>
          <w:noProof/>
        </w:rPr>
        <w:fldChar w:fldCharType="begin"/>
      </w:r>
      <w:r w:rsidR="003A2AC0">
        <w:rPr>
          <w:noProof/>
        </w:rPr>
        <w:instrText xml:space="preserve"> SEQ Table \* ARABIC  </w:instrText>
      </w:r>
      <w:r w:rsidR="003A2AC0">
        <w:rPr>
          <w:noProof/>
        </w:rPr>
        <w:fldChar w:fldCharType="separate"/>
      </w:r>
      <w:r w:rsidR="006D2374">
        <w:rPr>
          <w:noProof/>
        </w:rPr>
        <w:t>1</w:t>
      </w:r>
      <w:r w:rsidR="003A2AC0">
        <w:rPr>
          <w:noProof/>
        </w:rPr>
        <w:fldChar w:fldCharType="end"/>
      </w:r>
      <w:bookmarkEnd w:id="133"/>
      <w:r>
        <w:t xml:space="preserve">: </w:t>
      </w:r>
      <w:r w:rsidR="00F0470E">
        <w:t>List of abbreviations</w:t>
      </w:r>
    </w:p>
    <w:tbl>
      <w:tblPr>
        <w:tblStyle w:val="RINATable"/>
        <w:tblW w:w="9080" w:type="dxa"/>
        <w:tblLayout w:type="fixed"/>
        <w:tblLook w:val="0620" w:firstRow="1" w:lastRow="0" w:firstColumn="0" w:lastColumn="0" w:noHBand="1" w:noVBand="1"/>
      </w:tblPr>
      <w:tblGrid>
        <w:gridCol w:w="1696"/>
        <w:gridCol w:w="7384"/>
      </w:tblGrid>
      <w:tr w:rsidR="00F0470E" w:rsidRPr="00F0470E" w14:paraId="3AEF2B50" w14:textId="77777777" w:rsidTr="007A202A">
        <w:trPr>
          <w:cnfStyle w:val="100000000000" w:firstRow="1" w:lastRow="0" w:firstColumn="0" w:lastColumn="0" w:oddVBand="0" w:evenVBand="0" w:oddHBand="0" w:evenHBand="0" w:firstRowFirstColumn="0" w:firstRowLastColumn="0" w:lastRowFirstColumn="0" w:lastRowLastColumn="0"/>
          <w:tblHeader/>
        </w:trPr>
        <w:tc>
          <w:tcPr>
            <w:tcW w:w="1696" w:type="dxa"/>
            <w:tcBorders>
              <w:top w:val="single" w:sz="4" w:space="0" w:color="006BA6"/>
              <w:left w:val="single" w:sz="4" w:space="0" w:color="006BA6"/>
              <w:bottom w:val="single" w:sz="4" w:space="0" w:color="006BA6"/>
              <w:right w:val="single" w:sz="4" w:space="0" w:color="FFFFFF"/>
            </w:tcBorders>
            <w:shd w:val="clear" w:color="auto" w:fill="006BA6"/>
            <w:noWrap/>
          </w:tcPr>
          <w:p w14:paraId="448400B8" w14:textId="5B592A45" w:rsidR="00D51365" w:rsidRPr="007A202A" w:rsidRDefault="00D51365">
            <w:pPr>
              <w:pStyle w:val="TableHeadingLeft"/>
            </w:pPr>
            <w:bookmarkStart w:id="134" w:name="_Toc487547198"/>
            <w:bookmarkStart w:id="135" w:name="_Toc489859034"/>
            <w:bookmarkStart w:id="136" w:name="_Toc500342153"/>
            <w:bookmarkStart w:id="137" w:name="_Toc529345112"/>
            <w:bookmarkStart w:id="138" w:name="_Toc530687621"/>
            <w:r w:rsidRPr="007A202A">
              <w:t>Abbreviation</w:t>
            </w:r>
          </w:p>
        </w:tc>
        <w:tc>
          <w:tcPr>
            <w:tcW w:w="7384" w:type="dxa"/>
            <w:tcBorders>
              <w:top w:val="single" w:sz="4" w:space="0" w:color="006BA6"/>
              <w:left w:val="single" w:sz="4" w:space="0" w:color="FFFFFF"/>
              <w:bottom w:val="single" w:sz="4" w:space="0" w:color="006BA6"/>
              <w:right w:val="single" w:sz="4" w:space="0" w:color="006BA6"/>
            </w:tcBorders>
            <w:shd w:val="clear" w:color="auto" w:fill="006BA6"/>
            <w:noWrap/>
          </w:tcPr>
          <w:p w14:paraId="171C7CDF" w14:textId="6351D57D" w:rsidR="00D51365" w:rsidRPr="007A202A" w:rsidRDefault="00D33E72">
            <w:pPr>
              <w:pStyle w:val="TableHeadingLeft"/>
              <w:rPr>
                <w:highlight w:val="yellow"/>
              </w:rPr>
            </w:pPr>
            <w:r w:rsidRPr="007A202A">
              <w:t>Abbreviated Expression</w:t>
            </w:r>
          </w:p>
        </w:tc>
      </w:tr>
      <w:tr w:rsidR="00F0470E" w:rsidRPr="00F0470E" w14:paraId="6801F641" w14:textId="77777777" w:rsidTr="007A202A">
        <w:tc>
          <w:tcPr>
            <w:tcW w:w="1696" w:type="dxa"/>
            <w:noWrap/>
          </w:tcPr>
          <w:p w14:paraId="12751B6F" w14:textId="11C9F9C4" w:rsidR="00F973B8" w:rsidRPr="00F0470E" w:rsidRDefault="00F973B8">
            <w:pPr>
              <w:pStyle w:val="TableTextLeft"/>
            </w:pPr>
            <w:r w:rsidRPr="00F0470E">
              <w:t>AC</w:t>
            </w:r>
          </w:p>
        </w:tc>
        <w:tc>
          <w:tcPr>
            <w:tcW w:w="7384" w:type="dxa"/>
            <w:noWrap/>
          </w:tcPr>
          <w:p w14:paraId="31AA295F" w14:textId="756637F8" w:rsidR="00F973B8" w:rsidRPr="00F0470E" w:rsidRDefault="00F973B8">
            <w:pPr>
              <w:pStyle w:val="TableTextLeft"/>
            </w:pPr>
            <w:r w:rsidRPr="00F0470E">
              <w:t>Alternating Current</w:t>
            </w:r>
          </w:p>
        </w:tc>
      </w:tr>
      <w:tr w:rsidR="00F0470E" w:rsidRPr="00F0470E" w14:paraId="0325FC5D" w14:textId="77777777" w:rsidTr="007A202A">
        <w:tc>
          <w:tcPr>
            <w:tcW w:w="1696" w:type="dxa"/>
            <w:noWrap/>
          </w:tcPr>
          <w:p w14:paraId="73C156EF" w14:textId="77777777" w:rsidR="00AC435F" w:rsidRPr="00F0470E" w:rsidRDefault="00AC435F">
            <w:pPr>
              <w:pStyle w:val="TableTextLeft"/>
            </w:pPr>
            <w:r w:rsidRPr="00F0470E">
              <w:t>AMR</w:t>
            </w:r>
          </w:p>
        </w:tc>
        <w:tc>
          <w:tcPr>
            <w:tcW w:w="7384" w:type="dxa"/>
            <w:noWrap/>
          </w:tcPr>
          <w:p w14:paraId="5B3108A8" w14:textId="77777777" w:rsidR="00AC435F" w:rsidRPr="00F0470E" w:rsidRDefault="00AC435F">
            <w:pPr>
              <w:pStyle w:val="TableTextLeft"/>
            </w:pPr>
            <w:r w:rsidRPr="00F0470E">
              <w:t>Automatic Meter Reading</w:t>
            </w:r>
          </w:p>
        </w:tc>
      </w:tr>
      <w:tr w:rsidR="00F0470E" w:rsidRPr="00F0470E" w14:paraId="6821D776" w14:textId="77777777" w:rsidTr="007A202A">
        <w:tc>
          <w:tcPr>
            <w:tcW w:w="1696" w:type="dxa"/>
            <w:noWrap/>
            <w:hideMark/>
          </w:tcPr>
          <w:p w14:paraId="3477C358" w14:textId="77777777" w:rsidR="00AC435F" w:rsidRPr="00F0470E" w:rsidRDefault="00AC435F">
            <w:pPr>
              <w:pStyle w:val="TableTextLeft"/>
            </w:pPr>
            <w:r w:rsidRPr="00F0470E">
              <w:lastRenderedPageBreak/>
              <w:t>BoM</w:t>
            </w:r>
          </w:p>
        </w:tc>
        <w:tc>
          <w:tcPr>
            <w:tcW w:w="7384" w:type="dxa"/>
            <w:noWrap/>
            <w:hideMark/>
          </w:tcPr>
          <w:p w14:paraId="718DCDEC" w14:textId="64DBEE3B" w:rsidR="00AC435F" w:rsidRPr="00F0470E" w:rsidRDefault="00AC435F">
            <w:pPr>
              <w:pStyle w:val="TableTextLeft"/>
            </w:pPr>
            <w:r w:rsidRPr="00F0470E">
              <w:t>Bill of Materials</w:t>
            </w:r>
          </w:p>
        </w:tc>
      </w:tr>
      <w:tr w:rsidR="00F3236F" w:rsidRPr="00F0470E" w14:paraId="28D203F4" w14:textId="77777777" w:rsidTr="007A202A">
        <w:tc>
          <w:tcPr>
            <w:tcW w:w="1696" w:type="dxa"/>
            <w:noWrap/>
          </w:tcPr>
          <w:p w14:paraId="759E1DB6" w14:textId="5CEF2F6D" w:rsidR="00F3236F" w:rsidRPr="00F0470E" w:rsidRDefault="00F3236F">
            <w:pPr>
              <w:pStyle w:val="TableTextLeft"/>
            </w:pPr>
            <w:r>
              <w:t>BoP</w:t>
            </w:r>
          </w:p>
        </w:tc>
        <w:tc>
          <w:tcPr>
            <w:tcW w:w="7384" w:type="dxa"/>
            <w:noWrap/>
          </w:tcPr>
          <w:p w14:paraId="4DE6C2F5" w14:textId="4F2351C0" w:rsidR="00F3236F" w:rsidRPr="00F0470E" w:rsidRDefault="00F3236F">
            <w:pPr>
              <w:pStyle w:val="TableTextLeft"/>
            </w:pPr>
            <w:r>
              <w:t>Balance of Plant</w:t>
            </w:r>
          </w:p>
        </w:tc>
      </w:tr>
      <w:tr w:rsidR="00F3236F" w:rsidRPr="00F0470E" w14:paraId="6D4470DD" w14:textId="77777777" w:rsidTr="007A202A">
        <w:tc>
          <w:tcPr>
            <w:tcW w:w="1696" w:type="dxa"/>
            <w:noWrap/>
          </w:tcPr>
          <w:p w14:paraId="1D5CC8D7" w14:textId="1A5C8549" w:rsidR="00F3236F" w:rsidRDefault="00F3236F">
            <w:pPr>
              <w:pStyle w:val="TableTextLeft"/>
            </w:pPr>
            <w:r>
              <w:t>BoS</w:t>
            </w:r>
          </w:p>
        </w:tc>
        <w:tc>
          <w:tcPr>
            <w:tcW w:w="7384" w:type="dxa"/>
            <w:noWrap/>
          </w:tcPr>
          <w:p w14:paraId="0B91A3C5" w14:textId="4E1B6F3B" w:rsidR="00F3236F" w:rsidRDefault="00F3236F">
            <w:pPr>
              <w:pStyle w:val="TableTextLeft"/>
            </w:pPr>
            <w:r>
              <w:t>Balance of System</w:t>
            </w:r>
          </w:p>
        </w:tc>
      </w:tr>
      <w:tr w:rsidR="00F0470E" w:rsidRPr="00F0470E" w14:paraId="2A34F3A4" w14:textId="77777777" w:rsidTr="007A202A">
        <w:tc>
          <w:tcPr>
            <w:tcW w:w="1696" w:type="dxa"/>
            <w:noWrap/>
          </w:tcPr>
          <w:p w14:paraId="7553A61A" w14:textId="77777777" w:rsidR="00AC435F" w:rsidRPr="00F0470E" w:rsidRDefault="00AC435F">
            <w:pPr>
              <w:pStyle w:val="TableTextLeft"/>
            </w:pPr>
            <w:r w:rsidRPr="00F0470E">
              <w:t>BSI</w:t>
            </w:r>
          </w:p>
        </w:tc>
        <w:tc>
          <w:tcPr>
            <w:tcW w:w="7384" w:type="dxa"/>
            <w:noWrap/>
          </w:tcPr>
          <w:p w14:paraId="2518244A" w14:textId="77777777" w:rsidR="00AC435F" w:rsidRPr="00F0470E" w:rsidRDefault="00AC435F">
            <w:pPr>
              <w:pStyle w:val="TableTextLeft"/>
            </w:pPr>
            <w:r w:rsidRPr="00F0470E">
              <w:t>British Standards Institution</w:t>
            </w:r>
          </w:p>
        </w:tc>
      </w:tr>
      <w:tr w:rsidR="00F0470E" w:rsidRPr="00F0470E" w14:paraId="356A6CFC" w14:textId="77777777" w:rsidTr="007A202A">
        <w:tc>
          <w:tcPr>
            <w:tcW w:w="1696" w:type="dxa"/>
            <w:noWrap/>
            <w:hideMark/>
          </w:tcPr>
          <w:p w14:paraId="4C739C5D" w14:textId="77777777" w:rsidR="00AC435F" w:rsidRPr="00F0470E" w:rsidRDefault="00AC435F">
            <w:pPr>
              <w:pStyle w:val="TableTextLeft"/>
            </w:pPr>
            <w:r w:rsidRPr="00F0470E">
              <w:t>CCTV</w:t>
            </w:r>
          </w:p>
        </w:tc>
        <w:tc>
          <w:tcPr>
            <w:tcW w:w="7384" w:type="dxa"/>
            <w:noWrap/>
            <w:hideMark/>
          </w:tcPr>
          <w:p w14:paraId="0A42880F" w14:textId="6276A826" w:rsidR="00AC435F" w:rsidRPr="00F0470E" w:rsidRDefault="00AC435F">
            <w:pPr>
              <w:pStyle w:val="TableTextLeft"/>
            </w:pPr>
            <w:r w:rsidRPr="00F0470E">
              <w:t>Closed Circuit Television</w:t>
            </w:r>
          </w:p>
        </w:tc>
      </w:tr>
      <w:tr w:rsidR="009D23F3" w:rsidRPr="00F0470E" w14:paraId="5DD5FD4E" w14:textId="77777777" w:rsidTr="007A202A">
        <w:tc>
          <w:tcPr>
            <w:tcW w:w="1696" w:type="dxa"/>
            <w:noWrap/>
          </w:tcPr>
          <w:p w14:paraId="07EFA02E" w14:textId="479B9DFA" w:rsidR="009D23F3" w:rsidRPr="00F0470E" w:rsidRDefault="009D23F3">
            <w:pPr>
              <w:pStyle w:val="TableTextLeft"/>
            </w:pPr>
            <w:r>
              <w:t>CDM</w:t>
            </w:r>
          </w:p>
        </w:tc>
        <w:tc>
          <w:tcPr>
            <w:tcW w:w="7384" w:type="dxa"/>
            <w:noWrap/>
          </w:tcPr>
          <w:p w14:paraId="0EE0B6EB" w14:textId="568D7FBF" w:rsidR="009D23F3" w:rsidRPr="00F0470E" w:rsidRDefault="00E27587">
            <w:pPr>
              <w:pStyle w:val="TableTextLeft"/>
            </w:pPr>
            <w:r>
              <w:t>Construction (Design and Management) Regulations 2015</w:t>
            </w:r>
          </w:p>
        </w:tc>
      </w:tr>
      <w:tr w:rsidR="00056F99" w:rsidRPr="00F0470E" w14:paraId="652E2044" w14:textId="77777777" w:rsidTr="007A202A">
        <w:tc>
          <w:tcPr>
            <w:tcW w:w="1696" w:type="dxa"/>
            <w:noWrap/>
          </w:tcPr>
          <w:p w14:paraId="75CE10DD" w14:textId="4373468D" w:rsidR="00056F99" w:rsidRPr="00F0470E" w:rsidRDefault="00056F99">
            <w:pPr>
              <w:pStyle w:val="TableTextLeft"/>
            </w:pPr>
            <w:r>
              <w:t>CPP</w:t>
            </w:r>
          </w:p>
        </w:tc>
        <w:tc>
          <w:tcPr>
            <w:tcW w:w="7384" w:type="dxa"/>
            <w:noWrap/>
          </w:tcPr>
          <w:p w14:paraId="7D69F6CD" w14:textId="23A2D9AD" w:rsidR="00056F99" w:rsidRPr="00F0470E" w:rsidRDefault="00056F99">
            <w:pPr>
              <w:pStyle w:val="TableTextLeft"/>
            </w:pPr>
            <w:r>
              <w:t>Construction Phase Plan</w:t>
            </w:r>
          </w:p>
        </w:tc>
      </w:tr>
      <w:tr w:rsidR="00F0470E" w:rsidRPr="00F0470E" w14:paraId="09E3F0FA" w14:textId="77777777" w:rsidTr="007A202A">
        <w:tc>
          <w:tcPr>
            <w:tcW w:w="1696" w:type="dxa"/>
            <w:noWrap/>
            <w:hideMark/>
          </w:tcPr>
          <w:p w14:paraId="22FA9051" w14:textId="77777777" w:rsidR="00AC435F" w:rsidRPr="00F0470E" w:rsidRDefault="00AC435F">
            <w:pPr>
              <w:pStyle w:val="TableTextLeft"/>
            </w:pPr>
            <w:r w:rsidRPr="00F0470E">
              <w:t>CT</w:t>
            </w:r>
          </w:p>
        </w:tc>
        <w:tc>
          <w:tcPr>
            <w:tcW w:w="7384" w:type="dxa"/>
            <w:noWrap/>
            <w:hideMark/>
          </w:tcPr>
          <w:p w14:paraId="017F40C2" w14:textId="77777777" w:rsidR="00AC435F" w:rsidRPr="00F0470E" w:rsidRDefault="00AC435F">
            <w:pPr>
              <w:pStyle w:val="TableTextLeft"/>
            </w:pPr>
            <w:r w:rsidRPr="00F0470E">
              <w:t>Current Transformer</w:t>
            </w:r>
          </w:p>
        </w:tc>
      </w:tr>
      <w:tr w:rsidR="00F0470E" w:rsidRPr="00F0470E" w14:paraId="6AA57CBD" w14:textId="77777777" w:rsidTr="007A202A">
        <w:tc>
          <w:tcPr>
            <w:tcW w:w="1696" w:type="dxa"/>
            <w:noWrap/>
            <w:hideMark/>
          </w:tcPr>
          <w:p w14:paraId="08A05787" w14:textId="77777777" w:rsidR="00AC435F" w:rsidRPr="00F0470E" w:rsidRDefault="00AC435F">
            <w:pPr>
              <w:pStyle w:val="TableTextLeft"/>
            </w:pPr>
            <w:r w:rsidRPr="00F0470E">
              <w:t>DC</w:t>
            </w:r>
          </w:p>
        </w:tc>
        <w:tc>
          <w:tcPr>
            <w:tcW w:w="7384" w:type="dxa"/>
            <w:noWrap/>
            <w:hideMark/>
          </w:tcPr>
          <w:p w14:paraId="0A4A9792" w14:textId="5A04B5A8" w:rsidR="00AC435F" w:rsidRPr="00F0470E" w:rsidRDefault="00AC435F">
            <w:pPr>
              <w:pStyle w:val="TableTextLeft"/>
            </w:pPr>
            <w:r w:rsidRPr="00F0470E">
              <w:t>Direct Current</w:t>
            </w:r>
          </w:p>
        </w:tc>
      </w:tr>
      <w:tr w:rsidR="00F0470E" w:rsidRPr="00F0470E" w14:paraId="4A7244E7" w14:textId="77777777" w:rsidTr="007A202A">
        <w:tc>
          <w:tcPr>
            <w:tcW w:w="1696" w:type="dxa"/>
            <w:noWrap/>
            <w:hideMark/>
          </w:tcPr>
          <w:p w14:paraId="69AF45CC" w14:textId="77777777" w:rsidR="00AC435F" w:rsidRPr="00F0470E" w:rsidRDefault="00AC435F">
            <w:pPr>
              <w:pStyle w:val="TableTextLeft"/>
            </w:pPr>
            <w:r w:rsidRPr="00F0470E">
              <w:t>DIN</w:t>
            </w:r>
          </w:p>
        </w:tc>
        <w:tc>
          <w:tcPr>
            <w:tcW w:w="7384" w:type="dxa"/>
            <w:noWrap/>
            <w:hideMark/>
          </w:tcPr>
          <w:p w14:paraId="04159142" w14:textId="77777777" w:rsidR="00AC435F" w:rsidRPr="00F0470E" w:rsidRDefault="00AC435F">
            <w:pPr>
              <w:pStyle w:val="TableTextLeft"/>
            </w:pPr>
            <w:r w:rsidRPr="00F0470E">
              <w:t>Deutsches Institut fuer Normung (German Institute for Standardisation).</w:t>
            </w:r>
          </w:p>
        </w:tc>
      </w:tr>
      <w:tr w:rsidR="00793C4D" w:rsidRPr="00F0470E" w14:paraId="575E77D9" w14:textId="77777777" w:rsidTr="007A202A">
        <w:tc>
          <w:tcPr>
            <w:tcW w:w="1696" w:type="dxa"/>
            <w:noWrap/>
          </w:tcPr>
          <w:p w14:paraId="67E4CCD6" w14:textId="0E773E45" w:rsidR="00793C4D" w:rsidRPr="00F0470E" w:rsidRDefault="00793C4D">
            <w:pPr>
              <w:pStyle w:val="TableTextLeft"/>
            </w:pPr>
            <w:r>
              <w:t>DNO</w:t>
            </w:r>
          </w:p>
        </w:tc>
        <w:tc>
          <w:tcPr>
            <w:tcW w:w="7384" w:type="dxa"/>
            <w:noWrap/>
          </w:tcPr>
          <w:p w14:paraId="4F930CCA" w14:textId="75DB8CF2" w:rsidR="00793C4D" w:rsidRPr="00F0470E" w:rsidRDefault="00E8404F">
            <w:pPr>
              <w:pStyle w:val="TableTextLeft"/>
            </w:pPr>
            <w:r>
              <w:t>Distribution Network Oerator</w:t>
            </w:r>
          </w:p>
        </w:tc>
      </w:tr>
      <w:tr w:rsidR="00F0470E" w:rsidRPr="00F0470E" w14:paraId="7F491314" w14:textId="77777777" w:rsidTr="007A202A">
        <w:tc>
          <w:tcPr>
            <w:tcW w:w="1696" w:type="dxa"/>
            <w:noWrap/>
            <w:hideMark/>
          </w:tcPr>
          <w:p w14:paraId="1CCA270A" w14:textId="77777777" w:rsidR="00AC435F" w:rsidRPr="00F0470E" w:rsidRDefault="00AC435F">
            <w:pPr>
              <w:pStyle w:val="TableTextLeft"/>
            </w:pPr>
            <w:r w:rsidRPr="00F0470E">
              <w:t>EL</w:t>
            </w:r>
          </w:p>
        </w:tc>
        <w:tc>
          <w:tcPr>
            <w:tcW w:w="7384" w:type="dxa"/>
            <w:noWrap/>
            <w:hideMark/>
          </w:tcPr>
          <w:p w14:paraId="12486B4D" w14:textId="77777777" w:rsidR="00AC435F" w:rsidRPr="00F0470E" w:rsidRDefault="00AC435F">
            <w:pPr>
              <w:pStyle w:val="TableTextLeft"/>
            </w:pPr>
            <w:r w:rsidRPr="00F0470E">
              <w:t>Electroluminescence</w:t>
            </w:r>
          </w:p>
        </w:tc>
      </w:tr>
      <w:tr w:rsidR="00090F90" w:rsidRPr="00F0470E" w14:paraId="73C8C912" w14:textId="77777777" w:rsidTr="007A202A">
        <w:tc>
          <w:tcPr>
            <w:tcW w:w="1696" w:type="dxa"/>
            <w:noWrap/>
          </w:tcPr>
          <w:p w14:paraId="0B64D09F" w14:textId="77FE35D7" w:rsidR="00090F90" w:rsidRPr="00F0470E" w:rsidRDefault="00090F90">
            <w:pPr>
              <w:pStyle w:val="TableTextLeft"/>
            </w:pPr>
            <w:r>
              <w:t>EMS</w:t>
            </w:r>
          </w:p>
        </w:tc>
        <w:tc>
          <w:tcPr>
            <w:tcW w:w="7384" w:type="dxa"/>
            <w:noWrap/>
          </w:tcPr>
          <w:p w14:paraId="35A41BBC" w14:textId="3020ACEA" w:rsidR="00090F90" w:rsidRPr="00F0470E" w:rsidRDefault="00090F90">
            <w:pPr>
              <w:pStyle w:val="TableTextLeft"/>
            </w:pPr>
            <w:r>
              <w:t>Energy Management System</w:t>
            </w:r>
          </w:p>
        </w:tc>
      </w:tr>
      <w:tr w:rsidR="00F0470E" w:rsidRPr="00F0470E" w14:paraId="2B5D585F" w14:textId="77777777" w:rsidTr="007A202A">
        <w:tc>
          <w:tcPr>
            <w:tcW w:w="1696" w:type="dxa"/>
            <w:noWrap/>
            <w:hideMark/>
          </w:tcPr>
          <w:p w14:paraId="316DE99E" w14:textId="77777777" w:rsidR="00AC435F" w:rsidRPr="00F0470E" w:rsidRDefault="00AC435F">
            <w:pPr>
              <w:pStyle w:val="TableTextLeft"/>
            </w:pPr>
            <w:r w:rsidRPr="00F0470E">
              <w:t>EN</w:t>
            </w:r>
          </w:p>
        </w:tc>
        <w:tc>
          <w:tcPr>
            <w:tcW w:w="7384" w:type="dxa"/>
            <w:noWrap/>
            <w:hideMark/>
          </w:tcPr>
          <w:p w14:paraId="60A815E8" w14:textId="77777777" w:rsidR="00AC435F" w:rsidRPr="00F0470E" w:rsidRDefault="00AC435F">
            <w:pPr>
              <w:pStyle w:val="TableTextLeft"/>
            </w:pPr>
            <w:r w:rsidRPr="00F0470E">
              <w:t>European Standards</w:t>
            </w:r>
          </w:p>
        </w:tc>
      </w:tr>
      <w:tr w:rsidR="00F0470E" w:rsidRPr="00F0470E" w14:paraId="5A524389" w14:textId="77777777" w:rsidTr="007A202A">
        <w:tc>
          <w:tcPr>
            <w:tcW w:w="1696" w:type="dxa"/>
            <w:noWrap/>
            <w:hideMark/>
          </w:tcPr>
          <w:p w14:paraId="37140E5A" w14:textId="38A8304D" w:rsidR="00AC435F" w:rsidRPr="00F0470E" w:rsidRDefault="00AC435F">
            <w:pPr>
              <w:pStyle w:val="TableTextLeft"/>
            </w:pPr>
            <w:r w:rsidRPr="00F0470E">
              <w:t>EPC</w:t>
            </w:r>
            <w:r w:rsidR="00436782" w:rsidRPr="00F0470E">
              <w:tab/>
            </w:r>
          </w:p>
        </w:tc>
        <w:tc>
          <w:tcPr>
            <w:tcW w:w="7384" w:type="dxa"/>
            <w:noWrap/>
            <w:hideMark/>
          </w:tcPr>
          <w:p w14:paraId="1777645F" w14:textId="4EF8033B" w:rsidR="00AC435F" w:rsidRPr="00F0470E" w:rsidRDefault="00AC435F">
            <w:pPr>
              <w:pStyle w:val="TableTextLeft"/>
            </w:pPr>
            <w:r w:rsidRPr="00F0470E">
              <w:t>Engineering, Procurement and Construction</w:t>
            </w:r>
          </w:p>
        </w:tc>
      </w:tr>
      <w:tr w:rsidR="00F0470E" w:rsidRPr="00F0470E" w14:paraId="20398494" w14:textId="77777777" w:rsidTr="007A202A">
        <w:tc>
          <w:tcPr>
            <w:tcW w:w="1696" w:type="dxa"/>
            <w:noWrap/>
          </w:tcPr>
          <w:p w14:paraId="080620CD" w14:textId="599FE4D3" w:rsidR="00436782" w:rsidRPr="00F0470E" w:rsidRDefault="00436782" w:rsidP="007A202A">
            <w:pPr>
              <w:pStyle w:val="TableTextLeft"/>
            </w:pPr>
            <w:r w:rsidRPr="00F0470E">
              <w:t>ERs</w:t>
            </w:r>
          </w:p>
        </w:tc>
        <w:tc>
          <w:tcPr>
            <w:tcW w:w="7384" w:type="dxa"/>
            <w:noWrap/>
          </w:tcPr>
          <w:p w14:paraId="6E2518E9" w14:textId="140C5512" w:rsidR="00436782" w:rsidRPr="00F0470E" w:rsidRDefault="00436782">
            <w:pPr>
              <w:pStyle w:val="TableTextLeft"/>
            </w:pPr>
            <w:r w:rsidRPr="00F0470E">
              <w:t>Employer’s Requirements</w:t>
            </w:r>
          </w:p>
        </w:tc>
      </w:tr>
      <w:tr w:rsidR="00E34741" w:rsidRPr="00F0470E" w14:paraId="5E7924C2" w14:textId="77777777" w:rsidTr="007A202A">
        <w:tc>
          <w:tcPr>
            <w:tcW w:w="1696" w:type="dxa"/>
            <w:noWrap/>
          </w:tcPr>
          <w:p w14:paraId="1E60423E" w14:textId="50204683" w:rsidR="00E34741" w:rsidRPr="00F0470E" w:rsidRDefault="00E34741" w:rsidP="007A202A">
            <w:pPr>
              <w:pStyle w:val="TableTextLeft"/>
            </w:pPr>
            <w:r>
              <w:t>FAT</w:t>
            </w:r>
          </w:p>
        </w:tc>
        <w:tc>
          <w:tcPr>
            <w:tcW w:w="7384" w:type="dxa"/>
            <w:noWrap/>
          </w:tcPr>
          <w:p w14:paraId="6DD9FAD8" w14:textId="0B22F914" w:rsidR="00E34741" w:rsidRPr="00F0470E" w:rsidRDefault="00E34741">
            <w:pPr>
              <w:pStyle w:val="TableTextLeft"/>
            </w:pPr>
            <w:r>
              <w:t>Factory Acceptance Test</w:t>
            </w:r>
          </w:p>
        </w:tc>
      </w:tr>
      <w:tr w:rsidR="00F0470E" w:rsidRPr="00F0470E" w14:paraId="30A35654" w14:textId="77777777" w:rsidTr="007A202A">
        <w:tc>
          <w:tcPr>
            <w:tcW w:w="1696" w:type="dxa"/>
            <w:noWrap/>
            <w:hideMark/>
          </w:tcPr>
          <w:p w14:paraId="20F5D35C" w14:textId="77777777" w:rsidR="00AC435F" w:rsidRPr="00F0470E" w:rsidRDefault="00AC435F">
            <w:pPr>
              <w:pStyle w:val="TableTextLeft"/>
            </w:pPr>
            <w:r w:rsidRPr="00F0470E">
              <w:t xml:space="preserve">GHI </w:t>
            </w:r>
          </w:p>
        </w:tc>
        <w:tc>
          <w:tcPr>
            <w:tcW w:w="7384" w:type="dxa"/>
            <w:noWrap/>
            <w:hideMark/>
          </w:tcPr>
          <w:p w14:paraId="11BA3C2D" w14:textId="77777777" w:rsidR="00AC435F" w:rsidRPr="00F0470E" w:rsidRDefault="00AC435F">
            <w:pPr>
              <w:pStyle w:val="TableTextLeft"/>
            </w:pPr>
            <w:r w:rsidRPr="00F0470E">
              <w:t>Global Horizontal Irradiance</w:t>
            </w:r>
          </w:p>
        </w:tc>
      </w:tr>
      <w:tr w:rsidR="00F0470E" w:rsidRPr="00F0470E" w14:paraId="610DBB06" w14:textId="77777777" w:rsidTr="007A202A">
        <w:tc>
          <w:tcPr>
            <w:tcW w:w="1696" w:type="dxa"/>
            <w:noWrap/>
            <w:hideMark/>
          </w:tcPr>
          <w:p w14:paraId="05338F0A" w14:textId="77777777" w:rsidR="00AC435F" w:rsidRPr="00F0470E" w:rsidRDefault="00AC435F">
            <w:pPr>
              <w:pStyle w:val="TableTextLeft"/>
            </w:pPr>
            <w:r w:rsidRPr="00F0470E">
              <w:t>GII</w:t>
            </w:r>
          </w:p>
        </w:tc>
        <w:tc>
          <w:tcPr>
            <w:tcW w:w="7384" w:type="dxa"/>
            <w:noWrap/>
            <w:hideMark/>
          </w:tcPr>
          <w:p w14:paraId="260320CA" w14:textId="77777777" w:rsidR="00AC435F" w:rsidRPr="00F0470E" w:rsidRDefault="00AC435F">
            <w:pPr>
              <w:pStyle w:val="TableTextLeft"/>
            </w:pPr>
            <w:r w:rsidRPr="00F0470E">
              <w:t>Global Inclined Irradiance</w:t>
            </w:r>
          </w:p>
        </w:tc>
      </w:tr>
      <w:tr w:rsidR="00F0470E" w:rsidRPr="00F0470E" w14:paraId="299BFC2A" w14:textId="77777777" w:rsidTr="007A202A">
        <w:tc>
          <w:tcPr>
            <w:tcW w:w="1696" w:type="dxa"/>
            <w:noWrap/>
            <w:hideMark/>
          </w:tcPr>
          <w:p w14:paraId="4CEE3E92" w14:textId="77777777" w:rsidR="00AC435F" w:rsidRPr="00F0470E" w:rsidRDefault="00AC435F">
            <w:pPr>
              <w:pStyle w:val="TableTextLeft"/>
            </w:pPr>
            <w:r w:rsidRPr="00F0470E">
              <w:t>GPS</w:t>
            </w:r>
          </w:p>
        </w:tc>
        <w:tc>
          <w:tcPr>
            <w:tcW w:w="7384" w:type="dxa"/>
            <w:noWrap/>
            <w:hideMark/>
          </w:tcPr>
          <w:p w14:paraId="6AE33603" w14:textId="77777777" w:rsidR="00AC435F" w:rsidRPr="00F0470E" w:rsidRDefault="00AC435F">
            <w:pPr>
              <w:pStyle w:val="TableTextLeft"/>
            </w:pPr>
            <w:r w:rsidRPr="00F0470E">
              <w:t>Global Positioning System</w:t>
            </w:r>
          </w:p>
        </w:tc>
      </w:tr>
      <w:tr w:rsidR="00936AD5" w:rsidRPr="00F0470E" w14:paraId="4B8D526C" w14:textId="77777777" w:rsidTr="007A202A">
        <w:tc>
          <w:tcPr>
            <w:tcW w:w="1696" w:type="dxa"/>
            <w:noWrap/>
          </w:tcPr>
          <w:p w14:paraId="53B830AF" w14:textId="5EE7B1E6" w:rsidR="00936AD5" w:rsidRPr="00F0470E" w:rsidRDefault="00936AD5">
            <w:pPr>
              <w:pStyle w:val="TableTextLeft"/>
            </w:pPr>
            <w:r>
              <w:t>H&amp;S</w:t>
            </w:r>
          </w:p>
        </w:tc>
        <w:tc>
          <w:tcPr>
            <w:tcW w:w="7384" w:type="dxa"/>
            <w:noWrap/>
          </w:tcPr>
          <w:p w14:paraId="5C307F37" w14:textId="04A57AC8" w:rsidR="00936AD5" w:rsidRPr="00F0470E" w:rsidRDefault="00936AD5">
            <w:pPr>
              <w:pStyle w:val="TableTextLeft"/>
            </w:pPr>
            <w:r>
              <w:t>Health and Safet</w:t>
            </w:r>
            <w:r w:rsidR="001772A5">
              <w:t>y</w:t>
            </w:r>
          </w:p>
        </w:tc>
      </w:tr>
      <w:tr w:rsidR="00056F99" w:rsidRPr="00F0470E" w14:paraId="5AD0142B" w14:textId="77777777" w:rsidTr="007A202A">
        <w:tc>
          <w:tcPr>
            <w:tcW w:w="1696" w:type="dxa"/>
            <w:noWrap/>
          </w:tcPr>
          <w:p w14:paraId="6B568D32" w14:textId="240FF63A" w:rsidR="00056F99" w:rsidRPr="00F0470E" w:rsidRDefault="00056F99">
            <w:pPr>
              <w:pStyle w:val="TableTextLeft"/>
            </w:pPr>
            <w:r>
              <w:t>HSE</w:t>
            </w:r>
          </w:p>
        </w:tc>
        <w:tc>
          <w:tcPr>
            <w:tcW w:w="7384" w:type="dxa"/>
            <w:noWrap/>
          </w:tcPr>
          <w:p w14:paraId="7273AD66" w14:textId="28C27160" w:rsidR="00056F99" w:rsidRPr="00F0470E" w:rsidRDefault="00056F99">
            <w:pPr>
              <w:pStyle w:val="TableTextLeft"/>
            </w:pPr>
            <w:r>
              <w:t>Health, Safety and Environment</w:t>
            </w:r>
          </w:p>
        </w:tc>
      </w:tr>
      <w:tr w:rsidR="00F0470E" w:rsidRPr="00F0470E" w14:paraId="24C33AC7" w14:textId="77777777" w:rsidTr="007A202A">
        <w:tc>
          <w:tcPr>
            <w:tcW w:w="1696" w:type="dxa"/>
            <w:noWrap/>
            <w:hideMark/>
          </w:tcPr>
          <w:p w14:paraId="6025A076" w14:textId="77777777" w:rsidR="00AC435F" w:rsidRPr="00F0470E" w:rsidRDefault="00AC435F">
            <w:pPr>
              <w:pStyle w:val="TableTextLeft"/>
            </w:pPr>
            <w:r w:rsidRPr="00F0470E">
              <w:t xml:space="preserve">HV </w:t>
            </w:r>
          </w:p>
        </w:tc>
        <w:tc>
          <w:tcPr>
            <w:tcW w:w="7384" w:type="dxa"/>
            <w:noWrap/>
            <w:hideMark/>
          </w:tcPr>
          <w:p w14:paraId="1E89BA77" w14:textId="278483A9" w:rsidR="00AC435F" w:rsidRPr="00F0470E" w:rsidRDefault="00AC435F">
            <w:pPr>
              <w:pStyle w:val="TableTextLeft"/>
            </w:pPr>
            <w:r w:rsidRPr="00F0470E">
              <w:t>High Voltage</w:t>
            </w:r>
          </w:p>
        </w:tc>
      </w:tr>
      <w:tr w:rsidR="00F0470E" w:rsidRPr="00F0470E" w14:paraId="7D9F3FFE" w14:textId="77777777" w:rsidTr="007A202A">
        <w:tc>
          <w:tcPr>
            <w:tcW w:w="1696" w:type="dxa"/>
            <w:noWrap/>
            <w:hideMark/>
          </w:tcPr>
          <w:p w14:paraId="70B2AC12" w14:textId="77777777" w:rsidR="00AC435F" w:rsidRPr="00F0470E" w:rsidRDefault="00AC435F">
            <w:pPr>
              <w:pStyle w:val="TableTextLeft"/>
            </w:pPr>
            <w:r w:rsidRPr="00F0470E">
              <w:t>HVAC</w:t>
            </w:r>
          </w:p>
        </w:tc>
        <w:tc>
          <w:tcPr>
            <w:tcW w:w="7384" w:type="dxa"/>
            <w:noWrap/>
            <w:hideMark/>
          </w:tcPr>
          <w:p w14:paraId="11802F32" w14:textId="59580252" w:rsidR="00AC435F" w:rsidRPr="00F0470E" w:rsidRDefault="00AC435F">
            <w:pPr>
              <w:pStyle w:val="TableTextLeft"/>
            </w:pPr>
            <w:r w:rsidRPr="00F0470E">
              <w:t>Heating, Ventilation and Air-Conditioning</w:t>
            </w:r>
          </w:p>
        </w:tc>
      </w:tr>
      <w:tr w:rsidR="00F0470E" w:rsidRPr="00F0470E" w14:paraId="2E9A463C" w14:textId="77777777" w:rsidTr="007A202A">
        <w:tc>
          <w:tcPr>
            <w:tcW w:w="1696" w:type="dxa"/>
            <w:noWrap/>
          </w:tcPr>
          <w:p w14:paraId="6166E144" w14:textId="77777777" w:rsidR="00AC435F" w:rsidRPr="00F0470E" w:rsidRDefault="00AC435F">
            <w:pPr>
              <w:pStyle w:val="TableTextLeft"/>
            </w:pPr>
            <w:r w:rsidRPr="00F0470E">
              <w:t>IBC</w:t>
            </w:r>
          </w:p>
        </w:tc>
        <w:tc>
          <w:tcPr>
            <w:tcW w:w="7384" w:type="dxa"/>
            <w:noWrap/>
          </w:tcPr>
          <w:p w14:paraId="42DCE06B" w14:textId="77777777" w:rsidR="00AC435F" w:rsidRPr="00F0470E" w:rsidRDefault="00AC435F">
            <w:pPr>
              <w:pStyle w:val="TableTextLeft"/>
            </w:pPr>
            <w:r w:rsidRPr="00F0470E">
              <w:t>International Building Code</w:t>
            </w:r>
          </w:p>
        </w:tc>
      </w:tr>
      <w:tr w:rsidR="00F73D5E" w:rsidRPr="00F0470E" w14:paraId="05C9F0DF" w14:textId="77777777" w:rsidTr="007A202A">
        <w:tc>
          <w:tcPr>
            <w:tcW w:w="1696" w:type="dxa"/>
            <w:noWrap/>
          </w:tcPr>
          <w:p w14:paraId="643DA831" w14:textId="0BDAC29C" w:rsidR="00F73D5E" w:rsidRPr="00F0470E" w:rsidRDefault="00F73D5E">
            <w:pPr>
              <w:pStyle w:val="TableTextLeft"/>
            </w:pPr>
            <w:r>
              <w:t>ICP</w:t>
            </w:r>
          </w:p>
        </w:tc>
        <w:tc>
          <w:tcPr>
            <w:tcW w:w="7384" w:type="dxa"/>
            <w:noWrap/>
          </w:tcPr>
          <w:p w14:paraId="2C6A519E" w14:textId="4CB5CA8B" w:rsidR="00F73D5E" w:rsidRPr="00F0470E" w:rsidRDefault="00F73D5E">
            <w:pPr>
              <w:pStyle w:val="TableTextLeft"/>
            </w:pPr>
            <w:r>
              <w:t>Independent Connection Provider</w:t>
            </w:r>
          </w:p>
        </w:tc>
      </w:tr>
      <w:tr w:rsidR="00F0470E" w:rsidRPr="00F0470E" w14:paraId="625372AF" w14:textId="77777777" w:rsidTr="007A202A">
        <w:tc>
          <w:tcPr>
            <w:tcW w:w="1696" w:type="dxa"/>
            <w:noWrap/>
            <w:hideMark/>
          </w:tcPr>
          <w:p w14:paraId="6F852BB5" w14:textId="77777777" w:rsidR="00AC435F" w:rsidRPr="00F0470E" w:rsidRDefault="00AC435F">
            <w:pPr>
              <w:pStyle w:val="TableTextLeft"/>
            </w:pPr>
            <w:r w:rsidRPr="00F0470E">
              <w:t>IEC</w:t>
            </w:r>
          </w:p>
        </w:tc>
        <w:tc>
          <w:tcPr>
            <w:tcW w:w="7384" w:type="dxa"/>
            <w:noWrap/>
            <w:hideMark/>
          </w:tcPr>
          <w:p w14:paraId="62EABCA2" w14:textId="77777777" w:rsidR="00AC435F" w:rsidRPr="00F0470E" w:rsidRDefault="00AC435F">
            <w:pPr>
              <w:pStyle w:val="TableTextLeft"/>
            </w:pPr>
            <w:r w:rsidRPr="00F0470E">
              <w:t>International Electrotechnical Commission</w:t>
            </w:r>
          </w:p>
        </w:tc>
      </w:tr>
      <w:tr w:rsidR="00F0470E" w:rsidRPr="00F0470E" w14:paraId="5874B347" w14:textId="77777777" w:rsidTr="007A202A">
        <w:tc>
          <w:tcPr>
            <w:tcW w:w="1696" w:type="dxa"/>
            <w:noWrap/>
            <w:hideMark/>
          </w:tcPr>
          <w:p w14:paraId="366389A1" w14:textId="77777777" w:rsidR="00AC435F" w:rsidRPr="00F0470E" w:rsidRDefault="00AC435F">
            <w:pPr>
              <w:pStyle w:val="TableTextLeft"/>
            </w:pPr>
            <w:r w:rsidRPr="00F0470E">
              <w:t>IED</w:t>
            </w:r>
          </w:p>
        </w:tc>
        <w:tc>
          <w:tcPr>
            <w:tcW w:w="7384" w:type="dxa"/>
            <w:noWrap/>
            <w:hideMark/>
          </w:tcPr>
          <w:p w14:paraId="23A3A81A" w14:textId="77777777" w:rsidR="00AC435F" w:rsidRPr="00F0470E" w:rsidRDefault="00AC435F">
            <w:pPr>
              <w:pStyle w:val="TableTextLeft"/>
            </w:pPr>
            <w:r w:rsidRPr="00F0470E">
              <w:t>Intelligent Electronic Devices such as MV or HV protective relays</w:t>
            </w:r>
          </w:p>
        </w:tc>
      </w:tr>
      <w:tr w:rsidR="00F0470E" w:rsidRPr="00F0470E" w14:paraId="08B981E4" w14:textId="77777777" w:rsidTr="007A202A">
        <w:tc>
          <w:tcPr>
            <w:tcW w:w="1696" w:type="dxa"/>
            <w:noWrap/>
            <w:hideMark/>
          </w:tcPr>
          <w:p w14:paraId="100E8FBA" w14:textId="77777777" w:rsidR="00AC435F" w:rsidRPr="00F0470E" w:rsidRDefault="00AC435F">
            <w:pPr>
              <w:pStyle w:val="TableTextLeft"/>
            </w:pPr>
            <w:r w:rsidRPr="00F0470E">
              <w:t>IEEE</w:t>
            </w:r>
          </w:p>
        </w:tc>
        <w:tc>
          <w:tcPr>
            <w:tcW w:w="7384" w:type="dxa"/>
            <w:noWrap/>
            <w:hideMark/>
          </w:tcPr>
          <w:p w14:paraId="19AC7963" w14:textId="4B57234F" w:rsidR="00AC435F" w:rsidRPr="00F0470E" w:rsidRDefault="00AC435F">
            <w:pPr>
              <w:pStyle w:val="TableTextLeft"/>
            </w:pPr>
            <w:r w:rsidRPr="00F0470E">
              <w:t>Institute of Electrical and Electronic Engineers.</w:t>
            </w:r>
          </w:p>
        </w:tc>
      </w:tr>
      <w:tr w:rsidR="00F0470E" w:rsidRPr="00F0470E" w14:paraId="076E6523" w14:textId="77777777" w:rsidTr="007A202A">
        <w:tc>
          <w:tcPr>
            <w:tcW w:w="1696" w:type="dxa"/>
            <w:noWrap/>
            <w:hideMark/>
          </w:tcPr>
          <w:p w14:paraId="4FB8C0C6" w14:textId="77777777" w:rsidR="00AC435F" w:rsidRPr="00F0470E" w:rsidRDefault="00AC435F">
            <w:pPr>
              <w:pStyle w:val="TableTextLeft"/>
            </w:pPr>
            <w:r w:rsidRPr="00F0470E">
              <w:t>ISO</w:t>
            </w:r>
          </w:p>
        </w:tc>
        <w:tc>
          <w:tcPr>
            <w:tcW w:w="7384" w:type="dxa"/>
            <w:noWrap/>
            <w:hideMark/>
          </w:tcPr>
          <w:p w14:paraId="7DC84790" w14:textId="77777777" w:rsidR="00AC435F" w:rsidRPr="00F0470E" w:rsidRDefault="00AC435F">
            <w:pPr>
              <w:pStyle w:val="TableTextLeft"/>
            </w:pPr>
            <w:r w:rsidRPr="00F0470E">
              <w:t>International Organization for Standardization</w:t>
            </w:r>
          </w:p>
        </w:tc>
      </w:tr>
      <w:tr w:rsidR="00F0470E" w:rsidRPr="00F0470E" w14:paraId="73A88C2A" w14:textId="77777777" w:rsidTr="007A202A">
        <w:tc>
          <w:tcPr>
            <w:tcW w:w="1696" w:type="dxa"/>
            <w:noWrap/>
            <w:hideMark/>
          </w:tcPr>
          <w:p w14:paraId="312AB314" w14:textId="77777777" w:rsidR="00AC435F" w:rsidRPr="00F0470E" w:rsidRDefault="00AC435F">
            <w:pPr>
              <w:pStyle w:val="TableTextLeft"/>
            </w:pPr>
            <w:r w:rsidRPr="00F0470E">
              <w:t>ITP</w:t>
            </w:r>
          </w:p>
        </w:tc>
        <w:tc>
          <w:tcPr>
            <w:tcW w:w="7384" w:type="dxa"/>
            <w:noWrap/>
            <w:hideMark/>
          </w:tcPr>
          <w:p w14:paraId="4E24C50E" w14:textId="35139AF9" w:rsidR="00AC435F" w:rsidRPr="00F0470E" w:rsidRDefault="00AC435F">
            <w:pPr>
              <w:pStyle w:val="TableTextLeft"/>
            </w:pPr>
            <w:r w:rsidRPr="00F0470E">
              <w:t>Inspection and Test Plan</w:t>
            </w:r>
          </w:p>
        </w:tc>
      </w:tr>
      <w:tr w:rsidR="00F0470E" w:rsidRPr="00F0470E" w14:paraId="02AA6D8A" w14:textId="77777777" w:rsidTr="007A202A">
        <w:tc>
          <w:tcPr>
            <w:tcW w:w="1696" w:type="dxa"/>
            <w:noWrap/>
            <w:hideMark/>
          </w:tcPr>
          <w:p w14:paraId="24161E8C" w14:textId="77777777" w:rsidR="00AC435F" w:rsidRPr="00F0470E" w:rsidRDefault="00AC435F">
            <w:pPr>
              <w:pStyle w:val="TableTextLeft"/>
            </w:pPr>
            <w:r w:rsidRPr="00F0470E">
              <w:t>LCOE</w:t>
            </w:r>
          </w:p>
        </w:tc>
        <w:tc>
          <w:tcPr>
            <w:tcW w:w="7384" w:type="dxa"/>
            <w:noWrap/>
            <w:hideMark/>
          </w:tcPr>
          <w:p w14:paraId="7F9E9AED" w14:textId="4D166D75" w:rsidR="00AC435F" w:rsidRPr="00F0470E" w:rsidRDefault="00AC435F">
            <w:pPr>
              <w:pStyle w:val="TableTextLeft"/>
            </w:pPr>
            <w:r w:rsidRPr="00F0470E">
              <w:t>Levelised Cost of Electricity</w:t>
            </w:r>
          </w:p>
        </w:tc>
      </w:tr>
      <w:tr w:rsidR="00F0470E" w:rsidRPr="00F0470E" w14:paraId="0810F62B" w14:textId="77777777" w:rsidTr="007A202A">
        <w:tc>
          <w:tcPr>
            <w:tcW w:w="1696" w:type="dxa"/>
            <w:noWrap/>
            <w:hideMark/>
          </w:tcPr>
          <w:p w14:paraId="5F38E8ED" w14:textId="77777777" w:rsidR="00AC435F" w:rsidRPr="00F0470E" w:rsidRDefault="00AC435F">
            <w:pPr>
              <w:pStyle w:val="TableTextLeft"/>
            </w:pPr>
            <w:r w:rsidRPr="00F0470E">
              <w:t>LPS</w:t>
            </w:r>
          </w:p>
        </w:tc>
        <w:tc>
          <w:tcPr>
            <w:tcW w:w="7384" w:type="dxa"/>
            <w:noWrap/>
            <w:hideMark/>
          </w:tcPr>
          <w:p w14:paraId="254CA2DE" w14:textId="77777777" w:rsidR="00AC435F" w:rsidRPr="00F0470E" w:rsidRDefault="00AC435F">
            <w:pPr>
              <w:pStyle w:val="TableTextLeft"/>
            </w:pPr>
            <w:r w:rsidRPr="00F0470E">
              <w:t>Lightning Protection System</w:t>
            </w:r>
          </w:p>
        </w:tc>
      </w:tr>
      <w:tr w:rsidR="00F0470E" w:rsidRPr="00F0470E" w14:paraId="056D07C2" w14:textId="77777777" w:rsidTr="007A202A">
        <w:tc>
          <w:tcPr>
            <w:tcW w:w="1696" w:type="dxa"/>
            <w:noWrap/>
            <w:hideMark/>
          </w:tcPr>
          <w:p w14:paraId="0DC08918" w14:textId="77777777" w:rsidR="00AC435F" w:rsidRPr="00F0470E" w:rsidRDefault="00AC435F">
            <w:pPr>
              <w:pStyle w:val="TableTextLeft"/>
            </w:pPr>
            <w:r w:rsidRPr="00F0470E">
              <w:t>LV</w:t>
            </w:r>
          </w:p>
        </w:tc>
        <w:tc>
          <w:tcPr>
            <w:tcW w:w="7384" w:type="dxa"/>
            <w:noWrap/>
            <w:hideMark/>
          </w:tcPr>
          <w:p w14:paraId="2E581D69" w14:textId="5A9C1126" w:rsidR="00AC435F" w:rsidRPr="00F0470E" w:rsidRDefault="00AC435F">
            <w:pPr>
              <w:pStyle w:val="TableTextLeft"/>
            </w:pPr>
            <w:r w:rsidRPr="00F0470E">
              <w:t>Low Voltage</w:t>
            </w:r>
          </w:p>
        </w:tc>
      </w:tr>
      <w:tr w:rsidR="00F0470E" w:rsidRPr="00F0470E" w14:paraId="0CCE97AB" w14:textId="77777777" w:rsidTr="007A202A">
        <w:tc>
          <w:tcPr>
            <w:tcW w:w="1696" w:type="dxa"/>
            <w:noWrap/>
            <w:hideMark/>
          </w:tcPr>
          <w:p w14:paraId="42CF634F" w14:textId="77777777" w:rsidR="00AC435F" w:rsidRPr="00F0470E" w:rsidRDefault="00AC435F">
            <w:pPr>
              <w:pStyle w:val="TableTextLeft"/>
            </w:pPr>
            <w:r w:rsidRPr="00F0470E">
              <w:t>MC</w:t>
            </w:r>
          </w:p>
        </w:tc>
        <w:tc>
          <w:tcPr>
            <w:tcW w:w="7384" w:type="dxa"/>
            <w:noWrap/>
            <w:hideMark/>
          </w:tcPr>
          <w:p w14:paraId="2921B2A1" w14:textId="77777777" w:rsidR="00AC435F" w:rsidRPr="00F0470E" w:rsidRDefault="00AC435F">
            <w:pPr>
              <w:pStyle w:val="TableTextLeft"/>
            </w:pPr>
            <w:r w:rsidRPr="00F0470E">
              <w:t>Multi Contact</w:t>
            </w:r>
          </w:p>
        </w:tc>
      </w:tr>
      <w:tr w:rsidR="00F0470E" w:rsidRPr="00F0470E" w14:paraId="3A731EF9" w14:textId="77777777" w:rsidTr="007A202A">
        <w:tc>
          <w:tcPr>
            <w:tcW w:w="1696" w:type="dxa"/>
            <w:noWrap/>
            <w:hideMark/>
          </w:tcPr>
          <w:p w14:paraId="6C9D320B" w14:textId="77777777" w:rsidR="00AC435F" w:rsidRPr="00FB50FC" w:rsidRDefault="00AC435F">
            <w:pPr>
              <w:pStyle w:val="TableTextLeft"/>
            </w:pPr>
            <w:r w:rsidRPr="00FB50FC">
              <w:t>MV</w:t>
            </w:r>
          </w:p>
        </w:tc>
        <w:tc>
          <w:tcPr>
            <w:tcW w:w="7384" w:type="dxa"/>
            <w:noWrap/>
            <w:hideMark/>
          </w:tcPr>
          <w:p w14:paraId="6595AF4E" w14:textId="0E3FFED6" w:rsidR="00AC435F" w:rsidRPr="00D76E12" w:rsidRDefault="00AC435F">
            <w:pPr>
              <w:pStyle w:val="TableTextLeft"/>
              <w:rPr>
                <w:highlight w:val="yellow"/>
              </w:rPr>
            </w:pPr>
            <w:r w:rsidRPr="00630080">
              <w:t>Medium Voltage</w:t>
            </w:r>
          </w:p>
        </w:tc>
      </w:tr>
      <w:tr w:rsidR="0007374F" w:rsidRPr="00F0470E" w14:paraId="6582F520" w14:textId="77777777" w:rsidTr="007A202A">
        <w:tc>
          <w:tcPr>
            <w:tcW w:w="1696" w:type="dxa"/>
            <w:noWrap/>
          </w:tcPr>
          <w:p w14:paraId="5A6CA69B" w14:textId="1B0E80C8" w:rsidR="0007374F" w:rsidRPr="00D2629C" w:rsidRDefault="0007374F">
            <w:pPr>
              <w:pStyle w:val="TableTextLeft"/>
            </w:pPr>
            <w:r w:rsidRPr="00D2629C">
              <w:t>NCSC</w:t>
            </w:r>
          </w:p>
        </w:tc>
        <w:tc>
          <w:tcPr>
            <w:tcW w:w="7384" w:type="dxa"/>
            <w:noWrap/>
          </w:tcPr>
          <w:p w14:paraId="15407987" w14:textId="00806FBB" w:rsidR="0007374F" w:rsidRPr="00D76E12" w:rsidRDefault="00D2629C">
            <w:pPr>
              <w:pStyle w:val="TableTextLeft"/>
            </w:pPr>
            <w:r w:rsidRPr="00D76E12">
              <w:t>National Cyber Security Centre</w:t>
            </w:r>
          </w:p>
        </w:tc>
      </w:tr>
      <w:tr w:rsidR="000C35DD" w:rsidRPr="00F0470E" w14:paraId="286D92E9" w14:textId="77777777" w:rsidTr="007A202A">
        <w:tc>
          <w:tcPr>
            <w:tcW w:w="1696" w:type="dxa"/>
            <w:noWrap/>
          </w:tcPr>
          <w:p w14:paraId="579FBCC0" w14:textId="734E7E7C" w:rsidR="000C35DD" w:rsidRPr="00D2629C" w:rsidRDefault="000C35DD">
            <w:pPr>
              <w:pStyle w:val="TableTextLeft"/>
            </w:pPr>
            <w:r>
              <w:t>NESO</w:t>
            </w:r>
          </w:p>
        </w:tc>
        <w:tc>
          <w:tcPr>
            <w:tcW w:w="7384" w:type="dxa"/>
            <w:noWrap/>
          </w:tcPr>
          <w:p w14:paraId="261901FA" w14:textId="04B9A838" w:rsidR="000C35DD" w:rsidRPr="00D76E12" w:rsidRDefault="000C35DD">
            <w:pPr>
              <w:pStyle w:val="TableTextLeft"/>
            </w:pPr>
            <w:r w:rsidRPr="000C35DD">
              <w:t>National Energy System Operator</w:t>
            </w:r>
          </w:p>
        </w:tc>
      </w:tr>
      <w:tr w:rsidR="004A6CA4" w:rsidRPr="00F0470E" w14:paraId="478CF27D" w14:textId="77777777" w:rsidTr="007A202A">
        <w:tc>
          <w:tcPr>
            <w:tcW w:w="1696" w:type="dxa"/>
            <w:noWrap/>
          </w:tcPr>
          <w:p w14:paraId="2E70E992" w14:textId="4380AB7A" w:rsidR="004A6CA4" w:rsidRPr="00F0470E" w:rsidRDefault="004A6CA4">
            <w:pPr>
              <w:pStyle w:val="TableTextLeft"/>
            </w:pPr>
            <w:r>
              <w:lastRenderedPageBreak/>
              <w:t>OEM</w:t>
            </w:r>
          </w:p>
        </w:tc>
        <w:tc>
          <w:tcPr>
            <w:tcW w:w="7384" w:type="dxa"/>
            <w:noWrap/>
          </w:tcPr>
          <w:p w14:paraId="3CBD5C5B" w14:textId="5098BFAC" w:rsidR="004A6CA4" w:rsidRPr="00F0470E" w:rsidRDefault="004A6CA4">
            <w:pPr>
              <w:pStyle w:val="TableTextLeft"/>
            </w:pPr>
            <w:r>
              <w:t>Original Equipment Manufacturer</w:t>
            </w:r>
          </w:p>
        </w:tc>
      </w:tr>
      <w:tr w:rsidR="00F0470E" w:rsidRPr="00F0470E" w14:paraId="7A64C58C" w14:textId="77777777" w:rsidTr="007A202A">
        <w:tc>
          <w:tcPr>
            <w:tcW w:w="1696" w:type="dxa"/>
            <w:noWrap/>
          </w:tcPr>
          <w:p w14:paraId="3C434C2A" w14:textId="77777777" w:rsidR="00AC435F" w:rsidRPr="00F0470E" w:rsidRDefault="00AC435F">
            <w:pPr>
              <w:pStyle w:val="TableTextLeft"/>
            </w:pPr>
            <w:r w:rsidRPr="00F0470E">
              <w:t>O&amp;M</w:t>
            </w:r>
          </w:p>
        </w:tc>
        <w:tc>
          <w:tcPr>
            <w:tcW w:w="7384" w:type="dxa"/>
            <w:noWrap/>
          </w:tcPr>
          <w:p w14:paraId="7CCDB34F" w14:textId="19AC7C9C" w:rsidR="00AC435F" w:rsidRPr="00F0470E" w:rsidRDefault="00AC435F">
            <w:pPr>
              <w:pStyle w:val="TableTextLeft"/>
            </w:pPr>
            <w:r w:rsidRPr="00F0470E">
              <w:t>Operations and Maintenance</w:t>
            </w:r>
          </w:p>
        </w:tc>
      </w:tr>
      <w:tr w:rsidR="00A137B4" w:rsidRPr="00F0470E" w14:paraId="7013CAEA" w14:textId="77777777" w:rsidTr="007A202A">
        <w:tc>
          <w:tcPr>
            <w:tcW w:w="1696" w:type="dxa"/>
            <w:noWrap/>
          </w:tcPr>
          <w:p w14:paraId="2DA6415A" w14:textId="66A7AA53" w:rsidR="00A137B4" w:rsidRPr="00F0470E" w:rsidRDefault="00A137B4">
            <w:pPr>
              <w:pStyle w:val="TableTextLeft"/>
            </w:pPr>
            <w:r>
              <w:t>PAC</w:t>
            </w:r>
          </w:p>
        </w:tc>
        <w:tc>
          <w:tcPr>
            <w:tcW w:w="7384" w:type="dxa"/>
            <w:noWrap/>
          </w:tcPr>
          <w:p w14:paraId="5E25ED77" w14:textId="50B24B62" w:rsidR="00A137B4" w:rsidRPr="00F0470E" w:rsidRDefault="00A137B4">
            <w:pPr>
              <w:pStyle w:val="TableTextLeft"/>
            </w:pPr>
            <w:r>
              <w:t>Provisional Acceptance Test</w:t>
            </w:r>
          </w:p>
        </w:tc>
      </w:tr>
      <w:tr w:rsidR="00F0470E" w:rsidRPr="00F0470E" w14:paraId="6D94EADD" w14:textId="77777777" w:rsidTr="007A202A">
        <w:tc>
          <w:tcPr>
            <w:tcW w:w="1696" w:type="dxa"/>
            <w:noWrap/>
            <w:hideMark/>
          </w:tcPr>
          <w:p w14:paraId="06FB82C6" w14:textId="77777777" w:rsidR="00AC435F" w:rsidRPr="00F0470E" w:rsidRDefault="00AC435F">
            <w:pPr>
              <w:pStyle w:val="TableTextLeft"/>
            </w:pPr>
            <w:r w:rsidRPr="00F0470E">
              <w:t>PCB</w:t>
            </w:r>
          </w:p>
        </w:tc>
        <w:tc>
          <w:tcPr>
            <w:tcW w:w="7384" w:type="dxa"/>
            <w:noWrap/>
            <w:hideMark/>
          </w:tcPr>
          <w:p w14:paraId="79D4A398" w14:textId="77777777" w:rsidR="00AC435F" w:rsidRPr="00F0470E" w:rsidRDefault="00AC435F">
            <w:pPr>
              <w:pStyle w:val="TableTextLeft"/>
            </w:pPr>
            <w:r w:rsidRPr="00F0470E">
              <w:t>Power Conversion Block</w:t>
            </w:r>
          </w:p>
        </w:tc>
      </w:tr>
      <w:tr w:rsidR="00056F99" w:rsidRPr="00F0470E" w14:paraId="0993E0DE" w14:textId="77777777" w:rsidTr="007A202A">
        <w:tc>
          <w:tcPr>
            <w:tcW w:w="1696" w:type="dxa"/>
            <w:noWrap/>
          </w:tcPr>
          <w:p w14:paraId="64E34D09" w14:textId="121B5B8F" w:rsidR="00056F99" w:rsidRPr="00F0470E" w:rsidRDefault="00056F99">
            <w:pPr>
              <w:pStyle w:val="TableTextLeft"/>
            </w:pPr>
            <w:r>
              <w:t>PCI</w:t>
            </w:r>
          </w:p>
        </w:tc>
        <w:tc>
          <w:tcPr>
            <w:tcW w:w="7384" w:type="dxa"/>
            <w:noWrap/>
          </w:tcPr>
          <w:p w14:paraId="7F0F5098" w14:textId="6F04A0FA" w:rsidR="00056F99" w:rsidRPr="00A044C9" w:rsidRDefault="00056F99">
            <w:pPr>
              <w:pStyle w:val="TableTextLeft"/>
              <w:rPr>
                <w:b/>
                <w:bCs/>
              </w:rPr>
            </w:pPr>
            <w:r>
              <w:t>Pre-Construction Information</w:t>
            </w:r>
          </w:p>
        </w:tc>
      </w:tr>
      <w:tr w:rsidR="00F0470E" w:rsidRPr="00F0470E" w14:paraId="477915A9" w14:textId="77777777" w:rsidTr="007A202A">
        <w:tc>
          <w:tcPr>
            <w:tcW w:w="1696" w:type="dxa"/>
            <w:noWrap/>
            <w:hideMark/>
          </w:tcPr>
          <w:p w14:paraId="5FB8EFDB" w14:textId="77777777" w:rsidR="00AC435F" w:rsidRPr="00F0470E" w:rsidRDefault="00AC435F">
            <w:pPr>
              <w:pStyle w:val="TableTextLeft"/>
            </w:pPr>
            <w:r w:rsidRPr="00F0470E">
              <w:t>PID</w:t>
            </w:r>
          </w:p>
        </w:tc>
        <w:tc>
          <w:tcPr>
            <w:tcW w:w="7384" w:type="dxa"/>
            <w:noWrap/>
            <w:hideMark/>
          </w:tcPr>
          <w:p w14:paraId="54D69759" w14:textId="77777777" w:rsidR="00AC435F" w:rsidRPr="00F0470E" w:rsidRDefault="00AC435F">
            <w:pPr>
              <w:pStyle w:val="TableTextLeft"/>
            </w:pPr>
            <w:r w:rsidRPr="00F0470E">
              <w:t>Potential Induced Degradation</w:t>
            </w:r>
          </w:p>
        </w:tc>
      </w:tr>
      <w:tr w:rsidR="00F0470E" w:rsidRPr="00F0470E" w14:paraId="5F44AFD8" w14:textId="77777777" w:rsidTr="007A202A">
        <w:tc>
          <w:tcPr>
            <w:tcW w:w="1696" w:type="dxa"/>
            <w:noWrap/>
            <w:hideMark/>
          </w:tcPr>
          <w:p w14:paraId="0B40D68E" w14:textId="77777777" w:rsidR="00AC435F" w:rsidRPr="00F0470E" w:rsidRDefault="00AC435F">
            <w:pPr>
              <w:pStyle w:val="TableTextLeft"/>
            </w:pPr>
            <w:r w:rsidRPr="00F0470E">
              <w:t xml:space="preserve">PLC </w:t>
            </w:r>
          </w:p>
        </w:tc>
        <w:tc>
          <w:tcPr>
            <w:tcW w:w="7384" w:type="dxa"/>
            <w:noWrap/>
            <w:hideMark/>
          </w:tcPr>
          <w:p w14:paraId="5173B71D" w14:textId="77777777" w:rsidR="00AC435F" w:rsidRPr="00F0470E" w:rsidRDefault="00AC435F">
            <w:pPr>
              <w:pStyle w:val="TableTextLeft"/>
            </w:pPr>
            <w:r w:rsidRPr="00F0470E">
              <w:t>Programmable Logic Controller</w:t>
            </w:r>
          </w:p>
        </w:tc>
      </w:tr>
      <w:tr w:rsidR="00F0470E" w:rsidRPr="00F0470E" w14:paraId="2CEDF52B" w14:textId="77777777" w:rsidTr="007A202A">
        <w:tc>
          <w:tcPr>
            <w:tcW w:w="1696" w:type="dxa"/>
            <w:noWrap/>
            <w:hideMark/>
          </w:tcPr>
          <w:p w14:paraId="691AE947" w14:textId="77777777" w:rsidR="00AC435F" w:rsidRPr="00F0470E" w:rsidRDefault="00AC435F">
            <w:pPr>
              <w:pStyle w:val="TableTextLeft"/>
            </w:pPr>
            <w:r w:rsidRPr="00F0470E">
              <w:t>POA</w:t>
            </w:r>
          </w:p>
        </w:tc>
        <w:tc>
          <w:tcPr>
            <w:tcW w:w="7384" w:type="dxa"/>
            <w:noWrap/>
            <w:hideMark/>
          </w:tcPr>
          <w:p w14:paraId="487433A4" w14:textId="34C5C38B" w:rsidR="00AC435F" w:rsidRPr="00F0470E" w:rsidRDefault="00AC435F">
            <w:pPr>
              <w:pStyle w:val="TableTextLeft"/>
            </w:pPr>
            <w:r w:rsidRPr="00F0470E">
              <w:t>Plane of Array</w:t>
            </w:r>
          </w:p>
        </w:tc>
      </w:tr>
      <w:tr w:rsidR="00F0470E" w:rsidRPr="00F0470E" w14:paraId="36F2BBB8" w14:textId="77777777" w:rsidTr="007A202A">
        <w:tc>
          <w:tcPr>
            <w:tcW w:w="1696" w:type="dxa"/>
            <w:noWrap/>
            <w:hideMark/>
          </w:tcPr>
          <w:p w14:paraId="3FE33D40" w14:textId="77777777" w:rsidR="00AC435F" w:rsidRPr="00F0470E" w:rsidRDefault="00AC435F">
            <w:pPr>
              <w:pStyle w:val="TableTextLeft"/>
            </w:pPr>
            <w:r w:rsidRPr="00F0470E">
              <w:t>POC</w:t>
            </w:r>
          </w:p>
        </w:tc>
        <w:tc>
          <w:tcPr>
            <w:tcW w:w="7384" w:type="dxa"/>
            <w:noWrap/>
            <w:hideMark/>
          </w:tcPr>
          <w:p w14:paraId="0BB196CC" w14:textId="6369E5C8" w:rsidR="00AC435F" w:rsidRPr="00F0470E" w:rsidRDefault="00AC435F">
            <w:pPr>
              <w:pStyle w:val="TableTextLeft"/>
            </w:pPr>
            <w:r w:rsidRPr="00F0470E">
              <w:t>Point of Connection</w:t>
            </w:r>
          </w:p>
        </w:tc>
      </w:tr>
      <w:tr w:rsidR="00F0470E" w:rsidRPr="00F0470E" w14:paraId="740D583D" w14:textId="77777777" w:rsidTr="007A202A">
        <w:tc>
          <w:tcPr>
            <w:tcW w:w="1696" w:type="dxa"/>
            <w:noWrap/>
            <w:hideMark/>
          </w:tcPr>
          <w:p w14:paraId="191850BF" w14:textId="77777777" w:rsidR="00AC435F" w:rsidRPr="00F0470E" w:rsidRDefault="00AC435F">
            <w:pPr>
              <w:pStyle w:val="TableTextLeft"/>
            </w:pPr>
            <w:r w:rsidRPr="00F0470E">
              <w:t>PPA</w:t>
            </w:r>
          </w:p>
        </w:tc>
        <w:tc>
          <w:tcPr>
            <w:tcW w:w="7384" w:type="dxa"/>
            <w:noWrap/>
            <w:hideMark/>
          </w:tcPr>
          <w:p w14:paraId="54DE6D20" w14:textId="77777777" w:rsidR="00AC435F" w:rsidRPr="00F0470E" w:rsidRDefault="00AC435F">
            <w:pPr>
              <w:pStyle w:val="TableTextLeft"/>
            </w:pPr>
            <w:r w:rsidRPr="00F0470E">
              <w:t>Power Purchase Agreement</w:t>
            </w:r>
          </w:p>
        </w:tc>
      </w:tr>
      <w:tr w:rsidR="00090F90" w:rsidRPr="00F0470E" w14:paraId="66F5B4D2" w14:textId="77777777" w:rsidTr="007A202A">
        <w:tc>
          <w:tcPr>
            <w:tcW w:w="1696" w:type="dxa"/>
            <w:noWrap/>
          </w:tcPr>
          <w:p w14:paraId="181F495C" w14:textId="5E6C5167" w:rsidR="00090F90" w:rsidRPr="00F0470E" w:rsidRDefault="00090F90">
            <w:pPr>
              <w:pStyle w:val="TableTextLeft"/>
            </w:pPr>
            <w:r>
              <w:t>PPC</w:t>
            </w:r>
          </w:p>
        </w:tc>
        <w:tc>
          <w:tcPr>
            <w:tcW w:w="7384" w:type="dxa"/>
            <w:noWrap/>
          </w:tcPr>
          <w:p w14:paraId="034E1E86" w14:textId="5514AC60" w:rsidR="00090F90" w:rsidRPr="00F0470E" w:rsidRDefault="00090F90">
            <w:pPr>
              <w:pStyle w:val="TableTextLeft"/>
            </w:pPr>
            <w:r>
              <w:t>Power Plant Controller</w:t>
            </w:r>
          </w:p>
        </w:tc>
      </w:tr>
      <w:tr w:rsidR="00F0470E" w:rsidRPr="00F0470E" w14:paraId="71E2F16A" w14:textId="77777777" w:rsidTr="007A202A">
        <w:tc>
          <w:tcPr>
            <w:tcW w:w="1696" w:type="dxa"/>
            <w:noWrap/>
            <w:hideMark/>
          </w:tcPr>
          <w:p w14:paraId="3EFF006A" w14:textId="77777777" w:rsidR="00AC435F" w:rsidRPr="00F0470E" w:rsidRDefault="00AC435F">
            <w:pPr>
              <w:pStyle w:val="TableTextLeft"/>
            </w:pPr>
            <w:r w:rsidRPr="00F0470E">
              <w:t>PR</w:t>
            </w:r>
          </w:p>
        </w:tc>
        <w:tc>
          <w:tcPr>
            <w:tcW w:w="7384" w:type="dxa"/>
            <w:noWrap/>
            <w:hideMark/>
          </w:tcPr>
          <w:p w14:paraId="57BFBDD8" w14:textId="77777777" w:rsidR="00AC435F" w:rsidRPr="00F0470E" w:rsidRDefault="00AC435F">
            <w:pPr>
              <w:pStyle w:val="TableTextLeft"/>
            </w:pPr>
            <w:r w:rsidRPr="00F0470E">
              <w:t>Performance Ratio</w:t>
            </w:r>
          </w:p>
        </w:tc>
      </w:tr>
      <w:tr w:rsidR="00F0470E" w:rsidRPr="00F0470E" w14:paraId="7CD8959B" w14:textId="77777777" w:rsidTr="007A202A">
        <w:tc>
          <w:tcPr>
            <w:tcW w:w="1696" w:type="dxa"/>
            <w:noWrap/>
            <w:hideMark/>
          </w:tcPr>
          <w:p w14:paraId="2A546991" w14:textId="77777777" w:rsidR="00AC435F" w:rsidRPr="00F0470E" w:rsidRDefault="00AC435F">
            <w:pPr>
              <w:pStyle w:val="TableTextLeft"/>
            </w:pPr>
            <w:r w:rsidRPr="00F0470E">
              <w:t>PV</w:t>
            </w:r>
          </w:p>
        </w:tc>
        <w:tc>
          <w:tcPr>
            <w:tcW w:w="7384" w:type="dxa"/>
            <w:noWrap/>
            <w:hideMark/>
          </w:tcPr>
          <w:p w14:paraId="0362B579" w14:textId="77777777" w:rsidR="00AC435F" w:rsidRPr="00F0470E" w:rsidRDefault="00AC435F">
            <w:pPr>
              <w:pStyle w:val="TableTextLeft"/>
            </w:pPr>
            <w:r w:rsidRPr="00F0470E">
              <w:t>Photovoltaic</w:t>
            </w:r>
          </w:p>
        </w:tc>
      </w:tr>
      <w:tr w:rsidR="00F0470E" w:rsidRPr="00F0470E" w14:paraId="09275169" w14:textId="77777777" w:rsidTr="007A202A">
        <w:tc>
          <w:tcPr>
            <w:tcW w:w="1696" w:type="dxa"/>
            <w:noWrap/>
            <w:hideMark/>
          </w:tcPr>
          <w:p w14:paraId="1BF0536C" w14:textId="0B8FB72B" w:rsidR="00AC435F" w:rsidRPr="00F0470E" w:rsidRDefault="00AC435F">
            <w:pPr>
              <w:pStyle w:val="TableTextLeft"/>
            </w:pPr>
            <w:r w:rsidRPr="00F0470E">
              <w:t>QA</w:t>
            </w:r>
            <w:r w:rsidR="009F7453">
              <w:t xml:space="preserve"> </w:t>
            </w:r>
            <w:r w:rsidRPr="00F0470E">
              <w:t>/</w:t>
            </w:r>
            <w:r w:rsidR="009F7453">
              <w:t xml:space="preserve"> </w:t>
            </w:r>
            <w:r w:rsidRPr="00F0470E">
              <w:t>QC</w:t>
            </w:r>
          </w:p>
        </w:tc>
        <w:tc>
          <w:tcPr>
            <w:tcW w:w="7384" w:type="dxa"/>
            <w:noWrap/>
            <w:hideMark/>
          </w:tcPr>
          <w:p w14:paraId="6DBD104D" w14:textId="77777777" w:rsidR="00AC435F" w:rsidRPr="00F0470E" w:rsidRDefault="00AC435F">
            <w:pPr>
              <w:pStyle w:val="TableTextLeft"/>
            </w:pPr>
            <w:r w:rsidRPr="00F0470E">
              <w:t>Quality Assurance / Quality Control</w:t>
            </w:r>
          </w:p>
        </w:tc>
      </w:tr>
      <w:tr w:rsidR="00F0470E" w:rsidRPr="00F0470E" w14:paraId="0C28528A" w14:textId="77777777" w:rsidTr="007A202A">
        <w:tc>
          <w:tcPr>
            <w:tcW w:w="1696" w:type="dxa"/>
            <w:noWrap/>
            <w:hideMark/>
          </w:tcPr>
          <w:p w14:paraId="446AF14D" w14:textId="2E2507F6" w:rsidR="00AC435F" w:rsidRPr="00F0470E" w:rsidRDefault="00D72249">
            <w:pPr>
              <w:pStyle w:val="TableTextLeft"/>
            </w:pPr>
            <w:r>
              <w:t>SHEQ</w:t>
            </w:r>
          </w:p>
        </w:tc>
        <w:tc>
          <w:tcPr>
            <w:tcW w:w="7384" w:type="dxa"/>
            <w:noWrap/>
            <w:hideMark/>
          </w:tcPr>
          <w:p w14:paraId="55B7EDBD" w14:textId="36B80F44" w:rsidR="00AC435F" w:rsidRPr="00F0470E" w:rsidRDefault="00D72249">
            <w:pPr>
              <w:pStyle w:val="TableTextLeft"/>
            </w:pPr>
            <w:r w:rsidRPr="00F0470E">
              <w:t>Safety</w:t>
            </w:r>
            <w:r>
              <w:t>,</w:t>
            </w:r>
            <w:r w:rsidRPr="00F0470E">
              <w:t xml:space="preserve"> Health</w:t>
            </w:r>
            <w:r>
              <w:t>,</w:t>
            </w:r>
            <w:r w:rsidRPr="00F0470E">
              <w:t xml:space="preserve"> </w:t>
            </w:r>
            <w:r w:rsidR="00AC435F" w:rsidRPr="00F0470E">
              <w:t>Environment</w:t>
            </w:r>
            <w:r w:rsidRPr="00F0470E">
              <w:t xml:space="preserve"> and Quality</w:t>
            </w:r>
          </w:p>
        </w:tc>
      </w:tr>
      <w:tr w:rsidR="00F801CF" w:rsidRPr="00F0470E" w14:paraId="74436381" w14:textId="77777777" w:rsidTr="007A202A">
        <w:tc>
          <w:tcPr>
            <w:tcW w:w="1696" w:type="dxa"/>
            <w:noWrap/>
          </w:tcPr>
          <w:p w14:paraId="0D51662C" w14:textId="1E4056D0" w:rsidR="00F801CF" w:rsidRDefault="00F801CF">
            <w:pPr>
              <w:pStyle w:val="TableTextLeft"/>
            </w:pPr>
            <w:r>
              <w:t>RfG</w:t>
            </w:r>
          </w:p>
        </w:tc>
        <w:tc>
          <w:tcPr>
            <w:tcW w:w="7384" w:type="dxa"/>
            <w:noWrap/>
          </w:tcPr>
          <w:p w14:paraId="06C9515F" w14:textId="2FC531E8" w:rsidR="00F801CF" w:rsidRDefault="00CA2A09">
            <w:pPr>
              <w:pStyle w:val="TableTextLeft"/>
            </w:pPr>
            <w:r>
              <w:t>Requirements for Generators</w:t>
            </w:r>
          </w:p>
        </w:tc>
      </w:tr>
      <w:tr w:rsidR="00E34741" w:rsidRPr="00F0470E" w14:paraId="53D7C6CD" w14:textId="77777777" w:rsidTr="007A202A">
        <w:tc>
          <w:tcPr>
            <w:tcW w:w="1696" w:type="dxa"/>
            <w:noWrap/>
          </w:tcPr>
          <w:p w14:paraId="4260EB42" w14:textId="74FE5984" w:rsidR="00E34741" w:rsidRPr="00F0470E" w:rsidRDefault="00E34741">
            <w:pPr>
              <w:pStyle w:val="TableTextLeft"/>
            </w:pPr>
            <w:r>
              <w:t>RTE</w:t>
            </w:r>
          </w:p>
        </w:tc>
        <w:tc>
          <w:tcPr>
            <w:tcW w:w="7384" w:type="dxa"/>
            <w:noWrap/>
          </w:tcPr>
          <w:p w14:paraId="1B2E21EA" w14:textId="63C6E3B6" w:rsidR="00E34741" w:rsidRPr="00F0470E" w:rsidRDefault="00531D4B">
            <w:pPr>
              <w:pStyle w:val="TableTextLeft"/>
            </w:pPr>
            <w:r>
              <w:t>Round Trip Efficiency</w:t>
            </w:r>
          </w:p>
        </w:tc>
      </w:tr>
      <w:tr w:rsidR="00F0470E" w:rsidRPr="00F0470E" w14:paraId="0FA11A63" w14:textId="77777777" w:rsidTr="007A202A">
        <w:tc>
          <w:tcPr>
            <w:tcW w:w="1696" w:type="dxa"/>
            <w:noWrap/>
          </w:tcPr>
          <w:p w14:paraId="01F33AAC" w14:textId="77777777" w:rsidR="00AC435F" w:rsidRPr="00F0470E" w:rsidRDefault="00AC435F">
            <w:pPr>
              <w:pStyle w:val="TableTextLeft"/>
            </w:pPr>
            <w:r w:rsidRPr="00F0470E">
              <w:t>RTU</w:t>
            </w:r>
          </w:p>
        </w:tc>
        <w:tc>
          <w:tcPr>
            <w:tcW w:w="7384" w:type="dxa"/>
            <w:noWrap/>
          </w:tcPr>
          <w:p w14:paraId="6B1E9759" w14:textId="77777777" w:rsidR="00AC435F" w:rsidRPr="00F0470E" w:rsidRDefault="00AC435F">
            <w:pPr>
              <w:pStyle w:val="TableTextLeft"/>
            </w:pPr>
            <w:r w:rsidRPr="00F0470E">
              <w:t>Remote Terminal Unit</w:t>
            </w:r>
          </w:p>
        </w:tc>
      </w:tr>
      <w:tr w:rsidR="001A5111" w:rsidRPr="00F0470E" w14:paraId="04E81213" w14:textId="77777777" w:rsidTr="007A202A">
        <w:tc>
          <w:tcPr>
            <w:tcW w:w="1696" w:type="dxa"/>
            <w:noWrap/>
          </w:tcPr>
          <w:p w14:paraId="31098B83" w14:textId="1248251E" w:rsidR="001A5111" w:rsidRPr="00F0470E" w:rsidRDefault="001A5111">
            <w:pPr>
              <w:pStyle w:val="TableTextLeft"/>
            </w:pPr>
            <w:r>
              <w:t>RMU</w:t>
            </w:r>
          </w:p>
        </w:tc>
        <w:tc>
          <w:tcPr>
            <w:tcW w:w="7384" w:type="dxa"/>
            <w:noWrap/>
          </w:tcPr>
          <w:p w14:paraId="5639DD35" w14:textId="5C586733" w:rsidR="001A5111" w:rsidRPr="00F0470E" w:rsidRDefault="001A5111">
            <w:pPr>
              <w:pStyle w:val="TableTextLeft"/>
            </w:pPr>
            <w:r>
              <w:t xml:space="preserve">Ring Main Unit </w:t>
            </w:r>
          </w:p>
        </w:tc>
      </w:tr>
      <w:tr w:rsidR="00F0470E" w:rsidRPr="00F0470E" w14:paraId="048BD2F3" w14:textId="77777777" w:rsidTr="007A202A">
        <w:tc>
          <w:tcPr>
            <w:tcW w:w="1696" w:type="dxa"/>
            <w:noWrap/>
            <w:hideMark/>
          </w:tcPr>
          <w:p w14:paraId="327E057B" w14:textId="77777777" w:rsidR="00AC435F" w:rsidRPr="00F0470E" w:rsidRDefault="00AC435F">
            <w:pPr>
              <w:pStyle w:val="TableTextLeft"/>
            </w:pPr>
            <w:r w:rsidRPr="00F0470E">
              <w:t>SCADA</w:t>
            </w:r>
          </w:p>
        </w:tc>
        <w:tc>
          <w:tcPr>
            <w:tcW w:w="7384" w:type="dxa"/>
            <w:noWrap/>
            <w:hideMark/>
          </w:tcPr>
          <w:p w14:paraId="27A51E65" w14:textId="3951AA5F" w:rsidR="00AC435F" w:rsidRPr="00F0470E" w:rsidRDefault="00AC435F">
            <w:pPr>
              <w:pStyle w:val="TableTextLeft"/>
            </w:pPr>
            <w:r w:rsidRPr="00F0470E">
              <w:t>Supervisory Control and Data Acquisition</w:t>
            </w:r>
          </w:p>
        </w:tc>
      </w:tr>
      <w:tr w:rsidR="00F0470E" w:rsidRPr="00F0470E" w14:paraId="1DF9BE16" w14:textId="77777777" w:rsidTr="007A202A">
        <w:tc>
          <w:tcPr>
            <w:tcW w:w="1696" w:type="dxa"/>
            <w:noWrap/>
          </w:tcPr>
          <w:p w14:paraId="032867FB" w14:textId="77777777" w:rsidR="00AC435F" w:rsidRPr="00F0470E" w:rsidRDefault="00AC435F">
            <w:pPr>
              <w:pStyle w:val="TableTextLeft"/>
            </w:pPr>
            <w:r w:rsidRPr="00F0470E">
              <w:t>SLD</w:t>
            </w:r>
          </w:p>
        </w:tc>
        <w:tc>
          <w:tcPr>
            <w:tcW w:w="7384" w:type="dxa"/>
            <w:noWrap/>
          </w:tcPr>
          <w:p w14:paraId="4029C866" w14:textId="77777777" w:rsidR="00AC435F" w:rsidRPr="00F0470E" w:rsidRDefault="00AC435F">
            <w:pPr>
              <w:pStyle w:val="TableTextLeft"/>
            </w:pPr>
            <w:r w:rsidRPr="00F0470E">
              <w:t>Single Line Diagram</w:t>
            </w:r>
          </w:p>
        </w:tc>
      </w:tr>
      <w:tr w:rsidR="00F0470E" w:rsidRPr="00F0470E" w14:paraId="13C783D6" w14:textId="77777777" w:rsidTr="007A202A">
        <w:tc>
          <w:tcPr>
            <w:tcW w:w="1696" w:type="dxa"/>
            <w:noWrap/>
            <w:hideMark/>
          </w:tcPr>
          <w:p w14:paraId="10FE11FC" w14:textId="77777777" w:rsidR="00AC435F" w:rsidRPr="00F0470E" w:rsidRDefault="00AC435F">
            <w:pPr>
              <w:pStyle w:val="TableTextLeft"/>
            </w:pPr>
            <w:r w:rsidRPr="00F0470E">
              <w:t>STC</w:t>
            </w:r>
          </w:p>
        </w:tc>
        <w:tc>
          <w:tcPr>
            <w:tcW w:w="7384" w:type="dxa"/>
            <w:noWrap/>
            <w:hideMark/>
          </w:tcPr>
          <w:p w14:paraId="7E04A8AA" w14:textId="77777777" w:rsidR="00AC435F" w:rsidRPr="00F0470E" w:rsidRDefault="00AC435F">
            <w:pPr>
              <w:pStyle w:val="TableTextLeft"/>
            </w:pPr>
            <w:r w:rsidRPr="00F0470E">
              <w:t>Standard Test Conditions</w:t>
            </w:r>
          </w:p>
        </w:tc>
      </w:tr>
      <w:tr w:rsidR="00F0470E" w:rsidRPr="00F0470E" w14:paraId="0ED0CA7A" w14:textId="77777777" w:rsidTr="007A202A">
        <w:tc>
          <w:tcPr>
            <w:tcW w:w="1696" w:type="dxa"/>
            <w:noWrap/>
          </w:tcPr>
          <w:p w14:paraId="681968CE" w14:textId="77777777" w:rsidR="00AC435F" w:rsidRPr="00F0470E" w:rsidRDefault="00AC435F">
            <w:pPr>
              <w:pStyle w:val="TableTextLeft"/>
            </w:pPr>
            <w:r w:rsidRPr="00F0470E">
              <w:t>UBC</w:t>
            </w:r>
          </w:p>
        </w:tc>
        <w:tc>
          <w:tcPr>
            <w:tcW w:w="7384" w:type="dxa"/>
            <w:noWrap/>
          </w:tcPr>
          <w:p w14:paraId="31D68C4A" w14:textId="77777777" w:rsidR="00AC435F" w:rsidRPr="00F0470E" w:rsidRDefault="00AC435F">
            <w:pPr>
              <w:pStyle w:val="TableTextLeft"/>
            </w:pPr>
            <w:r w:rsidRPr="00F0470E">
              <w:t>Universal Building Code</w:t>
            </w:r>
          </w:p>
        </w:tc>
      </w:tr>
      <w:tr w:rsidR="00F0470E" w:rsidRPr="00F0470E" w14:paraId="45BB5D35" w14:textId="77777777" w:rsidTr="007A202A">
        <w:tc>
          <w:tcPr>
            <w:tcW w:w="1696" w:type="dxa"/>
            <w:noWrap/>
            <w:hideMark/>
          </w:tcPr>
          <w:p w14:paraId="7AF46AC1" w14:textId="77777777" w:rsidR="00AC435F" w:rsidRPr="00F0470E" w:rsidRDefault="00AC435F">
            <w:pPr>
              <w:pStyle w:val="TableTextLeft"/>
            </w:pPr>
            <w:r w:rsidRPr="00F0470E">
              <w:t>UPS</w:t>
            </w:r>
          </w:p>
        </w:tc>
        <w:tc>
          <w:tcPr>
            <w:tcW w:w="7384" w:type="dxa"/>
            <w:noWrap/>
            <w:hideMark/>
          </w:tcPr>
          <w:p w14:paraId="0DB07669" w14:textId="77777777" w:rsidR="00AC435F" w:rsidRPr="00F0470E" w:rsidRDefault="00AC435F">
            <w:pPr>
              <w:pStyle w:val="TableTextLeft"/>
            </w:pPr>
            <w:r w:rsidRPr="00F0470E">
              <w:t>Uninterruptable Power Supply</w:t>
            </w:r>
          </w:p>
        </w:tc>
      </w:tr>
      <w:tr w:rsidR="00F0470E" w:rsidRPr="00F0470E" w14:paraId="238821E2" w14:textId="77777777" w:rsidTr="007A202A">
        <w:tc>
          <w:tcPr>
            <w:tcW w:w="1696" w:type="dxa"/>
            <w:noWrap/>
            <w:hideMark/>
          </w:tcPr>
          <w:p w14:paraId="3FF38389" w14:textId="77777777" w:rsidR="00AC435F" w:rsidRPr="00F0470E" w:rsidRDefault="00AC435F">
            <w:pPr>
              <w:pStyle w:val="TableTextLeft"/>
            </w:pPr>
            <w:r w:rsidRPr="00F0470E">
              <w:t>UTC</w:t>
            </w:r>
          </w:p>
        </w:tc>
        <w:tc>
          <w:tcPr>
            <w:tcW w:w="7384" w:type="dxa"/>
            <w:noWrap/>
            <w:hideMark/>
          </w:tcPr>
          <w:p w14:paraId="7C09EAF8" w14:textId="77777777" w:rsidR="00AC435F" w:rsidRPr="00F0470E" w:rsidRDefault="00AC435F">
            <w:pPr>
              <w:pStyle w:val="TableTextLeft"/>
            </w:pPr>
            <w:r w:rsidRPr="00F0470E">
              <w:t>Universal Time</w:t>
            </w:r>
          </w:p>
        </w:tc>
      </w:tr>
      <w:tr w:rsidR="00F0470E" w:rsidRPr="00F0470E" w14:paraId="32A5ECE7" w14:textId="77777777" w:rsidTr="007A202A">
        <w:tc>
          <w:tcPr>
            <w:tcW w:w="1696" w:type="dxa"/>
            <w:noWrap/>
            <w:hideMark/>
          </w:tcPr>
          <w:p w14:paraId="3888A342" w14:textId="77777777" w:rsidR="00AC435F" w:rsidRPr="00F0470E" w:rsidRDefault="00AC435F">
            <w:pPr>
              <w:pStyle w:val="TableTextLeft"/>
            </w:pPr>
            <w:r w:rsidRPr="00F0470E">
              <w:t>V</w:t>
            </w:r>
          </w:p>
        </w:tc>
        <w:tc>
          <w:tcPr>
            <w:tcW w:w="7384" w:type="dxa"/>
            <w:noWrap/>
            <w:hideMark/>
          </w:tcPr>
          <w:p w14:paraId="6CEBF1BE" w14:textId="30536106" w:rsidR="00AC435F" w:rsidRPr="00F0470E" w:rsidRDefault="00AC435F">
            <w:pPr>
              <w:pStyle w:val="TableTextLeft"/>
            </w:pPr>
            <w:r w:rsidRPr="00F0470E">
              <w:t xml:space="preserve">Volt </w:t>
            </w:r>
          </w:p>
        </w:tc>
      </w:tr>
      <w:tr w:rsidR="00F0470E" w:rsidRPr="00F0470E" w14:paraId="759B3016" w14:textId="77777777" w:rsidTr="007A202A">
        <w:tc>
          <w:tcPr>
            <w:tcW w:w="1696" w:type="dxa"/>
            <w:noWrap/>
            <w:hideMark/>
          </w:tcPr>
          <w:p w14:paraId="227E1C88" w14:textId="77777777" w:rsidR="00AC435F" w:rsidRPr="00F0470E" w:rsidRDefault="00AC435F">
            <w:pPr>
              <w:pStyle w:val="TableTextLeft"/>
            </w:pPr>
            <w:r w:rsidRPr="00F0470E">
              <w:t>VT</w:t>
            </w:r>
          </w:p>
        </w:tc>
        <w:tc>
          <w:tcPr>
            <w:tcW w:w="7384" w:type="dxa"/>
            <w:noWrap/>
            <w:hideMark/>
          </w:tcPr>
          <w:p w14:paraId="5B19533D" w14:textId="77777777" w:rsidR="00AC435F" w:rsidRPr="00F0470E" w:rsidRDefault="00AC435F">
            <w:pPr>
              <w:pStyle w:val="TableTextLeft"/>
            </w:pPr>
            <w:r w:rsidRPr="00F0470E">
              <w:t>Voltage Transformer</w:t>
            </w:r>
          </w:p>
        </w:tc>
      </w:tr>
      <w:tr w:rsidR="00F0470E" w:rsidRPr="00F0470E" w14:paraId="3E41125A" w14:textId="77777777" w:rsidTr="007A202A">
        <w:tc>
          <w:tcPr>
            <w:tcW w:w="1696" w:type="dxa"/>
            <w:noWrap/>
            <w:hideMark/>
          </w:tcPr>
          <w:p w14:paraId="5D90AF88" w14:textId="7CCBA828" w:rsidR="00AC435F" w:rsidRPr="00F0470E" w:rsidRDefault="003A21AB">
            <w:pPr>
              <w:pStyle w:val="TableTextLeft"/>
            </w:pPr>
            <w:r>
              <w:t>M</w:t>
            </w:r>
            <w:r w:rsidR="00AC435F" w:rsidRPr="00F0470E">
              <w:t>W</w:t>
            </w:r>
          </w:p>
        </w:tc>
        <w:tc>
          <w:tcPr>
            <w:tcW w:w="7384" w:type="dxa"/>
            <w:noWrap/>
            <w:hideMark/>
          </w:tcPr>
          <w:p w14:paraId="12AAD1D8" w14:textId="52F0C38A" w:rsidR="00AC435F" w:rsidRPr="00F0470E" w:rsidRDefault="00AC435F">
            <w:pPr>
              <w:pStyle w:val="TableTextLeft"/>
            </w:pPr>
            <w:r w:rsidRPr="00F0470E">
              <w:t>Mega</w:t>
            </w:r>
            <w:r w:rsidR="00D72249">
              <w:t>w</w:t>
            </w:r>
            <w:r w:rsidRPr="00F0470E">
              <w:t>att</w:t>
            </w:r>
          </w:p>
        </w:tc>
      </w:tr>
      <w:tr w:rsidR="003A21AB" w:rsidRPr="00F0470E" w14:paraId="668B9518" w14:textId="77777777" w:rsidTr="007A202A">
        <w:tc>
          <w:tcPr>
            <w:tcW w:w="1696" w:type="dxa"/>
            <w:noWrap/>
          </w:tcPr>
          <w:p w14:paraId="2DD376AF" w14:textId="3D2D50E6" w:rsidR="003A21AB" w:rsidRPr="00F0470E" w:rsidRDefault="003A21AB">
            <w:pPr>
              <w:pStyle w:val="TableTextLeft"/>
            </w:pPr>
            <w:r>
              <w:t>W</w:t>
            </w:r>
          </w:p>
        </w:tc>
        <w:tc>
          <w:tcPr>
            <w:tcW w:w="7384" w:type="dxa"/>
            <w:noWrap/>
          </w:tcPr>
          <w:p w14:paraId="247CE5E0" w14:textId="46948B10" w:rsidR="003A21AB" w:rsidRPr="00F0470E" w:rsidRDefault="003A21AB">
            <w:pPr>
              <w:pStyle w:val="TableTextLeft"/>
            </w:pPr>
            <w:r>
              <w:t>Watt</w:t>
            </w:r>
          </w:p>
        </w:tc>
      </w:tr>
    </w:tbl>
    <w:p w14:paraId="6169DA17" w14:textId="381DE011" w:rsidR="00AC435F" w:rsidRPr="00AC435F" w:rsidRDefault="00210C51" w:rsidP="00AC435F">
      <w:pPr>
        <w:pStyle w:val="Heading2"/>
      </w:pPr>
      <w:bookmarkStart w:id="139" w:name="_Toc534728337"/>
      <w:bookmarkStart w:id="140" w:name="_Toc534730763"/>
      <w:bookmarkStart w:id="141" w:name="_Toc134539519"/>
      <w:bookmarkStart w:id="142" w:name="_Toc140693202"/>
      <w:bookmarkStart w:id="143" w:name="_Toc142387265"/>
      <w:bookmarkStart w:id="144" w:name="_Toc153785497"/>
      <w:bookmarkStart w:id="145" w:name="_Toc153788357"/>
      <w:bookmarkStart w:id="146" w:name="_Toc154762525"/>
      <w:bookmarkStart w:id="147" w:name="_Toc157609957"/>
      <w:bookmarkStart w:id="148" w:name="_Toc195518734"/>
      <w:bookmarkStart w:id="149" w:name="_Toc195599698"/>
      <w:bookmarkStart w:id="150" w:name="_Toc223962077"/>
      <w:r w:rsidRPr="00AC435F">
        <w:t xml:space="preserve">Law, Permits </w:t>
      </w:r>
      <w:r>
        <w:t>a</w:t>
      </w:r>
      <w:r w:rsidRPr="00AC435F">
        <w:t>nd Standards</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34E08490" w14:textId="782DE725" w:rsidR="00AC435F" w:rsidRPr="00AC435F" w:rsidRDefault="00AC435F" w:rsidP="00AC435F">
      <w:r w:rsidRPr="00AC435F">
        <w:t xml:space="preserve">The Contractor’s obligation to comply with all relevant Permits and Standards shall include (but shall not be limited to) an obligation to comply with the following: </w:t>
      </w:r>
    </w:p>
    <w:p w14:paraId="244A6AD8" w14:textId="5E87A437" w:rsidR="00AC435F" w:rsidRPr="00AC435F" w:rsidRDefault="00AC435F" w:rsidP="00AC435F">
      <w:pPr>
        <w:pStyle w:val="Bullet10"/>
      </w:pPr>
      <w:r w:rsidRPr="00AC435F">
        <w:t>The requirements of</w:t>
      </w:r>
      <w:r w:rsidR="00FA1628">
        <w:t xml:space="preserve"> </w:t>
      </w:r>
      <w:r w:rsidR="006F36B3">
        <w:t>the DNO</w:t>
      </w:r>
      <w:r w:rsidR="00925F44">
        <w:t>;</w:t>
      </w:r>
    </w:p>
    <w:p w14:paraId="34B363D0" w14:textId="792EB078" w:rsidR="00AC435F" w:rsidRPr="00AC435F" w:rsidRDefault="00AC435F" w:rsidP="00AC435F">
      <w:pPr>
        <w:pStyle w:val="Bullet10"/>
      </w:pPr>
      <w:r w:rsidRPr="00AC435F">
        <w:t xml:space="preserve">The requirements of </w:t>
      </w:r>
      <w:r w:rsidRPr="000C6499">
        <w:t>Energy Marke</w:t>
      </w:r>
      <w:r w:rsidR="000C7629" w:rsidRPr="000C6499">
        <w:t>t</w:t>
      </w:r>
      <w:r w:rsidRPr="000C6499">
        <w:t xml:space="preserve"> Operator</w:t>
      </w:r>
      <w:r w:rsidR="00681B75">
        <w:t>;</w:t>
      </w:r>
    </w:p>
    <w:p w14:paraId="7BEE4820" w14:textId="7E0A1A03" w:rsidR="00D30677" w:rsidRPr="00925F44" w:rsidRDefault="00D30677" w:rsidP="00D30677">
      <w:pPr>
        <w:pStyle w:val="Bullet10"/>
      </w:pPr>
      <w:r>
        <w:t xml:space="preserve">The requirements of the </w:t>
      </w:r>
      <w:r w:rsidRPr="000C6499">
        <w:t>Connection Agreement</w:t>
      </w:r>
      <w:r w:rsidR="00925F44" w:rsidRPr="00925F44">
        <w:t>;</w:t>
      </w:r>
    </w:p>
    <w:p w14:paraId="2FCDB858" w14:textId="12C42B74" w:rsidR="00AC435F" w:rsidRPr="00AC435F" w:rsidRDefault="00AC435F" w:rsidP="00AC435F">
      <w:pPr>
        <w:pStyle w:val="Bullet10"/>
      </w:pPr>
      <w:r w:rsidRPr="00AC435F">
        <w:t xml:space="preserve">Relevant requirements of the </w:t>
      </w:r>
      <w:r w:rsidR="00C010E5">
        <w:t>Employer</w:t>
      </w:r>
      <w:r w:rsidRPr="00AC435F">
        <w:t>’s Permits</w:t>
      </w:r>
      <w:r w:rsidR="00643B91">
        <w:t xml:space="preserve"> (as that expression is defined in the Contract)</w:t>
      </w:r>
      <w:r w:rsidR="00681B75">
        <w:t>;</w:t>
      </w:r>
    </w:p>
    <w:p w14:paraId="0225C843" w14:textId="378C0D52" w:rsidR="00AC435F" w:rsidRPr="00AC435F" w:rsidRDefault="00AC435F" w:rsidP="00AC435F">
      <w:pPr>
        <w:pStyle w:val="Bullet10"/>
      </w:pPr>
      <w:r w:rsidRPr="00AC435F">
        <w:t>All Contractor’s Permits</w:t>
      </w:r>
      <w:r w:rsidR="00681B75">
        <w:t>;</w:t>
      </w:r>
    </w:p>
    <w:p w14:paraId="7E805FF8" w14:textId="7FF215AC" w:rsidR="00AC435F" w:rsidRPr="00AC435F" w:rsidRDefault="00AC435F" w:rsidP="00AC435F">
      <w:pPr>
        <w:pStyle w:val="Bullet10"/>
      </w:pPr>
      <w:r w:rsidRPr="00AC435F">
        <w:lastRenderedPageBreak/>
        <w:t xml:space="preserve">Any directive, requirement, instruction, order or guideline issued by a manufacturer of goods, materials and/or plant to be used by or installed into the </w:t>
      </w:r>
      <w:r w:rsidR="00E75BE9">
        <w:t>Plant</w:t>
      </w:r>
      <w:r w:rsidR="00681B75">
        <w:t>;</w:t>
      </w:r>
      <w:r w:rsidR="00084727">
        <w:t xml:space="preserve"> </w:t>
      </w:r>
      <w:r w:rsidR="00380797">
        <w:t>and</w:t>
      </w:r>
    </w:p>
    <w:p w14:paraId="1DEE9EB1" w14:textId="77777777" w:rsidR="00AC435F" w:rsidRPr="00AC435F" w:rsidRDefault="00AC435F" w:rsidP="00AC435F">
      <w:pPr>
        <w:pStyle w:val="Bullet10"/>
      </w:pPr>
      <w:r w:rsidRPr="00AC435F">
        <w:t>Any industry norm or best practice.</w:t>
      </w:r>
    </w:p>
    <w:p w14:paraId="664A9E93" w14:textId="4EAAA83E" w:rsidR="00AC435F" w:rsidRPr="00AC435F" w:rsidRDefault="00AC435F" w:rsidP="004228E5">
      <w:r w:rsidRPr="00AC435F">
        <w:t xml:space="preserve">The </w:t>
      </w:r>
      <w:r w:rsidR="00C010E5">
        <w:t>Employer</w:t>
      </w:r>
      <w:r w:rsidRPr="00AC435F">
        <w:t xml:space="preserve"> has provided a list of </w:t>
      </w:r>
      <w:r w:rsidR="004228E5" w:rsidRPr="004228E5">
        <w:t xml:space="preserve">Standards applicable to the </w:t>
      </w:r>
      <w:r w:rsidR="004228E5" w:rsidRPr="0077318F">
        <w:t xml:space="preserve">Work in </w:t>
      </w:r>
      <w:r w:rsidR="00582507" w:rsidRPr="00630080">
        <w:t xml:space="preserve">Section </w:t>
      </w:r>
      <w:r w:rsidR="00D16B82" w:rsidRPr="00630080">
        <w:fldChar w:fldCharType="begin"/>
      </w:r>
      <w:r w:rsidR="00D16B82" w:rsidRPr="00630080">
        <w:instrText xml:space="preserve"> REF _Ref31024012 \r \h  \* MERGEFORMAT </w:instrText>
      </w:r>
      <w:r w:rsidR="00D16B82" w:rsidRPr="00630080">
        <w:fldChar w:fldCharType="separate"/>
      </w:r>
      <w:r w:rsidR="006D2374" w:rsidRPr="00630080">
        <w:t>12</w:t>
      </w:r>
      <w:r w:rsidR="00D16B82" w:rsidRPr="00630080">
        <w:fldChar w:fldCharType="end"/>
      </w:r>
      <w:r w:rsidRPr="00630080">
        <w:t>.</w:t>
      </w:r>
      <w:r w:rsidRPr="00AC435F">
        <w:t xml:space="preserve"> </w:t>
      </w:r>
    </w:p>
    <w:p w14:paraId="57B26908" w14:textId="6902A678" w:rsidR="00AC435F" w:rsidRDefault="00AC435F" w:rsidP="00357AC7">
      <w:r w:rsidRPr="00630080">
        <w:rPr>
          <w:highlight w:val="cyan"/>
        </w:rPr>
        <w:t>Within four (4) weeks of signature of the Contract</w:t>
      </w:r>
      <w:r w:rsidRPr="00AC435F">
        <w:t xml:space="preserve">, the Contractor shall produce an exhaustive list of codes and Standards to apply to the design of the </w:t>
      </w:r>
      <w:r w:rsidR="00E75BE9">
        <w:t>Plant</w:t>
      </w:r>
      <w:r w:rsidRPr="00AC435F">
        <w:t xml:space="preserve"> for </w:t>
      </w:r>
      <w:r w:rsidR="00C010E5">
        <w:t>Employer</w:t>
      </w:r>
      <w:r w:rsidRPr="00AC435F">
        <w:t xml:space="preserve"> comment. The list of codes and Standards will explicitly justify any deviation from </w:t>
      </w:r>
      <w:r w:rsidR="00D4715B">
        <w:t>the list of Standards as described in the previous paragraph.</w:t>
      </w:r>
    </w:p>
    <w:p w14:paraId="222E7504" w14:textId="4865A41F" w:rsidR="00A044C9" w:rsidRDefault="00A044C9" w:rsidP="00A044C9">
      <w:pPr>
        <w:pStyle w:val="Heading3"/>
      </w:pPr>
      <w:bookmarkStart w:id="151" w:name="_Toc153803219"/>
      <w:bookmarkStart w:id="152" w:name="_Toc153870272"/>
      <w:bookmarkStart w:id="153" w:name="_Toc153876426"/>
      <w:bookmarkStart w:id="154" w:name="_Toc153785498"/>
      <w:bookmarkStart w:id="155" w:name="_Toc153788358"/>
      <w:bookmarkStart w:id="156" w:name="_Toc154762526"/>
      <w:bookmarkStart w:id="157" w:name="_Toc157609958"/>
      <w:bookmarkStart w:id="158" w:name="_Toc195518735"/>
      <w:bookmarkStart w:id="159" w:name="_Toc195599699"/>
      <w:bookmarkStart w:id="160" w:name="_Toc223962078"/>
      <w:bookmarkEnd w:id="151"/>
      <w:bookmarkEnd w:id="152"/>
      <w:bookmarkEnd w:id="153"/>
      <w:r>
        <w:t>Technology Specific Requirements</w:t>
      </w:r>
      <w:bookmarkEnd w:id="154"/>
      <w:bookmarkEnd w:id="155"/>
      <w:bookmarkEnd w:id="156"/>
      <w:bookmarkEnd w:id="157"/>
      <w:bookmarkEnd w:id="158"/>
      <w:bookmarkEnd w:id="159"/>
      <w:bookmarkEnd w:id="160"/>
    </w:p>
    <w:p w14:paraId="06196F42" w14:textId="4D4BAB92" w:rsidR="00A044C9" w:rsidRDefault="00A044C9" w:rsidP="00AC435F">
      <w:r>
        <w:t xml:space="preserve">This subsection describes the technology specific Laws, Permits and Standards that are expected to be adhered to, but are not limited to those listed. </w:t>
      </w:r>
    </w:p>
    <w:p w14:paraId="22E5AEBE" w14:textId="183D635C" w:rsidR="00A044C9" w:rsidRDefault="00A044C9" w:rsidP="00A044C9">
      <w:pPr>
        <w:pStyle w:val="Heading4"/>
      </w:pPr>
      <w:r>
        <w:t>Interconnection</w:t>
      </w:r>
    </w:p>
    <w:tbl>
      <w:tblPr>
        <w:tblStyle w:val="TableGrid"/>
        <w:tblW w:w="9219" w:type="dxa"/>
        <w:tblLayout w:type="fixed"/>
        <w:tblLook w:val="04A0" w:firstRow="1" w:lastRow="0" w:firstColumn="1" w:lastColumn="0" w:noHBand="0" w:noVBand="1"/>
      </w:tblPr>
      <w:tblGrid>
        <w:gridCol w:w="2834"/>
        <w:gridCol w:w="6375"/>
        <w:gridCol w:w="10"/>
      </w:tblGrid>
      <w:tr w:rsidR="00274317" w:rsidRPr="00873FD8" w14:paraId="5E9A1B54" w14:textId="77777777">
        <w:trPr>
          <w:gridAfter w:val="1"/>
          <w:wAfter w:w="10" w:type="dxa"/>
        </w:trPr>
        <w:tc>
          <w:tcPr>
            <w:tcW w:w="2834" w:type="dxa"/>
          </w:tcPr>
          <w:p w14:paraId="6596836B" w14:textId="77777777" w:rsidR="00274317" w:rsidRPr="00873FD8" w:rsidRDefault="00274317">
            <w:pPr>
              <w:rPr>
                <w:rFonts w:eastAsia="Calibri"/>
              </w:rPr>
            </w:pPr>
            <w:r w:rsidRPr="00873FD8">
              <w:rPr>
                <w:rFonts w:eastAsia="Calibri"/>
              </w:rPr>
              <w:t xml:space="preserve">Directive 96/92/EC </w:t>
            </w:r>
          </w:p>
        </w:tc>
        <w:tc>
          <w:tcPr>
            <w:tcW w:w="6375" w:type="dxa"/>
          </w:tcPr>
          <w:p w14:paraId="5A3C83D3" w14:textId="77777777" w:rsidR="00274317" w:rsidRPr="00873FD8" w:rsidRDefault="00274317">
            <w:pPr>
              <w:rPr>
                <w:rFonts w:eastAsia="Calibri"/>
              </w:rPr>
            </w:pPr>
            <w:r w:rsidRPr="00873FD8">
              <w:rPr>
                <w:rFonts w:eastAsia="Calibri"/>
              </w:rPr>
              <w:t>Rules for the internal market in electricity (EU)</w:t>
            </w:r>
          </w:p>
        </w:tc>
      </w:tr>
      <w:tr w:rsidR="00274317" w14:paraId="413D7919" w14:textId="77777777">
        <w:trPr>
          <w:gridAfter w:val="1"/>
          <w:wAfter w:w="10" w:type="dxa"/>
        </w:trPr>
        <w:tc>
          <w:tcPr>
            <w:tcW w:w="2834" w:type="dxa"/>
          </w:tcPr>
          <w:p w14:paraId="59175203" w14:textId="77777777" w:rsidR="00274317" w:rsidRDefault="00274317">
            <w:pPr>
              <w:rPr>
                <w:rFonts w:eastAsia="Calibri"/>
              </w:rPr>
            </w:pPr>
            <w:r>
              <w:rPr>
                <w:rFonts w:eastAsia="Calibri"/>
              </w:rPr>
              <w:t>EU 2016/631</w:t>
            </w:r>
          </w:p>
        </w:tc>
        <w:tc>
          <w:tcPr>
            <w:tcW w:w="6375" w:type="dxa"/>
          </w:tcPr>
          <w:p w14:paraId="6EB21787" w14:textId="77777777" w:rsidR="00274317" w:rsidRDefault="00274317">
            <w:pPr>
              <w:rPr>
                <w:rFonts w:eastAsia="Calibri"/>
              </w:rPr>
            </w:pPr>
            <w:r>
              <w:rPr>
                <w:rFonts w:eastAsia="Calibri"/>
              </w:rPr>
              <w:t>Requirements for Generators</w:t>
            </w:r>
          </w:p>
        </w:tc>
      </w:tr>
      <w:tr w:rsidR="00274317" w14:paraId="5D4657E2" w14:textId="77777777">
        <w:trPr>
          <w:gridAfter w:val="1"/>
          <w:wAfter w:w="10" w:type="dxa"/>
        </w:trPr>
        <w:tc>
          <w:tcPr>
            <w:tcW w:w="2834" w:type="dxa"/>
          </w:tcPr>
          <w:p w14:paraId="6E5B9304" w14:textId="77777777" w:rsidR="00274317" w:rsidRDefault="00274317">
            <w:pPr>
              <w:rPr>
                <w:rFonts w:eastAsia="Calibri"/>
              </w:rPr>
            </w:pPr>
            <w:r>
              <w:rPr>
                <w:rFonts w:eastAsia="Calibri"/>
              </w:rPr>
              <w:t>BS EN 61439 (2009 – 2012)</w:t>
            </w:r>
          </w:p>
        </w:tc>
        <w:tc>
          <w:tcPr>
            <w:tcW w:w="6375" w:type="dxa"/>
          </w:tcPr>
          <w:p w14:paraId="4A23DF9D" w14:textId="4066C60A" w:rsidR="00274317" w:rsidRDefault="00274317">
            <w:pPr>
              <w:rPr>
                <w:rFonts w:eastAsia="Calibri"/>
              </w:rPr>
            </w:pPr>
            <w:r>
              <w:rPr>
                <w:rFonts w:eastAsia="Calibri"/>
              </w:rPr>
              <w:t>Low-voltage switchgear and control gear assemblies</w:t>
            </w:r>
          </w:p>
        </w:tc>
      </w:tr>
      <w:tr w:rsidR="00274317" w14:paraId="68820E9B" w14:textId="77777777">
        <w:trPr>
          <w:gridAfter w:val="1"/>
          <w:wAfter w:w="10" w:type="dxa"/>
        </w:trPr>
        <w:tc>
          <w:tcPr>
            <w:tcW w:w="2834" w:type="dxa"/>
          </w:tcPr>
          <w:p w14:paraId="6EA66EBD" w14:textId="77777777" w:rsidR="00274317" w:rsidRDefault="00274317">
            <w:pPr>
              <w:rPr>
                <w:rFonts w:eastAsia="Calibri"/>
              </w:rPr>
            </w:pPr>
            <w:r>
              <w:rPr>
                <w:rFonts w:eastAsia="Calibri"/>
              </w:rPr>
              <w:t>BS6423 (1983)</w:t>
            </w:r>
          </w:p>
        </w:tc>
        <w:tc>
          <w:tcPr>
            <w:tcW w:w="6375" w:type="dxa"/>
          </w:tcPr>
          <w:p w14:paraId="01F3293F" w14:textId="55BCCB07" w:rsidR="00274317" w:rsidRDefault="00274317">
            <w:pPr>
              <w:rPr>
                <w:rFonts w:eastAsia="Calibri"/>
              </w:rPr>
            </w:pPr>
            <w:r w:rsidRPr="00454FBF">
              <w:rPr>
                <w:rFonts w:eastAsia="Calibri"/>
              </w:rPr>
              <w:t>Code of practice for maintenance of electrical switchgear and control gear for voltages up to and including 1 kV</w:t>
            </w:r>
          </w:p>
        </w:tc>
      </w:tr>
      <w:tr w:rsidR="00274317" w:rsidRPr="00454FBF" w14:paraId="75FF78E7" w14:textId="77777777">
        <w:trPr>
          <w:gridAfter w:val="1"/>
          <w:wAfter w:w="10" w:type="dxa"/>
        </w:trPr>
        <w:tc>
          <w:tcPr>
            <w:tcW w:w="2834" w:type="dxa"/>
          </w:tcPr>
          <w:p w14:paraId="60773D68" w14:textId="77777777" w:rsidR="00274317" w:rsidRDefault="00274317">
            <w:pPr>
              <w:rPr>
                <w:rFonts w:eastAsia="Calibri"/>
              </w:rPr>
            </w:pPr>
            <w:r>
              <w:rPr>
                <w:rFonts w:eastAsia="Calibri"/>
              </w:rPr>
              <w:t>BS 6626 (2010)</w:t>
            </w:r>
          </w:p>
        </w:tc>
        <w:tc>
          <w:tcPr>
            <w:tcW w:w="6375" w:type="dxa"/>
          </w:tcPr>
          <w:p w14:paraId="597B9B3E" w14:textId="5D8A42B3" w:rsidR="00274317" w:rsidRPr="00454FBF" w:rsidRDefault="00274317">
            <w:pPr>
              <w:rPr>
                <w:rFonts w:eastAsia="Calibri"/>
              </w:rPr>
            </w:pPr>
            <w:r w:rsidRPr="004802AE">
              <w:rPr>
                <w:rFonts w:eastAsia="Calibri"/>
              </w:rPr>
              <w:t xml:space="preserve">Code of practice for maintenance of electrical switchgear and control gear for voltages above </w:t>
            </w:r>
            <w:r w:rsidR="00882719">
              <w:rPr>
                <w:rFonts w:eastAsia="Calibri"/>
              </w:rPr>
              <w:t>1</w:t>
            </w:r>
            <w:r w:rsidR="00882719" w:rsidRPr="004802AE">
              <w:rPr>
                <w:rFonts w:eastAsia="Calibri"/>
              </w:rPr>
              <w:t xml:space="preserve"> </w:t>
            </w:r>
            <w:r w:rsidRPr="004802AE">
              <w:rPr>
                <w:rFonts w:eastAsia="Calibri"/>
              </w:rPr>
              <w:t>kV and up to and including 36 kV</w:t>
            </w:r>
          </w:p>
        </w:tc>
      </w:tr>
      <w:tr w:rsidR="00274317" w14:paraId="1C01536C" w14:textId="77777777">
        <w:trPr>
          <w:gridAfter w:val="1"/>
          <w:wAfter w:w="10" w:type="dxa"/>
        </w:trPr>
        <w:tc>
          <w:tcPr>
            <w:tcW w:w="2834" w:type="dxa"/>
          </w:tcPr>
          <w:p w14:paraId="64CE3EE3" w14:textId="77777777" w:rsidR="00274317" w:rsidRDefault="00274317">
            <w:pPr>
              <w:rPr>
                <w:rFonts w:eastAsia="Calibri"/>
              </w:rPr>
            </w:pPr>
            <w:r>
              <w:rPr>
                <w:rFonts w:eastAsia="Calibri"/>
              </w:rPr>
              <w:t xml:space="preserve">BS EN 60422 </w:t>
            </w:r>
          </w:p>
        </w:tc>
        <w:tc>
          <w:tcPr>
            <w:tcW w:w="6375" w:type="dxa"/>
          </w:tcPr>
          <w:p w14:paraId="574F65CD" w14:textId="22135A08" w:rsidR="00274317" w:rsidRDefault="00274317">
            <w:pPr>
              <w:rPr>
                <w:rFonts w:eastAsia="Calibri"/>
              </w:rPr>
            </w:pPr>
            <w:r>
              <w:rPr>
                <w:rFonts w:eastAsia="Calibri"/>
              </w:rPr>
              <w:t>Monitoring and maintenance guide for mineral insulating oils in electrical equipment</w:t>
            </w:r>
          </w:p>
        </w:tc>
      </w:tr>
      <w:tr w:rsidR="00274317" w14:paraId="5ED167C2" w14:textId="77777777">
        <w:trPr>
          <w:gridAfter w:val="1"/>
          <w:wAfter w:w="10" w:type="dxa"/>
        </w:trPr>
        <w:tc>
          <w:tcPr>
            <w:tcW w:w="2834" w:type="dxa"/>
          </w:tcPr>
          <w:p w14:paraId="79EA29ED" w14:textId="77777777" w:rsidR="00274317" w:rsidRDefault="00274317">
            <w:pPr>
              <w:rPr>
                <w:rFonts w:eastAsia="Calibri"/>
              </w:rPr>
            </w:pPr>
            <w:r>
              <w:rPr>
                <w:rFonts w:eastAsia="Calibri"/>
              </w:rPr>
              <w:t>BS 7430 (1998)</w:t>
            </w:r>
          </w:p>
        </w:tc>
        <w:tc>
          <w:tcPr>
            <w:tcW w:w="6375" w:type="dxa"/>
          </w:tcPr>
          <w:p w14:paraId="2757652E" w14:textId="72989509" w:rsidR="00274317" w:rsidRDefault="00274317">
            <w:pPr>
              <w:rPr>
                <w:rFonts w:eastAsia="Calibri"/>
              </w:rPr>
            </w:pPr>
            <w:r>
              <w:rPr>
                <w:rFonts w:eastAsia="Calibri"/>
              </w:rPr>
              <w:t xml:space="preserve">Code of practice for earthing </w:t>
            </w:r>
          </w:p>
        </w:tc>
      </w:tr>
      <w:tr w:rsidR="00274317" w14:paraId="05A0FC45" w14:textId="77777777">
        <w:trPr>
          <w:gridAfter w:val="1"/>
          <w:wAfter w:w="10" w:type="dxa"/>
        </w:trPr>
        <w:tc>
          <w:tcPr>
            <w:tcW w:w="2834" w:type="dxa"/>
          </w:tcPr>
          <w:p w14:paraId="22EFEC8C" w14:textId="77777777" w:rsidR="00274317" w:rsidRDefault="00D30158" w:rsidP="00D76E12">
            <w:pPr>
              <w:pStyle w:val="TableTextLeft"/>
            </w:pPr>
            <w:r>
              <w:t>BS 7671</w:t>
            </w:r>
            <w:r w:rsidR="00AF4A67">
              <w:t>:2018+A2:2922</w:t>
            </w:r>
          </w:p>
          <w:p w14:paraId="22865359" w14:textId="49CD1AE3" w:rsidR="000D3226" w:rsidRDefault="000D3226" w:rsidP="00D76E12">
            <w:pPr>
              <w:pStyle w:val="TableTextLeft"/>
            </w:pPr>
            <w:r w:rsidRPr="000D3226">
              <w:t>IEC 60364</w:t>
            </w:r>
          </w:p>
        </w:tc>
        <w:tc>
          <w:tcPr>
            <w:tcW w:w="6375" w:type="dxa"/>
          </w:tcPr>
          <w:p w14:paraId="163836F4" w14:textId="77777777" w:rsidR="00274317" w:rsidRDefault="00274317">
            <w:pPr>
              <w:rPr>
                <w:rFonts w:eastAsia="Calibri"/>
              </w:rPr>
            </w:pPr>
            <w:r w:rsidRPr="009A6D02">
              <w:rPr>
                <w:rFonts w:eastAsia="Calibri"/>
              </w:rPr>
              <w:t>Requirements for electrical installations. IEE Wiring Regulations.</w:t>
            </w:r>
          </w:p>
        </w:tc>
      </w:tr>
      <w:tr w:rsidR="00274317" w:rsidRPr="009A6D02" w14:paraId="68BC6CF3" w14:textId="77777777">
        <w:trPr>
          <w:gridAfter w:val="1"/>
          <w:wAfter w:w="10" w:type="dxa"/>
        </w:trPr>
        <w:tc>
          <w:tcPr>
            <w:tcW w:w="2834" w:type="dxa"/>
          </w:tcPr>
          <w:p w14:paraId="0BFA9D70" w14:textId="34E3603E" w:rsidR="00274317" w:rsidRDefault="00274317">
            <w:pPr>
              <w:rPr>
                <w:rFonts w:eastAsia="Calibri"/>
              </w:rPr>
            </w:pPr>
            <w:r>
              <w:rPr>
                <w:rFonts w:eastAsia="Calibri"/>
              </w:rPr>
              <w:t>BS EN 50110 Parts 1 and 2 (2004-2010)</w:t>
            </w:r>
          </w:p>
        </w:tc>
        <w:tc>
          <w:tcPr>
            <w:tcW w:w="6375" w:type="dxa"/>
          </w:tcPr>
          <w:p w14:paraId="28769846" w14:textId="5B9E4299" w:rsidR="00274317" w:rsidRPr="009A6D02" w:rsidRDefault="00274317">
            <w:pPr>
              <w:rPr>
                <w:rFonts w:eastAsia="Calibri"/>
              </w:rPr>
            </w:pPr>
            <w:r>
              <w:rPr>
                <w:rFonts w:eastAsia="Calibri"/>
              </w:rPr>
              <w:t>Operation of electrical installations</w:t>
            </w:r>
          </w:p>
        </w:tc>
      </w:tr>
      <w:tr w:rsidR="00274317" w:rsidRPr="00873FD8" w14:paraId="1D217315" w14:textId="77777777">
        <w:tc>
          <w:tcPr>
            <w:tcW w:w="2834" w:type="dxa"/>
          </w:tcPr>
          <w:p w14:paraId="1FAC96F9" w14:textId="77777777" w:rsidR="00274317" w:rsidRPr="00873FD8" w:rsidRDefault="00274317">
            <w:r w:rsidRPr="00AD50DB">
              <w:rPr>
                <w:lang w:val="nl-NL"/>
              </w:rPr>
              <w:t>BS</w:t>
            </w:r>
            <w:r w:rsidRPr="00873FD8">
              <w:t>-EN 50549-1:2019</w:t>
            </w:r>
          </w:p>
        </w:tc>
        <w:tc>
          <w:tcPr>
            <w:tcW w:w="6385" w:type="dxa"/>
            <w:gridSpan w:val="2"/>
          </w:tcPr>
          <w:p w14:paraId="3B288920" w14:textId="3DADEEEF" w:rsidR="00274317" w:rsidRPr="00873FD8" w:rsidRDefault="00274317">
            <w:r w:rsidRPr="00873FD8">
              <w:t>Requirements for generating plants to be connected in parallel with distribution networks – Part 1: Connection to a LV distribution network – Generating plants up to and including Type B</w:t>
            </w:r>
          </w:p>
        </w:tc>
      </w:tr>
      <w:tr w:rsidR="00274317" w:rsidRPr="00873FD8" w14:paraId="525E4F3E" w14:textId="77777777">
        <w:trPr>
          <w:gridAfter w:val="1"/>
          <w:wAfter w:w="10" w:type="dxa"/>
        </w:trPr>
        <w:tc>
          <w:tcPr>
            <w:tcW w:w="2834" w:type="dxa"/>
          </w:tcPr>
          <w:p w14:paraId="2748BA08" w14:textId="1515FE02" w:rsidR="00274317" w:rsidRPr="00873FD8" w:rsidRDefault="00274317">
            <w:pPr>
              <w:rPr>
                <w:rFonts w:eastAsia="Calibri"/>
              </w:rPr>
            </w:pPr>
            <w:r w:rsidRPr="00AD50DB">
              <w:rPr>
                <w:rFonts w:eastAsia="Calibri"/>
                <w:lang w:val="nl-NL"/>
              </w:rPr>
              <w:t>BS</w:t>
            </w:r>
            <w:r w:rsidRPr="00873FD8">
              <w:rPr>
                <w:rFonts w:eastAsia="Calibri"/>
              </w:rPr>
              <w:t>-EN50549-2:2019/C1:2019</w:t>
            </w:r>
          </w:p>
        </w:tc>
        <w:tc>
          <w:tcPr>
            <w:tcW w:w="6375" w:type="dxa"/>
          </w:tcPr>
          <w:p w14:paraId="2C1590BC" w14:textId="1E334179" w:rsidR="00274317" w:rsidRPr="00873FD8" w:rsidRDefault="00274317">
            <w:pPr>
              <w:rPr>
                <w:rFonts w:eastAsia="Calibri"/>
              </w:rPr>
            </w:pPr>
            <w:r w:rsidRPr="00873FD8">
              <w:rPr>
                <w:rFonts w:eastAsia="Calibri"/>
              </w:rPr>
              <w:t>Requirements for generating plants to be connected in parallel with distribution networks – Part 2: Connection to a MV distribution network – Generating plants up to and including Type B</w:t>
            </w:r>
          </w:p>
        </w:tc>
      </w:tr>
      <w:tr w:rsidR="00274317" w:rsidRPr="00873FD8" w14:paraId="18BC6FA2" w14:textId="77777777">
        <w:tc>
          <w:tcPr>
            <w:tcW w:w="2834" w:type="dxa"/>
          </w:tcPr>
          <w:p w14:paraId="0712DA4A" w14:textId="77777777" w:rsidR="00274317" w:rsidRPr="00873FD8" w:rsidRDefault="00274317">
            <w:pPr>
              <w:rPr>
                <w:rFonts w:eastAsia="Calibri"/>
              </w:rPr>
            </w:pPr>
            <w:r w:rsidRPr="00AD50DB">
              <w:rPr>
                <w:rFonts w:eastAsia="Calibri"/>
                <w:lang w:val="nl-NL"/>
              </w:rPr>
              <w:lastRenderedPageBreak/>
              <w:t>BS</w:t>
            </w:r>
            <w:r w:rsidRPr="00873FD8">
              <w:rPr>
                <w:rFonts w:eastAsia="Calibri"/>
              </w:rPr>
              <w:t xml:space="preserve"> EN 50160 </w:t>
            </w:r>
          </w:p>
        </w:tc>
        <w:tc>
          <w:tcPr>
            <w:tcW w:w="6385" w:type="dxa"/>
            <w:gridSpan w:val="2"/>
          </w:tcPr>
          <w:p w14:paraId="794CF769" w14:textId="77777777" w:rsidR="00274317" w:rsidRPr="00873FD8" w:rsidRDefault="00274317">
            <w:pPr>
              <w:rPr>
                <w:rFonts w:eastAsia="Calibri"/>
              </w:rPr>
            </w:pPr>
            <w:r w:rsidRPr="00873FD8">
              <w:rPr>
                <w:rFonts w:eastAsia="Calibri"/>
              </w:rPr>
              <w:t xml:space="preserve">Voltage characteristics supplied by public distribution networks </w:t>
            </w:r>
          </w:p>
        </w:tc>
      </w:tr>
      <w:tr w:rsidR="00274317" w:rsidRPr="00873FD8" w14:paraId="45BFD374" w14:textId="77777777">
        <w:tc>
          <w:tcPr>
            <w:tcW w:w="2834" w:type="dxa"/>
          </w:tcPr>
          <w:p w14:paraId="10135054" w14:textId="77777777" w:rsidR="00274317" w:rsidRPr="00873FD8" w:rsidRDefault="00274317">
            <w:pPr>
              <w:rPr>
                <w:rFonts w:eastAsia="Calibri"/>
              </w:rPr>
            </w:pPr>
            <w:r w:rsidRPr="00AD50DB">
              <w:rPr>
                <w:rFonts w:eastAsia="Calibri"/>
                <w:lang w:val="nl-NL"/>
              </w:rPr>
              <w:t>IEC</w:t>
            </w:r>
            <w:r w:rsidRPr="00873FD8">
              <w:rPr>
                <w:rFonts w:eastAsia="Calibri"/>
              </w:rPr>
              <w:t xml:space="preserve"> 61727 </w:t>
            </w:r>
          </w:p>
        </w:tc>
        <w:tc>
          <w:tcPr>
            <w:tcW w:w="6385" w:type="dxa"/>
            <w:gridSpan w:val="2"/>
          </w:tcPr>
          <w:p w14:paraId="4FFD5C04" w14:textId="77777777" w:rsidR="00274317" w:rsidRPr="00873FD8" w:rsidRDefault="00274317">
            <w:pPr>
              <w:rPr>
                <w:rFonts w:eastAsia="Calibri"/>
              </w:rPr>
            </w:pPr>
            <w:r w:rsidRPr="00873FD8">
              <w:rPr>
                <w:rFonts w:eastAsia="Calibri"/>
              </w:rPr>
              <w:t xml:space="preserve">Photovoltaic System - Features Interface Connection to the network </w:t>
            </w:r>
          </w:p>
        </w:tc>
      </w:tr>
      <w:tr w:rsidR="00274317" w:rsidRPr="00873FD8" w14:paraId="1F16B01B" w14:textId="77777777">
        <w:tc>
          <w:tcPr>
            <w:tcW w:w="2834" w:type="dxa"/>
          </w:tcPr>
          <w:p w14:paraId="6B1FE659" w14:textId="77777777" w:rsidR="00274317" w:rsidRPr="00873FD8" w:rsidRDefault="00274317">
            <w:pPr>
              <w:rPr>
                <w:rFonts w:eastAsia="Calibri"/>
              </w:rPr>
            </w:pPr>
            <w:r w:rsidRPr="00873FD8">
              <w:rPr>
                <w:rFonts w:eastAsia="Calibri"/>
              </w:rPr>
              <w:t>IEC 60616</w:t>
            </w:r>
          </w:p>
        </w:tc>
        <w:tc>
          <w:tcPr>
            <w:tcW w:w="6385" w:type="dxa"/>
            <w:gridSpan w:val="2"/>
          </w:tcPr>
          <w:p w14:paraId="41D4E309" w14:textId="1948CE89" w:rsidR="00274317" w:rsidRPr="00873FD8" w:rsidRDefault="00274317">
            <w:pPr>
              <w:rPr>
                <w:rFonts w:eastAsia="Calibri"/>
              </w:rPr>
            </w:pPr>
            <w:r w:rsidRPr="00873FD8">
              <w:rPr>
                <w:rFonts w:eastAsia="Calibri"/>
              </w:rPr>
              <w:t>Terminal and tapping markings for power transformers</w:t>
            </w:r>
          </w:p>
        </w:tc>
      </w:tr>
    </w:tbl>
    <w:p w14:paraId="14704428" w14:textId="77777777" w:rsidR="00914137" w:rsidRDefault="00914137" w:rsidP="00914137">
      <w:pPr>
        <w:pStyle w:val="Heading4"/>
        <w:numPr>
          <w:ilvl w:val="0"/>
          <w:numId w:val="0"/>
        </w:numPr>
      </w:pPr>
    </w:p>
    <w:p w14:paraId="77EA68D1" w14:textId="5EF5BD69" w:rsidR="00B032CE" w:rsidRDefault="003615A8" w:rsidP="00B032CE">
      <w:pPr>
        <w:pStyle w:val="Heading4"/>
      </w:pPr>
      <w:r>
        <w:t>PV</w:t>
      </w:r>
    </w:p>
    <w:p w14:paraId="797A00FA" w14:textId="67CF0F30" w:rsidR="00A044C9" w:rsidRPr="00AC435F" w:rsidRDefault="00CF6456" w:rsidP="00AC435F">
      <w:r>
        <w:t>PV</w:t>
      </w:r>
      <w:r w:rsidR="00253B72">
        <w:t xml:space="preserve"> technology</w:t>
      </w:r>
      <w:r w:rsidR="00B032CE">
        <w:t xml:space="preserve"> specific standards are </w:t>
      </w:r>
      <w:r w:rsidR="00301D9F">
        <w:t>listed in</w:t>
      </w:r>
      <w:r w:rsidR="00067386">
        <w:t xml:space="preserve"> different </w:t>
      </w:r>
      <w:r w:rsidR="00067386" w:rsidRPr="002B14EC">
        <w:t>section of</w:t>
      </w:r>
      <w:r w:rsidR="00741132" w:rsidRPr="002B14EC">
        <w:t xml:space="preserve"> </w:t>
      </w:r>
      <w:r w:rsidR="002E2959" w:rsidRPr="00630080">
        <w:t>“PV</w:t>
      </w:r>
      <w:r w:rsidR="00253B72" w:rsidRPr="00630080">
        <w:t xml:space="preserve"> Technology</w:t>
      </w:r>
      <w:r w:rsidR="00D12980" w:rsidRPr="00630080">
        <w:t xml:space="preserve"> specific </w:t>
      </w:r>
      <w:r w:rsidR="00E05A36" w:rsidRPr="00630080">
        <w:t>section</w:t>
      </w:r>
      <w:r w:rsidR="00D12980" w:rsidRPr="00630080">
        <w:t>”</w:t>
      </w:r>
      <w:r w:rsidR="00067386" w:rsidRPr="002B14EC">
        <w:t>,</w:t>
      </w:r>
      <w:r w:rsidR="00067386">
        <w:t xml:space="preserve"> </w:t>
      </w:r>
      <w:r w:rsidR="002E2959">
        <w:t>especially</w:t>
      </w:r>
      <w:r w:rsidR="00067386">
        <w:t xml:space="preserve"> in sections</w:t>
      </w:r>
      <w:r w:rsidR="003C56B9">
        <w:t xml:space="preserve"> 1.6.4, </w:t>
      </w:r>
      <w:r w:rsidR="007F4FC4">
        <w:t>1.6.5</w:t>
      </w:r>
      <w:r w:rsidR="00210CB2">
        <w:t>, 1.</w:t>
      </w:r>
      <w:r w:rsidR="003D63F4">
        <w:t>14.4</w:t>
      </w:r>
      <w:r w:rsidR="00600846">
        <w:t xml:space="preserve"> and others for PV specific components, as well as other sections such as </w:t>
      </w:r>
      <w:r w:rsidR="00530ED2">
        <w:t xml:space="preserve">1.6.6 </w:t>
      </w:r>
      <w:r w:rsidR="00F43862">
        <w:t xml:space="preserve">or 1.6.19 </w:t>
      </w:r>
      <w:r w:rsidR="00530ED2">
        <w:t xml:space="preserve">for generic components like </w:t>
      </w:r>
      <w:r w:rsidR="00600846">
        <w:t>earthing</w:t>
      </w:r>
      <w:r w:rsidR="00F43862" w:rsidRPr="00F43862">
        <w:t xml:space="preserve"> </w:t>
      </w:r>
      <w:r w:rsidR="00F43862">
        <w:t>and cabling</w:t>
      </w:r>
      <w:r w:rsidR="00702439">
        <w:t>.</w:t>
      </w:r>
    </w:p>
    <w:p w14:paraId="72744CDE" w14:textId="0EE7CD43" w:rsidR="00AC435F" w:rsidRPr="00AC435F" w:rsidRDefault="00210C51" w:rsidP="00AC435F">
      <w:pPr>
        <w:pStyle w:val="Heading2"/>
      </w:pPr>
      <w:bookmarkStart w:id="161" w:name="_Toc530642233"/>
      <w:bookmarkStart w:id="162" w:name="_Toc530664062"/>
      <w:bookmarkStart w:id="163" w:name="_Toc530664384"/>
      <w:bookmarkStart w:id="164" w:name="_Toc534728338"/>
      <w:bookmarkStart w:id="165" w:name="_Toc487547199"/>
      <w:bookmarkStart w:id="166" w:name="_Toc489859035"/>
      <w:bookmarkStart w:id="167" w:name="_Toc500342154"/>
      <w:bookmarkStart w:id="168" w:name="_Toc529345113"/>
      <w:bookmarkStart w:id="169" w:name="_Toc530687622"/>
      <w:bookmarkStart w:id="170" w:name="_Toc534730764"/>
      <w:bookmarkStart w:id="171" w:name="_Ref534794125"/>
      <w:bookmarkStart w:id="172" w:name="_Toc134539520"/>
      <w:bookmarkStart w:id="173" w:name="_Toc140693203"/>
      <w:bookmarkStart w:id="174" w:name="_Toc142387266"/>
      <w:bookmarkStart w:id="175" w:name="_Toc153785499"/>
      <w:bookmarkStart w:id="176" w:name="_Toc153788359"/>
      <w:bookmarkStart w:id="177" w:name="_Toc154762527"/>
      <w:bookmarkStart w:id="178" w:name="_Toc157609959"/>
      <w:bookmarkStart w:id="179" w:name="_Toc195518736"/>
      <w:bookmarkStart w:id="180" w:name="_Toc195599700"/>
      <w:bookmarkStart w:id="181" w:name="_Ref223946701"/>
      <w:bookmarkStart w:id="182" w:name="_Toc223962079"/>
      <w:bookmarkEnd w:id="161"/>
      <w:bookmarkEnd w:id="162"/>
      <w:bookmarkEnd w:id="163"/>
      <w:r w:rsidRPr="00AC435F">
        <w:t>General Requirements</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43DC5B42" w14:textId="60AF65FF" w:rsidR="00AC435F" w:rsidRPr="007A202A" w:rsidRDefault="00AC435F" w:rsidP="00AC435F">
      <w:r w:rsidRPr="00AC435F">
        <w:t>The Contractor shall be required to design, procure, construct</w:t>
      </w:r>
      <w:r w:rsidR="00D33007">
        <w:t>, commission</w:t>
      </w:r>
      <w:r w:rsidRPr="00AC435F">
        <w:t xml:space="preserve"> and test all equipment and perform all services necessary for complete, safe and prudent operation and maintenance of the </w:t>
      </w:r>
      <w:r w:rsidR="001E6266">
        <w:t>Plant</w:t>
      </w:r>
      <w:r w:rsidR="001E6266" w:rsidRPr="00AC435F">
        <w:t xml:space="preserve"> </w:t>
      </w:r>
      <w:r w:rsidRPr="00AC435F">
        <w:t>by others, including information and training, even if not expressly stated in th</w:t>
      </w:r>
      <w:r w:rsidR="008B7695">
        <w:t>e</w:t>
      </w:r>
      <w:r w:rsidRPr="00AC435F">
        <w:t>s</w:t>
      </w:r>
      <w:r w:rsidR="008B7695">
        <w:t>e</w:t>
      </w:r>
      <w:r w:rsidRPr="00AC435F">
        <w:t xml:space="preserve"> </w:t>
      </w:r>
      <w:r w:rsidR="00436782">
        <w:t>ERs</w:t>
      </w:r>
      <w:r w:rsidRPr="00AC435F">
        <w:t>.</w:t>
      </w:r>
    </w:p>
    <w:p w14:paraId="77A5D5CE" w14:textId="730C81C3" w:rsidR="00AC435F" w:rsidRDefault="00AC435F" w:rsidP="00AC435F">
      <w:r w:rsidRPr="00AC435F">
        <w:t xml:space="preserve">For the avoidance of doubt, it is the Contractor’s responsibility to ensure that the </w:t>
      </w:r>
      <w:r w:rsidR="008910CB">
        <w:t>Plant</w:t>
      </w:r>
      <w:r w:rsidR="008910CB" w:rsidRPr="00AC435F">
        <w:t xml:space="preserve"> </w:t>
      </w:r>
      <w:r w:rsidRPr="00AC435F">
        <w:t>is designed to the latest applicable local and international design criteria and industry best practice.</w:t>
      </w:r>
    </w:p>
    <w:p w14:paraId="1831807E" w14:textId="22DAF062" w:rsidR="009D23F3" w:rsidRPr="00AC435F" w:rsidRDefault="009D23F3" w:rsidP="00AC435F">
      <w:r>
        <w:t xml:space="preserve">The Works must satisfy the requirements of the </w:t>
      </w:r>
      <w:r w:rsidR="00856208">
        <w:t>CDM</w:t>
      </w:r>
      <w:r>
        <w:t xml:space="preserve"> Regulations 2015</w:t>
      </w:r>
      <w:r w:rsidRPr="00982B02">
        <w:t xml:space="preserve">. </w:t>
      </w:r>
      <w:r w:rsidRPr="00935C28">
        <w:t>The</w:t>
      </w:r>
      <w:r w:rsidR="00947922" w:rsidRPr="00935C28">
        <w:t xml:space="preserve"> </w:t>
      </w:r>
      <w:r w:rsidR="00A27393" w:rsidRPr="00935C28">
        <w:t>Employer</w:t>
      </w:r>
      <w:r w:rsidR="003C6B31">
        <w:t xml:space="preserve"> </w:t>
      </w:r>
      <w:r w:rsidR="00947922" w:rsidRPr="00935C28">
        <w:t>nominate</w:t>
      </w:r>
      <w:r w:rsidR="003C6B31">
        <w:t>s the Contractor as</w:t>
      </w:r>
      <w:r w:rsidR="00947922" w:rsidRPr="00935C28">
        <w:t xml:space="preserve"> </w:t>
      </w:r>
      <w:r w:rsidRPr="00935C28">
        <w:t>the “Principal Designer” and</w:t>
      </w:r>
      <w:r w:rsidR="004F76C8" w:rsidRPr="00935C28">
        <w:t xml:space="preserve"> as</w:t>
      </w:r>
      <w:r w:rsidRPr="00935C28">
        <w:t xml:space="preserve"> “Principal Contractor”</w:t>
      </w:r>
      <w:r w:rsidR="00630080">
        <w:t xml:space="preserve"> for the relevant Works</w:t>
      </w:r>
      <w:r w:rsidRPr="00935C28">
        <w:t xml:space="preserve"> upon award</w:t>
      </w:r>
      <w:r w:rsidRPr="00982B02">
        <w:t xml:space="preserve"> and</w:t>
      </w:r>
      <w:r>
        <w:t xml:space="preserve"> throughout the pre-construction and construction phase of the Project for the purposes of CDM Regulations and shall be responsible for the implementation of the necessary working practices, procedures and risks assessments.</w:t>
      </w:r>
    </w:p>
    <w:p w14:paraId="30083014" w14:textId="3B96BE3A" w:rsidR="00AC435F" w:rsidRPr="00AC435F" w:rsidRDefault="00AC435F" w:rsidP="00AC435F">
      <w:r w:rsidRPr="00AC435F">
        <w:t xml:space="preserve">Documentation provided by the Contractor shall be provided in English. </w:t>
      </w:r>
    </w:p>
    <w:p w14:paraId="45294D00" w14:textId="0D2A2B72" w:rsidR="00AC435F" w:rsidRPr="00AC435F" w:rsidRDefault="00AC435F" w:rsidP="00AC435F">
      <w:r w:rsidRPr="00AC435F">
        <w:t xml:space="preserve">The </w:t>
      </w:r>
      <w:r w:rsidR="0056509A">
        <w:t>Plant</w:t>
      </w:r>
      <w:r w:rsidR="0056509A" w:rsidRPr="00AC435F">
        <w:t xml:space="preserve"> </w:t>
      </w:r>
      <w:r w:rsidRPr="00AC435F">
        <w:t xml:space="preserve">shall be located at the Site and shall have a </w:t>
      </w:r>
      <w:r w:rsidR="00EF13AB" w:rsidRPr="008F5022">
        <w:t>Design Life</w:t>
      </w:r>
      <w:r w:rsidRPr="008F5022">
        <w:t xml:space="preserve"> of </w:t>
      </w:r>
      <w:r w:rsidR="00101967" w:rsidRPr="003105DB">
        <w:rPr>
          <w:highlight w:val="yellow"/>
        </w:rPr>
        <w:t>40</w:t>
      </w:r>
      <w:r w:rsidR="00101967" w:rsidRPr="00451DE6">
        <w:t xml:space="preserve"> </w:t>
      </w:r>
      <w:r w:rsidRPr="00451DE6">
        <w:t>years</w:t>
      </w:r>
      <w:r w:rsidR="006C6337">
        <w:t xml:space="preserve"> from first export of </w:t>
      </w:r>
      <w:r w:rsidR="0010115D">
        <w:t>electricity</w:t>
      </w:r>
      <w:r w:rsidRPr="008F5022">
        <w:t>.</w:t>
      </w:r>
    </w:p>
    <w:p w14:paraId="5C7BDBC1" w14:textId="58DA9B5C" w:rsidR="00AC435F" w:rsidRPr="00B87032" w:rsidRDefault="27DBC944" w:rsidP="00B87032">
      <w:r>
        <w:t xml:space="preserve">The </w:t>
      </w:r>
      <w:r w:rsidR="0056509A">
        <w:t xml:space="preserve">Plant </w:t>
      </w:r>
      <w:r>
        <w:t xml:space="preserve">shall be designed, manufactured, configured and constructed in such a way that it shall achieve performance, availability and reliability in line with the Contract requirements. The designs, components and </w:t>
      </w:r>
      <w:r w:rsidR="00FB5704">
        <w:t xml:space="preserve">Materials </w:t>
      </w:r>
      <w:r>
        <w:t xml:space="preserve">to be used by the Contractor shall be of proven quality and track record, </w:t>
      </w:r>
      <w:r w:rsidR="00B87032" w:rsidRPr="00B87032">
        <w:t>having been satisfactorily used in recent project financed, utility scale, international PV</w:t>
      </w:r>
      <w:r w:rsidR="0056509A">
        <w:t xml:space="preserve"> and other Renewable</w:t>
      </w:r>
      <w:r w:rsidR="00B87032" w:rsidRPr="00B87032">
        <w:t xml:space="preserve"> projects. </w:t>
      </w:r>
    </w:p>
    <w:p w14:paraId="16AA6464" w14:textId="0DD0AFD9" w:rsidR="00AC435F" w:rsidRDefault="00AC435F" w:rsidP="00B87032">
      <w:r w:rsidRPr="00AC435F">
        <w:t xml:space="preserve">The </w:t>
      </w:r>
      <w:r w:rsidR="00E75BE9">
        <w:t>Plant</w:t>
      </w:r>
      <w:r w:rsidRPr="00AC435F">
        <w:t xml:space="preserve"> shall be designed in such a way that the maximum power output (active power) measured at the Point of Connection </w:t>
      </w:r>
      <w:r w:rsidR="00240D71">
        <w:t>(POC)</w:t>
      </w:r>
      <w:r w:rsidRPr="00AC435F">
        <w:t xml:space="preserve"> </w:t>
      </w:r>
      <w:r w:rsidR="00706C52">
        <w:t xml:space="preserve">is consistent with requirements of the Connection </w:t>
      </w:r>
      <w:r w:rsidR="00706C52" w:rsidRPr="00234199">
        <w:t>Agreement and PPA</w:t>
      </w:r>
      <w:r w:rsidR="00234199">
        <w:t xml:space="preserve"> (if any)</w:t>
      </w:r>
      <w:r w:rsidR="00706C52">
        <w:t xml:space="preserve">. </w:t>
      </w:r>
    </w:p>
    <w:p w14:paraId="21DA0BAC" w14:textId="1BC05F39" w:rsidR="00AC435F" w:rsidRPr="00AC435F" w:rsidRDefault="00AC435F" w:rsidP="00AC435F">
      <w:r w:rsidRPr="00AC435F">
        <w:t xml:space="preserve">The Contractor shall optimise the </w:t>
      </w:r>
      <w:r w:rsidR="00E75BE9">
        <w:t>Plant</w:t>
      </w:r>
      <w:r w:rsidRPr="00AC435F">
        <w:t xml:space="preserve">’s LCOE considering the design, operation and maintenance requirements for the </w:t>
      </w:r>
      <w:r w:rsidR="00E75BE9">
        <w:t>Plant</w:t>
      </w:r>
      <w:r w:rsidRPr="00AC435F">
        <w:t xml:space="preserve">. The LCOE is calculated factoring in all costs associated with </w:t>
      </w:r>
      <w:r w:rsidR="00340338">
        <w:t>engineering</w:t>
      </w:r>
      <w:r w:rsidR="00AE3557">
        <w:t>,</w:t>
      </w:r>
      <w:r w:rsidR="00340338">
        <w:t xml:space="preserve"> procurement,</w:t>
      </w:r>
      <w:r w:rsidR="00AE3557">
        <w:t xml:space="preserve"> </w:t>
      </w:r>
      <w:r w:rsidRPr="00AC435F">
        <w:t xml:space="preserve">construction, operation, maintenance, decommissioning and rehabilitation of the </w:t>
      </w:r>
      <w:r w:rsidR="00E75BE9">
        <w:t>Plant</w:t>
      </w:r>
      <w:r w:rsidRPr="00AC435F">
        <w:t xml:space="preserve"> and Site, using methodology and assumptions considered appropriate by the </w:t>
      </w:r>
      <w:r w:rsidR="00C010E5">
        <w:t>Employer</w:t>
      </w:r>
      <w:r w:rsidRPr="00AC435F">
        <w:t xml:space="preserve">. </w:t>
      </w:r>
    </w:p>
    <w:p w14:paraId="44FE99EE" w14:textId="77777777" w:rsidR="00AC435F" w:rsidRPr="00AC435F" w:rsidRDefault="00AC435F" w:rsidP="00AC435F">
      <w:r w:rsidRPr="00AC435F">
        <w:lastRenderedPageBreak/>
        <w:t xml:space="preserve">The LCOE will be calculated as. </w:t>
      </w:r>
    </w:p>
    <w:p w14:paraId="76640E22" w14:textId="5D1EE3BD" w:rsidR="00AC435F" w:rsidRPr="00D76E12" w:rsidRDefault="00AC435F" w:rsidP="007A202A">
      <w:pPr>
        <w:rPr>
          <w:sz w:val="16"/>
          <w:szCs w:val="16"/>
        </w:rPr>
      </w:pPr>
      <m:oMathPara>
        <m:oMath>
          <m:r>
            <w:rPr>
              <w:rFonts w:ascii="Cambria Math" w:hAnsi="Cambria Math"/>
              <w:sz w:val="16"/>
              <w:szCs w:val="16"/>
            </w:rPr>
            <m:t xml:space="preserve">LCOE = </m:t>
          </m:r>
          <m:f>
            <m:fPr>
              <m:ctrlPr>
                <w:rPr>
                  <w:rFonts w:ascii="Cambria Math" w:hAnsi="Cambria Math"/>
                  <w:i/>
                  <w:sz w:val="16"/>
                  <w:szCs w:val="16"/>
                </w:rPr>
              </m:ctrlPr>
            </m:fPr>
            <m:num>
              <m:d>
                <m:dPr>
                  <m:ctrlPr>
                    <w:rPr>
                      <w:rFonts w:ascii="Cambria Math" w:hAnsi="Cambria Math"/>
                      <w:i/>
                      <w:sz w:val="16"/>
                      <w:szCs w:val="16"/>
                    </w:rPr>
                  </m:ctrlPr>
                </m:dPr>
                <m:e>
                  <w:bookmarkStart w:id="183" w:name="smart_italic5"/>
                  <m:r>
                    <w:rPr>
                      <w:rFonts w:ascii="Cambria Math" w:hAnsi="Cambria Math"/>
                      <w:sz w:val="16"/>
                      <w:szCs w:val="16"/>
                    </w:rPr>
                    <m:t>discounted</m:t>
                  </m:r>
                  <w:bookmarkEnd w:id="183"/>
                  <m:r>
                    <w:rPr>
                      <w:rFonts w:ascii="Cambria Math" w:hAnsi="Cambria Math"/>
                      <w:sz w:val="16"/>
                      <w:szCs w:val="16"/>
                    </w:rPr>
                    <m:t xml:space="preserve"> </m:t>
                  </m:r>
                  <w:bookmarkStart w:id="184" w:name="smart_italic6"/>
                  <m:r>
                    <w:rPr>
                      <w:rFonts w:ascii="Cambria Math" w:hAnsi="Cambria Math"/>
                      <w:sz w:val="16"/>
                      <w:szCs w:val="16"/>
                    </w:rPr>
                    <m:t>capital</m:t>
                  </m:r>
                  <w:bookmarkEnd w:id="184"/>
                  <m:r>
                    <w:rPr>
                      <w:rFonts w:ascii="Cambria Math" w:hAnsi="Cambria Math"/>
                      <w:sz w:val="16"/>
                      <w:szCs w:val="16"/>
                    </w:rPr>
                    <m:t xml:space="preserve"> </m:t>
                  </m:r>
                  <w:bookmarkStart w:id="185" w:name="smart_italic7"/>
                  <m:r>
                    <w:rPr>
                      <w:rFonts w:ascii="Cambria Math" w:hAnsi="Cambria Math"/>
                      <w:sz w:val="16"/>
                      <w:szCs w:val="16"/>
                    </w:rPr>
                    <m:t>costs</m:t>
                  </m:r>
                  <w:bookmarkEnd w:id="185"/>
                  <m:r>
                    <w:rPr>
                      <w:rFonts w:ascii="Cambria Math" w:hAnsi="Cambria Math"/>
                      <w:sz w:val="16"/>
                      <w:szCs w:val="16"/>
                    </w:rPr>
                    <m:t xml:space="preserve"> + </m:t>
                  </m:r>
                  <w:bookmarkStart w:id="186" w:name="smart_italic8"/>
                  <m:r>
                    <w:rPr>
                      <w:rFonts w:ascii="Cambria Math" w:hAnsi="Cambria Math"/>
                      <w:sz w:val="16"/>
                      <w:szCs w:val="16"/>
                    </w:rPr>
                    <m:t>discounted</m:t>
                  </m:r>
                  <w:bookmarkEnd w:id="186"/>
                  <m:r>
                    <w:rPr>
                      <w:rFonts w:ascii="Cambria Math" w:hAnsi="Cambria Math"/>
                      <w:sz w:val="16"/>
                      <w:szCs w:val="16"/>
                    </w:rPr>
                    <m:t xml:space="preserve"> </m:t>
                  </m:r>
                  <w:bookmarkStart w:id="187" w:name="smart_italic9"/>
                  <m:r>
                    <w:rPr>
                      <w:rFonts w:ascii="Cambria Math" w:hAnsi="Cambria Math"/>
                      <w:sz w:val="16"/>
                      <w:szCs w:val="16"/>
                    </w:rPr>
                    <m:t>operational</m:t>
                  </m:r>
                  <w:bookmarkEnd w:id="187"/>
                  <m:r>
                    <w:rPr>
                      <w:rFonts w:ascii="Cambria Math" w:hAnsi="Cambria Math"/>
                      <w:sz w:val="16"/>
                      <w:szCs w:val="16"/>
                    </w:rPr>
                    <m:t xml:space="preserve"> </m:t>
                  </m:r>
                  <w:bookmarkStart w:id="188" w:name="smart_italic10"/>
                  <m:r>
                    <w:rPr>
                      <w:rFonts w:ascii="Cambria Math" w:hAnsi="Cambria Math"/>
                      <w:sz w:val="16"/>
                      <w:szCs w:val="16"/>
                    </w:rPr>
                    <m:t>costs</m:t>
                  </m:r>
                  <w:bookmarkEnd w:id="188"/>
                  <m:r>
                    <w:rPr>
                      <w:rFonts w:ascii="Cambria Math" w:hAnsi="Cambria Math"/>
                      <w:sz w:val="16"/>
                      <w:szCs w:val="16"/>
                    </w:rPr>
                    <m:t xml:space="preserve"> + </m:t>
                  </m:r>
                  <w:bookmarkStart w:id="189" w:name="smart_italic11"/>
                  <m:r>
                    <w:rPr>
                      <w:rFonts w:ascii="Cambria Math" w:hAnsi="Cambria Math"/>
                      <w:sz w:val="16"/>
                      <w:szCs w:val="16"/>
                    </w:rPr>
                    <m:t>discounted</m:t>
                  </m:r>
                  <w:bookmarkEnd w:id="189"/>
                  <m:r>
                    <w:rPr>
                      <w:rFonts w:ascii="Cambria Math" w:hAnsi="Cambria Math"/>
                      <w:sz w:val="16"/>
                      <w:szCs w:val="16"/>
                    </w:rPr>
                    <m:t xml:space="preserve"> </m:t>
                  </m:r>
                  <w:bookmarkStart w:id="190" w:name="smart_italic12"/>
                  <m:r>
                    <w:rPr>
                      <w:rFonts w:ascii="Cambria Math" w:hAnsi="Cambria Math"/>
                      <w:sz w:val="16"/>
                      <w:szCs w:val="16"/>
                    </w:rPr>
                    <m:t>decommissioning</m:t>
                  </m:r>
                  <w:bookmarkEnd w:id="190"/>
                  <m:r>
                    <w:rPr>
                      <w:rFonts w:ascii="Cambria Math" w:hAnsi="Cambria Math"/>
                      <w:sz w:val="16"/>
                      <w:szCs w:val="16"/>
                    </w:rPr>
                    <m:t xml:space="preserve"> </m:t>
                  </m:r>
                  <w:bookmarkStart w:id="191" w:name="smart_italic13"/>
                  <m:r>
                    <w:rPr>
                      <w:rFonts w:ascii="Cambria Math" w:hAnsi="Cambria Math"/>
                      <w:sz w:val="16"/>
                      <w:szCs w:val="16"/>
                    </w:rPr>
                    <m:t>costs</m:t>
                  </m:r>
                  <w:bookmarkEnd w:id="191"/>
                </m:e>
              </m:d>
            </m:num>
            <m:den>
              <w:bookmarkStart w:id="192" w:name="smart_italic14"/>
              <m:r>
                <w:rPr>
                  <w:rFonts w:ascii="Cambria Math" w:hAnsi="Cambria Math"/>
                  <w:sz w:val="16"/>
                  <w:szCs w:val="16"/>
                </w:rPr>
                <m:t>discounted</m:t>
              </m:r>
              <w:bookmarkEnd w:id="192"/>
              <m:r>
                <w:rPr>
                  <w:rFonts w:ascii="Cambria Math" w:hAnsi="Cambria Math"/>
                  <w:sz w:val="16"/>
                  <w:szCs w:val="16"/>
                </w:rPr>
                <m:t xml:space="preserve"> </m:t>
              </m:r>
              <w:bookmarkStart w:id="193" w:name="smart_italic15"/>
              <m:r>
                <w:rPr>
                  <w:rFonts w:ascii="Cambria Math" w:hAnsi="Cambria Math"/>
                  <w:sz w:val="16"/>
                  <w:szCs w:val="16"/>
                </w:rPr>
                <m:t>generation</m:t>
              </m:r>
              <w:bookmarkEnd w:id="193"/>
            </m:den>
          </m:f>
        </m:oMath>
      </m:oMathPara>
    </w:p>
    <w:p w14:paraId="64F513D6" w14:textId="19F6E35D" w:rsidR="00AC435F" w:rsidRPr="00BC51E1" w:rsidRDefault="00AC435F" w:rsidP="00AC435F">
      <w:r w:rsidRPr="00BC51E1">
        <w:t xml:space="preserve">Commissioning and </w:t>
      </w:r>
      <w:r w:rsidR="00E47CC0">
        <w:t>C</w:t>
      </w:r>
      <w:r w:rsidR="00E47CC0" w:rsidRPr="00BC51E1">
        <w:t xml:space="preserve">ompletion </w:t>
      </w:r>
      <w:r w:rsidRPr="00BC51E1">
        <w:t xml:space="preserve">testing of the </w:t>
      </w:r>
      <w:r w:rsidR="003753B5" w:rsidRPr="00BC51E1">
        <w:t xml:space="preserve">Plant </w:t>
      </w:r>
      <w:r w:rsidRPr="00BC51E1">
        <w:t>shall be undertaken by the Contractor</w:t>
      </w:r>
      <w:r w:rsidR="003753B5" w:rsidRPr="00BC51E1">
        <w:t xml:space="preserve">, in coordination with </w:t>
      </w:r>
      <w:r w:rsidR="00503182">
        <w:t>any</w:t>
      </w:r>
      <w:r w:rsidR="003753B5" w:rsidRPr="00BC51E1">
        <w:t xml:space="preserve"> </w:t>
      </w:r>
      <w:r w:rsidR="003F7D1C">
        <w:t xml:space="preserve">ICP </w:t>
      </w:r>
      <w:r w:rsidR="003F7D1C" w:rsidRPr="003F7D1C">
        <w:t>Contractor</w:t>
      </w:r>
      <w:r w:rsidRPr="003F7D1C">
        <w:t>. The</w:t>
      </w:r>
      <w:r w:rsidRPr="00BC51E1">
        <w:t xml:space="preserve"> tests will ensure that the </w:t>
      </w:r>
      <w:r w:rsidR="003753B5" w:rsidRPr="00BC51E1">
        <w:t xml:space="preserve">Plant </w:t>
      </w:r>
      <w:r w:rsidRPr="00BC51E1">
        <w:t xml:space="preserve">can operate and perform in accordance with </w:t>
      </w:r>
      <w:r w:rsidR="00BB1415" w:rsidRPr="00BC51E1">
        <w:t>th</w:t>
      </w:r>
      <w:r w:rsidR="00BB1415">
        <w:t>e</w:t>
      </w:r>
      <w:r w:rsidR="00BB1415" w:rsidRPr="00BC51E1">
        <w:t>s</w:t>
      </w:r>
      <w:r w:rsidR="00BB1415">
        <w:t>e</w:t>
      </w:r>
      <w:r w:rsidR="00BB1415" w:rsidRPr="00BC51E1">
        <w:t xml:space="preserve"> </w:t>
      </w:r>
      <w:r w:rsidR="00436782" w:rsidRPr="00BC51E1">
        <w:t>ERs</w:t>
      </w:r>
      <w:r w:rsidRPr="00BC51E1">
        <w:t xml:space="preserve"> and the Contract. Testing will be undertaken to verify the performance of the </w:t>
      </w:r>
      <w:r w:rsidR="003753B5" w:rsidRPr="00BC51E1">
        <w:t>Plant</w:t>
      </w:r>
      <w:r w:rsidRPr="00BC51E1">
        <w:t>, and successfully passing all tests will be a condition for achieving Completion.</w:t>
      </w:r>
    </w:p>
    <w:p w14:paraId="78026152" w14:textId="358A97E9" w:rsidR="00AC435F" w:rsidRPr="00AC435F" w:rsidRDefault="00AC435F" w:rsidP="00AC435F"/>
    <w:p w14:paraId="0E5C7875" w14:textId="37FE40A2" w:rsidR="00AC435F" w:rsidRPr="00AC435F" w:rsidRDefault="00210C51" w:rsidP="00AC435F">
      <w:pPr>
        <w:pStyle w:val="Heading1"/>
      </w:pPr>
      <w:bookmarkStart w:id="194" w:name="_Toc489859036"/>
      <w:bookmarkStart w:id="195" w:name="_Toc500342155"/>
      <w:bookmarkStart w:id="196" w:name="_Toc529345114"/>
      <w:bookmarkStart w:id="197" w:name="_Toc530687623"/>
      <w:bookmarkStart w:id="198" w:name="_Toc534730765"/>
      <w:bookmarkStart w:id="199" w:name="_Ref71711362"/>
      <w:bookmarkStart w:id="200" w:name="_Toc134539521"/>
      <w:bookmarkStart w:id="201" w:name="_Toc140693204"/>
      <w:bookmarkStart w:id="202" w:name="_Toc142387267"/>
      <w:bookmarkStart w:id="203" w:name="_Toc153785500"/>
      <w:bookmarkStart w:id="204" w:name="_Toc153788360"/>
      <w:bookmarkStart w:id="205" w:name="_Toc154762528"/>
      <w:bookmarkStart w:id="206" w:name="_Toc157609960"/>
      <w:bookmarkStart w:id="207" w:name="_Toc195518737"/>
      <w:bookmarkStart w:id="208" w:name="_Toc195599701"/>
      <w:bookmarkStart w:id="209" w:name="_Toc223962080"/>
      <w:r>
        <w:lastRenderedPageBreak/>
        <w:t>General Scope of the Works</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013DF11F" w14:textId="50E2EE28" w:rsidR="00AC435F" w:rsidRPr="007A202A" w:rsidRDefault="00AC435F" w:rsidP="00AC435F">
      <w:r w:rsidRPr="00AC435F">
        <w:t xml:space="preserve">The Contractor’s overarching scope of Work is detailed in </w:t>
      </w:r>
      <w:r w:rsidR="00E9678C">
        <w:t>this</w:t>
      </w:r>
      <w:r w:rsidRPr="00AC435F">
        <w:t xml:space="preserve"> </w:t>
      </w:r>
      <w:r w:rsidR="00AE4BC4">
        <w:t>S</w:t>
      </w:r>
      <w:r w:rsidRPr="00AC435F">
        <w:t>ection</w:t>
      </w:r>
      <w:r w:rsidR="00D70BC9">
        <w:t xml:space="preserve"> </w:t>
      </w:r>
      <w:r w:rsidR="00D70BC9">
        <w:fldChar w:fldCharType="begin"/>
      </w:r>
      <w:r w:rsidR="00D70BC9">
        <w:instrText xml:space="preserve"> REF _Ref71711362 \r \h </w:instrText>
      </w:r>
      <w:r w:rsidR="00D70BC9">
        <w:fldChar w:fldCharType="separate"/>
      </w:r>
      <w:r w:rsidR="006D2374">
        <w:t>2</w:t>
      </w:r>
      <w:r w:rsidR="00D70BC9">
        <w:fldChar w:fldCharType="end"/>
      </w:r>
      <w:r w:rsidR="007709B5">
        <w:t xml:space="preserve">. </w:t>
      </w:r>
      <w:r w:rsidR="00306C98">
        <w:t xml:space="preserve">The </w:t>
      </w:r>
      <w:r w:rsidR="007709B5">
        <w:t xml:space="preserve">Project specific scope of </w:t>
      </w:r>
      <w:r w:rsidR="00C50ADB">
        <w:t>W</w:t>
      </w:r>
      <w:r w:rsidR="007709B5">
        <w:t xml:space="preserve">ork </w:t>
      </w:r>
      <w:r w:rsidR="00A63B4A">
        <w:t xml:space="preserve">is detailed in </w:t>
      </w:r>
      <w:r w:rsidR="00502290">
        <w:t>Technology Specific ERs</w:t>
      </w:r>
      <w:r w:rsidR="00A63B4A">
        <w:t>.</w:t>
      </w:r>
    </w:p>
    <w:p w14:paraId="345B8049" w14:textId="3B34D3D7" w:rsidR="00AC435F" w:rsidRPr="00AC435F" w:rsidRDefault="00760902" w:rsidP="00AC435F">
      <w:pPr>
        <w:pStyle w:val="Heading2"/>
      </w:pPr>
      <w:bookmarkStart w:id="210" w:name="_Toc76654451"/>
      <w:bookmarkStart w:id="211" w:name="_Toc77925298"/>
      <w:bookmarkStart w:id="212" w:name="_Toc78283416"/>
      <w:bookmarkStart w:id="213" w:name="_Toc78792528"/>
      <w:bookmarkStart w:id="214" w:name="_Toc78793332"/>
      <w:bookmarkStart w:id="215" w:name="_Toc78794138"/>
      <w:bookmarkStart w:id="216" w:name="_Toc88221115"/>
      <w:bookmarkStart w:id="217" w:name="_Toc88637646"/>
      <w:bookmarkStart w:id="218" w:name="_Toc88645040"/>
      <w:bookmarkStart w:id="219" w:name="_Toc88645843"/>
      <w:bookmarkStart w:id="220" w:name="_Toc88647449"/>
      <w:bookmarkStart w:id="221" w:name="_Toc88657528"/>
      <w:bookmarkStart w:id="222" w:name="_Toc88658331"/>
      <w:bookmarkStart w:id="223" w:name="_Toc88657765"/>
      <w:bookmarkStart w:id="224" w:name="_Toc88659774"/>
      <w:bookmarkStart w:id="225" w:name="_Toc88660575"/>
      <w:bookmarkStart w:id="226" w:name="_Toc88658568"/>
      <w:bookmarkStart w:id="227" w:name="_Toc89156620"/>
      <w:bookmarkStart w:id="228" w:name="_Toc89159546"/>
      <w:bookmarkStart w:id="229" w:name="_Toc92700999"/>
      <w:bookmarkStart w:id="230" w:name="_Toc93657137"/>
      <w:bookmarkStart w:id="231" w:name="_Toc99629509"/>
      <w:bookmarkStart w:id="232" w:name="_Toc103345250"/>
      <w:bookmarkStart w:id="233" w:name="_Toc133930995"/>
      <w:bookmarkStart w:id="234" w:name="_Toc133939099"/>
      <w:bookmarkStart w:id="235" w:name="_Toc134523685"/>
      <w:bookmarkStart w:id="236" w:name="_Toc135119108"/>
      <w:bookmarkStart w:id="237" w:name="_Toc134539522"/>
      <w:bookmarkStart w:id="238" w:name="_Toc135307656"/>
      <w:bookmarkStart w:id="239" w:name="_Toc135749308"/>
      <w:bookmarkStart w:id="240" w:name="_Toc135827454"/>
      <w:bookmarkStart w:id="241" w:name="_Toc138064537"/>
      <w:bookmarkStart w:id="242" w:name="_Toc140134610"/>
      <w:bookmarkStart w:id="243" w:name="_Toc141874986"/>
      <w:bookmarkStart w:id="244" w:name="_Toc141963405"/>
      <w:bookmarkStart w:id="245" w:name="_Toc142312153"/>
      <w:bookmarkStart w:id="246" w:name="_Toc142382998"/>
      <w:bookmarkStart w:id="247" w:name="_Toc142387268"/>
      <w:bookmarkStart w:id="248" w:name="_Toc144215306"/>
      <w:bookmarkStart w:id="249" w:name="_Toc144326431"/>
      <w:bookmarkStart w:id="250" w:name="_Toc144410559"/>
      <w:bookmarkStart w:id="251" w:name="_Toc144733028"/>
      <w:bookmarkStart w:id="252" w:name="_Toc144754002"/>
      <w:bookmarkStart w:id="253" w:name="_Toc144802138"/>
      <w:bookmarkStart w:id="254" w:name="_Toc76654452"/>
      <w:bookmarkStart w:id="255" w:name="_Toc77925299"/>
      <w:bookmarkStart w:id="256" w:name="_Toc78283417"/>
      <w:bookmarkStart w:id="257" w:name="_Toc78792529"/>
      <w:bookmarkStart w:id="258" w:name="_Toc78793333"/>
      <w:bookmarkStart w:id="259" w:name="_Toc78794139"/>
      <w:bookmarkStart w:id="260" w:name="_Toc88221116"/>
      <w:bookmarkStart w:id="261" w:name="_Toc88637647"/>
      <w:bookmarkStart w:id="262" w:name="_Toc88645041"/>
      <w:bookmarkStart w:id="263" w:name="_Toc88645844"/>
      <w:bookmarkStart w:id="264" w:name="_Toc88647450"/>
      <w:bookmarkStart w:id="265" w:name="_Toc88657529"/>
      <w:bookmarkStart w:id="266" w:name="_Toc88658332"/>
      <w:bookmarkStart w:id="267" w:name="_Toc88657766"/>
      <w:bookmarkStart w:id="268" w:name="_Toc88659775"/>
      <w:bookmarkStart w:id="269" w:name="_Toc88660576"/>
      <w:bookmarkStart w:id="270" w:name="_Toc88658569"/>
      <w:bookmarkStart w:id="271" w:name="_Toc89156621"/>
      <w:bookmarkStart w:id="272" w:name="_Toc89159547"/>
      <w:bookmarkStart w:id="273" w:name="_Toc92701000"/>
      <w:bookmarkStart w:id="274" w:name="_Toc93657138"/>
      <w:bookmarkStart w:id="275" w:name="_Toc99629510"/>
      <w:bookmarkStart w:id="276" w:name="_Toc103345251"/>
      <w:bookmarkStart w:id="277" w:name="_Toc133930996"/>
      <w:bookmarkStart w:id="278" w:name="_Toc133939100"/>
      <w:bookmarkStart w:id="279" w:name="_Toc134523686"/>
      <w:bookmarkStart w:id="280" w:name="_Toc135119109"/>
      <w:bookmarkStart w:id="281" w:name="_Toc134539523"/>
      <w:bookmarkStart w:id="282" w:name="_Toc135307657"/>
      <w:bookmarkStart w:id="283" w:name="_Toc135749309"/>
      <w:bookmarkStart w:id="284" w:name="_Toc135827455"/>
      <w:bookmarkStart w:id="285" w:name="_Toc138064538"/>
      <w:bookmarkStart w:id="286" w:name="_Toc140134611"/>
      <w:bookmarkStart w:id="287" w:name="_Toc141874987"/>
      <w:bookmarkStart w:id="288" w:name="_Toc141963406"/>
      <w:bookmarkStart w:id="289" w:name="_Toc142312154"/>
      <w:bookmarkStart w:id="290" w:name="_Toc142382999"/>
      <w:bookmarkStart w:id="291" w:name="_Toc142387269"/>
      <w:bookmarkStart w:id="292" w:name="_Toc144215307"/>
      <w:bookmarkStart w:id="293" w:name="_Toc144326432"/>
      <w:bookmarkStart w:id="294" w:name="_Toc144410560"/>
      <w:bookmarkStart w:id="295" w:name="_Toc144733029"/>
      <w:bookmarkStart w:id="296" w:name="_Toc144754003"/>
      <w:bookmarkStart w:id="297" w:name="_Toc144802139"/>
      <w:bookmarkStart w:id="298" w:name="_Toc76654453"/>
      <w:bookmarkStart w:id="299" w:name="_Toc77925300"/>
      <w:bookmarkStart w:id="300" w:name="_Toc78283418"/>
      <w:bookmarkStart w:id="301" w:name="_Toc78792530"/>
      <w:bookmarkStart w:id="302" w:name="_Toc78793334"/>
      <w:bookmarkStart w:id="303" w:name="_Toc78794140"/>
      <w:bookmarkStart w:id="304" w:name="_Toc88221117"/>
      <w:bookmarkStart w:id="305" w:name="_Toc88637648"/>
      <w:bookmarkStart w:id="306" w:name="_Toc88645042"/>
      <w:bookmarkStart w:id="307" w:name="_Toc88645845"/>
      <w:bookmarkStart w:id="308" w:name="_Toc88647451"/>
      <w:bookmarkStart w:id="309" w:name="_Toc88657530"/>
      <w:bookmarkStart w:id="310" w:name="_Toc88658333"/>
      <w:bookmarkStart w:id="311" w:name="_Toc88657767"/>
      <w:bookmarkStart w:id="312" w:name="_Toc88659776"/>
      <w:bookmarkStart w:id="313" w:name="_Toc88660577"/>
      <w:bookmarkStart w:id="314" w:name="_Toc88658570"/>
      <w:bookmarkStart w:id="315" w:name="_Toc89156622"/>
      <w:bookmarkStart w:id="316" w:name="_Toc89159548"/>
      <w:bookmarkStart w:id="317" w:name="_Toc92701001"/>
      <w:bookmarkStart w:id="318" w:name="_Toc93657139"/>
      <w:bookmarkStart w:id="319" w:name="_Toc99629511"/>
      <w:bookmarkStart w:id="320" w:name="_Toc103345252"/>
      <w:bookmarkStart w:id="321" w:name="_Toc133930997"/>
      <w:bookmarkStart w:id="322" w:name="_Toc133939101"/>
      <w:bookmarkStart w:id="323" w:name="_Toc134523687"/>
      <w:bookmarkStart w:id="324" w:name="_Toc135119110"/>
      <w:bookmarkStart w:id="325" w:name="_Toc134539524"/>
      <w:bookmarkStart w:id="326" w:name="_Toc135307658"/>
      <w:bookmarkStart w:id="327" w:name="_Toc135749310"/>
      <w:bookmarkStart w:id="328" w:name="_Toc135827456"/>
      <w:bookmarkStart w:id="329" w:name="_Toc138064539"/>
      <w:bookmarkStart w:id="330" w:name="_Toc140134612"/>
      <w:bookmarkStart w:id="331" w:name="_Toc141874988"/>
      <w:bookmarkStart w:id="332" w:name="_Toc141963407"/>
      <w:bookmarkStart w:id="333" w:name="_Toc142312155"/>
      <w:bookmarkStart w:id="334" w:name="_Toc142383000"/>
      <w:bookmarkStart w:id="335" w:name="_Toc142387270"/>
      <w:bookmarkStart w:id="336" w:name="_Toc144215308"/>
      <w:bookmarkStart w:id="337" w:name="_Toc144326433"/>
      <w:bookmarkStart w:id="338" w:name="_Toc144410561"/>
      <w:bookmarkStart w:id="339" w:name="_Toc144733030"/>
      <w:bookmarkStart w:id="340" w:name="_Toc144754004"/>
      <w:bookmarkStart w:id="341" w:name="_Toc144802140"/>
      <w:bookmarkStart w:id="342" w:name="_Toc76654454"/>
      <w:bookmarkStart w:id="343" w:name="_Toc77925301"/>
      <w:bookmarkStart w:id="344" w:name="_Toc78283419"/>
      <w:bookmarkStart w:id="345" w:name="_Toc78792531"/>
      <w:bookmarkStart w:id="346" w:name="_Toc78793335"/>
      <w:bookmarkStart w:id="347" w:name="_Toc78794141"/>
      <w:bookmarkStart w:id="348" w:name="_Toc88221118"/>
      <w:bookmarkStart w:id="349" w:name="_Toc88637649"/>
      <w:bookmarkStart w:id="350" w:name="_Toc88645043"/>
      <w:bookmarkStart w:id="351" w:name="_Toc88645846"/>
      <w:bookmarkStart w:id="352" w:name="_Toc88647452"/>
      <w:bookmarkStart w:id="353" w:name="_Toc88657531"/>
      <w:bookmarkStart w:id="354" w:name="_Toc88658334"/>
      <w:bookmarkStart w:id="355" w:name="_Toc88657768"/>
      <w:bookmarkStart w:id="356" w:name="_Toc88659777"/>
      <w:bookmarkStart w:id="357" w:name="_Toc88660578"/>
      <w:bookmarkStart w:id="358" w:name="_Toc88658571"/>
      <w:bookmarkStart w:id="359" w:name="_Toc89156623"/>
      <w:bookmarkStart w:id="360" w:name="_Toc89159549"/>
      <w:bookmarkStart w:id="361" w:name="_Toc92701002"/>
      <w:bookmarkStart w:id="362" w:name="_Toc93657140"/>
      <w:bookmarkStart w:id="363" w:name="_Toc99629512"/>
      <w:bookmarkStart w:id="364" w:name="_Toc103345253"/>
      <w:bookmarkStart w:id="365" w:name="_Toc133930998"/>
      <w:bookmarkStart w:id="366" w:name="_Toc133939102"/>
      <w:bookmarkStart w:id="367" w:name="_Toc134523688"/>
      <w:bookmarkStart w:id="368" w:name="_Toc135119111"/>
      <w:bookmarkStart w:id="369" w:name="_Toc134539525"/>
      <w:bookmarkStart w:id="370" w:name="_Toc135307659"/>
      <w:bookmarkStart w:id="371" w:name="_Toc135749311"/>
      <w:bookmarkStart w:id="372" w:name="_Toc135827457"/>
      <w:bookmarkStart w:id="373" w:name="_Toc138064540"/>
      <w:bookmarkStart w:id="374" w:name="_Toc140134613"/>
      <w:bookmarkStart w:id="375" w:name="_Toc141874989"/>
      <w:bookmarkStart w:id="376" w:name="_Toc141963408"/>
      <w:bookmarkStart w:id="377" w:name="_Toc142312156"/>
      <w:bookmarkStart w:id="378" w:name="_Toc142383001"/>
      <w:bookmarkStart w:id="379" w:name="_Toc142387271"/>
      <w:bookmarkStart w:id="380" w:name="_Toc144215309"/>
      <w:bookmarkStart w:id="381" w:name="_Toc144326434"/>
      <w:bookmarkStart w:id="382" w:name="_Toc144410562"/>
      <w:bookmarkStart w:id="383" w:name="_Toc144733031"/>
      <w:bookmarkStart w:id="384" w:name="_Toc144754005"/>
      <w:bookmarkStart w:id="385" w:name="_Toc144802141"/>
      <w:bookmarkStart w:id="386" w:name="_Toc76654584"/>
      <w:bookmarkStart w:id="387" w:name="_Toc77925431"/>
      <w:bookmarkStart w:id="388" w:name="_Toc78283549"/>
      <w:bookmarkStart w:id="389" w:name="_Toc78792661"/>
      <w:bookmarkStart w:id="390" w:name="_Toc78793465"/>
      <w:bookmarkStart w:id="391" w:name="_Toc78794271"/>
      <w:bookmarkStart w:id="392" w:name="_Toc88221248"/>
      <w:bookmarkStart w:id="393" w:name="_Toc88637779"/>
      <w:bookmarkStart w:id="394" w:name="_Toc88645173"/>
      <w:bookmarkStart w:id="395" w:name="_Toc88645976"/>
      <w:bookmarkStart w:id="396" w:name="_Toc88647582"/>
      <w:bookmarkStart w:id="397" w:name="_Toc88657661"/>
      <w:bookmarkStart w:id="398" w:name="_Toc88658464"/>
      <w:bookmarkStart w:id="399" w:name="_Toc88658301"/>
      <w:bookmarkStart w:id="400" w:name="_Toc88659907"/>
      <w:bookmarkStart w:id="401" w:name="_Toc88660708"/>
      <w:bookmarkStart w:id="402" w:name="_Toc88659104"/>
      <w:bookmarkStart w:id="403" w:name="_Toc89156753"/>
      <w:bookmarkStart w:id="404" w:name="_Toc89159679"/>
      <w:bookmarkStart w:id="405" w:name="_Toc92701132"/>
      <w:bookmarkStart w:id="406" w:name="_Toc93657270"/>
      <w:bookmarkStart w:id="407" w:name="_Toc99629642"/>
      <w:bookmarkStart w:id="408" w:name="_Toc103345383"/>
      <w:bookmarkStart w:id="409" w:name="_Toc133931128"/>
      <w:bookmarkStart w:id="410" w:name="_Toc133939232"/>
      <w:bookmarkStart w:id="411" w:name="_Toc134523818"/>
      <w:bookmarkStart w:id="412" w:name="_Toc135119241"/>
      <w:bookmarkStart w:id="413" w:name="_Toc134539655"/>
      <w:bookmarkStart w:id="414" w:name="_Toc135307789"/>
      <w:bookmarkStart w:id="415" w:name="_Toc135749441"/>
      <w:bookmarkStart w:id="416" w:name="_Toc135827587"/>
      <w:bookmarkStart w:id="417" w:name="_Toc138064670"/>
      <w:bookmarkStart w:id="418" w:name="_Toc140134743"/>
      <w:bookmarkStart w:id="419" w:name="_Toc141875119"/>
      <w:bookmarkStart w:id="420" w:name="_Toc141963538"/>
      <w:bookmarkStart w:id="421" w:name="_Toc142312286"/>
      <w:bookmarkStart w:id="422" w:name="_Toc142383131"/>
      <w:bookmarkStart w:id="423" w:name="_Toc142387401"/>
      <w:bookmarkStart w:id="424" w:name="_Toc144215439"/>
      <w:bookmarkStart w:id="425" w:name="_Toc144326564"/>
      <w:bookmarkStart w:id="426" w:name="_Toc144410692"/>
      <w:bookmarkStart w:id="427" w:name="_Toc144733161"/>
      <w:bookmarkStart w:id="428" w:name="_Toc144754135"/>
      <w:bookmarkStart w:id="429" w:name="_Toc144802271"/>
      <w:bookmarkStart w:id="430" w:name="_Toc76654585"/>
      <w:bookmarkStart w:id="431" w:name="_Toc77925432"/>
      <w:bookmarkStart w:id="432" w:name="_Toc78283550"/>
      <w:bookmarkStart w:id="433" w:name="_Toc78792662"/>
      <w:bookmarkStart w:id="434" w:name="_Toc78793466"/>
      <w:bookmarkStart w:id="435" w:name="_Toc78794272"/>
      <w:bookmarkStart w:id="436" w:name="_Toc88221249"/>
      <w:bookmarkStart w:id="437" w:name="_Toc88637780"/>
      <w:bookmarkStart w:id="438" w:name="_Toc88645174"/>
      <w:bookmarkStart w:id="439" w:name="_Toc88645977"/>
      <w:bookmarkStart w:id="440" w:name="_Toc88647583"/>
      <w:bookmarkStart w:id="441" w:name="_Toc88657662"/>
      <w:bookmarkStart w:id="442" w:name="_Toc88658465"/>
      <w:bookmarkStart w:id="443" w:name="_Toc88658302"/>
      <w:bookmarkStart w:id="444" w:name="_Toc88659908"/>
      <w:bookmarkStart w:id="445" w:name="_Toc88660709"/>
      <w:bookmarkStart w:id="446" w:name="_Toc88659105"/>
      <w:bookmarkStart w:id="447" w:name="_Toc89156754"/>
      <w:bookmarkStart w:id="448" w:name="_Toc89159680"/>
      <w:bookmarkStart w:id="449" w:name="_Toc92701133"/>
      <w:bookmarkStart w:id="450" w:name="_Toc93657271"/>
      <w:bookmarkStart w:id="451" w:name="_Toc99629643"/>
      <w:bookmarkStart w:id="452" w:name="_Toc103345384"/>
      <w:bookmarkStart w:id="453" w:name="_Toc133931129"/>
      <w:bookmarkStart w:id="454" w:name="_Toc133939233"/>
      <w:bookmarkStart w:id="455" w:name="_Toc134523819"/>
      <w:bookmarkStart w:id="456" w:name="_Toc135119242"/>
      <w:bookmarkStart w:id="457" w:name="_Toc134539656"/>
      <w:bookmarkStart w:id="458" w:name="_Toc135307790"/>
      <w:bookmarkStart w:id="459" w:name="_Toc135749442"/>
      <w:bookmarkStart w:id="460" w:name="_Toc135827588"/>
      <w:bookmarkStart w:id="461" w:name="_Toc138064671"/>
      <w:bookmarkStart w:id="462" w:name="_Toc140134744"/>
      <w:bookmarkStart w:id="463" w:name="_Toc141875120"/>
      <w:bookmarkStart w:id="464" w:name="_Toc141963539"/>
      <w:bookmarkStart w:id="465" w:name="_Toc142312287"/>
      <w:bookmarkStart w:id="466" w:name="_Toc142383132"/>
      <w:bookmarkStart w:id="467" w:name="_Toc142387402"/>
      <w:bookmarkStart w:id="468" w:name="_Toc144215440"/>
      <w:bookmarkStart w:id="469" w:name="_Toc144326565"/>
      <w:bookmarkStart w:id="470" w:name="_Toc144410693"/>
      <w:bookmarkStart w:id="471" w:name="_Toc144733162"/>
      <w:bookmarkStart w:id="472" w:name="_Toc144754136"/>
      <w:bookmarkStart w:id="473" w:name="_Toc144802272"/>
      <w:bookmarkStart w:id="474" w:name="_Toc76654586"/>
      <w:bookmarkStart w:id="475" w:name="_Toc77925433"/>
      <w:bookmarkStart w:id="476" w:name="_Toc78283551"/>
      <w:bookmarkStart w:id="477" w:name="_Toc78792663"/>
      <w:bookmarkStart w:id="478" w:name="_Toc78793467"/>
      <w:bookmarkStart w:id="479" w:name="_Toc78794273"/>
      <w:bookmarkStart w:id="480" w:name="_Toc88221250"/>
      <w:bookmarkStart w:id="481" w:name="_Toc88637781"/>
      <w:bookmarkStart w:id="482" w:name="_Toc88645175"/>
      <w:bookmarkStart w:id="483" w:name="_Toc88645978"/>
      <w:bookmarkStart w:id="484" w:name="_Toc88647584"/>
      <w:bookmarkStart w:id="485" w:name="_Toc88657663"/>
      <w:bookmarkStart w:id="486" w:name="_Toc88658466"/>
      <w:bookmarkStart w:id="487" w:name="_Toc88658303"/>
      <w:bookmarkStart w:id="488" w:name="_Toc88659909"/>
      <w:bookmarkStart w:id="489" w:name="_Toc88660710"/>
      <w:bookmarkStart w:id="490" w:name="_Toc88659106"/>
      <w:bookmarkStart w:id="491" w:name="_Toc89156755"/>
      <w:bookmarkStart w:id="492" w:name="_Toc89159681"/>
      <w:bookmarkStart w:id="493" w:name="_Toc92701134"/>
      <w:bookmarkStart w:id="494" w:name="_Toc93657272"/>
      <w:bookmarkStart w:id="495" w:name="_Toc99629644"/>
      <w:bookmarkStart w:id="496" w:name="_Toc103345385"/>
      <w:bookmarkStart w:id="497" w:name="_Toc133931130"/>
      <w:bookmarkStart w:id="498" w:name="_Toc133939234"/>
      <w:bookmarkStart w:id="499" w:name="_Toc134523820"/>
      <w:bookmarkStart w:id="500" w:name="_Toc135119243"/>
      <w:bookmarkStart w:id="501" w:name="_Toc134539657"/>
      <w:bookmarkStart w:id="502" w:name="_Toc135307791"/>
      <w:bookmarkStart w:id="503" w:name="_Toc135749443"/>
      <w:bookmarkStart w:id="504" w:name="_Toc135827589"/>
      <w:bookmarkStart w:id="505" w:name="_Toc138064672"/>
      <w:bookmarkStart w:id="506" w:name="_Toc140134745"/>
      <w:bookmarkStart w:id="507" w:name="_Toc141875121"/>
      <w:bookmarkStart w:id="508" w:name="_Toc141963540"/>
      <w:bookmarkStart w:id="509" w:name="_Toc142312288"/>
      <w:bookmarkStart w:id="510" w:name="_Toc142383133"/>
      <w:bookmarkStart w:id="511" w:name="_Toc142387403"/>
      <w:bookmarkStart w:id="512" w:name="_Toc144215441"/>
      <w:bookmarkStart w:id="513" w:name="_Toc144326566"/>
      <w:bookmarkStart w:id="514" w:name="_Toc144410694"/>
      <w:bookmarkStart w:id="515" w:name="_Toc144733163"/>
      <w:bookmarkStart w:id="516" w:name="_Toc144754137"/>
      <w:bookmarkStart w:id="517" w:name="_Toc144802273"/>
      <w:bookmarkStart w:id="518" w:name="_Toc76654587"/>
      <w:bookmarkStart w:id="519" w:name="_Toc77925434"/>
      <w:bookmarkStart w:id="520" w:name="_Toc78283552"/>
      <w:bookmarkStart w:id="521" w:name="_Toc78792664"/>
      <w:bookmarkStart w:id="522" w:name="_Toc78793468"/>
      <w:bookmarkStart w:id="523" w:name="_Toc78794274"/>
      <w:bookmarkStart w:id="524" w:name="_Toc88221251"/>
      <w:bookmarkStart w:id="525" w:name="_Toc88637782"/>
      <w:bookmarkStart w:id="526" w:name="_Toc88645176"/>
      <w:bookmarkStart w:id="527" w:name="_Toc88645979"/>
      <w:bookmarkStart w:id="528" w:name="_Toc88647585"/>
      <w:bookmarkStart w:id="529" w:name="_Toc88657664"/>
      <w:bookmarkStart w:id="530" w:name="_Toc88658467"/>
      <w:bookmarkStart w:id="531" w:name="_Toc88658304"/>
      <w:bookmarkStart w:id="532" w:name="_Toc88659910"/>
      <w:bookmarkStart w:id="533" w:name="_Toc88660711"/>
      <w:bookmarkStart w:id="534" w:name="_Toc88659107"/>
      <w:bookmarkStart w:id="535" w:name="_Toc89156756"/>
      <w:bookmarkStart w:id="536" w:name="_Toc89159682"/>
      <w:bookmarkStart w:id="537" w:name="_Toc92701135"/>
      <w:bookmarkStart w:id="538" w:name="_Toc93657273"/>
      <w:bookmarkStart w:id="539" w:name="_Toc99629645"/>
      <w:bookmarkStart w:id="540" w:name="_Toc103345386"/>
      <w:bookmarkStart w:id="541" w:name="_Toc133931131"/>
      <w:bookmarkStart w:id="542" w:name="_Toc133939235"/>
      <w:bookmarkStart w:id="543" w:name="_Toc134523821"/>
      <w:bookmarkStart w:id="544" w:name="_Toc135119244"/>
      <w:bookmarkStart w:id="545" w:name="_Toc134539658"/>
      <w:bookmarkStart w:id="546" w:name="_Toc135307792"/>
      <w:bookmarkStart w:id="547" w:name="_Toc135749444"/>
      <w:bookmarkStart w:id="548" w:name="_Toc135827590"/>
      <w:bookmarkStart w:id="549" w:name="_Toc138064673"/>
      <w:bookmarkStart w:id="550" w:name="_Toc140134746"/>
      <w:bookmarkStart w:id="551" w:name="_Toc141875122"/>
      <w:bookmarkStart w:id="552" w:name="_Toc141963541"/>
      <w:bookmarkStart w:id="553" w:name="_Toc142312289"/>
      <w:bookmarkStart w:id="554" w:name="_Toc142383134"/>
      <w:bookmarkStart w:id="555" w:name="_Toc142387404"/>
      <w:bookmarkStart w:id="556" w:name="_Toc144215442"/>
      <w:bookmarkStart w:id="557" w:name="_Toc144326567"/>
      <w:bookmarkStart w:id="558" w:name="_Toc144410695"/>
      <w:bookmarkStart w:id="559" w:name="_Toc144733164"/>
      <w:bookmarkStart w:id="560" w:name="_Toc144754138"/>
      <w:bookmarkStart w:id="561" w:name="_Toc144802274"/>
      <w:bookmarkStart w:id="562" w:name="_Toc76654588"/>
      <w:bookmarkStart w:id="563" w:name="_Toc77925435"/>
      <w:bookmarkStart w:id="564" w:name="_Toc78283553"/>
      <w:bookmarkStart w:id="565" w:name="_Toc78792665"/>
      <w:bookmarkStart w:id="566" w:name="_Toc78793469"/>
      <w:bookmarkStart w:id="567" w:name="_Toc78794275"/>
      <w:bookmarkStart w:id="568" w:name="_Toc88221252"/>
      <w:bookmarkStart w:id="569" w:name="_Toc88637783"/>
      <w:bookmarkStart w:id="570" w:name="_Toc88645177"/>
      <w:bookmarkStart w:id="571" w:name="_Toc88645980"/>
      <w:bookmarkStart w:id="572" w:name="_Toc88647586"/>
      <w:bookmarkStart w:id="573" w:name="_Toc88657665"/>
      <w:bookmarkStart w:id="574" w:name="_Toc88658468"/>
      <w:bookmarkStart w:id="575" w:name="_Toc88658305"/>
      <w:bookmarkStart w:id="576" w:name="_Toc88659911"/>
      <w:bookmarkStart w:id="577" w:name="_Toc88660712"/>
      <w:bookmarkStart w:id="578" w:name="_Toc88659108"/>
      <w:bookmarkStart w:id="579" w:name="_Toc89156757"/>
      <w:bookmarkStart w:id="580" w:name="_Toc89159683"/>
      <w:bookmarkStart w:id="581" w:name="_Toc92701136"/>
      <w:bookmarkStart w:id="582" w:name="_Toc93657274"/>
      <w:bookmarkStart w:id="583" w:name="_Toc99629646"/>
      <w:bookmarkStart w:id="584" w:name="_Toc103345387"/>
      <w:bookmarkStart w:id="585" w:name="_Toc133931132"/>
      <w:bookmarkStart w:id="586" w:name="_Toc133939236"/>
      <w:bookmarkStart w:id="587" w:name="_Toc134523822"/>
      <w:bookmarkStart w:id="588" w:name="_Toc135119245"/>
      <w:bookmarkStart w:id="589" w:name="_Toc134539659"/>
      <w:bookmarkStart w:id="590" w:name="_Toc135307793"/>
      <w:bookmarkStart w:id="591" w:name="_Toc135749445"/>
      <w:bookmarkStart w:id="592" w:name="_Toc135827591"/>
      <w:bookmarkStart w:id="593" w:name="_Toc138064674"/>
      <w:bookmarkStart w:id="594" w:name="_Toc140134747"/>
      <w:bookmarkStart w:id="595" w:name="_Toc141875123"/>
      <w:bookmarkStart w:id="596" w:name="_Toc141963542"/>
      <w:bookmarkStart w:id="597" w:name="_Toc142312290"/>
      <w:bookmarkStart w:id="598" w:name="_Toc142383135"/>
      <w:bookmarkStart w:id="599" w:name="_Toc142387405"/>
      <w:bookmarkStart w:id="600" w:name="_Toc144215443"/>
      <w:bookmarkStart w:id="601" w:name="_Toc144326568"/>
      <w:bookmarkStart w:id="602" w:name="_Toc144410696"/>
      <w:bookmarkStart w:id="603" w:name="_Toc144733165"/>
      <w:bookmarkStart w:id="604" w:name="_Toc144754139"/>
      <w:bookmarkStart w:id="605" w:name="_Toc144802275"/>
      <w:bookmarkStart w:id="606" w:name="_Toc76654589"/>
      <w:bookmarkStart w:id="607" w:name="_Toc77925436"/>
      <w:bookmarkStart w:id="608" w:name="_Toc78283554"/>
      <w:bookmarkStart w:id="609" w:name="_Toc78792666"/>
      <w:bookmarkStart w:id="610" w:name="_Toc78793470"/>
      <w:bookmarkStart w:id="611" w:name="_Toc78794276"/>
      <w:bookmarkStart w:id="612" w:name="_Toc88221253"/>
      <w:bookmarkStart w:id="613" w:name="_Toc88637784"/>
      <w:bookmarkStart w:id="614" w:name="_Toc88645178"/>
      <w:bookmarkStart w:id="615" w:name="_Toc88645981"/>
      <w:bookmarkStart w:id="616" w:name="_Toc88647587"/>
      <w:bookmarkStart w:id="617" w:name="_Toc88657666"/>
      <w:bookmarkStart w:id="618" w:name="_Toc88658469"/>
      <w:bookmarkStart w:id="619" w:name="_Toc88658306"/>
      <w:bookmarkStart w:id="620" w:name="_Toc88659912"/>
      <w:bookmarkStart w:id="621" w:name="_Toc88660713"/>
      <w:bookmarkStart w:id="622" w:name="_Toc88659109"/>
      <w:bookmarkStart w:id="623" w:name="_Toc89156758"/>
      <w:bookmarkStart w:id="624" w:name="_Toc89159684"/>
      <w:bookmarkStart w:id="625" w:name="_Toc92701137"/>
      <w:bookmarkStart w:id="626" w:name="_Toc93657275"/>
      <w:bookmarkStart w:id="627" w:name="_Toc99629647"/>
      <w:bookmarkStart w:id="628" w:name="_Toc103345388"/>
      <w:bookmarkStart w:id="629" w:name="_Toc133931133"/>
      <w:bookmarkStart w:id="630" w:name="_Toc133939237"/>
      <w:bookmarkStart w:id="631" w:name="_Toc134523823"/>
      <w:bookmarkStart w:id="632" w:name="_Toc135119246"/>
      <w:bookmarkStart w:id="633" w:name="_Toc134539660"/>
      <w:bookmarkStart w:id="634" w:name="_Toc135307794"/>
      <w:bookmarkStart w:id="635" w:name="_Toc135749446"/>
      <w:bookmarkStart w:id="636" w:name="_Toc135827592"/>
      <w:bookmarkStart w:id="637" w:name="_Toc138064675"/>
      <w:bookmarkStart w:id="638" w:name="_Toc140134748"/>
      <w:bookmarkStart w:id="639" w:name="_Toc141875124"/>
      <w:bookmarkStart w:id="640" w:name="_Toc141963543"/>
      <w:bookmarkStart w:id="641" w:name="_Toc142312291"/>
      <w:bookmarkStart w:id="642" w:name="_Toc142383136"/>
      <w:bookmarkStart w:id="643" w:name="_Toc142387406"/>
      <w:bookmarkStart w:id="644" w:name="_Toc144215444"/>
      <w:bookmarkStart w:id="645" w:name="_Toc144326569"/>
      <w:bookmarkStart w:id="646" w:name="_Toc144410697"/>
      <w:bookmarkStart w:id="647" w:name="_Toc144733166"/>
      <w:bookmarkStart w:id="648" w:name="_Toc144754140"/>
      <w:bookmarkStart w:id="649" w:name="_Toc144802276"/>
      <w:bookmarkStart w:id="650" w:name="_Toc76654590"/>
      <w:bookmarkStart w:id="651" w:name="_Toc77925437"/>
      <w:bookmarkStart w:id="652" w:name="_Toc78283555"/>
      <w:bookmarkStart w:id="653" w:name="_Toc78792667"/>
      <w:bookmarkStart w:id="654" w:name="_Toc78793471"/>
      <w:bookmarkStart w:id="655" w:name="_Toc78794277"/>
      <w:bookmarkStart w:id="656" w:name="_Toc88221254"/>
      <w:bookmarkStart w:id="657" w:name="_Toc88637785"/>
      <w:bookmarkStart w:id="658" w:name="_Toc88645179"/>
      <w:bookmarkStart w:id="659" w:name="_Toc88645982"/>
      <w:bookmarkStart w:id="660" w:name="_Toc88647588"/>
      <w:bookmarkStart w:id="661" w:name="_Toc88657667"/>
      <w:bookmarkStart w:id="662" w:name="_Toc88658470"/>
      <w:bookmarkStart w:id="663" w:name="_Toc88658307"/>
      <w:bookmarkStart w:id="664" w:name="_Toc88659913"/>
      <w:bookmarkStart w:id="665" w:name="_Toc88660714"/>
      <w:bookmarkStart w:id="666" w:name="_Toc88659110"/>
      <w:bookmarkStart w:id="667" w:name="_Toc89156759"/>
      <w:bookmarkStart w:id="668" w:name="_Toc89159685"/>
      <w:bookmarkStart w:id="669" w:name="_Toc92701138"/>
      <w:bookmarkStart w:id="670" w:name="_Toc93657276"/>
      <w:bookmarkStart w:id="671" w:name="_Toc99629648"/>
      <w:bookmarkStart w:id="672" w:name="_Toc103345389"/>
      <w:bookmarkStart w:id="673" w:name="_Toc133931134"/>
      <w:bookmarkStart w:id="674" w:name="_Toc133939238"/>
      <w:bookmarkStart w:id="675" w:name="_Toc134523824"/>
      <w:bookmarkStart w:id="676" w:name="_Toc135119247"/>
      <w:bookmarkStart w:id="677" w:name="_Toc134539661"/>
      <w:bookmarkStart w:id="678" w:name="_Toc135307795"/>
      <w:bookmarkStart w:id="679" w:name="_Toc135749447"/>
      <w:bookmarkStart w:id="680" w:name="_Toc135827593"/>
      <w:bookmarkStart w:id="681" w:name="_Toc138064676"/>
      <w:bookmarkStart w:id="682" w:name="_Toc140134749"/>
      <w:bookmarkStart w:id="683" w:name="_Toc141875125"/>
      <w:bookmarkStart w:id="684" w:name="_Toc141963544"/>
      <w:bookmarkStart w:id="685" w:name="_Toc142312292"/>
      <w:bookmarkStart w:id="686" w:name="_Toc142383137"/>
      <w:bookmarkStart w:id="687" w:name="_Toc142387407"/>
      <w:bookmarkStart w:id="688" w:name="_Toc144215445"/>
      <w:bookmarkStart w:id="689" w:name="_Toc144326570"/>
      <w:bookmarkStart w:id="690" w:name="_Toc144410698"/>
      <w:bookmarkStart w:id="691" w:name="_Toc144733167"/>
      <w:bookmarkStart w:id="692" w:name="_Toc144754141"/>
      <w:bookmarkStart w:id="693" w:name="_Toc144802277"/>
      <w:bookmarkStart w:id="694" w:name="_Toc76654591"/>
      <w:bookmarkStart w:id="695" w:name="_Toc77925438"/>
      <w:bookmarkStart w:id="696" w:name="_Toc78283556"/>
      <w:bookmarkStart w:id="697" w:name="_Toc78792668"/>
      <w:bookmarkStart w:id="698" w:name="_Toc78793472"/>
      <w:bookmarkStart w:id="699" w:name="_Toc78794278"/>
      <w:bookmarkStart w:id="700" w:name="_Toc88221255"/>
      <w:bookmarkStart w:id="701" w:name="_Toc88637786"/>
      <w:bookmarkStart w:id="702" w:name="_Toc88645180"/>
      <w:bookmarkStart w:id="703" w:name="_Toc88645983"/>
      <w:bookmarkStart w:id="704" w:name="_Toc88647589"/>
      <w:bookmarkStart w:id="705" w:name="_Toc88657668"/>
      <w:bookmarkStart w:id="706" w:name="_Toc88658471"/>
      <w:bookmarkStart w:id="707" w:name="_Toc88658308"/>
      <w:bookmarkStart w:id="708" w:name="_Toc88659914"/>
      <w:bookmarkStart w:id="709" w:name="_Toc88660715"/>
      <w:bookmarkStart w:id="710" w:name="_Toc88659111"/>
      <w:bookmarkStart w:id="711" w:name="_Toc89156760"/>
      <w:bookmarkStart w:id="712" w:name="_Toc89159686"/>
      <w:bookmarkStart w:id="713" w:name="_Toc92701139"/>
      <w:bookmarkStart w:id="714" w:name="_Toc93657277"/>
      <w:bookmarkStart w:id="715" w:name="_Toc99629649"/>
      <w:bookmarkStart w:id="716" w:name="_Toc103345390"/>
      <w:bookmarkStart w:id="717" w:name="_Toc133931135"/>
      <w:bookmarkStart w:id="718" w:name="_Toc133939239"/>
      <w:bookmarkStart w:id="719" w:name="_Toc134523825"/>
      <w:bookmarkStart w:id="720" w:name="_Toc135119248"/>
      <w:bookmarkStart w:id="721" w:name="_Toc134539662"/>
      <w:bookmarkStart w:id="722" w:name="_Toc135307796"/>
      <w:bookmarkStart w:id="723" w:name="_Toc135749448"/>
      <w:bookmarkStart w:id="724" w:name="_Toc135827594"/>
      <w:bookmarkStart w:id="725" w:name="_Toc138064677"/>
      <w:bookmarkStart w:id="726" w:name="_Toc140134750"/>
      <w:bookmarkStart w:id="727" w:name="_Toc141875126"/>
      <w:bookmarkStart w:id="728" w:name="_Toc141963545"/>
      <w:bookmarkStart w:id="729" w:name="_Toc142312293"/>
      <w:bookmarkStart w:id="730" w:name="_Toc142383138"/>
      <w:bookmarkStart w:id="731" w:name="_Toc142387408"/>
      <w:bookmarkStart w:id="732" w:name="_Toc144215446"/>
      <w:bookmarkStart w:id="733" w:name="_Toc144326571"/>
      <w:bookmarkStart w:id="734" w:name="_Toc144410699"/>
      <w:bookmarkStart w:id="735" w:name="_Toc144733168"/>
      <w:bookmarkStart w:id="736" w:name="_Toc144754142"/>
      <w:bookmarkStart w:id="737" w:name="_Toc144802278"/>
      <w:bookmarkStart w:id="738" w:name="_Toc76654592"/>
      <w:bookmarkStart w:id="739" w:name="_Toc77925439"/>
      <w:bookmarkStart w:id="740" w:name="_Toc78283557"/>
      <w:bookmarkStart w:id="741" w:name="_Toc78792669"/>
      <w:bookmarkStart w:id="742" w:name="_Toc78793473"/>
      <w:bookmarkStart w:id="743" w:name="_Toc78794279"/>
      <w:bookmarkStart w:id="744" w:name="_Toc88221256"/>
      <w:bookmarkStart w:id="745" w:name="_Toc88637787"/>
      <w:bookmarkStart w:id="746" w:name="_Toc88645181"/>
      <w:bookmarkStart w:id="747" w:name="_Toc88645984"/>
      <w:bookmarkStart w:id="748" w:name="_Toc88647590"/>
      <w:bookmarkStart w:id="749" w:name="_Toc88657669"/>
      <w:bookmarkStart w:id="750" w:name="_Toc88658472"/>
      <w:bookmarkStart w:id="751" w:name="_Toc88658309"/>
      <w:bookmarkStart w:id="752" w:name="_Toc88659915"/>
      <w:bookmarkStart w:id="753" w:name="_Toc88660716"/>
      <w:bookmarkStart w:id="754" w:name="_Toc88659112"/>
      <w:bookmarkStart w:id="755" w:name="_Toc89156761"/>
      <w:bookmarkStart w:id="756" w:name="_Toc89159687"/>
      <w:bookmarkStart w:id="757" w:name="_Toc92701140"/>
      <w:bookmarkStart w:id="758" w:name="_Toc93657278"/>
      <w:bookmarkStart w:id="759" w:name="_Toc99629650"/>
      <w:bookmarkStart w:id="760" w:name="_Toc103345391"/>
      <w:bookmarkStart w:id="761" w:name="_Toc133931136"/>
      <w:bookmarkStart w:id="762" w:name="_Toc133939240"/>
      <w:bookmarkStart w:id="763" w:name="_Toc134523826"/>
      <w:bookmarkStart w:id="764" w:name="_Toc135119249"/>
      <w:bookmarkStart w:id="765" w:name="_Toc134539663"/>
      <w:bookmarkStart w:id="766" w:name="_Toc135307797"/>
      <w:bookmarkStart w:id="767" w:name="_Toc135749449"/>
      <w:bookmarkStart w:id="768" w:name="_Toc135827595"/>
      <w:bookmarkStart w:id="769" w:name="_Toc138064678"/>
      <w:bookmarkStart w:id="770" w:name="_Toc140134751"/>
      <w:bookmarkStart w:id="771" w:name="_Toc141875127"/>
      <w:bookmarkStart w:id="772" w:name="_Toc141963546"/>
      <w:bookmarkStart w:id="773" w:name="_Toc142312294"/>
      <w:bookmarkStart w:id="774" w:name="_Toc142383139"/>
      <w:bookmarkStart w:id="775" w:name="_Toc142387409"/>
      <w:bookmarkStart w:id="776" w:name="_Toc144215447"/>
      <w:bookmarkStart w:id="777" w:name="_Toc144326572"/>
      <w:bookmarkStart w:id="778" w:name="_Toc144410700"/>
      <w:bookmarkStart w:id="779" w:name="_Toc144733169"/>
      <w:bookmarkStart w:id="780" w:name="_Toc144754143"/>
      <w:bookmarkStart w:id="781" w:name="_Toc144802279"/>
      <w:bookmarkStart w:id="782" w:name="_Toc76654593"/>
      <w:bookmarkStart w:id="783" w:name="_Toc77925440"/>
      <w:bookmarkStart w:id="784" w:name="_Toc78283558"/>
      <w:bookmarkStart w:id="785" w:name="_Toc78792670"/>
      <w:bookmarkStart w:id="786" w:name="_Toc78793474"/>
      <w:bookmarkStart w:id="787" w:name="_Toc78794280"/>
      <w:bookmarkStart w:id="788" w:name="_Toc88221257"/>
      <w:bookmarkStart w:id="789" w:name="_Toc88637788"/>
      <w:bookmarkStart w:id="790" w:name="_Toc88645182"/>
      <w:bookmarkStart w:id="791" w:name="_Toc88645985"/>
      <w:bookmarkStart w:id="792" w:name="_Toc88647591"/>
      <w:bookmarkStart w:id="793" w:name="_Toc88657670"/>
      <w:bookmarkStart w:id="794" w:name="_Toc88658473"/>
      <w:bookmarkStart w:id="795" w:name="_Toc88658310"/>
      <w:bookmarkStart w:id="796" w:name="_Toc88659916"/>
      <w:bookmarkStart w:id="797" w:name="_Toc88660717"/>
      <w:bookmarkStart w:id="798" w:name="_Toc88659113"/>
      <w:bookmarkStart w:id="799" w:name="_Toc89156762"/>
      <w:bookmarkStart w:id="800" w:name="_Toc89159688"/>
      <w:bookmarkStart w:id="801" w:name="_Toc92701141"/>
      <w:bookmarkStart w:id="802" w:name="_Toc93657279"/>
      <w:bookmarkStart w:id="803" w:name="_Toc99629651"/>
      <w:bookmarkStart w:id="804" w:name="_Toc103345392"/>
      <w:bookmarkStart w:id="805" w:name="_Toc133931137"/>
      <w:bookmarkStart w:id="806" w:name="_Toc133939241"/>
      <w:bookmarkStart w:id="807" w:name="_Toc134523827"/>
      <w:bookmarkStart w:id="808" w:name="_Toc135119250"/>
      <w:bookmarkStart w:id="809" w:name="_Toc134539664"/>
      <w:bookmarkStart w:id="810" w:name="_Toc135307798"/>
      <w:bookmarkStart w:id="811" w:name="_Toc135749450"/>
      <w:bookmarkStart w:id="812" w:name="_Toc135827596"/>
      <w:bookmarkStart w:id="813" w:name="_Toc138064679"/>
      <w:bookmarkStart w:id="814" w:name="_Toc140134752"/>
      <w:bookmarkStart w:id="815" w:name="_Toc141875128"/>
      <w:bookmarkStart w:id="816" w:name="_Toc141963547"/>
      <w:bookmarkStart w:id="817" w:name="_Toc142312295"/>
      <w:bookmarkStart w:id="818" w:name="_Toc142383140"/>
      <w:bookmarkStart w:id="819" w:name="_Toc142387410"/>
      <w:bookmarkStart w:id="820" w:name="_Toc144215448"/>
      <w:bookmarkStart w:id="821" w:name="_Toc144326573"/>
      <w:bookmarkStart w:id="822" w:name="_Toc144410701"/>
      <w:bookmarkStart w:id="823" w:name="_Toc144733170"/>
      <w:bookmarkStart w:id="824" w:name="_Toc144754144"/>
      <w:bookmarkStart w:id="825" w:name="_Toc144802280"/>
      <w:bookmarkStart w:id="826" w:name="_Toc76654594"/>
      <w:bookmarkStart w:id="827" w:name="_Toc77925441"/>
      <w:bookmarkStart w:id="828" w:name="_Toc78283559"/>
      <w:bookmarkStart w:id="829" w:name="_Toc78792671"/>
      <w:bookmarkStart w:id="830" w:name="_Toc78793475"/>
      <w:bookmarkStart w:id="831" w:name="_Toc78794281"/>
      <w:bookmarkStart w:id="832" w:name="_Toc88221258"/>
      <w:bookmarkStart w:id="833" w:name="_Toc88637789"/>
      <w:bookmarkStart w:id="834" w:name="_Toc88645183"/>
      <w:bookmarkStart w:id="835" w:name="_Toc88645986"/>
      <w:bookmarkStart w:id="836" w:name="_Toc88647592"/>
      <w:bookmarkStart w:id="837" w:name="_Toc88657671"/>
      <w:bookmarkStart w:id="838" w:name="_Toc88658474"/>
      <w:bookmarkStart w:id="839" w:name="_Toc88658311"/>
      <w:bookmarkStart w:id="840" w:name="_Toc88659917"/>
      <w:bookmarkStart w:id="841" w:name="_Toc88660718"/>
      <w:bookmarkStart w:id="842" w:name="_Toc88659114"/>
      <w:bookmarkStart w:id="843" w:name="_Toc89156763"/>
      <w:bookmarkStart w:id="844" w:name="_Toc89159689"/>
      <w:bookmarkStart w:id="845" w:name="_Toc92701142"/>
      <w:bookmarkStart w:id="846" w:name="_Toc93657280"/>
      <w:bookmarkStart w:id="847" w:name="_Toc99629652"/>
      <w:bookmarkStart w:id="848" w:name="_Toc103345393"/>
      <w:bookmarkStart w:id="849" w:name="_Toc133931138"/>
      <w:bookmarkStart w:id="850" w:name="_Toc133939242"/>
      <w:bookmarkStart w:id="851" w:name="_Toc134523828"/>
      <w:bookmarkStart w:id="852" w:name="_Toc135119251"/>
      <w:bookmarkStart w:id="853" w:name="_Toc134539665"/>
      <w:bookmarkStart w:id="854" w:name="_Toc135307799"/>
      <w:bookmarkStart w:id="855" w:name="_Toc135749451"/>
      <w:bookmarkStart w:id="856" w:name="_Toc135827597"/>
      <w:bookmarkStart w:id="857" w:name="_Toc138064680"/>
      <w:bookmarkStart w:id="858" w:name="_Toc140134753"/>
      <w:bookmarkStart w:id="859" w:name="_Toc141875129"/>
      <w:bookmarkStart w:id="860" w:name="_Toc141963548"/>
      <w:bookmarkStart w:id="861" w:name="_Toc142312296"/>
      <w:bookmarkStart w:id="862" w:name="_Toc142383141"/>
      <w:bookmarkStart w:id="863" w:name="_Toc142387411"/>
      <w:bookmarkStart w:id="864" w:name="_Toc144215449"/>
      <w:bookmarkStart w:id="865" w:name="_Toc144326574"/>
      <w:bookmarkStart w:id="866" w:name="_Toc144410702"/>
      <w:bookmarkStart w:id="867" w:name="_Toc144733171"/>
      <w:bookmarkStart w:id="868" w:name="_Toc144754145"/>
      <w:bookmarkStart w:id="869" w:name="_Toc144802281"/>
      <w:bookmarkStart w:id="870" w:name="_Toc76654595"/>
      <w:bookmarkStart w:id="871" w:name="_Toc77925442"/>
      <w:bookmarkStart w:id="872" w:name="_Toc78283560"/>
      <w:bookmarkStart w:id="873" w:name="_Toc78792672"/>
      <w:bookmarkStart w:id="874" w:name="_Toc78793476"/>
      <w:bookmarkStart w:id="875" w:name="_Toc78794282"/>
      <w:bookmarkStart w:id="876" w:name="_Toc88221259"/>
      <w:bookmarkStart w:id="877" w:name="_Toc88637790"/>
      <w:bookmarkStart w:id="878" w:name="_Toc88645184"/>
      <w:bookmarkStart w:id="879" w:name="_Toc88645987"/>
      <w:bookmarkStart w:id="880" w:name="_Toc88647593"/>
      <w:bookmarkStart w:id="881" w:name="_Toc88657672"/>
      <w:bookmarkStart w:id="882" w:name="_Toc88658475"/>
      <w:bookmarkStart w:id="883" w:name="_Toc88658312"/>
      <w:bookmarkStart w:id="884" w:name="_Toc88659918"/>
      <w:bookmarkStart w:id="885" w:name="_Toc88660719"/>
      <w:bookmarkStart w:id="886" w:name="_Toc88659115"/>
      <w:bookmarkStart w:id="887" w:name="_Toc89156764"/>
      <w:bookmarkStart w:id="888" w:name="_Toc89159690"/>
      <w:bookmarkStart w:id="889" w:name="_Toc92701143"/>
      <w:bookmarkStart w:id="890" w:name="_Toc93657281"/>
      <w:bookmarkStart w:id="891" w:name="_Toc99629653"/>
      <w:bookmarkStart w:id="892" w:name="_Toc103345394"/>
      <w:bookmarkStart w:id="893" w:name="_Toc133931139"/>
      <w:bookmarkStart w:id="894" w:name="_Toc133939243"/>
      <w:bookmarkStart w:id="895" w:name="_Toc134523829"/>
      <w:bookmarkStart w:id="896" w:name="_Toc135119252"/>
      <w:bookmarkStart w:id="897" w:name="_Toc134539666"/>
      <w:bookmarkStart w:id="898" w:name="_Toc135307800"/>
      <w:bookmarkStart w:id="899" w:name="_Toc135749452"/>
      <w:bookmarkStart w:id="900" w:name="_Toc135827598"/>
      <w:bookmarkStart w:id="901" w:name="_Toc138064681"/>
      <w:bookmarkStart w:id="902" w:name="_Toc140134754"/>
      <w:bookmarkStart w:id="903" w:name="_Toc141875130"/>
      <w:bookmarkStart w:id="904" w:name="_Toc141963549"/>
      <w:bookmarkStart w:id="905" w:name="_Toc142312297"/>
      <w:bookmarkStart w:id="906" w:name="_Toc142383142"/>
      <w:bookmarkStart w:id="907" w:name="_Toc142387412"/>
      <w:bookmarkStart w:id="908" w:name="_Toc144215450"/>
      <w:bookmarkStart w:id="909" w:name="_Toc144326575"/>
      <w:bookmarkStart w:id="910" w:name="_Toc144410703"/>
      <w:bookmarkStart w:id="911" w:name="_Toc144733172"/>
      <w:bookmarkStart w:id="912" w:name="_Toc144754146"/>
      <w:bookmarkStart w:id="913" w:name="_Toc144802282"/>
      <w:bookmarkStart w:id="914" w:name="_Toc76654596"/>
      <w:bookmarkStart w:id="915" w:name="_Toc77925443"/>
      <w:bookmarkStart w:id="916" w:name="_Toc78283561"/>
      <w:bookmarkStart w:id="917" w:name="_Toc78792673"/>
      <w:bookmarkStart w:id="918" w:name="_Toc78793477"/>
      <w:bookmarkStart w:id="919" w:name="_Toc78794283"/>
      <w:bookmarkStart w:id="920" w:name="_Toc88221260"/>
      <w:bookmarkStart w:id="921" w:name="_Toc88637791"/>
      <w:bookmarkStart w:id="922" w:name="_Toc88645185"/>
      <w:bookmarkStart w:id="923" w:name="_Toc88645988"/>
      <w:bookmarkStart w:id="924" w:name="_Toc88647594"/>
      <w:bookmarkStart w:id="925" w:name="_Toc88657673"/>
      <w:bookmarkStart w:id="926" w:name="_Toc88658476"/>
      <w:bookmarkStart w:id="927" w:name="_Toc88658313"/>
      <w:bookmarkStart w:id="928" w:name="_Toc88659919"/>
      <w:bookmarkStart w:id="929" w:name="_Toc88660720"/>
      <w:bookmarkStart w:id="930" w:name="_Toc88659116"/>
      <w:bookmarkStart w:id="931" w:name="_Toc89156765"/>
      <w:bookmarkStart w:id="932" w:name="_Toc89159691"/>
      <w:bookmarkStart w:id="933" w:name="_Toc92701144"/>
      <w:bookmarkStart w:id="934" w:name="_Toc93657282"/>
      <w:bookmarkStart w:id="935" w:name="_Toc99629654"/>
      <w:bookmarkStart w:id="936" w:name="_Toc103345395"/>
      <w:bookmarkStart w:id="937" w:name="_Toc133931140"/>
      <w:bookmarkStart w:id="938" w:name="_Toc133939244"/>
      <w:bookmarkStart w:id="939" w:name="_Toc134523830"/>
      <w:bookmarkStart w:id="940" w:name="_Toc135119253"/>
      <w:bookmarkStart w:id="941" w:name="_Toc134539667"/>
      <w:bookmarkStart w:id="942" w:name="_Toc135307801"/>
      <w:bookmarkStart w:id="943" w:name="_Toc135749453"/>
      <w:bookmarkStart w:id="944" w:name="_Toc135827599"/>
      <w:bookmarkStart w:id="945" w:name="_Toc138064682"/>
      <w:bookmarkStart w:id="946" w:name="_Toc140134755"/>
      <w:bookmarkStart w:id="947" w:name="_Toc141875131"/>
      <w:bookmarkStart w:id="948" w:name="_Toc141963550"/>
      <w:bookmarkStart w:id="949" w:name="_Toc142312298"/>
      <w:bookmarkStart w:id="950" w:name="_Toc142383143"/>
      <w:bookmarkStart w:id="951" w:name="_Toc142387413"/>
      <w:bookmarkStart w:id="952" w:name="_Toc144215451"/>
      <w:bookmarkStart w:id="953" w:name="_Toc144326576"/>
      <w:bookmarkStart w:id="954" w:name="_Toc144410704"/>
      <w:bookmarkStart w:id="955" w:name="_Toc144733173"/>
      <w:bookmarkStart w:id="956" w:name="_Toc144754147"/>
      <w:bookmarkStart w:id="957" w:name="_Toc144802283"/>
      <w:bookmarkStart w:id="958" w:name="_Toc76654597"/>
      <w:bookmarkStart w:id="959" w:name="_Toc77925444"/>
      <w:bookmarkStart w:id="960" w:name="_Toc78283562"/>
      <w:bookmarkStart w:id="961" w:name="_Toc78792674"/>
      <w:bookmarkStart w:id="962" w:name="_Toc78793478"/>
      <w:bookmarkStart w:id="963" w:name="_Toc78794284"/>
      <w:bookmarkStart w:id="964" w:name="_Toc88221261"/>
      <w:bookmarkStart w:id="965" w:name="_Toc88637792"/>
      <w:bookmarkStart w:id="966" w:name="_Toc88645186"/>
      <w:bookmarkStart w:id="967" w:name="_Toc88645989"/>
      <w:bookmarkStart w:id="968" w:name="_Toc88647595"/>
      <w:bookmarkStart w:id="969" w:name="_Toc88657674"/>
      <w:bookmarkStart w:id="970" w:name="_Toc88658477"/>
      <w:bookmarkStart w:id="971" w:name="_Toc88658314"/>
      <w:bookmarkStart w:id="972" w:name="_Toc88659920"/>
      <w:bookmarkStart w:id="973" w:name="_Toc88660721"/>
      <w:bookmarkStart w:id="974" w:name="_Toc88659117"/>
      <w:bookmarkStart w:id="975" w:name="_Toc89156766"/>
      <w:bookmarkStart w:id="976" w:name="_Toc89159692"/>
      <w:bookmarkStart w:id="977" w:name="_Toc92701145"/>
      <w:bookmarkStart w:id="978" w:name="_Toc93657283"/>
      <w:bookmarkStart w:id="979" w:name="_Toc99629655"/>
      <w:bookmarkStart w:id="980" w:name="_Toc103345396"/>
      <w:bookmarkStart w:id="981" w:name="_Toc133931141"/>
      <w:bookmarkStart w:id="982" w:name="_Toc133939245"/>
      <w:bookmarkStart w:id="983" w:name="_Toc134523831"/>
      <w:bookmarkStart w:id="984" w:name="_Toc135119254"/>
      <w:bookmarkStart w:id="985" w:name="_Toc134539668"/>
      <w:bookmarkStart w:id="986" w:name="_Toc135307802"/>
      <w:bookmarkStart w:id="987" w:name="_Toc135749454"/>
      <w:bookmarkStart w:id="988" w:name="_Toc135827600"/>
      <w:bookmarkStart w:id="989" w:name="_Toc138064683"/>
      <w:bookmarkStart w:id="990" w:name="_Toc140134756"/>
      <w:bookmarkStart w:id="991" w:name="_Toc141875132"/>
      <w:bookmarkStart w:id="992" w:name="_Toc141963551"/>
      <w:bookmarkStart w:id="993" w:name="_Toc142312299"/>
      <w:bookmarkStart w:id="994" w:name="_Toc142383144"/>
      <w:bookmarkStart w:id="995" w:name="_Toc142387414"/>
      <w:bookmarkStart w:id="996" w:name="_Toc144215452"/>
      <w:bookmarkStart w:id="997" w:name="_Toc144326577"/>
      <w:bookmarkStart w:id="998" w:name="_Toc144410705"/>
      <w:bookmarkStart w:id="999" w:name="_Toc144733174"/>
      <w:bookmarkStart w:id="1000" w:name="_Toc144754148"/>
      <w:bookmarkStart w:id="1001" w:name="_Toc144802284"/>
      <w:bookmarkStart w:id="1002" w:name="_Toc76654598"/>
      <w:bookmarkStart w:id="1003" w:name="_Toc77925445"/>
      <w:bookmarkStart w:id="1004" w:name="_Toc78283563"/>
      <w:bookmarkStart w:id="1005" w:name="_Toc78792675"/>
      <w:bookmarkStart w:id="1006" w:name="_Toc78793479"/>
      <w:bookmarkStart w:id="1007" w:name="_Toc78794285"/>
      <w:bookmarkStart w:id="1008" w:name="_Toc88221262"/>
      <w:bookmarkStart w:id="1009" w:name="_Toc88637793"/>
      <w:bookmarkStart w:id="1010" w:name="_Toc88645187"/>
      <w:bookmarkStart w:id="1011" w:name="_Toc88645990"/>
      <w:bookmarkStart w:id="1012" w:name="_Toc88647596"/>
      <w:bookmarkStart w:id="1013" w:name="_Toc88657675"/>
      <w:bookmarkStart w:id="1014" w:name="_Toc88658478"/>
      <w:bookmarkStart w:id="1015" w:name="_Toc88658315"/>
      <w:bookmarkStart w:id="1016" w:name="_Toc88659921"/>
      <w:bookmarkStart w:id="1017" w:name="_Toc88660722"/>
      <w:bookmarkStart w:id="1018" w:name="_Toc88659118"/>
      <w:bookmarkStart w:id="1019" w:name="_Toc89156767"/>
      <w:bookmarkStart w:id="1020" w:name="_Toc89159693"/>
      <w:bookmarkStart w:id="1021" w:name="_Toc92701146"/>
      <w:bookmarkStart w:id="1022" w:name="_Toc93657284"/>
      <w:bookmarkStart w:id="1023" w:name="_Toc99629656"/>
      <w:bookmarkStart w:id="1024" w:name="_Toc103345397"/>
      <w:bookmarkStart w:id="1025" w:name="_Toc133931142"/>
      <w:bookmarkStart w:id="1026" w:name="_Toc133939246"/>
      <w:bookmarkStart w:id="1027" w:name="_Toc134523832"/>
      <w:bookmarkStart w:id="1028" w:name="_Toc135119255"/>
      <w:bookmarkStart w:id="1029" w:name="_Toc134539669"/>
      <w:bookmarkStart w:id="1030" w:name="_Toc135307803"/>
      <w:bookmarkStart w:id="1031" w:name="_Toc135749455"/>
      <w:bookmarkStart w:id="1032" w:name="_Toc135827601"/>
      <w:bookmarkStart w:id="1033" w:name="_Toc138064684"/>
      <w:bookmarkStart w:id="1034" w:name="_Toc140134757"/>
      <w:bookmarkStart w:id="1035" w:name="_Toc141875133"/>
      <w:bookmarkStart w:id="1036" w:name="_Toc141963552"/>
      <w:bookmarkStart w:id="1037" w:name="_Toc142312300"/>
      <w:bookmarkStart w:id="1038" w:name="_Toc142383145"/>
      <w:bookmarkStart w:id="1039" w:name="_Toc142387415"/>
      <w:bookmarkStart w:id="1040" w:name="_Toc144215453"/>
      <w:bookmarkStart w:id="1041" w:name="_Toc144326578"/>
      <w:bookmarkStart w:id="1042" w:name="_Toc144410706"/>
      <w:bookmarkStart w:id="1043" w:name="_Toc144733175"/>
      <w:bookmarkStart w:id="1044" w:name="_Toc144754149"/>
      <w:bookmarkStart w:id="1045" w:name="_Toc144802285"/>
      <w:bookmarkStart w:id="1046" w:name="_Toc76654599"/>
      <w:bookmarkStart w:id="1047" w:name="_Toc77925446"/>
      <w:bookmarkStart w:id="1048" w:name="_Toc78283564"/>
      <w:bookmarkStart w:id="1049" w:name="_Toc78792676"/>
      <w:bookmarkStart w:id="1050" w:name="_Toc78793480"/>
      <w:bookmarkStart w:id="1051" w:name="_Toc78794286"/>
      <w:bookmarkStart w:id="1052" w:name="_Toc88221263"/>
      <w:bookmarkStart w:id="1053" w:name="_Toc88637794"/>
      <w:bookmarkStart w:id="1054" w:name="_Toc88645188"/>
      <w:bookmarkStart w:id="1055" w:name="_Toc88645991"/>
      <w:bookmarkStart w:id="1056" w:name="_Toc88647597"/>
      <w:bookmarkStart w:id="1057" w:name="_Toc88657676"/>
      <w:bookmarkStart w:id="1058" w:name="_Toc88658479"/>
      <w:bookmarkStart w:id="1059" w:name="_Toc88658316"/>
      <w:bookmarkStart w:id="1060" w:name="_Toc88659922"/>
      <w:bookmarkStart w:id="1061" w:name="_Toc88660723"/>
      <w:bookmarkStart w:id="1062" w:name="_Toc88659119"/>
      <w:bookmarkStart w:id="1063" w:name="_Toc89156768"/>
      <w:bookmarkStart w:id="1064" w:name="_Toc89159694"/>
      <w:bookmarkStart w:id="1065" w:name="_Toc92701147"/>
      <w:bookmarkStart w:id="1066" w:name="_Toc93657285"/>
      <w:bookmarkStart w:id="1067" w:name="_Toc99629657"/>
      <w:bookmarkStart w:id="1068" w:name="_Toc103345398"/>
      <w:bookmarkStart w:id="1069" w:name="_Toc133931143"/>
      <w:bookmarkStart w:id="1070" w:name="_Toc133939247"/>
      <w:bookmarkStart w:id="1071" w:name="_Toc134523833"/>
      <w:bookmarkStart w:id="1072" w:name="_Toc135119256"/>
      <w:bookmarkStart w:id="1073" w:name="_Toc134539670"/>
      <w:bookmarkStart w:id="1074" w:name="_Toc135307804"/>
      <w:bookmarkStart w:id="1075" w:name="_Toc135749456"/>
      <w:bookmarkStart w:id="1076" w:name="_Toc135827602"/>
      <w:bookmarkStart w:id="1077" w:name="_Toc138064685"/>
      <w:bookmarkStart w:id="1078" w:name="_Toc140134758"/>
      <w:bookmarkStart w:id="1079" w:name="_Toc141875134"/>
      <w:bookmarkStart w:id="1080" w:name="_Toc141963553"/>
      <w:bookmarkStart w:id="1081" w:name="_Toc142312301"/>
      <w:bookmarkStart w:id="1082" w:name="_Toc142383146"/>
      <w:bookmarkStart w:id="1083" w:name="_Toc142387416"/>
      <w:bookmarkStart w:id="1084" w:name="_Toc144215454"/>
      <w:bookmarkStart w:id="1085" w:name="_Toc144326579"/>
      <w:bookmarkStart w:id="1086" w:name="_Toc144410707"/>
      <w:bookmarkStart w:id="1087" w:name="_Toc144733176"/>
      <w:bookmarkStart w:id="1088" w:name="_Toc144754150"/>
      <w:bookmarkStart w:id="1089" w:name="_Toc144802286"/>
      <w:bookmarkStart w:id="1090" w:name="_Toc76654600"/>
      <w:bookmarkStart w:id="1091" w:name="_Toc77925447"/>
      <w:bookmarkStart w:id="1092" w:name="_Toc78283565"/>
      <w:bookmarkStart w:id="1093" w:name="_Toc78792677"/>
      <w:bookmarkStart w:id="1094" w:name="_Toc78793481"/>
      <w:bookmarkStart w:id="1095" w:name="_Toc78794287"/>
      <w:bookmarkStart w:id="1096" w:name="_Toc88221264"/>
      <w:bookmarkStart w:id="1097" w:name="_Toc88637795"/>
      <w:bookmarkStart w:id="1098" w:name="_Toc88645189"/>
      <w:bookmarkStart w:id="1099" w:name="_Toc88645992"/>
      <w:bookmarkStart w:id="1100" w:name="_Toc88647598"/>
      <w:bookmarkStart w:id="1101" w:name="_Toc88657677"/>
      <w:bookmarkStart w:id="1102" w:name="_Toc88658480"/>
      <w:bookmarkStart w:id="1103" w:name="_Toc88658317"/>
      <w:bookmarkStart w:id="1104" w:name="_Toc88659923"/>
      <w:bookmarkStart w:id="1105" w:name="_Toc88660724"/>
      <w:bookmarkStart w:id="1106" w:name="_Toc88659120"/>
      <w:bookmarkStart w:id="1107" w:name="_Toc89156769"/>
      <w:bookmarkStart w:id="1108" w:name="_Toc89159695"/>
      <w:bookmarkStart w:id="1109" w:name="_Toc92701148"/>
      <w:bookmarkStart w:id="1110" w:name="_Toc93657286"/>
      <w:bookmarkStart w:id="1111" w:name="_Toc99629658"/>
      <w:bookmarkStart w:id="1112" w:name="_Toc103345399"/>
      <w:bookmarkStart w:id="1113" w:name="_Toc133931144"/>
      <w:bookmarkStart w:id="1114" w:name="_Toc133939248"/>
      <w:bookmarkStart w:id="1115" w:name="_Toc134523834"/>
      <w:bookmarkStart w:id="1116" w:name="_Toc135119257"/>
      <w:bookmarkStart w:id="1117" w:name="_Toc134539671"/>
      <w:bookmarkStart w:id="1118" w:name="_Toc135307805"/>
      <w:bookmarkStart w:id="1119" w:name="_Toc135749457"/>
      <w:bookmarkStart w:id="1120" w:name="_Toc135827603"/>
      <w:bookmarkStart w:id="1121" w:name="_Toc138064686"/>
      <w:bookmarkStart w:id="1122" w:name="_Toc140134759"/>
      <w:bookmarkStart w:id="1123" w:name="_Toc141875135"/>
      <w:bookmarkStart w:id="1124" w:name="_Toc141963554"/>
      <w:bookmarkStart w:id="1125" w:name="_Toc142312302"/>
      <w:bookmarkStart w:id="1126" w:name="_Toc142383147"/>
      <w:bookmarkStart w:id="1127" w:name="_Toc142387417"/>
      <w:bookmarkStart w:id="1128" w:name="_Toc144215455"/>
      <w:bookmarkStart w:id="1129" w:name="_Toc144326580"/>
      <w:bookmarkStart w:id="1130" w:name="_Toc144410708"/>
      <w:bookmarkStart w:id="1131" w:name="_Toc144733177"/>
      <w:bookmarkStart w:id="1132" w:name="_Toc144754151"/>
      <w:bookmarkStart w:id="1133" w:name="_Toc144802287"/>
      <w:bookmarkStart w:id="1134" w:name="_Toc76654601"/>
      <w:bookmarkStart w:id="1135" w:name="_Toc77925448"/>
      <w:bookmarkStart w:id="1136" w:name="_Toc78283566"/>
      <w:bookmarkStart w:id="1137" w:name="_Toc78792678"/>
      <w:bookmarkStart w:id="1138" w:name="_Toc78793482"/>
      <w:bookmarkStart w:id="1139" w:name="_Toc78794288"/>
      <w:bookmarkStart w:id="1140" w:name="_Toc88221265"/>
      <w:bookmarkStart w:id="1141" w:name="_Toc88637796"/>
      <w:bookmarkStart w:id="1142" w:name="_Toc88645190"/>
      <w:bookmarkStart w:id="1143" w:name="_Toc88645993"/>
      <w:bookmarkStart w:id="1144" w:name="_Toc88647599"/>
      <w:bookmarkStart w:id="1145" w:name="_Toc88657678"/>
      <w:bookmarkStart w:id="1146" w:name="_Toc88658481"/>
      <w:bookmarkStart w:id="1147" w:name="_Toc88658318"/>
      <w:bookmarkStart w:id="1148" w:name="_Toc88659924"/>
      <w:bookmarkStart w:id="1149" w:name="_Toc88660725"/>
      <w:bookmarkStart w:id="1150" w:name="_Toc88659121"/>
      <w:bookmarkStart w:id="1151" w:name="_Toc89156770"/>
      <w:bookmarkStart w:id="1152" w:name="_Toc89159696"/>
      <w:bookmarkStart w:id="1153" w:name="_Toc92701149"/>
      <w:bookmarkStart w:id="1154" w:name="_Toc93657287"/>
      <w:bookmarkStart w:id="1155" w:name="_Toc99629659"/>
      <w:bookmarkStart w:id="1156" w:name="_Toc103345400"/>
      <w:bookmarkStart w:id="1157" w:name="_Toc133931145"/>
      <w:bookmarkStart w:id="1158" w:name="_Toc133939249"/>
      <w:bookmarkStart w:id="1159" w:name="_Toc134523835"/>
      <w:bookmarkStart w:id="1160" w:name="_Toc135119258"/>
      <w:bookmarkStart w:id="1161" w:name="_Toc134539672"/>
      <w:bookmarkStart w:id="1162" w:name="_Toc135307806"/>
      <w:bookmarkStart w:id="1163" w:name="_Toc135749458"/>
      <w:bookmarkStart w:id="1164" w:name="_Toc135827604"/>
      <w:bookmarkStart w:id="1165" w:name="_Toc138064687"/>
      <w:bookmarkStart w:id="1166" w:name="_Toc140134760"/>
      <w:bookmarkStart w:id="1167" w:name="_Toc141875136"/>
      <w:bookmarkStart w:id="1168" w:name="_Toc141963555"/>
      <w:bookmarkStart w:id="1169" w:name="_Toc142312303"/>
      <w:bookmarkStart w:id="1170" w:name="_Toc142383148"/>
      <w:bookmarkStart w:id="1171" w:name="_Toc142387418"/>
      <w:bookmarkStart w:id="1172" w:name="_Toc144215456"/>
      <w:bookmarkStart w:id="1173" w:name="_Toc144326581"/>
      <w:bookmarkStart w:id="1174" w:name="_Toc144410709"/>
      <w:bookmarkStart w:id="1175" w:name="_Toc144733178"/>
      <w:bookmarkStart w:id="1176" w:name="_Toc144754152"/>
      <w:bookmarkStart w:id="1177" w:name="_Toc144802288"/>
      <w:bookmarkStart w:id="1178" w:name="_Toc76654602"/>
      <w:bookmarkStart w:id="1179" w:name="_Toc77925449"/>
      <w:bookmarkStart w:id="1180" w:name="_Toc78283567"/>
      <w:bookmarkStart w:id="1181" w:name="_Toc78792679"/>
      <w:bookmarkStart w:id="1182" w:name="_Toc78793483"/>
      <w:bookmarkStart w:id="1183" w:name="_Toc78794289"/>
      <w:bookmarkStart w:id="1184" w:name="_Toc88221266"/>
      <w:bookmarkStart w:id="1185" w:name="_Toc88637797"/>
      <w:bookmarkStart w:id="1186" w:name="_Toc88645191"/>
      <w:bookmarkStart w:id="1187" w:name="_Toc88645994"/>
      <w:bookmarkStart w:id="1188" w:name="_Toc88647600"/>
      <w:bookmarkStart w:id="1189" w:name="_Toc88657679"/>
      <w:bookmarkStart w:id="1190" w:name="_Toc88658482"/>
      <w:bookmarkStart w:id="1191" w:name="_Toc88658319"/>
      <w:bookmarkStart w:id="1192" w:name="_Toc88659925"/>
      <w:bookmarkStart w:id="1193" w:name="_Toc88660726"/>
      <w:bookmarkStart w:id="1194" w:name="_Toc88659122"/>
      <w:bookmarkStart w:id="1195" w:name="_Toc89156771"/>
      <w:bookmarkStart w:id="1196" w:name="_Toc89159697"/>
      <w:bookmarkStart w:id="1197" w:name="_Toc92701150"/>
      <w:bookmarkStart w:id="1198" w:name="_Toc93657288"/>
      <w:bookmarkStart w:id="1199" w:name="_Toc99629660"/>
      <w:bookmarkStart w:id="1200" w:name="_Toc103345401"/>
      <w:bookmarkStart w:id="1201" w:name="_Toc133931146"/>
      <w:bookmarkStart w:id="1202" w:name="_Toc133939250"/>
      <w:bookmarkStart w:id="1203" w:name="_Toc134523836"/>
      <w:bookmarkStart w:id="1204" w:name="_Toc135119259"/>
      <w:bookmarkStart w:id="1205" w:name="_Toc134539673"/>
      <w:bookmarkStart w:id="1206" w:name="_Toc135307807"/>
      <w:bookmarkStart w:id="1207" w:name="_Toc135749459"/>
      <w:bookmarkStart w:id="1208" w:name="_Toc135827605"/>
      <w:bookmarkStart w:id="1209" w:name="_Toc138064688"/>
      <w:bookmarkStart w:id="1210" w:name="_Toc140134761"/>
      <w:bookmarkStart w:id="1211" w:name="_Toc141875137"/>
      <w:bookmarkStart w:id="1212" w:name="_Toc141963556"/>
      <w:bookmarkStart w:id="1213" w:name="_Toc142312304"/>
      <w:bookmarkStart w:id="1214" w:name="_Toc142383149"/>
      <w:bookmarkStart w:id="1215" w:name="_Toc142387419"/>
      <w:bookmarkStart w:id="1216" w:name="_Toc144215457"/>
      <w:bookmarkStart w:id="1217" w:name="_Toc144326582"/>
      <w:bookmarkStart w:id="1218" w:name="_Toc144410710"/>
      <w:bookmarkStart w:id="1219" w:name="_Toc144733179"/>
      <w:bookmarkStart w:id="1220" w:name="_Toc144754153"/>
      <w:bookmarkStart w:id="1221" w:name="_Toc144802289"/>
      <w:bookmarkStart w:id="1222" w:name="_Toc76654603"/>
      <w:bookmarkStart w:id="1223" w:name="_Toc77925450"/>
      <w:bookmarkStart w:id="1224" w:name="_Toc78283568"/>
      <w:bookmarkStart w:id="1225" w:name="_Toc78792680"/>
      <w:bookmarkStart w:id="1226" w:name="_Toc78793484"/>
      <w:bookmarkStart w:id="1227" w:name="_Toc78794290"/>
      <w:bookmarkStart w:id="1228" w:name="_Toc88221267"/>
      <w:bookmarkStart w:id="1229" w:name="_Toc88637798"/>
      <w:bookmarkStart w:id="1230" w:name="_Toc88645192"/>
      <w:bookmarkStart w:id="1231" w:name="_Toc88645995"/>
      <w:bookmarkStart w:id="1232" w:name="_Toc88647601"/>
      <w:bookmarkStart w:id="1233" w:name="_Toc88657680"/>
      <w:bookmarkStart w:id="1234" w:name="_Toc88658483"/>
      <w:bookmarkStart w:id="1235" w:name="_Toc88658320"/>
      <w:bookmarkStart w:id="1236" w:name="_Toc88659926"/>
      <w:bookmarkStart w:id="1237" w:name="_Toc88660727"/>
      <w:bookmarkStart w:id="1238" w:name="_Toc88659123"/>
      <w:bookmarkStart w:id="1239" w:name="_Toc89156772"/>
      <w:bookmarkStart w:id="1240" w:name="_Toc89159698"/>
      <w:bookmarkStart w:id="1241" w:name="_Toc92701151"/>
      <w:bookmarkStart w:id="1242" w:name="_Toc93657289"/>
      <w:bookmarkStart w:id="1243" w:name="_Toc99629661"/>
      <w:bookmarkStart w:id="1244" w:name="_Toc103345402"/>
      <w:bookmarkStart w:id="1245" w:name="_Toc133931147"/>
      <w:bookmarkStart w:id="1246" w:name="_Toc133939251"/>
      <w:bookmarkStart w:id="1247" w:name="_Toc134523837"/>
      <w:bookmarkStart w:id="1248" w:name="_Toc135119260"/>
      <w:bookmarkStart w:id="1249" w:name="_Toc134539674"/>
      <w:bookmarkStart w:id="1250" w:name="_Toc135307808"/>
      <w:bookmarkStart w:id="1251" w:name="_Toc135749460"/>
      <w:bookmarkStart w:id="1252" w:name="_Toc135827606"/>
      <w:bookmarkStart w:id="1253" w:name="_Toc138064689"/>
      <w:bookmarkStart w:id="1254" w:name="_Toc140134762"/>
      <w:bookmarkStart w:id="1255" w:name="_Toc141875138"/>
      <w:bookmarkStart w:id="1256" w:name="_Toc141963557"/>
      <w:bookmarkStart w:id="1257" w:name="_Toc142312305"/>
      <w:bookmarkStart w:id="1258" w:name="_Toc142383150"/>
      <w:bookmarkStart w:id="1259" w:name="_Toc142387420"/>
      <w:bookmarkStart w:id="1260" w:name="_Toc144215458"/>
      <w:bookmarkStart w:id="1261" w:name="_Toc144326583"/>
      <w:bookmarkStart w:id="1262" w:name="_Toc144410711"/>
      <w:bookmarkStart w:id="1263" w:name="_Toc144733180"/>
      <w:bookmarkStart w:id="1264" w:name="_Toc144754154"/>
      <w:bookmarkStart w:id="1265" w:name="_Toc144802290"/>
      <w:bookmarkStart w:id="1266" w:name="_Toc76654604"/>
      <w:bookmarkStart w:id="1267" w:name="_Toc77925451"/>
      <w:bookmarkStart w:id="1268" w:name="_Toc78283569"/>
      <w:bookmarkStart w:id="1269" w:name="_Toc78792681"/>
      <w:bookmarkStart w:id="1270" w:name="_Toc78793485"/>
      <w:bookmarkStart w:id="1271" w:name="_Toc78794291"/>
      <w:bookmarkStart w:id="1272" w:name="_Toc88221268"/>
      <w:bookmarkStart w:id="1273" w:name="_Toc88637799"/>
      <w:bookmarkStart w:id="1274" w:name="_Toc88645193"/>
      <w:bookmarkStart w:id="1275" w:name="_Toc88645996"/>
      <w:bookmarkStart w:id="1276" w:name="_Toc88647602"/>
      <w:bookmarkStart w:id="1277" w:name="_Toc88657681"/>
      <w:bookmarkStart w:id="1278" w:name="_Toc88658484"/>
      <w:bookmarkStart w:id="1279" w:name="_Toc88658321"/>
      <w:bookmarkStart w:id="1280" w:name="_Toc88659927"/>
      <w:bookmarkStart w:id="1281" w:name="_Toc88660728"/>
      <w:bookmarkStart w:id="1282" w:name="_Toc88659124"/>
      <w:bookmarkStart w:id="1283" w:name="_Toc89156773"/>
      <w:bookmarkStart w:id="1284" w:name="_Toc89159699"/>
      <w:bookmarkStart w:id="1285" w:name="_Toc92701152"/>
      <w:bookmarkStart w:id="1286" w:name="_Toc93657290"/>
      <w:bookmarkStart w:id="1287" w:name="_Toc99629662"/>
      <w:bookmarkStart w:id="1288" w:name="_Toc103345403"/>
      <w:bookmarkStart w:id="1289" w:name="_Toc133931148"/>
      <w:bookmarkStart w:id="1290" w:name="_Toc133939252"/>
      <w:bookmarkStart w:id="1291" w:name="_Toc134523838"/>
      <w:bookmarkStart w:id="1292" w:name="_Toc135119261"/>
      <w:bookmarkStart w:id="1293" w:name="_Toc134539675"/>
      <w:bookmarkStart w:id="1294" w:name="_Toc135307809"/>
      <w:bookmarkStart w:id="1295" w:name="_Toc135749461"/>
      <w:bookmarkStart w:id="1296" w:name="_Toc135827607"/>
      <w:bookmarkStart w:id="1297" w:name="_Toc138064690"/>
      <w:bookmarkStart w:id="1298" w:name="_Toc140134763"/>
      <w:bookmarkStart w:id="1299" w:name="_Toc141875139"/>
      <w:bookmarkStart w:id="1300" w:name="_Toc141963558"/>
      <w:bookmarkStart w:id="1301" w:name="_Toc142312306"/>
      <w:bookmarkStart w:id="1302" w:name="_Toc142383151"/>
      <w:bookmarkStart w:id="1303" w:name="_Toc142387421"/>
      <w:bookmarkStart w:id="1304" w:name="_Toc144215459"/>
      <w:bookmarkStart w:id="1305" w:name="_Toc144326584"/>
      <w:bookmarkStart w:id="1306" w:name="_Toc144410712"/>
      <w:bookmarkStart w:id="1307" w:name="_Toc144733181"/>
      <w:bookmarkStart w:id="1308" w:name="_Toc144754155"/>
      <w:bookmarkStart w:id="1309" w:name="_Toc144802291"/>
      <w:bookmarkStart w:id="1310" w:name="_Toc76654605"/>
      <w:bookmarkStart w:id="1311" w:name="_Toc77925452"/>
      <w:bookmarkStart w:id="1312" w:name="_Toc78283570"/>
      <w:bookmarkStart w:id="1313" w:name="_Toc78792682"/>
      <w:bookmarkStart w:id="1314" w:name="_Toc78793486"/>
      <w:bookmarkStart w:id="1315" w:name="_Toc78794292"/>
      <w:bookmarkStart w:id="1316" w:name="_Toc88221269"/>
      <w:bookmarkStart w:id="1317" w:name="_Toc88637800"/>
      <w:bookmarkStart w:id="1318" w:name="_Toc88645194"/>
      <w:bookmarkStart w:id="1319" w:name="_Toc88645997"/>
      <w:bookmarkStart w:id="1320" w:name="_Toc88647603"/>
      <w:bookmarkStart w:id="1321" w:name="_Toc88657682"/>
      <w:bookmarkStart w:id="1322" w:name="_Toc88658485"/>
      <w:bookmarkStart w:id="1323" w:name="_Toc88658322"/>
      <w:bookmarkStart w:id="1324" w:name="_Toc88659928"/>
      <w:bookmarkStart w:id="1325" w:name="_Toc88660729"/>
      <w:bookmarkStart w:id="1326" w:name="_Toc88659125"/>
      <w:bookmarkStart w:id="1327" w:name="_Toc89156774"/>
      <w:bookmarkStart w:id="1328" w:name="_Toc89159700"/>
      <w:bookmarkStart w:id="1329" w:name="_Toc92701153"/>
      <w:bookmarkStart w:id="1330" w:name="_Toc93657291"/>
      <w:bookmarkStart w:id="1331" w:name="_Toc99629663"/>
      <w:bookmarkStart w:id="1332" w:name="_Toc103345404"/>
      <w:bookmarkStart w:id="1333" w:name="_Toc133931149"/>
      <w:bookmarkStart w:id="1334" w:name="_Toc133939253"/>
      <w:bookmarkStart w:id="1335" w:name="_Toc134523839"/>
      <w:bookmarkStart w:id="1336" w:name="_Toc135119262"/>
      <w:bookmarkStart w:id="1337" w:name="_Toc134539676"/>
      <w:bookmarkStart w:id="1338" w:name="_Toc135307810"/>
      <w:bookmarkStart w:id="1339" w:name="_Toc135749462"/>
      <w:bookmarkStart w:id="1340" w:name="_Toc135827608"/>
      <w:bookmarkStart w:id="1341" w:name="_Toc138064691"/>
      <w:bookmarkStart w:id="1342" w:name="_Toc140134764"/>
      <w:bookmarkStart w:id="1343" w:name="_Toc141875140"/>
      <w:bookmarkStart w:id="1344" w:name="_Toc141963559"/>
      <w:bookmarkStart w:id="1345" w:name="_Toc142312307"/>
      <w:bookmarkStart w:id="1346" w:name="_Toc142383152"/>
      <w:bookmarkStart w:id="1347" w:name="_Toc142387422"/>
      <w:bookmarkStart w:id="1348" w:name="_Toc144215460"/>
      <w:bookmarkStart w:id="1349" w:name="_Toc144326585"/>
      <w:bookmarkStart w:id="1350" w:name="_Toc144410713"/>
      <w:bookmarkStart w:id="1351" w:name="_Toc144733182"/>
      <w:bookmarkStart w:id="1352" w:name="_Toc144754156"/>
      <w:bookmarkStart w:id="1353" w:name="_Toc144802292"/>
      <w:bookmarkStart w:id="1354" w:name="_Toc76654606"/>
      <w:bookmarkStart w:id="1355" w:name="_Toc77925453"/>
      <w:bookmarkStart w:id="1356" w:name="_Toc78283571"/>
      <w:bookmarkStart w:id="1357" w:name="_Toc78792683"/>
      <w:bookmarkStart w:id="1358" w:name="_Toc78793487"/>
      <w:bookmarkStart w:id="1359" w:name="_Toc78794293"/>
      <w:bookmarkStart w:id="1360" w:name="_Toc88221270"/>
      <w:bookmarkStart w:id="1361" w:name="_Toc88637801"/>
      <w:bookmarkStart w:id="1362" w:name="_Toc88645195"/>
      <w:bookmarkStart w:id="1363" w:name="_Toc88645998"/>
      <w:bookmarkStart w:id="1364" w:name="_Toc88647604"/>
      <w:bookmarkStart w:id="1365" w:name="_Toc88657683"/>
      <w:bookmarkStart w:id="1366" w:name="_Toc88658486"/>
      <w:bookmarkStart w:id="1367" w:name="_Toc88659126"/>
      <w:bookmarkStart w:id="1368" w:name="_Toc88659929"/>
      <w:bookmarkStart w:id="1369" w:name="_Toc88660730"/>
      <w:bookmarkStart w:id="1370" w:name="_Toc88659133"/>
      <w:bookmarkStart w:id="1371" w:name="_Toc89156775"/>
      <w:bookmarkStart w:id="1372" w:name="_Toc89159701"/>
      <w:bookmarkStart w:id="1373" w:name="_Toc92701154"/>
      <w:bookmarkStart w:id="1374" w:name="_Toc93657292"/>
      <w:bookmarkStart w:id="1375" w:name="_Toc99629664"/>
      <w:bookmarkStart w:id="1376" w:name="_Toc103345405"/>
      <w:bookmarkStart w:id="1377" w:name="_Toc133931150"/>
      <w:bookmarkStart w:id="1378" w:name="_Toc133939254"/>
      <w:bookmarkStart w:id="1379" w:name="_Toc134523840"/>
      <w:bookmarkStart w:id="1380" w:name="_Toc135119263"/>
      <w:bookmarkStart w:id="1381" w:name="_Toc134539677"/>
      <w:bookmarkStart w:id="1382" w:name="_Toc135307811"/>
      <w:bookmarkStart w:id="1383" w:name="_Toc135749463"/>
      <w:bookmarkStart w:id="1384" w:name="_Toc135827609"/>
      <w:bookmarkStart w:id="1385" w:name="_Toc138064692"/>
      <w:bookmarkStart w:id="1386" w:name="_Toc140134765"/>
      <w:bookmarkStart w:id="1387" w:name="_Toc141875141"/>
      <w:bookmarkStart w:id="1388" w:name="_Toc141963560"/>
      <w:bookmarkStart w:id="1389" w:name="_Toc142312308"/>
      <w:bookmarkStart w:id="1390" w:name="_Toc142383153"/>
      <w:bookmarkStart w:id="1391" w:name="_Toc142387423"/>
      <w:bookmarkStart w:id="1392" w:name="_Toc144215461"/>
      <w:bookmarkStart w:id="1393" w:name="_Toc144326586"/>
      <w:bookmarkStart w:id="1394" w:name="_Toc144410714"/>
      <w:bookmarkStart w:id="1395" w:name="_Toc144733183"/>
      <w:bookmarkStart w:id="1396" w:name="_Toc144754157"/>
      <w:bookmarkStart w:id="1397" w:name="_Toc144802293"/>
      <w:bookmarkStart w:id="1398" w:name="_Toc76654607"/>
      <w:bookmarkStart w:id="1399" w:name="_Toc77925454"/>
      <w:bookmarkStart w:id="1400" w:name="_Toc78283572"/>
      <w:bookmarkStart w:id="1401" w:name="_Toc78792684"/>
      <w:bookmarkStart w:id="1402" w:name="_Toc78793488"/>
      <w:bookmarkStart w:id="1403" w:name="_Toc78794294"/>
      <w:bookmarkStart w:id="1404" w:name="_Toc88221271"/>
      <w:bookmarkStart w:id="1405" w:name="_Toc88637802"/>
      <w:bookmarkStart w:id="1406" w:name="_Toc88645196"/>
      <w:bookmarkStart w:id="1407" w:name="_Toc88645999"/>
      <w:bookmarkStart w:id="1408" w:name="_Toc88647605"/>
      <w:bookmarkStart w:id="1409" w:name="_Toc88657684"/>
      <w:bookmarkStart w:id="1410" w:name="_Toc88658487"/>
      <w:bookmarkStart w:id="1411" w:name="_Toc88659127"/>
      <w:bookmarkStart w:id="1412" w:name="_Toc88659930"/>
      <w:bookmarkStart w:id="1413" w:name="_Toc88660731"/>
      <w:bookmarkStart w:id="1414" w:name="_Toc88659134"/>
      <w:bookmarkStart w:id="1415" w:name="_Toc89156776"/>
      <w:bookmarkStart w:id="1416" w:name="_Toc89159702"/>
      <w:bookmarkStart w:id="1417" w:name="_Toc92701155"/>
      <w:bookmarkStart w:id="1418" w:name="_Toc93657293"/>
      <w:bookmarkStart w:id="1419" w:name="_Toc99629665"/>
      <w:bookmarkStart w:id="1420" w:name="_Toc103345406"/>
      <w:bookmarkStart w:id="1421" w:name="_Toc133931151"/>
      <w:bookmarkStart w:id="1422" w:name="_Toc133939255"/>
      <w:bookmarkStart w:id="1423" w:name="_Toc134523841"/>
      <w:bookmarkStart w:id="1424" w:name="_Toc135119264"/>
      <w:bookmarkStart w:id="1425" w:name="_Toc134539678"/>
      <w:bookmarkStart w:id="1426" w:name="_Toc135307812"/>
      <w:bookmarkStart w:id="1427" w:name="_Toc135749464"/>
      <w:bookmarkStart w:id="1428" w:name="_Toc135827610"/>
      <w:bookmarkStart w:id="1429" w:name="_Toc138064693"/>
      <w:bookmarkStart w:id="1430" w:name="_Toc140134766"/>
      <w:bookmarkStart w:id="1431" w:name="_Toc141875142"/>
      <w:bookmarkStart w:id="1432" w:name="_Toc141963561"/>
      <w:bookmarkStart w:id="1433" w:name="_Toc142312309"/>
      <w:bookmarkStart w:id="1434" w:name="_Toc142383154"/>
      <w:bookmarkStart w:id="1435" w:name="_Toc142387424"/>
      <w:bookmarkStart w:id="1436" w:name="_Toc144215462"/>
      <w:bookmarkStart w:id="1437" w:name="_Toc144326587"/>
      <w:bookmarkStart w:id="1438" w:name="_Toc144410715"/>
      <w:bookmarkStart w:id="1439" w:name="_Toc144733184"/>
      <w:bookmarkStart w:id="1440" w:name="_Toc144754158"/>
      <w:bookmarkStart w:id="1441" w:name="_Toc144802294"/>
      <w:bookmarkStart w:id="1442" w:name="_Toc76654608"/>
      <w:bookmarkStart w:id="1443" w:name="_Toc77925455"/>
      <w:bookmarkStart w:id="1444" w:name="_Toc78283573"/>
      <w:bookmarkStart w:id="1445" w:name="_Toc78792685"/>
      <w:bookmarkStart w:id="1446" w:name="_Toc78793489"/>
      <w:bookmarkStart w:id="1447" w:name="_Toc78794295"/>
      <w:bookmarkStart w:id="1448" w:name="_Toc88221272"/>
      <w:bookmarkStart w:id="1449" w:name="_Toc88637803"/>
      <w:bookmarkStart w:id="1450" w:name="_Toc88645197"/>
      <w:bookmarkStart w:id="1451" w:name="_Toc88646000"/>
      <w:bookmarkStart w:id="1452" w:name="_Toc88647606"/>
      <w:bookmarkStart w:id="1453" w:name="_Toc88657685"/>
      <w:bookmarkStart w:id="1454" w:name="_Toc88658488"/>
      <w:bookmarkStart w:id="1455" w:name="_Toc88659128"/>
      <w:bookmarkStart w:id="1456" w:name="_Toc88659931"/>
      <w:bookmarkStart w:id="1457" w:name="_Toc88660732"/>
      <w:bookmarkStart w:id="1458" w:name="_Toc88659135"/>
      <w:bookmarkStart w:id="1459" w:name="_Toc89156777"/>
      <w:bookmarkStart w:id="1460" w:name="_Toc89159703"/>
      <w:bookmarkStart w:id="1461" w:name="_Toc92701156"/>
      <w:bookmarkStart w:id="1462" w:name="_Toc93657294"/>
      <w:bookmarkStart w:id="1463" w:name="_Toc99629666"/>
      <w:bookmarkStart w:id="1464" w:name="_Toc103345407"/>
      <w:bookmarkStart w:id="1465" w:name="_Toc133931152"/>
      <w:bookmarkStart w:id="1466" w:name="_Toc133939256"/>
      <w:bookmarkStart w:id="1467" w:name="_Toc134523842"/>
      <w:bookmarkStart w:id="1468" w:name="_Toc135119265"/>
      <w:bookmarkStart w:id="1469" w:name="_Toc134539679"/>
      <w:bookmarkStart w:id="1470" w:name="_Toc135307813"/>
      <w:bookmarkStart w:id="1471" w:name="_Toc135749465"/>
      <w:bookmarkStart w:id="1472" w:name="_Toc135827611"/>
      <w:bookmarkStart w:id="1473" w:name="_Toc138064694"/>
      <w:bookmarkStart w:id="1474" w:name="_Toc140134767"/>
      <w:bookmarkStart w:id="1475" w:name="_Toc141875143"/>
      <w:bookmarkStart w:id="1476" w:name="_Toc141963562"/>
      <w:bookmarkStart w:id="1477" w:name="_Toc142312310"/>
      <w:bookmarkStart w:id="1478" w:name="_Toc142383155"/>
      <w:bookmarkStart w:id="1479" w:name="_Toc142387425"/>
      <w:bookmarkStart w:id="1480" w:name="_Toc144215463"/>
      <w:bookmarkStart w:id="1481" w:name="_Toc144326588"/>
      <w:bookmarkStart w:id="1482" w:name="_Toc144410716"/>
      <w:bookmarkStart w:id="1483" w:name="_Toc144733185"/>
      <w:bookmarkStart w:id="1484" w:name="_Toc144754159"/>
      <w:bookmarkStart w:id="1485" w:name="_Toc144802295"/>
      <w:bookmarkStart w:id="1486" w:name="_Toc76654609"/>
      <w:bookmarkStart w:id="1487" w:name="_Toc77925456"/>
      <w:bookmarkStart w:id="1488" w:name="_Toc78283574"/>
      <w:bookmarkStart w:id="1489" w:name="_Toc78792686"/>
      <w:bookmarkStart w:id="1490" w:name="_Toc78793490"/>
      <w:bookmarkStart w:id="1491" w:name="_Toc78794296"/>
      <w:bookmarkStart w:id="1492" w:name="_Toc88221273"/>
      <w:bookmarkStart w:id="1493" w:name="_Toc88637804"/>
      <w:bookmarkStart w:id="1494" w:name="_Toc88645198"/>
      <w:bookmarkStart w:id="1495" w:name="_Toc88646001"/>
      <w:bookmarkStart w:id="1496" w:name="_Toc88647607"/>
      <w:bookmarkStart w:id="1497" w:name="_Toc88657686"/>
      <w:bookmarkStart w:id="1498" w:name="_Toc88658489"/>
      <w:bookmarkStart w:id="1499" w:name="_Toc88659129"/>
      <w:bookmarkStart w:id="1500" w:name="_Toc88659932"/>
      <w:bookmarkStart w:id="1501" w:name="_Toc88660733"/>
      <w:bookmarkStart w:id="1502" w:name="_Toc88659136"/>
      <w:bookmarkStart w:id="1503" w:name="_Toc89156778"/>
      <w:bookmarkStart w:id="1504" w:name="_Toc89159704"/>
      <w:bookmarkStart w:id="1505" w:name="_Toc92701157"/>
      <w:bookmarkStart w:id="1506" w:name="_Toc93657295"/>
      <w:bookmarkStart w:id="1507" w:name="_Toc99629667"/>
      <w:bookmarkStart w:id="1508" w:name="_Toc103345408"/>
      <w:bookmarkStart w:id="1509" w:name="_Toc133931153"/>
      <w:bookmarkStart w:id="1510" w:name="_Toc133939257"/>
      <w:bookmarkStart w:id="1511" w:name="_Toc134523843"/>
      <w:bookmarkStart w:id="1512" w:name="_Toc135119266"/>
      <w:bookmarkStart w:id="1513" w:name="_Toc134539680"/>
      <w:bookmarkStart w:id="1514" w:name="_Toc135307814"/>
      <w:bookmarkStart w:id="1515" w:name="_Toc135749466"/>
      <w:bookmarkStart w:id="1516" w:name="_Toc135827612"/>
      <w:bookmarkStart w:id="1517" w:name="_Toc138064695"/>
      <w:bookmarkStart w:id="1518" w:name="_Toc140134768"/>
      <w:bookmarkStart w:id="1519" w:name="_Toc141875144"/>
      <w:bookmarkStart w:id="1520" w:name="_Toc141963563"/>
      <w:bookmarkStart w:id="1521" w:name="_Toc142312311"/>
      <w:bookmarkStart w:id="1522" w:name="_Toc142383156"/>
      <w:bookmarkStart w:id="1523" w:name="_Toc142387426"/>
      <w:bookmarkStart w:id="1524" w:name="_Toc144215464"/>
      <w:bookmarkStart w:id="1525" w:name="_Toc144326589"/>
      <w:bookmarkStart w:id="1526" w:name="_Toc144410717"/>
      <w:bookmarkStart w:id="1527" w:name="_Toc144733186"/>
      <w:bookmarkStart w:id="1528" w:name="_Toc144754160"/>
      <w:bookmarkStart w:id="1529" w:name="_Toc144802296"/>
      <w:bookmarkStart w:id="1530" w:name="_Toc76654610"/>
      <w:bookmarkStart w:id="1531" w:name="_Toc77925457"/>
      <w:bookmarkStart w:id="1532" w:name="_Toc78283575"/>
      <w:bookmarkStart w:id="1533" w:name="_Toc78792687"/>
      <w:bookmarkStart w:id="1534" w:name="_Toc78793491"/>
      <w:bookmarkStart w:id="1535" w:name="_Toc78794297"/>
      <w:bookmarkStart w:id="1536" w:name="_Toc88221274"/>
      <w:bookmarkStart w:id="1537" w:name="_Toc88637805"/>
      <w:bookmarkStart w:id="1538" w:name="_Toc88645199"/>
      <w:bookmarkStart w:id="1539" w:name="_Toc88646002"/>
      <w:bookmarkStart w:id="1540" w:name="_Toc88647608"/>
      <w:bookmarkStart w:id="1541" w:name="_Toc88657687"/>
      <w:bookmarkStart w:id="1542" w:name="_Toc88658490"/>
      <w:bookmarkStart w:id="1543" w:name="_Toc88659130"/>
      <w:bookmarkStart w:id="1544" w:name="_Toc88659933"/>
      <w:bookmarkStart w:id="1545" w:name="_Toc88660734"/>
      <w:bookmarkStart w:id="1546" w:name="_Toc88659137"/>
      <w:bookmarkStart w:id="1547" w:name="_Toc89156779"/>
      <w:bookmarkStart w:id="1548" w:name="_Toc89159705"/>
      <w:bookmarkStart w:id="1549" w:name="_Toc92701158"/>
      <w:bookmarkStart w:id="1550" w:name="_Toc93657296"/>
      <w:bookmarkStart w:id="1551" w:name="_Toc99629668"/>
      <w:bookmarkStart w:id="1552" w:name="_Toc103345409"/>
      <w:bookmarkStart w:id="1553" w:name="_Toc133931154"/>
      <w:bookmarkStart w:id="1554" w:name="_Toc133939258"/>
      <w:bookmarkStart w:id="1555" w:name="_Toc134523844"/>
      <w:bookmarkStart w:id="1556" w:name="_Toc135119267"/>
      <w:bookmarkStart w:id="1557" w:name="_Toc134539681"/>
      <w:bookmarkStart w:id="1558" w:name="_Toc135307815"/>
      <w:bookmarkStart w:id="1559" w:name="_Toc135749467"/>
      <w:bookmarkStart w:id="1560" w:name="_Toc135827613"/>
      <w:bookmarkStart w:id="1561" w:name="_Toc138064696"/>
      <w:bookmarkStart w:id="1562" w:name="_Toc140134769"/>
      <w:bookmarkStart w:id="1563" w:name="_Toc141875145"/>
      <w:bookmarkStart w:id="1564" w:name="_Toc141963564"/>
      <w:bookmarkStart w:id="1565" w:name="_Toc142312312"/>
      <w:bookmarkStart w:id="1566" w:name="_Toc142383157"/>
      <w:bookmarkStart w:id="1567" w:name="_Toc142387427"/>
      <w:bookmarkStart w:id="1568" w:name="_Toc144215465"/>
      <w:bookmarkStart w:id="1569" w:name="_Toc144326590"/>
      <w:bookmarkStart w:id="1570" w:name="_Toc144410718"/>
      <w:bookmarkStart w:id="1571" w:name="_Toc144733187"/>
      <w:bookmarkStart w:id="1572" w:name="_Toc144754161"/>
      <w:bookmarkStart w:id="1573" w:name="_Toc144802297"/>
      <w:bookmarkStart w:id="1574" w:name="_Toc76654611"/>
      <w:bookmarkStart w:id="1575" w:name="_Toc77925458"/>
      <w:bookmarkStart w:id="1576" w:name="_Toc78283576"/>
      <w:bookmarkStart w:id="1577" w:name="_Toc78792688"/>
      <w:bookmarkStart w:id="1578" w:name="_Toc78793492"/>
      <w:bookmarkStart w:id="1579" w:name="_Toc78794298"/>
      <w:bookmarkStart w:id="1580" w:name="_Toc88221275"/>
      <w:bookmarkStart w:id="1581" w:name="_Toc88637806"/>
      <w:bookmarkStart w:id="1582" w:name="_Toc88645200"/>
      <w:bookmarkStart w:id="1583" w:name="_Toc88646003"/>
      <w:bookmarkStart w:id="1584" w:name="_Toc88647609"/>
      <w:bookmarkStart w:id="1585" w:name="_Toc88657688"/>
      <w:bookmarkStart w:id="1586" w:name="_Toc88658491"/>
      <w:bookmarkStart w:id="1587" w:name="_Toc88659131"/>
      <w:bookmarkStart w:id="1588" w:name="_Toc88659934"/>
      <w:bookmarkStart w:id="1589" w:name="_Toc88660735"/>
      <w:bookmarkStart w:id="1590" w:name="_Toc88659138"/>
      <w:bookmarkStart w:id="1591" w:name="_Toc89156780"/>
      <w:bookmarkStart w:id="1592" w:name="_Toc89159706"/>
      <w:bookmarkStart w:id="1593" w:name="_Toc92701159"/>
      <w:bookmarkStart w:id="1594" w:name="_Toc93657297"/>
      <w:bookmarkStart w:id="1595" w:name="_Toc99629669"/>
      <w:bookmarkStart w:id="1596" w:name="_Toc103345410"/>
      <w:bookmarkStart w:id="1597" w:name="_Toc133931155"/>
      <w:bookmarkStart w:id="1598" w:name="_Toc133939259"/>
      <w:bookmarkStart w:id="1599" w:name="_Toc134523845"/>
      <w:bookmarkStart w:id="1600" w:name="_Toc135119268"/>
      <w:bookmarkStart w:id="1601" w:name="_Toc134539682"/>
      <w:bookmarkStart w:id="1602" w:name="_Toc135307816"/>
      <w:bookmarkStart w:id="1603" w:name="_Toc135749468"/>
      <w:bookmarkStart w:id="1604" w:name="_Toc135827614"/>
      <w:bookmarkStart w:id="1605" w:name="_Toc138064697"/>
      <w:bookmarkStart w:id="1606" w:name="_Toc140134770"/>
      <w:bookmarkStart w:id="1607" w:name="_Toc141875146"/>
      <w:bookmarkStart w:id="1608" w:name="_Toc141963565"/>
      <w:bookmarkStart w:id="1609" w:name="_Toc142312313"/>
      <w:bookmarkStart w:id="1610" w:name="_Toc142383158"/>
      <w:bookmarkStart w:id="1611" w:name="_Toc142387428"/>
      <w:bookmarkStart w:id="1612" w:name="_Toc144215466"/>
      <w:bookmarkStart w:id="1613" w:name="_Toc144326591"/>
      <w:bookmarkStart w:id="1614" w:name="_Toc144410719"/>
      <w:bookmarkStart w:id="1615" w:name="_Toc144733188"/>
      <w:bookmarkStart w:id="1616" w:name="_Toc144754162"/>
      <w:bookmarkStart w:id="1617" w:name="_Toc144802298"/>
      <w:bookmarkStart w:id="1618" w:name="_Toc76654612"/>
      <w:bookmarkStart w:id="1619" w:name="_Toc77925459"/>
      <w:bookmarkStart w:id="1620" w:name="_Toc78283577"/>
      <w:bookmarkStart w:id="1621" w:name="_Toc78792689"/>
      <w:bookmarkStart w:id="1622" w:name="_Toc78793493"/>
      <w:bookmarkStart w:id="1623" w:name="_Toc78794299"/>
      <w:bookmarkStart w:id="1624" w:name="_Toc88221276"/>
      <w:bookmarkStart w:id="1625" w:name="_Toc88637807"/>
      <w:bookmarkStart w:id="1626" w:name="_Toc88645201"/>
      <w:bookmarkStart w:id="1627" w:name="_Toc88646004"/>
      <w:bookmarkStart w:id="1628" w:name="_Toc88647610"/>
      <w:bookmarkStart w:id="1629" w:name="_Toc88657689"/>
      <w:bookmarkStart w:id="1630" w:name="_Toc88658492"/>
      <w:bookmarkStart w:id="1631" w:name="_Toc88659132"/>
      <w:bookmarkStart w:id="1632" w:name="_Toc88659935"/>
      <w:bookmarkStart w:id="1633" w:name="_Toc88660736"/>
      <w:bookmarkStart w:id="1634" w:name="_Toc88659139"/>
      <w:bookmarkStart w:id="1635" w:name="_Toc89156781"/>
      <w:bookmarkStart w:id="1636" w:name="_Toc89159707"/>
      <w:bookmarkStart w:id="1637" w:name="_Toc92701160"/>
      <w:bookmarkStart w:id="1638" w:name="_Toc93657298"/>
      <w:bookmarkStart w:id="1639" w:name="_Toc99629670"/>
      <w:bookmarkStart w:id="1640" w:name="_Toc103345411"/>
      <w:bookmarkStart w:id="1641" w:name="_Toc133931156"/>
      <w:bookmarkStart w:id="1642" w:name="_Toc133939260"/>
      <w:bookmarkStart w:id="1643" w:name="_Toc134523846"/>
      <w:bookmarkStart w:id="1644" w:name="_Toc135119269"/>
      <w:bookmarkStart w:id="1645" w:name="_Toc134539683"/>
      <w:bookmarkStart w:id="1646" w:name="_Toc135307817"/>
      <w:bookmarkStart w:id="1647" w:name="_Toc135749469"/>
      <w:bookmarkStart w:id="1648" w:name="_Toc135827615"/>
      <w:bookmarkStart w:id="1649" w:name="_Toc138064698"/>
      <w:bookmarkStart w:id="1650" w:name="_Toc140134771"/>
      <w:bookmarkStart w:id="1651" w:name="_Toc141875147"/>
      <w:bookmarkStart w:id="1652" w:name="_Toc141963566"/>
      <w:bookmarkStart w:id="1653" w:name="_Toc142312314"/>
      <w:bookmarkStart w:id="1654" w:name="_Toc142383159"/>
      <w:bookmarkStart w:id="1655" w:name="_Toc142387429"/>
      <w:bookmarkStart w:id="1656" w:name="_Toc144215467"/>
      <w:bookmarkStart w:id="1657" w:name="_Toc144326592"/>
      <w:bookmarkStart w:id="1658" w:name="_Toc144410720"/>
      <w:bookmarkStart w:id="1659" w:name="_Toc144733189"/>
      <w:bookmarkStart w:id="1660" w:name="_Toc144754163"/>
      <w:bookmarkStart w:id="1661" w:name="_Toc144802299"/>
      <w:bookmarkStart w:id="1662" w:name="_Toc487547210"/>
      <w:bookmarkStart w:id="1663" w:name="_Toc489859038"/>
      <w:bookmarkStart w:id="1664" w:name="_Toc500342158"/>
      <w:bookmarkStart w:id="1665" w:name="_Toc529345117"/>
      <w:bookmarkStart w:id="1666" w:name="_Toc530687627"/>
      <w:bookmarkStart w:id="1667" w:name="_Toc530762223"/>
      <w:bookmarkStart w:id="1668" w:name="_Toc534728343"/>
      <w:bookmarkStart w:id="1669" w:name="_Toc534730769"/>
      <w:bookmarkStart w:id="1670" w:name="_Toc134539684"/>
      <w:bookmarkStart w:id="1671" w:name="_Toc140693207"/>
      <w:bookmarkStart w:id="1672" w:name="_Toc142387430"/>
      <w:bookmarkStart w:id="1673" w:name="_Toc153785501"/>
      <w:bookmarkStart w:id="1674" w:name="_Toc153788361"/>
      <w:bookmarkStart w:id="1675" w:name="_Toc154762529"/>
      <w:bookmarkStart w:id="1676" w:name="_Toc157609961"/>
      <w:bookmarkStart w:id="1677" w:name="_Toc195518738"/>
      <w:bookmarkStart w:id="1678" w:name="_Toc195599702"/>
      <w:bookmarkStart w:id="1679" w:name="_Toc223962081"/>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r w:rsidRPr="00AC435F">
        <w:t>Preparatory Works</w:t>
      </w:r>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p>
    <w:p w14:paraId="35554FD4" w14:textId="77777777" w:rsidR="00AC435F" w:rsidRPr="00AC435F" w:rsidRDefault="00AC435F" w:rsidP="00AC435F">
      <w:r w:rsidRPr="00AC435F">
        <w:t>The Contractor shall be responsible for providing preparatory works, including but not limited to:</w:t>
      </w:r>
    </w:p>
    <w:p w14:paraId="24E453A8" w14:textId="6875852B" w:rsidR="00AC435F" w:rsidRPr="00AC435F" w:rsidRDefault="00AC435F" w:rsidP="00AC435F">
      <w:pPr>
        <w:pStyle w:val="Bullet10"/>
      </w:pPr>
      <w:r w:rsidRPr="00AC435F">
        <w:t>Site preparation, including clearing and grubbing of land, conservation of topsoil, excavation, backfilling, compaction, grading, levelling, earth moving, soil improvement, and rehabilitation of parts of the Site as affected by the Contractor’s activities</w:t>
      </w:r>
      <w:r w:rsidR="005D4553">
        <w:t>;</w:t>
      </w:r>
    </w:p>
    <w:p w14:paraId="793E71BE" w14:textId="52CCF49D" w:rsidR="00AC435F" w:rsidRPr="009F384D" w:rsidRDefault="00AC435F" w:rsidP="00AC435F">
      <w:pPr>
        <w:pStyle w:val="Bullet10"/>
      </w:pPr>
      <w:r w:rsidRPr="009F384D">
        <w:t>Sourcing of external fill and grading material with proper origin certification</w:t>
      </w:r>
      <w:r w:rsidR="005D4553" w:rsidRPr="009F384D">
        <w:t>;</w:t>
      </w:r>
    </w:p>
    <w:p w14:paraId="55D72CFB" w14:textId="08542765" w:rsidR="006353BD" w:rsidRPr="009F384D" w:rsidRDefault="00E9678C" w:rsidP="00AC435F">
      <w:pPr>
        <w:pStyle w:val="Bullet10"/>
      </w:pPr>
      <w:r w:rsidRPr="009F384D">
        <w:t>Pre-</w:t>
      </w:r>
      <w:r w:rsidR="006353BD" w:rsidRPr="009F384D">
        <w:t>commencement site survey detailing the status of the Site before any works for full reinstatement after (i) construction; (ii) de-commissioning; (iii) compliance with terms of lease/land agreements</w:t>
      </w:r>
      <w:r w:rsidR="005D4553" w:rsidRPr="009F384D">
        <w:t>;</w:t>
      </w:r>
    </w:p>
    <w:p w14:paraId="6B9E7058" w14:textId="3D614F4A" w:rsidR="00AC435F" w:rsidRPr="00AC435F" w:rsidRDefault="00AC435F" w:rsidP="00AC435F">
      <w:pPr>
        <w:pStyle w:val="Bullet10"/>
      </w:pPr>
      <w:r w:rsidRPr="00AC435F">
        <w:t>Site drainage and sewage systems</w:t>
      </w:r>
      <w:r w:rsidR="00420618">
        <w:t>;</w:t>
      </w:r>
    </w:p>
    <w:p w14:paraId="3848D695" w14:textId="45A9A6D7" w:rsidR="00AC435F" w:rsidRPr="00AC435F" w:rsidRDefault="00AC435F" w:rsidP="00AC435F">
      <w:pPr>
        <w:pStyle w:val="Bullet10"/>
      </w:pPr>
      <w:r w:rsidRPr="00AC435F">
        <w:t>All necessary Site control measures during and after construction (</w:t>
      </w:r>
      <w:r w:rsidR="000F2F85" w:rsidRPr="00AC435F">
        <w:t>i.e.,</w:t>
      </w:r>
      <w:r w:rsidRPr="00AC435F">
        <w:t xml:space="preserve"> erosion, flooding, and dust control)</w:t>
      </w:r>
      <w:r w:rsidR="005D4553">
        <w:t>;</w:t>
      </w:r>
    </w:p>
    <w:p w14:paraId="5D5CDA49" w14:textId="5810D8E1" w:rsidR="00AC435F" w:rsidRPr="00AC435F" w:rsidRDefault="00AC435F" w:rsidP="00AC435F">
      <w:pPr>
        <w:pStyle w:val="Bullet10"/>
      </w:pPr>
      <w:r w:rsidRPr="00AC435F">
        <w:t>Preparation of stable foundations, in compliance with equipment manufacturers’ requirements and specifications</w:t>
      </w:r>
      <w:r w:rsidR="005D4553">
        <w:t>;</w:t>
      </w:r>
      <w:r w:rsidR="00840314">
        <w:t xml:space="preserve"> and</w:t>
      </w:r>
    </w:p>
    <w:p w14:paraId="4E2EF949" w14:textId="09D779F3" w:rsidR="00AC435F" w:rsidRPr="00AC435F" w:rsidRDefault="00AC435F" w:rsidP="00AC435F">
      <w:pPr>
        <w:pStyle w:val="Bullet10"/>
      </w:pPr>
      <w:r w:rsidRPr="00AC435F">
        <w:t xml:space="preserve">Liaison with and accommodation of the interests third parties may have regarding the Site, the </w:t>
      </w:r>
      <w:r w:rsidR="00E75BE9">
        <w:t>Plant</w:t>
      </w:r>
      <w:r w:rsidRPr="00AC435F">
        <w:t xml:space="preserve"> or access or proximity thereto.</w:t>
      </w:r>
    </w:p>
    <w:p w14:paraId="7B1E4C65" w14:textId="429140B8" w:rsidR="00AC435F" w:rsidRPr="00AC435F" w:rsidRDefault="00760902" w:rsidP="00AC435F">
      <w:pPr>
        <w:pStyle w:val="Heading2"/>
      </w:pPr>
      <w:bookmarkStart w:id="1680" w:name="_Toc487547211"/>
      <w:bookmarkStart w:id="1681" w:name="_Toc489859039"/>
      <w:bookmarkStart w:id="1682" w:name="_Toc500342159"/>
      <w:bookmarkStart w:id="1683" w:name="_Toc529345118"/>
      <w:bookmarkStart w:id="1684" w:name="_Toc530687628"/>
      <w:bookmarkStart w:id="1685" w:name="_Toc530762224"/>
      <w:bookmarkStart w:id="1686" w:name="_Ref532206336"/>
      <w:bookmarkStart w:id="1687" w:name="_Toc534728344"/>
      <w:bookmarkStart w:id="1688" w:name="_Toc534730770"/>
      <w:bookmarkStart w:id="1689" w:name="_Toc134539685"/>
      <w:bookmarkStart w:id="1690" w:name="_Toc140693208"/>
      <w:bookmarkStart w:id="1691" w:name="_Toc142387431"/>
      <w:bookmarkStart w:id="1692" w:name="_Toc153785502"/>
      <w:bookmarkStart w:id="1693" w:name="_Toc153788362"/>
      <w:bookmarkStart w:id="1694" w:name="_Toc154762530"/>
      <w:bookmarkStart w:id="1695" w:name="_Toc157609962"/>
      <w:bookmarkStart w:id="1696" w:name="_Toc195518739"/>
      <w:bookmarkStart w:id="1697" w:name="_Toc195599703"/>
      <w:bookmarkStart w:id="1698" w:name="_Toc223962082"/>
      <w:r w:rsidRPr="00AC435F">
        <w:t>Infrastructure Works</w:t>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p>
    <w:p w14:paraId="5465A797" w14:textId="77777777" w:rsidR="00AC435F" w:rsidRPr="00AC435F" w:rsidRDefault="00AC435F" w:rsidP="00AC435F">
      <w:r w:rsidRPr="00AC435F">
        <w:t>The Contractor shall be responsible for providing infrastructure works, including:</w:t>
      </w:r>
    </w:p>
    <w:p w14:paraId="5ADB3115" w14:textId="282CB9A6" w:rsidR="00AC435F" w:rsidRPr="00AC435F" w:rsidRDefault="00AC435F" w:rsidP="00AC435F">
      <w:pPr>
        <w:pStyle w:val="Bullet10"/>
      </w:pPr>
      <w:r w:rsidRPr="00AC435F">
        <w:t>Construction, maintenance and reinstatement of access roads and roads within the Site</w:t>
      </w:r>
      <w:r w:rsidR="00F147D8">
        <w:t>;</w:t>
      </w:r>
    </w:p>
    <w:p w14:paraId="25F6DBAE" w14:textId="247A79A1" w:rsidR="00AC435F" w:rsidRPr="00AC435F" w:rsidRDefault="00AC435F" w:rsidP="00AC435F">
      <w:pPr>
        <w:pStyle w:val="Bullet10"/>
      </w:pPr>
      <w:r w:rsidRPr="00AC435F">
        <w:t>Water and electricity supply required for construction</w:t>
      </w:r>
      <w:r w:rsidR="00F147D8">
        <w:t>;</w:t>
      </w:r>
    </w:p>
    <w:p w14:paraId="0A566F04" w14:textId="48173E3C" w:rsidR="00AC435F" w:rsidRPr="00AC435F" w:rsidRDefault="00AC435F" w:rsidP="00AC435F">
      <w:pPr>
        <w:pStyle w:val="Bullet10"/>
      </w:pPr>
      <w:r w:rsidRPr="00AC435F">
        <w:t xml:space="preserve">Internet and </w:t>
      </w:r>
      <w:r w:rsidR="000D5FFE" w:rsidRPr="00AC435F">
        <w:t>Wi-Fi</w:t>
      </w:r>
      <w:r w:rsidRPr="00AC435F">
        <w:t xml:space="preserve"> connection with a minimum bandwidth of </w:t>
      </w:r>
      <w:r w:rsidR="00E70064" w:rsidRPr="00BC51E1">
        <w:t>10</w:t>
      </w:r>
      <w:r w:rsidRPr="00BC51E1">
        <w:t xml:space="preserve"> Mega-bits per second</w:t>
      </w:r>
      <w:r w:rsidRPr="00AC435F">
        <w:t xml:space="preserve">, including providing </w:t>
      </w:r>
      <w:r w:rsidR="00FF4F32">
        <w:t xml:space="preserve">unrestricted </w:t>
      </w:r>
      <w:r w:rsidRPr="00AC435F">
        <w:t xml:space="preserve">access to the </w:t>
      </w:r>
      <w:r w:rsidR="00C010E5">
        <w:t>Employer</w:t>
      </w:r>
      <w:r w:rsidR="00F147D8">
        <w:t>;</w:t>
      </w:r>
    </w:p>
    <w:p w14:paraId="30EDA6E6" w14:textId="3C438B11" w:rsidR="00AC435F" w:rsidRPr="00AC435F" w:rsidRDefault="00AC435F" w:rsidP="00AC435F">
      <w:pPr>
        <w:pStyle w:val="Bullet10"/>
      </w:pPr>
      <w:r w:rsidRPr="00AC435F">
        <w:t xml:space="preserve">Construction of all necessary sewage infrastructure to serve the </w:t>
      </w:r>
      <w:r w:rsidR="00605961">
        <w:t>Plant</w:t>
      </w:r>
      <w:r w:rsidR="00F147D8">
        <w:t>;</w:t>
      </w:r>
    </w:p>
    <w:p w14:paraId="2828931B" w14:textId="1B11EBE8" w:rsidR="00AC435F" w:rsidRPr="00AC435F" w:rsidRDefault="00AC435F" w:rsidP="00AC435F">
      <w:pPr>
        <w:pStyle w:val="Bullet10"/>
      </w:pPr>
      <w:r w:rsidRPr="00AC435F">
        <w:t>Construction of electrical distribution system, water system, parking areas, etc</w:t>
      </w:r>
      <w:r w:rsidR="00F147D8">
        <w:t>;</w:t>
      </w:r>
    </w:p>
    <w:p w14:paraId="37A04C93" w14:textId="7DC18D01" w:rsidR="00AC435F" w:rsidRPr="00AC435F" w:rsidRDefault="00AC435F" w:rsidP="00AC435F">
      <w:pPr>
        <w:pStyle w:val="Bullet10"/>
      </w:pPr>
      <w:r w:rsidRPr="00AC435F">
        <w:t xml:space="preserve">Fencing, gates and intruder alarm systems appropriate for the Site Conditions, in order to ensure safety and security of the </w:t>
      </w:r>
      <w:r w:rsidR="00285770">
        <w:t>Plant</w:t>
      </w:r>
      <w:r w:rsidRPr="00AC435F">
        <w:t>, equipment and personnel</w:t>
      </w:r>
      <w:r w:rsidR="00F147D8">
        <w:t>;</w:t>
      </w:r>
    </w:p>
    <w:p w14:paraId="1BA66E1C" w14:textId="351FEC22" w:rsidR="00AC435F" w:rsidRPr="00AC435F" w:rsidRDefault="00AC435F" w:rsidP="00AC435F">
      <w:pPr>
        <w:pStyle w:val="Bullet10"/>
      </w:pPr>
      <w:r w:rsidRPr="00AC435F">
        <w:t>Sourcing of water, energy, heat, compressed air and any other utility or form of energy needed during construction</w:t>
      </w:r>
      <w:r w:rsidR="00F147D8">
        <w:t>;</w:t>
      </w:r>
    </w:p>
    <w:p w14:paraId="5ADADF51" w14:textId="75EB3E4E" w:rsidR="00AC435F" w:rsidRPr="00AC435F" w:rsidRDefault="00AC435F" w:rsidP="00AC435F">
      <w:pPr>
        <w:pStyle w:val="Bullet10"/>
      </w:pPr>
      <w:r w:rsidRPr="00AC435F">
        <w:t>Firefighting and first aid infrastructure</w:t>
      </w:r>
      <w:r w:rsidR="00F147D8">
        <w:t>;</w:t>
      </w:r>
    </w:p>
    <w:p w14:paraId="19B61AA4" w14:textId="31A8B4F0" w:rsidR="00AC435F" w:rsidRPr="00AC435F" w:rsidRDefault="00AC435F" w:rsidP="00AC435F">
      <w:pPr>
        <w:pStyle w:val="Bullet10"/>
      </w:pPr>
      <w:r w:rsidRPr="00AC435F">
        <w:t>Spill kits to address any spillage control requirements for the Materials on site</w:t>
      </w:r>
      <w:r w:rsidR="00F147D8">
        <w:t>;</w:t>
      </w:r>
    </w:p>
    <w:p w14:paraId="7A28D4D9" w14:textId="184715A2" w:rsidR="00AC435F" w:rsidRPr="00AC435F" w:rsidRDefault="00AC435F" w:rsidP="00AC435F">
      <w:pPr>
        <w:pStyle w:val="Bullet10"/>
      </w:pPr>
      <w:r w:rsidRPr="00AC435F">
        <w:t>Removal of temporary works after constructio</w:t>
      </w:r>
      <w:r w:rsidR="00F147D8">
        <w:t>n;</w:t>
      </w:r>
    </w:p>
    <w:p w14:paraId="0B7A8FC8" w14:textId="4D26624F" w:rsidR="00AC435F" w:rsidRPr="00AC435F" w:rsidRDefault="00AC435F" w:rsidP="00AC435F">
      <w:pPr>
        <w:pStyle w:val="Bullet10"/>
      </w:pPr>
      <w:r w:rsidRPr="00AC435F">
        <w:t>Relocation of any cables and pipes (i.e. existing services and/or infrastructure) crossing the Site (if any), including any replacement materials required as a consequence of the relocation</w:t>
      </w:r>
      <w:r w:rsidR="00A0159E">
        <w:t>;</w:t>
      </w:r>
    </w:p>
    <w:p w14:paraId="77EAA460" w14:textId="03341EB9" w:rsidR="00AC435F" w:rsidRPr="00AC435F" w:rsidRDefault="00AC435F" w:rsidP="00AC435F">
      <w:pPr>
        <w:pStyle w:val="Bullet10"/>
      </w:pPr>
      <w:r w:rsidRPr="00AC435F">
        <w:t>Reinstatement of vegetation as per local environmental requirements</w:t>
      </w:r>
      <w:r w:rsidR="00F147D8">
        <w:t>;</w:t>
      </w:r>
      <w:r w:rsidR="00840314">
        <w:t xml:space="preserve"> and</w:t>
      </w:r>
    </w:p>
    <w:p w14:paraId="7FB0E3F8" w14:textId="5CA43927" w:rsidR="00AC435F" w:rsidRPr="00AC435F" w:rsidRDefault="00AC435F" w:rsidP="00AC435F">
      <w:pPr>
        <w:pStyle w:val="Bullet10"/>
      </w:pPr>
      <w:r w:rsidRPr="00AC435F">
        <w:t xml:space="preserve">The Contractor is responsible for damage due to construction activities caused to private and public infrastructure inside and outside of the Site, and the restitution thereof, to the requirements and satisfaction of the relevant </w:t>
      </w:r>
      <w:r w:rsidR="00C010E5">
        <w:t>Employer</w:t>
      </w:r>
      <w:r w:rsidRPr="00AC435F">
        <w:t>’s, users and authorities.</w:t>
      </w:r>
    </w:p>
    <w:p w14:paraId="21F8D589" w14:textId="3494A8B2" w:rsidR="00AC435F" w:rsidRPr="00AC435F" w:rsidRDefault="00760902" w:rsidP="00AC435F">
      <w:pPr>
        <w:pStyle w:val="Heading2"/>
      </w:pPr>
      <w:bookmarkStart w:id="1699" w:name="_Toc153803225"/>
      <w:bookmarkStart w:id="1700" w:name="_Toc153870278"/>
      <w:bookmarkStart w:id="1701" w:name="_Toc153876432"/>
      <w:bookmarkStart w:id="1702" w:name="_Toc487547212"/>
      <w:bookmarkStart w:id="1703" w:name="_Toc489859040"/>
      <w:bookmarkStart w:id="1704" w:name="_Toc500342160"/>
      <w:bookmarkStart w:id="1705" w:name="_Toc529345119"/>
      <w:bookmarkStart w:id="1706" w:name="_Toc530687629"/>
      <w:bookmarkStart w:id="1707" w:name="_Toc530762225"/>
      <w:bookmarkStart w:id="1708" w:name="_Toc534728345"/>
      <w:bookmarkStart w:id="1709" w:name="_Toc534730771"/>
      <w:bookmarkStart w:id="1710" w:name="_Toc134539686"/>
      <w:bookmarkStart w:id="1711" w:name="_Toc140693209"/>
      <w:bookmarkStart w:id="1712" w:name="_Toc142387432"/>
      <w:bookmarkStart w:id="1713" w:name="_Toc153785503"/>
      <w:bookmarkStart w:id="1714" w:name="_Toc153788363"/>
      <w:bookmarkStart w:id="1715" w:name="_Toc154762531"/>
      <w:bookmarkStart w:id="1716" w:name="_Toc157609963"/>
      <w:bookmarkStart w:id="1717" w:name="_Toc195518740"/>
      <w:bookmarkStart w:id="1718" w:name="_Toc195599704"/>
      <w:bookmarkStart w:id="1719" w:name="_Toc223962083"/>
      <w:bookmarkEnd w:id="1699"/>
      <w:bookmarkEnd w:id="1700"/>
      <w:bookmarkEnd w:id="1701"/>
      <w:r w:rsidRPr="00AC435F">
        <w:lastRenderedPageBreak/>
        <w:t>Construction Facilities</w:t>
      </w:r>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p>
    <w:p w14:paraId="6224AB27" w14:textId="77777777" w:rsidR="00AC435F" w:rsidRPr="00AC435F" w:rsidRDefault="00AC435F" w:rsidP="00AC435F">
      <w:r w:rsidRPr="00AC435F">
        <w:t>The Contractor shall be responsible for providing construction facilities, including:</w:t>
      </w:r>
    </w:p>
    <w:p w14:paraId="66E27580" w14:textId="59EC6A4D" w:rsidR="00F86593" w:rsidRPr="00AC435F" w:rsidRDefault="00F86593" w:rsidP="00F86593">
      <w:pPr>
        <w:pStyle w:val="Bullet10"/>
      </w:pPr>
      <w:r>
        <w:t xml:space="preserve">Provision of a suitable part of the Site for the location of the Contractor’s facilities (including toilets, corresponding sewage treatment, catering), security control (access control, security patrolling, etc.) and temporary storage. The location of the facilities shall be agreed with the Employer, areas reserved as indicated on the </w:t>
      </w:r>
      <w:r w:rsidR="003A33FA">
        <w:t>Site L</w:t>
      </w:r>
      <w:r>
        <w:t xml:space="preserve">ayout </w:t>
      </w:r>
      <w:r w:rsidR="003A33FA">
        <w:t>P</w:t>
      </w:r>
      <w:r>
        <w:t>lan . If an off-site temporary construction compound is envisaged this shall only be permitted with the prior consent of the Employer and the Contractor shall be responsible for obtaining land lease, permits and any costs associated with the off-site compound;</w:t>
      </w:r>
    </w:p>
    <w:p w14:paraId="72AB0D94" w14:textId="24D9B499" w:rsidR="00AC435F" w:rsidRPr="00AC435F" w:rsidRDefault="00AC435F" w:rsidP="00AC435F">
      <w:pPr>
        <w:pStyle w:val="Bullet10"/>
      </w:pPr>
      <w:r w:rsidRPr="00AC435F">
        <w:t>Provision of temporary Contractor's offices, warehouses, workshops for construction, along with all vehicles, plant, mobile equipment, temporary power generators, temporary air compressors</w:t>
      </w:r>
      <w:r w:rsidR="00CA29AA">
        <w:t>;</w:t>
      </w:r>
    </w:p>
    <w:p w14:paraId="2734D92F" w14:textId="3A16E272" w:rsidR="00AC435F" w:rsidRPr="00AC435F" w:rsidRDefault="00AC435F" w:rsidP="00AC435F">
      <w:pPr>
        <w:pStyle w:val="Bullet10"/>
      </w:pPr>
      <w:r w:rsidRPr="00AC435F">
        <w:t xml:space="preserve">Provision of temporary </w:t>
      </w:r>
      <w:r w:rsidR="00C010E5">
        <w:t>Employer</w:t>
      </w:r>
      <w:r w:rsidRPr="00AC435F">
        <w:t xml:space="preserve">’s and </w:t>
      </w:r>
      <w:r w:rsidR="00E75BE9">
        <w:t>Employer</w:t>
      </w:r>
      <w:r w:rsidRPr="00AC435F">
        <w:t xml:space="preserve">’s engineer offices and associated services (ablutions, electricity, HVAC, etc.) as further detailed in </w:t>
      </w:r>
      <w:r w:rsidRPr="004F09C2">
        <w:t xml:space="preserve">Section </w:t>
      </w:r>
      <w:r w:rsidRPr="004F09C2">
        <w:fldChar w:fldCharType="begin"/>
      </w:r>
      <w:r w:rsidRPr="004F09C2">
        <w:instrText xml:space="preserve"> REF _Ref530563477 \r \h  \* MERGEFORMAT </w:instrText>
      </w:r>
      <w:r w:rsidRPr="004F09C2">
        <w:fldChar w:fldCharType="separate"/>
      </w:r>
      <w:r w:rsidR="006D2374">
        <w:t>9.13</w:t>
      </w:r>
      <w:r w:rsidRPr="004F09C2">
        <w:fldChar w:fldCharType="end"/>
      </w:r>
      <w:r w:rsidR="00F147D8" w:rsidRPr="004F09C2">
        <w:t>;</w:t>
      </w:r>
      <w:r w:rsidR="00F147D8" w:rsidRPr="004F09C2" w:rsidDel="00F147D8">
        <w:t xml:space="preserve"> </w:t>
      </w:r>
      <w:r w:rsidR="00841FDB" w:rsidRPr="004F09C2">
        <w:t>and</w:t>
      </w:r>
    </w:p>
    <w:p w14:paraId="317CA1A3" w14:textId="1B58C6BE" w:rsidR="00AC435F" w:rsidRPr="00AC435F" w:rsidRDefault="00AC435F" w:rsidP="00AC435F">
      <w:pPr>
        <w:pStyle w:val="Bullet10"/>
      </w:pPr>
      <w:r w:rsidRPr="00AC435F">
        <w:t>Removal of temporary construction facilities including complete rehabilitation of surface areas disturbed during construction</w:t>
      </w:r>
      <w:r w:rsidR="00F147D8">
        <w:t>.</w:t>
      </w:r>
    </w:p>
    <w:p w14:paraId="1551C196" w14:textId="588F8F4F" w:rsidR="00AC435F" w:rsidRPr="00AC435F" w:rsidRDefault="00760902" w:rsidP="00AC435F">
      <w:pPr>
        <w:pStyle w:val="Heading2"/>
      </w:pPr>
      <w:bookmarkStart w:id="1720" w:name="_Toc487547213"/>
      <w:bookmarkStart w:id="1721" w:name="_Toc489859041"/>
      <w:bookmarkStart w:id="1722" w:name="_Toc500342161"/>
      <w:bookmarkStart w:id="1723" w:name="_Toc529345120"/>
      <w:bookmarkStart w:id="1724" w:name="_Toc530687630"/>
      <w:bookmarkStart w:id="1725" w:name="_Toc530762226"/>
      <w:bookmarkStart w:id="1726" w:name="_Toc534728346"/>
      <w:bookmarkStart w:id="1727" w:name="_Toc534730772"/>
      <w:bookmarkStart w:id="1728" w:name="_Toc134539687"/>
      <w:bookmarkStart w:id="1729" w:name="_Toc140693210"/>
      <w:bookmarkStart w:id="1730" w:name="_Toc142387433"/>
      <w:bookmarkStart w:id="1731" w:name="_Toc153785504"/>
      <w:bookmarkStart w:id="1732" w:name="_Toc153788364"/>
      <w:bookmarkStart w:id="1733" w:name="_Toc154762532"/>
      <w:bookmarkStart w:id="1734" w:name="_Toc157609964"/>
      <w:bookmarkStart w:id="1735" w:name="_Toc195518741"/>
      <w:bookmarkStart w:id="1736" w:name="_Toc195599705"/>
      <w:bookmarkStart w:id="1737" w:name="_Toc223962084"/>
      <w:r w:rsidRPr="00AC435F">
        <w:t xml:space="preserve">Design </w:t>
      </w:r>
      <w:r w:rsidR="00E52C64">
        <w:t>a</w:t>
      </w:r>
      <w:r w:rsidR="00D95CD9">
        <w:t>nd</w:t>
      </w:r>
      <w:r w:rsidRPr="00AC435F">
        <w:t xml:space="preserve"> Engineering</w:t>
      </w:r>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p>
    <w:p w14:paraId="7C7C4306" w14:textId="05811172" w:rsidR="00AC435F" w:rsidRPr="00AC435F" w:rsidRDefault="00AC435F" w:rsidP="00AC435F">
      <w:r w:rsidRPr="00AC435F">
        <w:t xml:space="preserve">The Contractor shall be responsible for all engineering and design activities related to the </w:t>
      </w:r>
      <w:r w:rsidR="00672134">
        <w:t>Plant</w:t>
      </w:r>
      <w:r w:rsidRPr="00AC435F">
        <w:t xml:space="preserve">, including the related </w:t>
      </w:r>
      <w:r w:rsidR="001F4865">
        <w:t>Interconnection</w:t>
      </w:r>
      <w:r w:rsidR="004A1105">
        <w:t xml:space="preserve"> </w:t>
      </w:r>
      <w:r w:rsidRPr="00AC435F">
        <w:t xml:space="preserve">Connection Works, which form part of the </w:t>
      </w:r>
      <w:r w:rsidR="002A07B2">
        <w:t>Plant</w:t>
      </w:r>
      <w:r w:rsidR="002A07B2" w:rsidRPr="00AC435F">
        <w:t xml:space="preserve"> </w:t>
      </w:r>
      <w:r w:rsidRPr="00AC435F">
        <w:t>as further detailed in Section</w:t>
      </w:r>
      <w:r w:rsidR="004B02FA">
        <w:t xml:space="preserve"> </w:t>
      </w:r>
      <w:r w:rsidR="004B02FA">
        <w:fldChar w:fldCharType="begin"/>
      </w:r>
      <w:r w:rsidR="004B02FA">
        <w:instrText xml:space="preserve"> REF _Ref157780643 \r \h </w:instrText>
      </w:r>
      <w:r w:rsidR="004B02FA">
        <w:fldChar w:fldCharType="separate"/>
      </w:r>
      <w:r w:rsidR="006D2374">
        <w:t>10</w:t>
      </w:r>
      <w:r w:rsidR="004B02FA">
        <w:fldChar w:fldCharType="end"/>
      </w:r>
      <w:r w:rsidR="00841FDB">
        <w:t>.</w:t>
      </w:r>
    </w:p>
    <w:p w14:paraId="46242B79" w14:textId="277C81E3" w:rsidR="00AC435F" w:rsidRPr="00AC435F" w:rsidRDefault="00AC435F" w:rsidP="00AC435F">
      <w:r w:rsidRPr="00AC435F">
        <w:t>The detailed design and engineering shall achieve:</w:t>
      </w:r>
    </w:p>
    <w:p w14:paraId="4A9D68A9" w14:textId="19E95E55" w:rsidR="00E609D0" w:rsidRDefault="00E609D0" w:rsidP="00AC435F">
      <w:pPr>
        <w:pStyle w:val="Bullet10"/>
      </w:pPr>
      <w:r>
        <w:t>Full compliance to the relevant Grid Code and suitable to connection to the GB transmission system;</w:t>
      </w:r>
    </w:p>
    <w:p w14:paraId="74A4A92E" w14:textId="00D918B2" w:rsidR="00AC435F" w:rsidRPr="00AC435F" w:rsidRDefault="00AC435F" w:rsidP="00AC435F">
      <w:pPr>
        <w:pStyle w:val="Bullet10"/>
      </w:pPr>
      <w:r w:rsidRPr="00AC435F">
        <w:t>An optimised LCOE</w:t>
      </w:r>
      <w:r w:rsidR="001D2581">
        <w:t>;</w:t>
      </w:r>
    </w:p>
    <w:p w14:paraId="6BFB3CF3" w14:textId="7EE96F1B" w:rsidR="00AC435F" w:rsidRPr="00AC435F" w:rsidRDefault="00AC435F" w:rsidP="00AC435F">
      <w:pPr>
        <w:pStyle w:val="Bullet10"/>
      </w:pPr>
      <w:r w:rsidRPr="00AC435F">
        <w:t xml:space="preserve">Optimised operation and maintenance of the </w:t>
      </w:r>
      <w:r w:rsidR="00E75BE9">
        <w:t>Plant</w:t>
      </w:r>
      <w:r w:rsidR="001D2581">
        <w:t>;</w:t>
      </w:r>
    </w:p>
    <w:p w14:paraId="6A00103C" w14:textId="230B3D0E" w:rsidR="003E0D86" w:rsidRDefault="00AC435F" w:rsidP="00AC435F">
      <w:pPr>
        <w:pStyle w:val="Bullet10"/>
      </w:pPr>
      <w:r w:rsidRPr="00AC435F">
        <w:t>Export capacity, measured at the Point of Connection, to not exceed the Contracted Capacity</w:t>
      </w:r>
      <w:r w:rsidR="003E0D86">
        <w:t>;</w:t>
      </w:r>
    </w:p>
    <w:p w14:paraId="205E1E35" w14:textId="7583D407" w:rsidR="00AC435F" w:rsidRDefault="003E0D86" w:rsidP="00AC435F">
      <w:pPr>
        <w:pStyle w:val="Bullet10"/>
      </w:pPr>
      <w:r>
        <w:t>Import</w:t>
      </w:r>
      <w:r w:rsidRPr="00AC435F">
        <w:t xml:space="preserve"> capacity, measured at the Point of Connection, to not exceed the Contracted Capacity</w:t>
      </w:r>
    </w:p>
    <w:p w14:paraId="22A6E052" w14:textId="770656EA" w:rsidR="00827584" w:rsidRPr="00BC5501" w:rsidRDefault="00827584" w:rsidP="00AC435F">
      <w:pPr>
        <w:pStyle w:val="Bullet10"/>
        <w:rPr>
          <w:highlight w:val="yellow"/>
        </w:rPr>
      </w:pPr>
      <w:r w:rsidRPr="00BC5501">
        <w:rPr>
          <w:highlight w:val="yellow"/>
        </w:rPr>
        <w:t>Spare capacity, measured at the end of construction, to have at least 15% system margin (</w:t>
      </w:r>
      <w:r w:rsidR="009B77C4" w:rsidRPr="00BC5501">
        <w:rPr>
          <w:highlight w:val="yellow"/>
        </w:rPr>
        <w:t>thermal</w:t>
      </w:r>
      <w:r w:rsidRPr="00BC5501">
        <w:rPr>
          <w:highlight w:val="yellow"/>
        </w:rPr>
        <w:t xml:space="preserve"> and fault level) and spare space for at least 15% more equipment;</w:t>
      </w:r>
    </w:p>
    <w:p w14:paraId="73531DFC" w14:textId="4A9E593C" w:rsidR="00FD499B" w:rsidRPr="00AC435F" w:rsidRDefault="00FD499B" w:rsidP="00AC435F">
      <w:pPr>
        <w:pStyle w:val="Bullet10"/>
      </w:pPr>
      <w:r>
        <w:t>Avoid single point failures and have adequate redundancy;</w:t>
      </w:r>
    </w:p>
    <w:p w14:paraId="34A4F8E2" w14:textId="1809983B" w:rsidR="008E1B94" w:rsidRDefault="00AC435F" w:rsidP="00AC435F">
      <w:pPr>
        <w:pStyle w:val="Bullet10"/>
      </w:pPr>
      <w:r w:rsidRPr="00AC435F">
        <w:t xml:space="preserve">Maximise performance and availability </w:t>
      </w:r>
    </w:p>
    <w:p w14:paraId="55B98855" w14:textId="61814722" w:rsidR="00AC435F" w:rsidRDefault="00196B79" w:rsidP="008E1B94">
      <w:pPr>
        <w:pStyle w:val="Bullet2"/>
      </w:pPr>
      <w:r>
        <w:t>T</w:t>
      </w:r>
      <w:r w:rsidR="00AC435F" w:rsidRPr="00AC435F">
        <w:t xml:space="preserve">he </w:t>
      </w:r>
      <w:r w:rsidR="008E1B94">
        <w:t>PV Facility</w:t>
      </w:r>
      <w:r w:rsidR="00AC435F" w:rsidRPr="00AC435F">
        <w:t xml:space="preserve"> shall be designed such that availability shall meet or exceed 99% over its design life</w:t>
      </w:r>
      <w:r w:rsidR="001D2581">
        <w:t>;</w:t>
      </w:r>
    </w:p>
    <w:p w14:paraId="49AFFDBE" w14:textId="66A8BD78" w:rsidR="00AC435F" w:rsidRPr="00AC435F" w:rsidRDefault="00AC435F" w:rsidP="00AC435F">
      <w:pPr>
        <w:pStyle w:val="Bullet10"/>
      </w:pPr>
      <w:r w:rsidRPr="00AC435F">
        <w:t xml:space="preserve">A design which can be manufactured, installed, operated and decommissioned safely over its lifetime. The Contractor shall propose and perform all studies necessary to achieve such a design, including any necessary hazard identification </w:t>
      </w:r>
      <w:r w:rsidR="009B77C4" w:rsidRPr="00AC435F">
        <w:t>studies.</w:t>
      </w:r>
      <w:r w:rsidR="009B77C4">
        <w:t xml:space="preserve"> The</w:t>
      </w:r>
      <w:r w:rsidR="00F22538">
        <w:t xml:space="preserve"> design shall also facilitate ease of operations and maintenance and due consideration given to adequate access for repair and replacement.</w:t>
      </w:r>
    </w:p>
    <w:p w14:paraId="7FA64C31" w14:textId="634D5925" w:rsidR="00AC435F" w:rsidRPr="00AC435F" w:rsidRDefault="00760902" w:rsidP="00AC435F">
      <w:pPr>
        <w:pStyle w:val="Heading2"/>
      </w:pPr>
      <w:bookmarkStart w:id="1738" w:name="_Toc534800606"/>
      <w:bookmarkStart w:id="1739" w:name="_Toc534811913"/>
      <w:bookmarkStart w:id="1740" w:name="_Toc534812329"/>
      <w:bookmarkStart w:id="1741" w:name="_Toc534877984"/>
      <w:bookmarkStart w:id="1742" w:name="_Toc534878400"/>
      <w:bookmarkStart w:id="1743" w:name="_Toc534890890"/>
      <w:bookmarkStart w:id="1744" w:name="_Toc534895165"/>
      <w:bookmarkStart w:id="1745" w:name="_Toc534896080"/>
      <w:bookmarkStart w:id="1746" w:name="_Toc534896994"/>
      <w:bookmarkStart w:id="1747" w:name="_Toc534899507"/>
      <w:bookmarkStart w:id="1748" w:name="_Toc534900421"/>
      <w:bookmarkStart w:id="1749" w:name="_Toc534901335"/>
      <w:bookmarkStart w:id="1750" w:name="_Toc534902250"/>
      <w:bookmarkStart w:id="1751" w:name="_Toc534903164"/>
      <w:bookmarkStart w:id="1752" w:name="_Toc534905906"/>
      <w:bookmarkStart w:id="1753" w:name="_Toc534976563"/>
      <w:bookmarkStart w:id="1754" w:name="_Toc534977477"/>
      <w:bookmarkStart w:id="1755" w:name="_Toc487547214"/>
      <w:bookmarkStart w:id="1756" w:name="_Toc489859042"/>
      <w:bookmarkStart w:id="1757" w:name="_Toc500342162"/>
      <w:bookmarkStart w:id="1758" w:name="_Toc529345121"/>
      <w:bookmarkStart w:id="1759" w:name="_Toc530687631"/>
      <w:bookmarkStart w:id="1760" w:name="_Toc530762227"/>
      <w:bookmarkStart w:id="1761" w:name="_Toc534728347"/>
      <w:bookmarkStart w:id="1762" w:name="_Toc534730773"/>
      <w:bookmarkStart w:id="1763" w:name="_Toc134539688"/>
      <w:bookmarkStart w:id="1764" w:name="_Toc140693211"/>
      <w:bookmarkStart w:id="1765" w:name="_Toc142387434"/>
      <w:bookmarkStart w:id="1766" w:name="_Toc153785505"/>
      <w:bookmarkStart w:id="1767" w:name="_Toc153788365"/>
      <w:bookmarkStart w:id="1768" w:name="_Toc154762533"/>
      <w:bookmarkStart w:id="1769" w:name="_Toc157609965"/>
      <w:bookmarkStart w:id="1770" w:name="_Toc195518742"/>
      <w:bookmarkStart w:id="1771" w:name="_Toc195599706"/>
      <w:bookmarkStart w:id="1772" w:name="_Toc223962085"/>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r w:rsidRPr="00AC435F">
        <w:t xml:space="preserve">Procurement </w:t>
      </w:r>
      <w:r w:rsidR="00E52C64">
        <w:t>a</w:t>
      </w:r>
      <w:r w:rsidR="00D95CD9">
        <w:t>nd</w:t>
      </w:r>
      <w:r w:rsidRPr="00AC435F">
        <w:t xml:space="preserve"> Delivery</w:t>
      </w:r>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p>
    <w:p w14:paraId="29C602C4" w14:textId="5B2E043D" w:rsidR="00AC435F" w:rsidRPr="00075B19" w:rsidRDefault="00AC435F" w:rsidP="003173D4">
      <w:pPr>
        <w:spacing w:before="0" w:after="0" w:line="240" w:lineRule="auto"/>
        <w:rPr>
          <w:rFonts w:ascii="Times New Roman" w:hAnsi="Times New Roman" w:cs="Times New Roman"/>
          <w:color w:val="auto"/>
          <w:sz w:val="24"/>
          <w:szCs w:val="24"/>
          <w:lang w:eastAsia="en-GB"/>
        </w:rPr>
      </w:pPr>
      <w:r w:rsidRPr="00AC435F">
        <w:t xml:space="preserve">The Contractor shall procure, be responsible for and take care of, at its cost, the procurement, manufacturing, loading, unloading, transportation and logistics of all material, equipment and tools necessary for the execution of the </w:t>
      </w:r>
      <w:r w:rsidR="00E75BE9">
        <w:t>Plant</w:t>
      </w:r>
      <w:r w:rsidRPr="00AC435F">
        <w:t xml:space="preserve">, </w:t>
      </w:r>
      <w:r w:rsidRPr="009F67FE">
        <w:t xml:space="preserve">including </w:t>
      </w:r>
      <w:r w:rsidRPr="00BC51E1">
        <w:t>customs clearance and associated costs and</w:t>
      </w:r>
      <w:r w:rsidR="00B2326F" w:rsidRPr="009F67FE">
        <w:t>,</w:t>
      </w:r>
      <w:r w:rsidRPr="00AC435F">
        <w:t xml:space="preserve"> maintaining the original equipment </w:t>
      </w:r>
      <w:r w:rsidR="00075B19" w:rsidRPr="00075B19">
        <w:t xml:space="preserve">manufacturer’s warranty </w:t>
      </w:r>
      <w:r w:rsidR="00B2326F">
        <w:t>and obtaining and maintaining appropriate insurance</w:t>
      </w:r>
      <w:r w:rsidRPr="00AC435F">
        <w:t>.</w:t>
      </w:r>
      <w:r w:rsidR="00961D8D">
        <w:t xml:space="preserve"> </w:t>
      </w:r>
    </w:p>
    <w:p w14:paraId="2C64E28F" w14:textId="3903A6FC" w:rsidR="00AC435F" w:rsidRPr="00AC435F" w:rsidRDefault="00AC435F" w:rsidP="007E5BF3">
      <w:r w:rsidRPr="00AC435F">
        <w:lastRenderedPageBreak/>
        <w:t xml:space="preserve">In selecting components to be incorporated and integrated into the </w:t>
      </w:r>
      <w:r w:rsidR="00E75BE9">
        <w:t>Plant</w:t>
      </w:r>
      <w:r w:rsidRPr="00AC435F">
        <w:t xml:space="preserve">, the Contractor shall evaluate the production quality, performance, </w:t>
      </w:r>
      <w:r w:rsidR="00601E08">
        <w:t xml:space="preserve">OEM’s UK service and spare parts availability, </w:t>
      </w:r>
      <w:r w:rsidRPr="00AC435F">
        <w:t>efficiency, and reliability of current technologies available, including the determination and mitigation of deficiencies and limitations of each component and/or technology with respect to Site Conditions, in order to achieve an optimised design, installation and performance.</w:t>
      </w:r>
    </w:p>
    <w:p w14:paraId="35545B1F" w14:textId="7E2C9371" w:rsidR="00AC435F" w:rsidRPr="00AC435F" w:rsidRDefault="00AC435F" w:rsidP="007E5BF3">
      <w:r w:rsidRPr="00AC435F">
        <w:t xml:space="preserve">The Contractor shall be responsible for care and custody of the Site, the Work, Materials and the </w:t>
      </w:r>
      <w:r w:rsidR="00E75BE9">
        <w:t>Plant</w:t>
      </w:r>
      <w:r w:rsidRPr="00AC435F">
        <w:t xml:space="preserve"> until Completion.</w:t>
      </w:r>
    </w:p>
    <w:p w14:paraId="00387F92" w14:textId="0E751C17" w:rsidR="00AC435F" w:rsidRPr="00AC435F" w:rsidRDefault="00AC435F" w:rsidP="007E5BF3">
      <w:r w:rsidRPr="00AC435F">
        <w:t>As part of its Quality Plan, the Contractor shall maintain a system to monitor delivery, storage and installation of Materials</w:t>
      </w:r>
      <w:r w:rsidRPr="00BA1B3F">
        <w:t xml:space="preserve">. </w:t>
      </w:r>
      <w:r w:rsidRPr="00BC51E1">
        <w:t xml:space="preserve">For the avoidance of doubt, the Contractor will be responsible in case of damage to the Materials, including any Free Issued Equipment which has been </w:t>
      </w:r>
      <w:r w:rsidR="00FB7C32" w:rsidRPr="00BC51E1">
        <w:t xml:space="preserve">issued </w:t>
      </w:r>
      <w:r w:rsidRPr="00BC51E1">
        <w:t>to the Contractor</w:t>
      </w:r>
      <w:r w:rsidRPr="00BA1B3F">
        <w:t>.</w:t>
      </w:r>
      <w:r w:rsidRPr="00AC435F">
        <w:t xml:space="preserve"> </w:t>
      </w:r>
    </w:p>
    <w:p w14:paraId="1282A636" w14:textId="076F5DD7" w:rsidR="00AC435F" w:rsidRPr="00AC435F" w:rsidRDefault="00760902" w:rsidP="00AC435F">
      <w:pPr>
        <w:pStyle w:val="Heading2"/>
      </w:pPr>
      <w:bookmarkStart w:id="1773" w:name="_Toc500342163"/>
      <w:bookmarkStart w:id="1774" w:name="_Toc529345122"/>
      <w:bookmarkStart w:id="1775" w:name="_Toc530687632"/>
      <w:bookmarkStart w:id="1776" w:name="_Toc530762228"/>
      <w:bookmarkStart w:id="1777" w:name="_Toc534728348"/>
      <w:bookmarkStart w:id="1778" w:name="_Toc534730774"/>
      <w:bookmarkStart w:id="1779" w:name="_Toc134539689"/>
      <w:bookmarkStart w:id="1780" w:name="_Toc140693212"/>
      <w:bookmarkStart w:id="1781" w:name="_Toc142387435"/>
      <w:bookmarkStart w:id="1782" w:name="_Toc153785506"/>
      <w:bookmarkStart w:id="1783" w:name="_Toc153788366"/>
      <w:bookmarkStart w:id="1784" w:name="_Toc154762534"/>
      <w:bookmarkStart w:id="1785" w:name="_Toc157609966"/>
      <w:bookmarkStart w:id="1786" w:name="_Toc195518743"/>
      <w:bookmarkStart w:id="1787" w:name="_Toc195599707"/>
      <w:bookmarkStart w:id="1788" w:name="_Toc223962086"/>
      <w:bookmarkStart w:id="1789" w:name="_Toc487547215"/>
      <w:bookmarkStart w:id="1790" w:name="_Toc489859043"/>
      <w:r w:rsidRPr="00AC435F">
        <w:t xml:space="preserve">Transportation </w:t>
      </w:r>
      <w:r>
        <w:t>a</w:t>
      </w:r>
      <w:r w:rsidRPr="00AC435F">
        <w:t>nd Logistics</w:t>
      </w:r>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p>
    <w:p w14:paraId="392F1280" w14:textId="7E6AD682" w:rsidR="00AC435F" w:rsidRPr="00AC435F" w:rsidRDefault="00AC435F" w:rsidP="00AC435F">
      <w:r w:rsidRPr="00AC435F">
        <w:t xml:space="preserve">The Contractor shall be responsible for selecting </w:t>
      </w:r>
      <w:r w:rsidR="00BF6078">
        <w:t xml:space="preserve">in compliance with the Employer's Permits </w:t>
      </w:r>
      <w:r w:rsidRPr="00AC435F">
        <w:t xml:space="preserve">all transport routes and arranging all necessary transport and logistics for its scope of </w:t>
      </w:r>
      <w:r w:rsidR="00B56F06">
        <w:t>W</w:t>
      </w:r>
      <w:r w:rsidR="00B56F06" w:rsidRPr="00AC435F">
        <w:t>ork</w:t>
      </w:r>
      <w:r w:rsidR="00F039D5">
        <w:t>s</w:t>
      </w:r>
      <w:r w:rsidRPr="00AC435F">
        <w:t>. The Contractor shall bear responsibility and assume all costs associated with:</w:t>
      </w:r>
    </w:p>
    <w:p w14:paraId="5DE59923" w14:textId="7AA0F383" w:rsidR="00AC435F" w:rsidRPr="00AC435F" w:rsidRDefault="00AC435F" w:rsidP="00AC435F">
      <w:pPr>
        <w:pStyle w:val="Bullet10"/>
      </w:pPr>
      <w:r w:rsidRPr="00AC435F">
        <w:t>Any road or access modification or reinforcement required to transport the equipment to the Site from the place of origin</w:t>
      </w:r>
      <w:r w:rsidR="008946C8">
        <w:t>;</w:t>
      </w:r>
    </w:p>
    <w:p w14:paraId="4C30C18F" w14:textId="319D8CF1" w:rsidR="00AC435F" w:rsidRPr="00AC435F" w:rsidRDefault="00AC435F" w:rsidP="00AC435F">
      <w:pPr>
        <w:pStyle w:val="Bullet10"/>
      </w:pPr>
      <w:r w:rsidRPr="00AC435F">
        <w:t>Any permit, license and approval required to transport the equipment to the Site from the place of origin</w:t>
      </w:r>
      <w:r w:rsidR="008946C8">
        <w:t>;</w:t>
      </w:r>
    </w:p>
    <w:p w14:paraId="057E6FBB" w14:textId="7A594C97" w:rsidR="00AC435F" w:rsidRPr="00AC435F" w:rsidRDefault="00AC435F" w:rsidP="00AC435F">
      <w:pPr>
        <w:pStyle w:val="Bullet10"/>
      </w:pPr>
      <w:r w:rsidRPr="00AC435F">
        <w:t>Any temporary storage facilities required during the transportation and logistics phase</w:t>
      </w:r>
      <w:r w:rsidR="008946C8">
        <w:t>;</w:t>
      </w:r>
    </w:p>
    <w:p w14:paraId="5E91182C" w14:textId="7B0EE053" w:rsidR="00AC435F" w:rsidRPr="00AC435F" w:rsidRDefault="00AC435F" w:rsidP="00AC435F">
      <w:pPr>
        <w:pStyle w:val="Bullet10"/>
      </w:pPr>
      <w:r w:rsidRPr="00AC435F">
        <w:t>Implementing GPS tracking for logistics vehicles</w:t>
      </w:r>
      <w:r w:rsidR="008946C8">
        <w:t>;</w:t>
      </w:r>
      <w:r w:rsidR="00841FDB">
        <w:t xml:space="preserve"> and</w:t>
      </w:r>
    </w:p>
    <w:p w14:paraId="7F593582" w14:textId="7E8DCBD7" w:rsidR="00AC435F" w:rsidRPr="00AC435F" w:rsidRDefault="00AC435F" w:rsidP="00AC435F">
      <w:pPr>
        <w:pStyle w:val="Bullet10"/>
      </w:pPr>
      <w:r w:rsidRPr="00AC435F">
        <w:t>All logistics vehicles will be subject to a 5</w:t>
      </w:r>
      <w:r w:rsidR="00FB7C32">
        <w:t>-</w:t>
      </w:r>
      <w:r w:rsidRPr="00AC435F">
        <w:t xml:space="preserve">year vehicle age limit. </w:t>
      </w:r>
    </w:p>
    <w:p w14:paraId="1C66C127" w14:textId="5DFCE96E" w:rsidR="00AC435F" w:rsidRDefault="00AC435F" w:rsidP="00AC435F">
      <w:r w:rsidRPr="00AC435F">
        <w:t xml:space="preserve">As part of its Environmental Plan, the Contractor must prepare a </w:t>
      </w:r>
      <w:r w:rsidR="008946C8">
        <w:t>T</w:t>
      </w:r>
      <w:r w:rsidRPr="00AC435F">
        <w:t xml:space="preserve">raffic </w:t>
      </w:r>
      <w:r w:rsidR="008946C8">
        <w:t>M</w:t>
      </w:r>
      <w:r w:rsidRPr="00AC435F">
        <w:t xml:space="preserve">anagement </w:t>
      </w:r>
      <w:r w:rsidR="008946C8">
        <w:t>P</w:t>
      </w:r>
      <w:r w:rsidRPr="00AC435F">
        <w:t xml:space="preserve">lan that complies with all relevant conditions of the </w:t>
      </w:r>
      <w:r w:rsidR="00C010E5">
        <w:t>Employer</w:t>
      </w:r>
      <w:r w:rsidRPr="00AC435F">
        <w:t xml:space="preserve">’s Permits and Contractor’s Permits. The </w:t>
      </w:r>
      <w:r w:rsidR="00527C68">
        <w:t>T</w:t>
      </w:r>
      <w:r w:rsidR="00527C68" w:rsidRPr="00AC435F">
        <w:t xml:space="preserve">raffic </w:t>
      </w:r>
      <w:r w:rsidR="00527C68">
        <w:t>M</w:t>
      </w:r>
      <w:r w:rsidR="00527C68" w:rsidRPr="00AC435F">
        <w:t xml:space="preserve">anagement </w:t>
      </w:r>
      <w:r w:rsidR="00527C68">
        <w:t>P</w:t>
      </w:r>
      <w:r w:rsidR="00527C68" w:rsidRPr="00AC435F">
        <w:t xml:space="preserve">lan </w:t>
      </w:r>
      <w:r w:rsidRPr="00AC435F">
        <w:t xml:space="preserve">shall be subject to </w:t>
      </w:r>
      <w:r w:rsidR="00C010E5">
        <w:t>Employer</w:t>
      </w:r>
      <w:r w:rsidRPr="00AC435F">
        <w:t xml:space="preserve"> comment. Where relevant, the </w:t>
      </w:r>
      <w:r w:rsidR="00527C68">
        <w:t>T</w:t>
      </w:r>
      <w:r w:rsidR="00527C68" w:rsidRPr="00AC435F">
        <w:t xml:space="preserve">raffic </w:t>
      </w:r>
      <w:r w:rsidR="00527C68">
        <w:t>M</w:t>
      </w:r>
      <w:r w:rsidR="00527C68" w:rsidRPr="00AC435F">
        <w:t xml:space="preserve">anagement </w:t>
      </w:r>
      <w:r w:rsidR="00527C68">
        <w:t>P</w:t>
      </w:r>
      <w:r w:rsidR="00527C68" w:rsidRPr="00AC435F">
        <w:t>lan</w:t>
      </w:r>
      <w:r w:rsidRPr="00AC435F">
        <w:t xml:space="preserve"> will outline where sections of the route need to be modified to meet delivery requirements for Equipment or Materials. The Contractor shall be responsible for completing any road modifications required in order to comply with the </w:t>
      </w:r>
      <w:r w:rsidR="00527C68">
        <w:t>T</w:t>
      </w:r>
      <w:r w:rsidR="00527C68" w:rsidRPr="00AC435F">
        <w:t xml:space="preserve">raffic </w:t>
      </w:r>
      <w:r w:rsidR="00527C68">
        <w:t>M</w:t>
      </w:r>
      <w:r w:rsidR="00527C68" w:rsidRPr="00AC435F">
        <w:t xml:space="preserve">anagement </w:t>
      </w:r>
      <w:r w:rsidR="00527C68">
        <w:t>P</w:t>
      </w:r>
      <w:r w:rsidR="00527C68" w:rsidRPr="00AC435F">
        <w:t>lan</w:t>
      </w:r>
      <w:r w:rsidRPr="00AC435F">
        <w:t xml:space="preserve">. Roads must be re-stated to their original conditions prior to Completion unless agreed otherwise with the </w:t>
      </w:r>
      <w:r w:rsidR="00C010E5">
        <w:t>Employer</w:t>
      </w:r>
      <w:r w:rsidRPr="00AC435F">
        <w:t xml:space="preserve"> and other relevant stakeholders. </w:t>
      </w:r>
    </w:p>
    <w:p w14:paraId="6082123D" w14:textId="2E4DAB01" w:rsidR="00BC7C24" w:rsidRPr="00AC435F" w:rsidRDefault="00BC7C24" w:rsidP="00AC435F">
      <w:r>
        <w:t xml:space="preserve">Outline Traffic Management Plans and Site Access Maps have been included within the available supporting documentation for this Plant. </w:t>
      </w:r>
    </w:p>
    <w:p w14:paraId="2D0CB1A3" w14:textId="493DB200" w:rsidR="00AC435F" w:rsidRPr="00AC435F" w:rsidRDefault="00AC435F" w:rsidP="00AC435F">
      <w:r w:rsidRPr="00AC435F">
        <w:t xml:space="preserve">The Contractor must prepare a journey management plan that will outline the route, expected journey time and associated rest stops which hauliers will be required to adhere to. Travel times and associated rest periods will comply with local transport and logistics regulations. </w:t>
      </w:r>
    </w:p>
    <w:p w14:paraId="5B078418" w14:textId="351C076E" w:rsidR="00AC435F" w:rsidRDefault="00AC435F" w:rsidP="00AC435F">
      <w:r w:rsidRPr="00AC435F">
        <w:t xml:space="preserve">Shock sensors shall be applied to </w:t>
      </w:r>
      <w:r w:rsidR="007C3FF1">
        <w:t xml:space="preserve">sensitive equipment, such as </w:t>
      </w:r>
      <w:r w:rsidRPr="00AC435F">
        <w:t>module pallets</w:t>
      </w:r>
      <w:r w:rsidR="007C3FF1">
        <w:t>, switchgear</w:t>
      </w:r>
      <w:r w:rsidR="007A6BFC">
        <w:t xml:space="preserve"> etc.,</w:t>
      </w:r>
      <w:r w:rsidRPr="00AC435F">
        <w:t xml:space="preserve"> prior to transport to detect shock loading above and beyond an acceptable level. A full visual inspection of all </w:t>
      </w:r>
      <w:r w:rsidR="00E20AAF">
        <w:t>E</w:t>
      </w:r>
      <w:r w:rsidRPr="00AC435F">
        <w:t xml:space="preserve">quipment arriving at Site shall be performed including checking shock sensors on </w:t>
      </w:r>
      <w:r w:rsidR="007A6BFC">
        <w:t>sensitive equipment</w:t>
      </w:r>
      <w:r w:rsidRPr="00AC435F">
        <w:t>.</w:t>
      </w:r>
    </w:p>
    <w:p w14:paraId="69220F5D" w14:textId="6C3C2E8A" w:rsidR="006E12F0" w:rsidRPr="00A838E5" w:rsidRDefault="00760902" w:rsidP="0049632C">
      <w:pPr>
        <w:pStyle w:val="Heading2"/>
      </w:pPr>
      <w:bookmarkStart w:id="1791" w:name="_Toc195518744"/>
      <w:bookmarkStart w:id="1792" w:name="_Toc195599708"/>
      <w:bookmarkStart w:id="1793" w:name="_Toc223962087"/>
      <w:bookmarkStart w:id="1794" w:name="_Ref71805188"/>
      <w:bookmarkStart w:id="1795" w:name="_Toc134539690"/>
      <w:bookmarkStart w:id="1796" w:name="_Toc140693213"/>
      <w:bookmarkStart w:id="1797" w:name="_Toc142387436"/>
      <w:bookmarkStart w:id="1798" w:name="_Toc153785507"/>
      <w:bookmarkStart w:id="1799" w:name="_Toc153788367"/>
      <w:bookmarkStart w:id="1800" w:name="_Toc154762535"/>
      <w:bookmarkStart w:id="1801" w:name="_Toc157609967"/>
      <w:r w:rsidRPr="00A838E5">
        <w:lastRenderedPageBreak/>
        <w:t>Surveys, Studies and Reports</w:t>
      </w:r>
      <w:bookmarkEnd w:id="1791"/>
      <w:bookmarkEnd w:id="1792"/>
      <w:bookmarkEnd w:id="1793"/>
      <w:r w:rsidRPr="00A838E5">
        <w:t xml:space="preserve"> </w:t>
      </w:r>
      <w:bookmarkEnd w:id="1794"/>
      <w:bookmarkEnd w:id="1795"/>
      <w:bookmarkEnd w:id="1796"/>
      <w:bookmarkEnd w:id="1797"/>
      <w:bookmarkEnd w:id="1798"/>
      <w:bookmarkEnd w:id="1799"/>
      <w:bookmarkEnd w:id="1800"/>
      <w:bookmarkEnd w:id="1801"/>
    </w:p>
    <w:p w14:paraId="524EDB05" w14:textId="6666C134" w:rsidR="00793661" w:rsidRPr="00405AC5" w:rsidRDefault="00793661" w:rsidP="005070A4">
      <w:pPr>
        <w:spacing w:before="0" w:after="0" w:line="240" w:lineRule="auto"/>
        <w:jc w:val="left"/>
        <w:rPr>
          <w:rFonts w:ascii="Times New Roman" w:hAnsi="Times New Roman"/>
          <w:color w:val="auto"/>
          <w:sz w:val="24"/>
        </w:rPr>
      </w:pPr>
      <w:r w:rsidRPr="00405AC5">
        <w:t xml:space="preserve">The Contractor shall, as a minimum, prepare and complete the following surveys, studies and reports and undertake a detailed design for the </w:t>
      </w:r>
      <w:r w:rsidR="00A65C9F" w:rsidRPr="00405AC5">
        <w:t>Plant</w:t>
      </w:r>
      <w:r w:rsidRPr="00405AC5">
        <w:t>, suitable for the Site</w:t>
      </w:r>
      <w:r w:rsidR="005070A4" w:rsidRPr="00405AC5">
        <w:t>, including:</w:t>
      </w:r>
      <w:r w:rsidR="005070A4" w:rsidRPr="00405AC5">
        <w:rPr>
          <w:rFonts w:ascii="Times New Roman" w:hAnsi="Times New Roman"/>
          <w:color w:val="auto"/>
          <w:sz w:val="24"/>
        </w:rPr>
        <w:t xml:space="preserve"> </w:t>
      </w:r>
    </w:p>
    <w:p w14:paraId="6DA27F52" w14:textId="77777777" w:rsidR="00A65C9F" w:rsidRPr="00405AC5" w:rsidRDefault="00A65C9F" w:rsidP="005070A4">
      <w:pPr>
        <w:spacing w:before="0" w:after="0" w:line="240" w:lineRule="auto"/>
        <w:jc w:val="left"/>
        <w:rPr>
          <w:rFonts w:ascii="Times New Roman" w:hAnsi="Times New Roman"/>
          <w:color w:val="auto"/>
          <w:sz w:val="24"/>
        </w:rPr>
      </w:pPr>
    </w:p>
    <w:p w14:paraId="7967D9D6" w14:textId="77777777" w:rsidR="007D6E02" w:rsidRPr="00E85C62" w:rsidRDefault="007D6E02" w:rsidP="007D6E02">
      <w:pPr>
        <w:pStyle w:val="Bullet10"/>
        <w:rPr>
          <w:highlight w:val="yellow"/>
        </w:rPr>
      </w:pPr>
      <w:r w:rsidRPr="00E85C62">
        <w:rPr>
          <w:highlight w:val="yellow"/>
        </w:rPr>
        <w:t>Compliance with relevant UK standards, approvals and statutory requirements.</w:t>
      </w:r>
    </w:p>
    <w:p w14:paraId="0E2B4258" w14:textId="77777777" w:rsidR="007D6E02" w:rsidRPr="00E85C62" w:rsidRDefault="007D6E02" w:rsidP="007D6E02">
      <w:pPr>
        <w:pStyle w:val="Bullet10"/>
        <w:rPr>
          <w:highlight w:val="yellow"/>
        </w:rPr>
      </w:pPr>
      <w:r w:rsidRPr="00E85C62">
        <w:rPr>
          <w:highlight w:val="yellow"/>
        </w:rPr>
        <w:t>Identification and assessment of all utilities within the vicinity and surrounding the site for development.</w:t>
      </w:r>
    </w:p>
    <w:p w14:paraId="19248D5F" w14:textId="77777777" w:rsidR="007D6E02" w:rsidRPr="00E85C62" w:rsidRDefault="007D6E02" w:rsidP="007D6E02">
      <w:pPr>
        <w:pStyle w:val="Bullet10"/>
        <w:rPr>
          <w:highlight w:val="yellow"/>
        </w:rPr>
      </w:pPr>
      <w:r w:rsidRPr="00E85C62">
        <w:rPr>
          <w:highlight w:val="yellow"/>
        </w:rPr>
        <w:t>Topographic contour data collection and site mapping/surveying.</w:t>
      </w:r>
    </w:p>
    <w:p w14:paraId="64773315" w14:textId="77777777" w:rsidR="007D6E02" w:rsidRPr="00E85C62" w:rsidRDefault="007D6E02" w:rsidP="007D6E02">
      <w:pPr>
        <w:pStyle w:val="Bullet10"/>
        <w:rPr>
          <w:highlight w:val="yellow"/>
        </w:rPr>
      </w:pPr>
      <w:r w:rsidRPr="00E85C62">
        <w:rPr>
          <w:highlight w:val="yellow"/>
        </w:rPr>
        <w:t>Surveys to evaluate shading objects including visible young trees or potential future construction affecting energy production.</w:t>
      </w:r>
    </w:p>
    <w:p w14:paraId="43142C94" w14:textId="77777777" w:rsidR="007D6E02" w:rsidRPr="00E85C62" w:rsidRDefault="007D6E02" w:rsidP="007D6E02">
      <w:pPr>
        <w:pStyle w:val="Bullet10"/>
        <w:rPr>
          <w:highlight w:val="yellow"/>
        </w:rPr>
      </w:pPr>
      <w:r w:rsidRPr="00E85C62">
        <w:rPr>
          <w:highlight w:val="yellow"/>
        </w:rPr>
        <w:t>All geotechnical, geophysical and seismic investigations (if required to supplement the Employer’s geotechnical survey).</w:t>
      </w:r>
    </w:p>
    <w:p w14:paraId="0E6DB525" w14:textId="77777777" w:rsidR="007D6E02" w:rsidRPr="00E85C62" w:rsidRDefault="007D6E02" w:rsidP="007D6E02">
      <w:pPr>
        <w:pStyle w:val="Bullet10"/>
        <w:rPr>
          <w:highlight w:val="yellow"/>
        </w:rPr>
      </w:pPr>
      <w:r w:rsidRPr="00E85C62">
        <w:rPr>
          <w:highlight w:val="yellow"/>
        </w:rPr>
        <w:t>Soil electrical and thermal resistivity testing.</w:t>
      </w:r>
    </w:p>
    <w:p w14:paraId="06A2CB33" w14:textId="77777777" w:rsidR="007D6E02" w:rsidRPr="00E85C62" w:rsidRDefault="007D6E02" w:rsidP="007D6E02">
      <w:pPr>
        <w:pStyle w:val="Bullet10"/>
        <w:rPr>
          <w:highlight w:val="yellow"/>
        </w:rPr>
      </w:pPr>
      <w:r w:rsidRPr="00E85C62">
        <w:rPr>
          <w:highlight w:val="yellow"/>
        </w:rPr>
        <w:t>Moisture content and sieve tests of cable bedding materials (on and off-site).</w:t>
      </w:r>
    </w:p>
    <w:p w14:paraId="4F7C66B1" w14:textId="77777777" w:rsidR="007D6E02" w:rsidRPr="00E85C62" w:rsidRDefault="007D6E02" w:rsidP="007D6E02">
      <w:pPr>
        <w:pStyle w:val="Bullet10"/>
        <w:rPr>
          <w:highlight w:val="yellow"/>
        </w:rPr>
      </w:pPr>
      <w:r w:rsidRPr="00E85C62">
        <w:rPr>
          <w:highlight w:val="yellow"/>
        </w:rPr>
        <w:t>Additional geotechnical and materials testing including CBR tests, plate bearing tests, and boreholes in relevant locations.</w:t>
      </w:r>
    </w:p>
    <w:p w14:paraId="2C6BD7CD" w14:textId="77777777" w:rsidR="007D6E02" w:rsidRPr="00E85C62" w:rsidRDefault="007D6E02" w:rsidP="007D6E02">
      <w:pPr>
        <w:pStyle w:val="Bullet10"/>
        <w:rPr>
          <w:highlight w:val="yellow"/>
        </w:rPr>
      </w:pPr>
      <w:r w:rsidRPr="00E85C62">
        <w:rPr>
          <w:highlight w:val="yellow"/>
        </w:rPr>
        <w:t>Flood and drainage studies.</w:t>
      </w:r>
    </w:p>
    <w:p w14:paraId="569E4326" w14:textId="77777777" w:rsidR="007D6E02" w:rsidRPr="00E85C62" w:rsidRDefault="007D6E02" w:rsidP="007D6E02">
      <w:pPr>
        <w:pStyle w:val="Bullet10"/>
        <w:rPr>
          <w:highlight w:val="yellow"/>
        </w:rPr>
      </w:pPr>
      <w:r w:rsidRPr="00E85C62">
        <w:rPr>
          <w:highlight w:val="yellow"/>
        </w:rPr>
        <w:t>Hydrology studies including the required volume of water to construct, operate and maintain the plant and how this water will be sourced.</w:t>
      </w:r>
    </w:p>
    <w:p w14:paraId="0C9EB32E" w14:textId="77777777" w:rsidR="007D6E02" w:rsidRPr="00E85C62" w:rsidRDefault="007D6E02" w:rsidP="007D6E02">
      <w:pPr>
        <w:pStyle w:val="Bullet10"/>
        <w:rPr>
          <w:highlight w:val="yellow"/>
        </w:rPr>
      </w:pPr>
      <w:r w:rsidRPr="00E85C62">
        <w:rPr>
          <w:highlight w:val="yellow"/>
        </w:rPr>
        <w:t>Design of surface water drainage systems including swales, ditches, filter drains, attenuation tanks, soakaways and outfalls.</w:t>
      </w:r>
    </w:p>
    <w:p w14:paraId="7A0DBFE6" w14:textId="77777777" w:rsidR="007D6E02" w:rsidRPr="00E85C62" w:rsidRDefault="007D6E02" w:rsidP="007D6E02">
      <w:pPr>
        <w:pStyle w:val="Bullet10"/>
        <w:rPr>
          <w:highlight w:val="yellow"/>
        </w:rPr>
      </w:pPr>
      <w:r w:rsidRPr="00E85C62">
        <w:rPr>
          <w:highlight w:val="yellow"/>
        </w:rPr>
        <w:t>Flood mitigation works including exceedance routing, flood compensation areas and protection bunds.</w:t>
      </w:r>
    </w:p>
    <w:p w14:paraId="01E8E159" w14:textId="77777777" w:rsidR="007D6E02" w:rsidRPr="00E85C62" w:rsidRDefault="007D6E02" w:rsidP="007D6E02">
      <w:pPr>
        <w:pStyle w:val="Bullet10"/>
        <w:rPr>
          <w:highlight w:val="yellow"/>
        </w:rPr>
      </w:pPr>
      <w:r w:rsidRPr="00E85C62">
        <w:rPr>
          <w:highlight w:val="yellow"/>
        </w:rPr>
        <w:t>Solar resource analysis, performance ratio studies and energy yield assessments.</w:t>
      </w:r>
    </w:p>
    <w:p w14:paraId="204869B8" w14:textId="77777777" w:rsidR="007D6E02" w:rsidRPr="00E85C62" w:rsidRDefault="007D6E02" w:rsidP="007D6E02">
      <w:pPr>
        <w:pStyle w:val="Bullet10"/>
        <w:rPr>
          <w:highlight w:val="yellow"/>
        </w:rPr>
      </w:pPr>
      <w:r w:rsidRPr="00E85C62">
        <w:rPr>
          <w:highlight w:val="yellow"/>
        </w:rPr>
        <w:t>Meteorology studies including lightning study.</w:t>
      </w:r>
    </w:p>
    <w:p w14:paraId="18A91886" w14:textId="77777777" w:rsidR="007D6E02" w:rsidRPr="00E85C62" w:rsidRDefault="007D6E02" w:rsidP="007D6E02">
      <w:pPr>
        <w:pStyle w:val="Bullet10"/>
        <w:rPr>
          <w:highlight w:val="yellow"/>
        </w:rPr>
      </w:pPr>
      <w:r w:rsidRPr="00E85C62">
        <w:rPr>
          <w:highlight w:val="yellow"/>
        </w:rPr>
        <w:t>Wind studies and associated load assessments including static, dynamic and fatigue loading.</w:t>
      </w:r>
    </w:p>
    <w:p w14:paraId="7152173E" w14:textId="77777777" w:rsidR="007D6E02" w:rsidRPr="00E85C62" w:rsidRDefault="007D6E02" w:rsidP="007D6E02">
      <w:pPr>
        <w:pStyle w:val="Bullet10"/>
        <w:rPr>
          <w:highlight w:val="yellow"/>
        </w:rPr>
      </w:pPr>
      <w:r w:rsidRPr="00E85C62">
        <w:rPr>
          <w:highlight w:val="yellow"/>
        </w:rPr>
        <w:t>Grid connection studies and grid code compliance analysis.</w:t>
      </w:r>
    </w:p>
    <w:p w14:paraId="7A6573A9" w14:textId="77777777" w:rsidR="007D6E02" w:rsidRPr="00E85C62" w:rsidRDefault="007D6E02" w:rsidP="007D6E02">
      <w:pPr>
        <w:pStyle w:val="Bullet10"/>
        <w:rPr>
          <w:highlight w:val="yellow"/>
        </w:rPr>
      </w:pPr>
      <w:r w:rsidRPr="00E85C62">
        <w:rPr>
          <w:highlight w:val="yellow"/>
        </w:rPr>
        <w:t>All necessary calculations for civil, mechanical and electrical systems including structural and foundation loading calculations, drainage calculations, power loss calculations, voltage drop calculations, load flow studies, protection coordination, fault level calculations, cable sizing calculations, fuse and switchgear sizing, earthing, bonding and lightning protection, and insulation coordination.</w:t>
      </w:r>
    </w:p>
    <w:p w14:paraId="768E1EB4" w14:textId="77777777" w:rsidR="007D6E02" w:rsidRPr="00E85C62" w:rsidRDefault="007D6E02" w:rsidP="007D6E02">
      <w:pPr>
        <w:pStyle w:val="Bullet10"/>
        <w:rPr>
          <w:highlight w:val="yellow"/>
        </w:rPr>
      </w:pPr>
      <w:r w:rsidRPr="00E85C62">
        <w:rPr>
          <w:highlight w:val="yellow"/>
        </w:rPr>
        <w:t>Preparation of all required drawings including schematic drawings, building and station layouts, component specifications, bulk material specifications, arrangement and layout drawings, mounting structure and reinforcement drawings, trenching drawings, steel structure drawings, single line diagrams and typical construction drawings.</w:t>
      </w:r>
    </w:p>
    <w:p w14:paraId="49A2CFD4" w14:textId="77777777" w:rsidR="007D6E02" w:rsidRPr="00E85C62" w:rsidRDefault="007D6E02" w:rsidP="007D6E02">
      <w:pPr>
        <w:pStyle w:val="Bullet10"/>
        <w:rPr>
          <w:highlight w:val="yellow"/>
        </w:rPr>
      </w:pPr>
      <w:r w:rsidRPr="00E85C62">
        <w:rPr>
          <w:highlight w:val="yellow"/>
        </w:rPr>
        <w:t>Preparation of design, concept and philosophy documents relating to control systems, monitoring systems, plant management systems and SCADA compatibility.</w:t>
      </w:r>
    </w:p>
    <w:p w14:paraId="0D453E55" w14:textId="77777777" w:rsidR="007D6E02" w:rsidRPr="00E85C62" w:rsidRDefault="007D6E02" w:rsidP="007D6E02">
      <w:pPr>
        <w:pStyle w:val="Bullet10"/>
        <w:rPr>
          <w:highlight w:val="yellow"/>
        </w:rPr>
      </w:pPr>
      <w:r w:rsidRPr="00E85C62">
        <w:rPr>
          <w:highlight w:val="yellow"/>
        </w:rPr>
        <w:t>Preparation of all design documentation including construction drawings, maintenance manuals, start-up procedures, commissioning procedures and handover procedures.</w:t>
      </w:r>
    </w:p>
    <w:p w14:paraId="045E46C8" w14:textId="77777777" w:rsidR="007D6E02" w:rsidRPr="00E85C62" w:rsidRDefault="007D6E02" w:rsidP="007D6E02">
      <w:pPr>
        <w:pStyle w:val="Bullet10"/>
        <w:rPr>
          <w:highlight w:val="yellow"/>
        </w:rPr>
      </w:pPr>
      <w:r w:rsidRPr="00E85C62">
        <w:rPr>
          <w:highlight w:val="yellow"/>
        </w:rPr>
        <w:t>Submission of statutory and design code calculations for third-party verification.</w:t>
      </w:r>
    </w:p>
    <w:p w14:paraId="1A3C98D2" w14:textId="4AF1CEA0" w:rsidR="00777780" w:rsidRPr="00E85C62" w:rsidRDefault="007D6E02" w:rsidP="004F09C2">
      <w:pPr>
        <w:pStyle w:val="Bullet10"/>
        <w:rPr>
          <w:highlight w:val="yellow"/>
        </w:rPr>
      </w:pPr>
      <w:r w:rsidRPr="00E85C62">
        <w:rPr>
          <w:highlight w:val="yellow"/>
        </w:rPr>
        <w:t>Obtaining all required approvals and certifications.</w:t>
      </w:r>
    </w:p>
    <w:p w14:paraId="46A32380" w14:textId="50E0D68A" w:rsidR="00A65C9F" w:rsidRPr="00BC51E1" w:rsidRDefault="00A65C9F" w:rsidP="00BC51E1">
      <w:r w:rsidRPr="00BC51E1">
        <w:t xml:space="preserve">The </w:t>
      </w:r>
      <w:r w:rsidR="00E75BE9">
        <w:t>Employer</w:t>
      </w:r>
      <w:r w:rsidRPr="00BC51E1">
        <w:t>’s development studies have been made available</w:t>
      </w:r>
      <w:r w:rsidR="007A000D" w:rsidRPr="00BC51E1">
        <w:t xml:space="preserve"> to provide an indication of the Site </w:t>
      </w:r>
      <w:r w:rsidR="00C624D3">
        <w:t>C</w:t>
      </w:r>
      <w:r w:rsidR="00C624D3" w:rsidRPr="00BC51E1">
        <w:t>onditions</w:t>
      </w:r>
      <w:r w:rsidR="007A000D" w:rsidRPr="00BC51E1">
        <w:t xml:space="preserve">. These documents can be </w:t>
      </w:r>
      <w:r w:rsidR="00CA4EB5" w:rsidRPr="00FC4F3E">
        <w:t xml:space="preserve">found in </w:t>
      </w:r>
      <w:r w:rsidR="007569C3" w:rsidRPr="00FC4F3E">
        <w:t xml:space="preserve">the Project </w:t>
      </w:r>
      <w:r w:rsidR="00443281" w:rsidRPr="00FC4F3E">
        <w:t>SharePoint</w:t>
      </w:r>
      <w:r w:rsidR="004F09C2">
        <w:t>.</w:t>
      </w:r>
      <w:r w:rsidR="00CA4EB5" w:rsidRPr="00BC51E1">
        <w:t xml:space="preserve"> </w:t>
      </w:r>
    </w:p>
    <w:p w14:paraId="2688A30C" w14:textId="50EAF423" w:rsidR="00AC435F" w:rsidRPr="00AC435F" w:rsidRDefault="00760902" w:rsidP="00AC435F">
      <w:pPr>
        <w:pStyle w:val="Heading2"/>
      </w:pPr>
      <w:bookmarkStart w:id="1802" w:name="_Toc153803231"/>
      <w:bookmarkStart w:id="1803" w:name="_Toc153870284"/>
      <w:bookmarkStart w:id="1804" w:name="_Toc153876438"/>
      <w:bookmarkStart w:id="1805" w:name="_Toc76654620"/>
      <w:bookmarkStart w:id="1806" w:name="_Toc77925467"/>
      <w:bookmarkStart w:id="1807" w:name="_Toc78283585"/>
      <w:bookmarkStart w:id="1808" w:name="_Toc78792697"/>
      <w:bookmarkStart w:id="1809" w:name="_Toc78793501"/>
      <w:bookmarkStart w:id="1810" w:name="_Toc78794307"/>
      <w:bookmarkStart w:id="1811" w:name="_Toc88221284"/>
      <w:bookmarkStart w:id="1812" w:name="_Toc88637815"/>
      <w:bookmarkStart w:id="1813" w:name="_Toc88645209"/>
      <w:bookmarkStart w:id="1814" w:name="_Toc88646012"/>
      <w:bookmarkStart w:id="1815" w:name="_Toc88647618"/>
      <w:bookmarkStart w:id="1816" w:name="_Toc88657697"/>
      <w:bookmarkStart w:id="1817" w:name="_Toc88658500"/>
      <w:bookmarkStart w:id="1818" w:name="_Toc88659140"/>
      <w:bookmarkStart w:id="1819" w:name="_Toc88659943"/>
      <w:bookmarkStart w:id="1820" w:name="_Toc88660744"/>
      <w:bookmarkStart w:id="1821" w:name="_Toc88659179"/>
      <w:bookmarkStart w:id="1822" w:name="_Toc89156789"/>
      <w:bookmarkStart w:id="1823" w:name="_Toc89159715"/>
      <w:bookmarkStart w:id="1824" w:name="_Toc92701168"/>
      <w:bookmarkStart w:id="1825" w:name="_Toc93657306"/>
      <w:bookmarkStart w:id="1826" w:name="_Toc99629678"/>
      <w:bookmarkStart w:id="1827" w:name="_Toc103345419"/>
      <w:bookmarkStart w:id="1828" w:name="_Toc133931164"/>
      <w:bookmarkStart w:id="1829" w:name="_Toc133939268"/>
      <w:bookmarkStart w:id="1830" w:name="_Toc134523854"/>
      <w:bookmarkStart w:id="1831" w:name="_Toc135119277"/>
      <w:bookmarkStart w:id="1832" w:name="_Toc134539691"/>
      <w:bookmarkStart w:id="1833" w:name="_Toc135307825"/>
      <w:bookmarkStart w:id="1834" w:name="_Toc135749477"/>
      <w:bookmarkStart w:id="1835" w:name="_Toc135827623"/>
      <w:bookmarkStart w:id="1836" w:name="_Toc138064706"/>
      <w:bookmarkStart w:id="1837" w:name="_Toc140134779"/>
      <w:bookmarkStart w:id="1838" w:name="_Toc141875155"/>
      <w:bookmarkStart w:id="1839" w:name="_Toc141963574"/>
      <w:bookmarkStart w:id="1840" w:name="_Toc142312322"/>
      <w:bookmarkStart w:id="1841" w:name="_Toc142383167"/>
      <w:bookmarkStart w:id="1842" w:name="_Toc142387437"/>
      <w:bookmarkStart w:id="1843" w:name="_Toc144215475"/>
      <w:bookmarkStart w:id="1844" w:name="_Toc144326600"/>
      <w:bookmarkStart w:id="1845" w:name="_Toc144410728"/>
      <w:bookmarkStart w:id="1846" w:name="_Toc144733197"/>
      <w:bookmarkStart w:id="1847" w:name="_Toc144754171"/>
      <w:bookmarkStart w:id="1848" w:name="_Toc144802307"/>
      <w:bookmarkStart w:id="1849" w:name="_Toc76654621"/>
      <w:bookmarkStart w:id="1850" w:name="_Toc77925468"/>
      <w:bookmarkStart w:id="1851" w:name="_Toc78283586"/>
      <w:bookmarkStart w:id="1852" w:name="_Toc78792698"/>
      <w:bookmarkStart w:id="1853" w:name="_Toc78793502"/>
      <w:bookmarkStart w:id="1854" w:name="_Toc78794308"/>
      <w:bookmarkStart w:id="1855" w:name="_Toc88221285"/>
      <w:bookmarkStart w:id="1856" w:name="_Toc88637816"/>
      <w:bookmarkStart w:id="1857" w:name="_Toc88645210"/>
      <w:bookmarkStart w:id="1858" w:name="_Toc88646013"/>
      <w:bookmarkStart w:id="1859" w:name="_Toc88647619"/>
      <w:bookmarkStart w:id="1860" w:name="_Toc88657698"/>
      <w:bookmarkStart w:id="1861" w:name="_Toc88658501"/>
      <w:bookmarkStart w:id="1862" w:name="_Toc88659141"/>
      <w:bookmarkStart w:id="1863" w:name="_Toc88659944"/>
      <w:bookmarkStart w:id="1864" w:name="_Toc88660745"/>
      <w:bookmarkStart w:id="1865" w:name="_Toc88659180"/>
      <w:bookmarkStart w:id="1866" w:name="_Toc89156790"/>
      <w:bookmarkStart w:id="1867" w:name="_Toc89159716"/>
      <w:bookmarkStart w:id="1868" w:name="_Toc92701169"/>
      <w:bookmarkStart w:id="1869" w:name="_Toc93657307"/>
      <w:bookmarkStart w:id="1870" w:name="_Toc99629679"/>
      <w:bookmarkStart w:id="1871" w:name="_Toc103345420"/>
      <w:bookmarkStart w:id="1872" w:name="_Toc133931165"/>
      <w:bookmarkStart w:id="1873" w:name="_Toc133939269"/>
      <w:bookmarkStart w:id="1874" w:name="_Toc134523855"/>
      <w:bookmarkStart w:id="1875" w:name="_Toc135119278"/>
      <w:bookmarkStart w:id="1876" w:name="_Toc134539692"/>
      <w:bookmarkStart w:id="1877" w:name="_Toc135307826"/>
      <w:bookmarkStart w:id="1878" w:name="_Toc135749478"/>
      <w:bookmarkStart w:id="1879" w:name="_Toc135827624"/>
      <w:bookmarkStart w:id="1880" w:name="_Toc138064707"/>
      <w:bookmarkStart w:id="1881" w:name="_Toc140134780"/>
      <w:bookmarkStart w:id="1882" w:name="_Toc141875156"/>
      <w:bookmarkStart w:id="1883" w:name="_Toc141963575"/>
      <w:bookmarkStart w:id="1884" w:name="_Toc142312323"/>
      <w:bookmarkStart w:id="1885" w:name="_Toc142383168"/>
      <w:bookmarkStart w:id="1886" w:name="_Toc142387438"/>
      <w:bookmarkStart w:id="1887" w:name="_Toc144215476"/>
      <w:bookmarkStart w:id="1888" w:name="_Toc144326601"/>
      <w:bookmarkStart w:id="1889" w:name="_Toc144410729"/>
      <w:bookmarkStart w:id="1890" w:name="_Toc144733198"/>
      <w:bookmarkStart w:id="1891" w:name="_Toc144754172"/>
      <w:bookmarkStart w:id="1892" w:name="_Toc144802308"/>
      <w:bookmarkStart w:id="1893" w:name="_Toc76654622"/>
      <w:bookmarkStart w:id="1894" w:name="_Toc77925469"/>
      <w:bookmarkStart w:id="1895" w:name="_Toc78283587"/>
      <w:bookmarkStart w:id="1896" w:name="_Toc78792699"/>
      <w:bookmarkStart w:id="1897" w:name="_Toc78793503"/>
      <w:bookmarkStart w:id="1898" w:name="_Toc78794309"/>
      <w:bookmarkStart w:id="1899" w:name="_Toc88221286"/>
      <w:bookmarkStart w:id="1900" w:name="_Toc88637817"/>
      <w:bookmarkStart w:id="1901" w:name="_Toc88645211"/>
      <w:bookmarkStart w:id="1902" w:name="_Toc88646014"/>
      <w:bookmarkStart w:id="1903" w:name="_Toc88647620"/>
      <w:bookmarkStart w:id="1904" w:name="_Toc88657699"/>
      <w:bookmarkStart w:id="1905" w:name="_Toc88658502"/>
      <w:bookmarkStart w:id="1906" w:name="_Toc88659142"/>
      <w:bookmarkStart w:id="1907" w:name="_Toc88659945"/>
      <w:bookmarkStart w:id="1908" w:name="_Toc88660746"/>
      <w:bookmarkStart w:id="1909" w:name="_Toc88659181"/>
      <w:bookmarkStart w:id="1910" w:name="_Toc89156791"/>
      <w:bookmarkStart w:id="1911" w:name="_Toc89159717"/>
      <w:bookmarkStart w:id="1912" w:name="_Toc92701170"/>
      <w:bookmarkStart w:id="1913" w:name="_Toc93657308"/>
      <w:bookmarkStart w:id="1914" w:name="_Toc99629680"/>
      <w:bookmarkStart w:id="1915" w:name="_Toc103345421"/>
      <w:bookmarkStart w:id="1916" w:name="_Toc133931166"/>
      <w:bookmarkStart w:id="1917" w:name="_Toc133939270"/>
      <w:bookmarkStart w:id="1918" w:name="_Toc134523856"/>
      <w:bookmarkStart w:id="1919" w:name="_Toc135119279"/>
      <w:bookmarkStart w:id="1920" w:name="_Toc134539693"/>
      <w:bookmarkStart w:id="1921" w:name="_Toc135307827"/>
      <w:bookmarkStart w:id="1922" w:name="_Toc135749479"/>
      <w:bookmarkStart w:id="1923" w:name="_Toc135827625"/>
      <w:bookmarkStart w:id="1924" w:name="_Toc138064708"/>
      <w:bookmarkStart w:id="1925" w:name="_Toc140134781"/>
      <w:bookmarkStart w:id="1926" w:name="_Toc141875157"/>
      <w:bookmarkStart w:id="1927" w:name="_Toc141963576"/>
      <w:bookmarkStart w:id="1928" w:name="_Toc142312324"/>
      <w:bookmarkStart w:id="1929" w:name="_Toc142383169"/>
      <w:bookmarkStart w:id="1930" w:name="_Toc142387439"/>
      <w:bookmarkStart w:id="1931" w:name="_Toc144215477"/>
      <w:bookmarkStart w:id="1932" w:name="_Toc144326602"/>
      <w:bookmarkStart w:id="1933" w:name="_Toc144410730"/>
      <w:bookmarkStart w:id="1934" w:name="_Toc144733199"/>
      <w:bookmarkStart w:id="1935" w:name="_Toc144754173"/>
      <w:bookmarkStart w:id="1936" w:name="_Toc144802309"/>
      <w:bookmarkStart w:id="1937" w:name="_Toc76654623"/>
      <w:bookmarkStart w:id="1938" w:name="_Toc77925470"/>
      <w:bookmarkStart w:id="1939" w:name="_Toc78283588"/>
      <w:bookmarkStart w:id="1940" w:name="_Toc78792700"/>
      <w:bookmarkStart w:id="1941" w:name="_Toc78793504"/>
      <w:bookmarkStart w:id="1942" w:name="_Toc78794310"/>
      <w:bookmarkStart w:id="1943" w:name="_Toc88221287"/>
      <w:bookmarkStart w:id="1944" w:name="_Toc88637818"/>
      <w:bookmarkStart w:id="1945" w:name="_Toc88645212"/>
      <w:bookmarkStart w:id="1946" w:name="_Toc88646015"/>
      <w:bookmarkStart w:id="1947" w:name="_Toc88647621"/>
      <w:bookmarkStart w:id="1948" w:name="_Toc88657700"/>
      <w:bookmarkStart w:id="1949" w:name="_Toc88658503"/>
      <w:bookmarkStart w:id="1950" w:name="_Toc88659143"/>
      <w:bookmarkStart w:id="1951" w:name="_Toc88659946"/>
      <w:bookmarkStart w:id="1952" w:name="_Toc88660747"/>
      <w:bookmarkStart w:id="1953" w:name="_Toc88659182"/>
      <w:bookmarkStart w:id="1954" w:name="_Toc89156792"/>
      <w:bookmarkStart w:id="1955" w:name="_Toc89159718"/>
      <w:bookmarkStart w:id="1956" w:name="_Toc92701171"/>
      <w:bookmarkStart w:id="1957" w:name="_Toc93657309"/>
      <w:bookmarkStart w:id="1958" w:name="_Toc99629681"/>
      <w:bookmarkStart w:id="1959" w:name="_Toc103345422"/>
      <w:bookmarkStart w:id="1960" w:name="_Toc133931167"/>
      <w:bookmarkStart w:id="1961" w:name="_Toc133939271"/>
      <w:bookmarkStart w:id="1962" w:name="_Toc134523857"/>
      <w:bookmarkStart w:id="1963" w:name="_Toc135119280"/>
      <w:bookmarkStart w:id="1964" w:name="_Toc134539694"/>
      <w:bookmarkStart w:id="1965" w:name="_Toc135307828"/>
      <w:bookmarkStart w:id="1966" w:name="_Toc135749480"/>
      <w:bookmarkStart w:id="1967" w:name="_Toc135827626"/>
      <w:bookmarkStart w:id="1968" w:name="_Toc138064709"/>
      <w:bookmarkStart w:id="1969" w:name="_Toc140134782"/>
      <w:bookmarkStart w:id="1970" w:name="_Toc141875158"/>
      <w:bookmarkStart w:id="1971" w:name="_Toc141963577"/>
      <w:bookmarkStart w:id="1972" w:name="_Toc142312325"/>
      <w:bookmarkStart w:id="1973" w:name="_Toc142383170"/>
      <w:bookmarkStart w:id="1974" w:name="_Toc142387440"/>
      <w:bookmarkStart w:id="1975" w:name="_Toc144215478"/>
      <w:bookmarkStart w:id="1976" w:name="_Toc144326603"/>
      <w:bookmarkStart w:id="1977" w:name="_Toc144410731"/>
      <w:bookmarkStart w:id="1978" w:name="_Toc144733200"/>
      <w:bookmarkStart w:id="1979" w:name="_Toc144754174"/>
      <w:bookmarkStart w:id="1980" w:name="_Toc144802310"/>
      <w:bookmarkStart w:id="1981" w:name="_Toc76654624"/>
      <w:bookmarkStart w:id="1982" w:name="_Toc77925471"/>
      <w:bookmarkStart w:id="1983" w:name="_Toc78283589"/>
      <w:bookmarkStart w:id="1984" w:name="_Toc78792701"/>
      <w:bookmarkStart w:id="1985" w:name="_Toc78793505"/>
      <w:bookmarkStart w:id="1986" w:name="_Toc78794311"/>
      <w:bookmarkStart w:id="1987" w:name="_Toc88221288"/>
      <w:bookmarkStart w:id="1988" w:name="_Toc88637819"/>
      <w:bookmarkStart w:id="1989" w:name="_Toc88645213"/>
      <w:bookmarkStart w:id="1990" w:name="_Toc88646016"/>
      <w:bookmarkStart w:id="1991" w:name="_Toc88647622"/>
      <w:bookmarkStart w:id="1992" w:name="_Toc88657701"/>
      <w:bookmarkStart w:id="1993" w:name="_Toc88658504"/>
      <w:bookmarkStart w:id="1994" w:name="_Toc88659144"/>
      <w:bookmarkStart w:id="1995" w:name="_Toc88659947"/>
      <w:bookmarkStart w:id="1996" w:name="_Toc88660748"/>
      <w:bookmarkStart w:id="1997" w:name="_Toc88659184"/>
      <w:bookmarkStart w:id="1998" w:name="_Toc89156793"/>
      <w:bookmarkStart w:id="1999" w:name="_Toc89159719"/>
      <w:bookmarkStart w:id="2000" w:name="_Toc92701172"/>
      <w:bookmarkStart w:id="2001" w:name="_Toc93657310"/>
      <w:bookmarkStart w:id="2002" w:name="_Toc99629682"/>
      <w:bookmarkStart w:id="2003" w:name="_Toc103345423"/>
      <w:bookmarkStart w:id="2004" w:name="_Toc134539695"/>
      <w:bookmarkStart w:id="2005" w:name="_Toc76654625"/>
      <w:bookmarkStart w:id="2006" w:name="_Toc77925472"/>
      <w:bookmarkStart w:id="2007" w:name="_Toc78283590"/>
      <w:bookmarkStart w:id="2008" w:name="_Toc78792702"/>
      <w:bookmarkStart w:id="2009" w:name="_Toc78793506"/>
      <w:bookmarkStart w:id="2010" w:name="_Toc78794312"/>
      <w:bookmarkStart w:id="2011" w:name="_Toc88221289"/>
      <w:bookmarkStart w:id="2012" w:name="_Toc88637820"/>
      <w:bookmarkStart w:id="2013" w:name="_Toc88645214"/>
      <w:bookmarkStart w:id="2014" w:name="_Toc88646017"/>
      <w:bookmarkStart w:id="2015" w:name="_Toc88647623"/>
      <w:bookmarkStart w:id="2016" w:name="_Toc88657702"/>
      <w:bookmarkStart w:id="2017" w:name="_Toc88658505"/>
      <w:bookmarkStart w:id="2018" w:name="_Toc88659145"/>
      <w:bookmarkStart w:id="2019" w:name="_Toc88659948"/>
      <w:bookmarkStart w:id="2020" w:name="_Toc88660749"/>
      <w:bookmarkStart w:id="2021" w:name="_Toc88659185"/>
      <w:bookmarkStart w:id="2022" w:name="_Toc89156794"/>
      <w:bookmarkStart w:id="2023" w:name="_Toc89159720"/>
      <w:bookmarkStart w:id="2024" w:name="_Toc92701173"/>
      <w:bookmarkStart w:id="2025" w:name="_Toc93657311"/>
      <w:bookmarkStart w:id="2026" w:name="_Toc99629683"/>
      <w:bookmarkStart w:id="2027" w:name="_Toc103345424"/>
      <w:bookmarkStart w:id="2028" w:name="_Toc133931169"/>
      <w:bookmarkStart w:id="2029" w:name="_Toc133939273"/>
      <w:bookmarkStart w:id="2030" w:name="_Toc134523859"/>
      <w:bookmarkStart w:id="2031" w:name="_Toc135119282"/>
      <w:bookmarkStart w:id="2032" w:name="_Toc134539696"/>
      <w:bookmarkStart w:id="2033" w:name="_Toc135307830"/>
      <w:bookmarkStart w:id="2034" w:name="_Toc135749482"/>
      <w:bookmarkStart w:id="2035" w:name="_Toc135827628"/>
      <w:bookmarkStart w:id="2036" w:name="_Toc138064711"/>
      <w:bookmarkStart w:id="2037" w:name="_Toc140134784"/>
      <w:bookmarkStart w:id="2038" w:name="_Toc141875160"/>
      <w:bookmarkStart w:id="2039" w:name="_Toc141963579"/>
      <w:bookmarkStart w:id="2040" w:name="_Toc142312327"/>
      <w:bookmarkStart w:id="2041" w:name="_Toc142383172"/>
      <w:bookmarkStart w:id="2042" w:name="_Toc142387442"/>
      <w:bookmarkStart w:id="2043" w:name="_Toc144215480"/>
      <w:bookmarkStart w:id="2044" w:name="_Toc144326605"/>
      <w:bookmarkStart w:id="2045" w:name="_Toc144410733"/>
      <w:bookmarkStart w:id="2046" w:name="_Toc144733202"/>
      <w:bookmarkStart w:id="2047" w:name="_Toc144754176"/>
      <w:bookmarkStart w:id="2048" w:name="_Toc144802312"/>
      <w:bookmarkStart w:id="2049" w:name="_Toc76654626"/>
      <w:bookmarkStart w:id="2050" w:name="_Toc77925473"/>
      <w:bookmarkStart w:id="2051" w:name="_Toc78283591"/>
      <w:bookmarkStart w:id="2052" w:name="_Toc78792703"/>
      <w:bookmarkStart w:id="2053" w:name="_Toc78793507"/>
      <w:bookmarkStart w:id="2054" w:name="_Toc78794313"/>
      <w:bookmarkStart w:id="2055" w:name="_Toc88221290"/>
      <w:bookmarkStart w:id="2056" w:name="_Toc88637821"/>
      <w:bookmarkStart w:id="2057" w:name="_Toc88645215"/>
      <w:bookmarkStart w:id="2058" w:name="_Toc88646018"/>
      <w:bookmarkStart w:id="2059" w:name="_Toc88647624"/>
      <w:bookmarkStart w:id="2060" w:name="_Toc88657703"/>
      <w:bookmarkStart w:id="2061" w:name="_Toc88658506"/>
      <w:bookmarkStart w:id="2062" w:name="_Toc88659146"/>
      <w:bookmarkStart w:id="2063" w:name="_Toc88659949"/>
      <w:bookmarkStart w:id="2064" w:name="_Toc88660750"/>
      <w:bookmarkStart w:id="2065" w:name="_Toc88659186"/>
      <w:bookmarkStart w:id="2066" w:name="_Toc89156795"/>
      <w:bookmarkStart w:id="2067" w:name="_Toc89159721"/>
      <w:bookmarkStart w:id="2068" w:name="_Toc92701174"/>
      <w:bookmarkStart w:id="2069" w:name="_Toc93657312"/>
      <w:bookmarkStart w:id="2070" w:name="_Toc99629684"/>
      <w:bookmarkStart w:id="2071" w:name="_Toc103345425"/>
      <w:bookmarkStart w:id="2072" w:name="_Toc133931170"/>
      <w:bookmarkStart w:id="2073" w:name="_Toc133939274"/>
      <w:bookmarkStart w:id="2074" w:name="_Toc134523860"/>
      <w:bookmarkStart w:id="2075" w:name="_Toc135119283"/>
      <w:bookmarkStart w:id="2076" w:name="_Toc134539697"/>
      <w:bookmarkStart w:id="2077" w:name="_Toc135307831"/>
      <w:bookmarkStart w:id="2078" w:name="_Toc135749483"/>
      <w:bookmarkStart w:id="2079" w:name="_Toc135827629"/>
      <w:bookmarkStart w:id="2080" w:name="_Toc138064712"/>
      <w:bookmarkStart w:id="2081" w:name="_Toc140134785"/>
      <w:bookmarkStart w:id="2082" w:name="_Toc141875161"/>
      <w:bookmarkStart w:id="2083" w:name="_Toc141963580"/>
      <w:bookmarkStart w:id="2084" w:name="_Toc142312328"/>
      <w:bookmarkStart w:id="2085" w:name="_Toc142383173"/>
      <w:bookmarkStart w:id="2086" w:name="_Toc142387443"/>
      <w:bookmarkStart w:id="2087" w:name="_Toc144215481"/>
      <w:bookmarkStart w:id="2088" w:name="_Toc144326606"/>
      <w:bookmarkStart w:id="2089" w:name="_Toc144410734"/>
      <w:bookmarkStart w:id="2090" w:name="_Toc144733203"/>
      <w:bookmarkStart w:id="2091" w:name="_Toc144754177"/>
      <w:bookmarkStart w:id="2092" w:name="_Toc144802313"/>
      <w:bookmarkStart w:id="2093" w:name="_Toc76654627"/>
      <w:bookmarkStart w:id="2094" w:name="_Toc77925474"/>
      <w:bookmarkStart w:id="2095" w:name="_Toc78283592"/>
      <w:bookmarkStart w:id="2096" w:name="_Toc78792704"/>
      <w:bookmarkStart w:id="2097" w:name="_Toc78793508"/>
      <w:bookmarkStart w:id="2098" w:name="_Toc78794314"/>
      <w:bookmarkStart w:id="2099" w:name="_Toc88221291"/>
      <w:bookmarkStart w:id="2100" w:name="_Toc88637822"/>
      <w:bookmarkStart w:id="2101" w:name="_Toc88645216"/>
      <w:bookmarkStart w:id="2102" w:name="_Toc88646019"/>
      <w:bookmarkStart w:id="2103" w:name="_Toc88647625"/>
      <w:bookmarkStart w:id="2104" w:name="_Toc88657704"/>
      <w:bookmarkStart w:id="2105" w:name="_Toc88658507"/>
      <w:bookmarkStart w:id="2106" w:name="_Toc88659147"/>
      <w:bookmarkStart w:id="2107" w:name="_Toc88659950"/>
      <w:bookmarkStart w:id="2108" w:name="_Toc88660751"/>
      <w:bookmarkStart w:id="2109" w:name="_Toc88659187"/>
      <w:bookmarkStart w:id="2110" w:name="_Toc89156796"/>
      <w:bookmarkStart w:id="2111" w:name="_Toc89159722"/>
      <w:bookmarkStart w:id="2112" w:name="_Toc92701175"/>
      <w:bookmarkStart w:id="2113" w:name="_Toc93657313"/>
      <w:bookmarkStart w:id="2114" w:name="_Toc99629685"/>
      <w:bookmarkStart w:id="2115" w:name="_Toc103345426"/>
      <w:bookmarkStart w:id="2116" w:name="_Toc133931171"/>
      <w:bookmarkStart w:id="2117" w:name="_Toc133939275"/>
      <w:bookmarkStart w:id="2118" w:name="_Toc134523861"/>
      <w:bookmarkStart w:id="2119" w:name="_Toc135119284"/>
      <w:bookmarkStart w:id="2120" w:name="_Toc134539698"/>
      <w:bookmarkStart w:id="2121" w:name="_Toc135307832"/>
      <w:bookmarkStart w:id="2122" w:name="_Toc135749484"/>
      <w:bookmarkStart w:id="2123" w:name="_Toc135827630"/>
      <w:bookmarkStart w:id="2124" w:name="_Toc138064713"/>
      <w:bookmarkStart w:id="2125" w:name="_Toc140134786"/>
      <w:bookmarkStart w:id="2126" w:name="_Toc141875162"/>
      <w:bookmarkStart w:id="2127" w:name="_Toc141963581"/>
      <w:bookmarkStart w:id="2128" w:name="_Toc142312329"/>
      <w:bookmarkStart w:id="2129" w:name="_Toc142383174"/>
      <w:bookmarkStart w:id="2130" w:name="_Toc142387444"/>
      <w:bookmarkStart w:id="2131" w:name="_Toc144215482"/>
      <w:bookmarkStart w:id="2132" w:name="_Toc144326607"/>
      <w:bookmarkStart w:id="2133" w:name="_Toc144410735"/>
      <w:bookmarkStart w:id="2134" w:name="_Toc144733204"/>
      <w:bookmarkStart w:id="2135" w:name="_Toc144754178"/>
      <w:bookmarkStart w:id="2136" w:name="_Toc144802314"/>
      <w:bookmarkStart w:id="2137" w:name="_Toc76654628"/>
      <w:bookmarkStart w:id="2138" w:name="_Toc77925475"/>
      <w:bookmarkStart w:id="2139" w:name="_Toc78283593"/>
      <w:bookmarkStart w:id="2140" w:name="_Toc78792705"/>
      <w:bookmarkStart w:id="2141" w:name="_Toc78793509"/>
      <w:bookmarkStart w:id="2142" w:name="_Toc78794315"/>
      <w:bookmarkStart w:id="2143" w:name="_Toc88221292"/>
      <w:bookmarkStart w:id="2144" w:name="_Toc88637823"/>
      <w:bookmarkStart w:id="2145" w:name="_Toc88645217"/>
      <w:bookmarkStart w:id="2146" w:name="_Toc88646020"/>
      <w:bookmarkStart w:id="2147" w:name="_Toc88647626"/>
      <w:bookmarkStart w:id="2148" w:name="_Toc88657705"/>
      <w:bookmarkStart w:id="2149" w:name="_Toc88658508"/>
      <w:bookmarkStart w:id="2150" w:name="_Toc88659148"/>
      <w:bookmarkStart w:id="2151" w:name="_Toc88659951"/>
      <w:bookmarkStart w:id="2152" w:name="_Toc88660752"/>
      <w:bookmarkStart w:id="2153" w:name="_Toc88659188"/>
      <w:bookmarkStart w:id="2154" w:name="_Toc89156797"/>
      <w:bookmarkStart w:id="2155" w:name="_Toc89159723"/>
      <w:bookmarkStart w:id="2156" w:name="_Toc92701176"/>
      <w:bookmarkStart w:id="2157" w:name="_Toc93657314"/>
      <w:bookmarkStart w:id="2158" w:name="_Toc99629686"/>
      <w:bookmarkStart w:id="2159" w:name="_Toc103345427"/>
      <w:bookmarkStart w:id="2160" w:name="_Toc133931172"/>
      <w:bookmarkStart w:id="2161" w:name="_Toc133939276"/>
      <w:bookmarkStart w:id="2162" w:name="_Toc134523862"/>
      <w:bookmarkStart w:id="2163" w:name="_Toc135119285"/>
      <w:bookmarkStart w:id="2164" w:name="_Toc134539699"/>
      <w:bookmarkStart w:id="2165" w:name="_Toc135307833"/>
      <w:bookmarkStart w:id="2166" w:name="_Toc135749485"/>
      <w:bookmarkStart w:id="2167" w:name="_Toc135827631"/>
      <w:bookmarkStart w:id="2168" w:name="_Toc138064714"/>
      <w:bookmarkStart w:id="2169" w:name="_Toc140134787"/>
      <w:bookmarkStart w:id="2170" w:name="_Toc141875163"/>
      <w:bookmarkStart w:id="2171" w:name="_Toc141963582"/>
      <w:bookmarkStart w:id="2172" w:name="_Toc142312330"/>
      <w:bookmarkStart w:id="2173" w:name="_Toc142383175"/>
      <w:bookmarkStart w:id="2174" w:name="_Toc142387445"/>
      <w:bookmarkStart w:id="2175" w:name="_Toc144215483"/>
      <w:bookmarkStart w:id="2176" w:name="_Toc144326608"/>
      <w:bookmarkStart w:id="2177" w:name="_Toc144410736"/>
      <w:bookmarkStart w:id="2178" w:name="_Toc144733205"/>
      <w:bookmarkStart w:id="2179" w:name="_Toc144754179"/>
      <w:bookmarkStart w:id="2180" w:name="_Toc144802315"/>
      <w:bookmarkStart w:id="2181" w:name="_Toc76654629"/>
      <w:bookmarkStart w:id="2182" w:name="_Toc77925476"/>
      <w:bookmarkStart w:id="2183" w:name="_Toc78283594"/>
      <w:bookmarkStart w:id="2184" w:name="_Toc78792706"/>
      <w:bookmarkStart w:id="2185" w:name="_Toc78793510"/>
      <w:bookmarkStart w:id="2186" w:name="_Toc78794316"/>
      <w:bookmarkStart w:id="2187" w:name="_Toc88221293"/>
      <w:bookmarkStart w:id="2188" w:name="_Toc88637824"/>
      <w:bookmarkStart w:id="2189" w:name="_Toc88645218"/>
      <w:bookmarkStart w:id="2190" w:name="_Toc88646021"/>
      <w:bookmarkStart w:id="2191" w:name="_Toc88647627"/>
      <w:bookmarkStart w:id="2192" w:name="_Toc88657706"/>
      <w:bookmarkStart w:id="2193" w:name="_Toc88658509"/>
      <w:bookmarkStart w:id="2194" w:name="_Toc88659149"/>
      <w:bookmarkStart w:id="2195" w:name="_Toc88659952"/>
      <w:bookmarkStart w:id="2196" w:name="_Toc88660753"/>
      <w:bookmarkStart w:id="2197" w:name="_Toc88659189"/>
      <w:bookmarkStart w:id="2198" w:name="_Toc89156798"/>
      <w:bookmarkStart w:id="2199" w:name="_Toc89159724"/>
      <w:bookmarkStart w:id="2200" w:name="_Toc92701177"/>
      <w:bookmarkStart w:id="2201" w:name="_Toc93657315"/>
      <w:bookmarkStart w:id="2202" w:name="_Toc99629687"/>
      <w:bookmarkStart w:id="2203" w:name="_Toc103345428"/>
      <w:bookmarkStart w:id="2204" w:name="_Toc133931173"/>
      <w:bookmarkStart w:id="2205" w:name="_Toc133939277"/>
      <w:bookmarkStart w:id="2206" w:name="_Toc134523863"/>
      <w:bookmarkStart w:id="2207" w:name="_Toc135119286"/>
      <w:bookmarkStart w:id="2208" w:name="_Toc134539700"/>
      <w:bookmarkStart w:id="2209" w:name="_Toc135307834"/>
      <w:bookmarkStart w:id="2210" w:name="_Toc135749486"/>
      <w:bookmarkStart w:id="2211" w:name="_Toc135827632"/>
      <w:bookmarkStart w:id="2212" w:name="_Toc138064715"/>
      <w:bookmarkStart w:id="2213" w:name="_Toc140134788"/>
      <w:bookmarkStart w:id="2214" w:name="_Toc141875164"/>
      <w:bookmarkStart w:id="2215" w:name="_Toc141963583"/>
      <w:bookmarkStart w:id="2216" w:name="_Toc142312331"/>
      <w:bookmarkStart w:id="2217" w:name="_Toc142383176"/>
      <w:bookmarkStart w:id="2218" w:name="_Toc142387446"/>
      <w:bookmarkStart w:id="2219" w:name="_Toc144215484"/>
      <w:bookmarkStart w:id="2220" w:name="_Toc144326609"/>
      <w:bookmarkStart w:id="2221" w:name="_Toc144410737"/>
      <w:bookmarkStart w:id="2222" w:name="_Toc144733206"/>
      <w:bookmarkStart w:id="2223" w:name="_Toc144754180"/>
      <w:bookmarkStart w:id="2224" w:name="_Toc144802316"/>
      <w:bookmarkStart w:id="2225" w:name="_Toc76654630"/>
      <w:bookmarkStart w:id="2226" w:name="_Toc77925477"/>
      <w:bookmarkStart w:id="2227" w:name="_Toc78283595"/>
      <w:bookmarkStart w:id="2228" w:name="_Toc78792707"/>
      <w:bookmarkStart w:id="2229" w:name="_Toc78793511"/>
      <w:bookmarkStart w:id="2230" w:name="_Toc78794317"/>
      <w:bookmarkStart w:id="2231" w:name="_Toc88221294"/>
      <w:bookmarkStart w:id="2232" w:name="_Toc88637825"/>
      <w:bookmarkStart w:id="2233" w:name="_Toc88645219"/>
      <w:bookmarkStart w:id="2234" w:name="_Toc88646022"/>
      <w:bookmarkStart w:id="2235" w:name="_Toc88647628"/>
      <w:bookmarkStart w:id="2236" w:name="_Toc88657707"/>
      <w:bookmarkStart w:id="2237" w:name="_Toc88658510"/>
      <w:bookmarkStart w:id="2238" w:name="_Toc88659150"/>
      <w:bookmarkStart w:id="2239" w:name="_Toc88659953"/>
      <w:bookmarkStart w:id="2240" w:name="_Toc88660754"/>
      <w:bookmarkStart w:id="2241" w:name="_Toc88659190"/>
      <w:bookmarkStart w:id="2242" w:name="_Toc89156799"/>
      <w:bookmarkStart w:id="2243" w:name="_Toc89159725"/>
      <w:bookmarkStart w:id="2244" w:name="_Toc92701178"/>
      <w:bookmarkStart w:id="2245" w:name="_Toc93657316"/>
      <w:bookmarkStart w:id="2246" w:name="_Toc99629688"/>
      <w:bookmarkStart w:id="2247" w:name="_Toc103345429"/>
      <w:bookmarkStart w:id="2248" w:name="_Toc133931174"/>
      <w:bookmarkStart w:id="2249" w:name="_Toc133939278"/>
      <w:bookmarkStart w:id="2250" w:name="_Toc134523864"/>
      <w:bookmarkStart w:id="2251" w:name="_Toc135119287"/>
      <w:bookmarkStart w:id="2252" w:name="_Toc134539701"/>
      <w:bookmarkStart w:id="2253" w:name="_Toc135307835"/>
      <w:bookmarkStart w:id="2254" w:name="_Toc135749487"/>
      <w:bookmarkStart w:id="2255" w:name="_Toc135827633"/>
      <w:bookmarkStart w:id="2256" w:name="_Toc138064716"/>
      <w:bookmarkStart w:id="2257" w:name="_Toc140134789"/>
      <w:bookmarkStart w:id="2258" w:name="_Toc141875165"/>
      <w:bookmarkStart w:id="2259" w:name="_Toc141963584"/>
      <w:bookmarkStart w:id="2260" w:name="_Toc142312332"/>
      <w:bookmarkStart w:id="2261" w:name="_Toc142383177"/>
      <w:bookmarkStart w:id="2262" w:name="_Toc142387447"/>
      <w:bookmarkStart w:id="2263" w:name="_Toc144215485"/>
      <w:bookmarkStart w:id="2264" w:name="_Toc144326610"/>
      <w:bookmarkStart w:id="2265" w:name="_Toc144410738"/>
      <w:bookmarkStart w:id="2266" w:name="_Toc144733207"/>
      <w:bookmarkStart w:id="2267" w:name="_Toc144754181"/>
      <w:bookmarkStart w:id="2268" w:name="_Toc144802317"/>
      <w:bookmarkStart w:id="2269" w:name="_Toc76654631"/>
      <w:bookmarkStart w:id="2270" w:name="_Toc77925478"/>
      <w:bookmarkStart w:id="2271" w:name="_Toc78283596"/>
      <w:bookmarkStart w:id="2272" w:name="_Toc78792708"/>
      <w:bookmarkStart w:id="2273" w:name="_Toc78793512"/>
      <w:bookmarkStart w:id="2274" w:name="_Toc78794318"/>
      <w:bookmarkStart w:id="2275" w:name="_Toc88221295"/>
      <w:bookmarkStart w:id="2276" w:name="_Toc88637826"/>
      <w:bookmarkStart w:id="2277" w:name="_Toc88645220"/>
      <w:bookmarkStart w:id="2278" w:name="_Toc88646023"/>
      <w:bookmarkStart w:id="2279" w:name="_Toc88647629"/>
      <w:bookmarkStart w:id="2280" w:name="_Toc88657708"/>
      <w:bookmarkStart w:id="2281" w:name="_Toc88658511"/>
      <w:bookmarkStart w:id="2282" w:name="_Toc88659151"/>
      <w:bookmarkStart w:id="2283" w:name="_Toc88659954"/>
      <w:bookmarkStart w:id="2284" w:name="_Toc88660755"/>
      <w:bookmarkStart w:id="2285" w:name="_Toc88659191"/>
      <w:bookmarkStart w:id="2286" w:name="_Toc89156800"/>
      <w:bookmarkStart w:id="2287" w:name="_Toc89159726"/>
      <w:bookmarkStart w:id="2288" w:name="_Toc92701179"/>
      <w:bookmarkStart w:id="2289" w:name="_Toc93657317"/>
      <w:bookmarkStart w:id="2290" w:name="_Toc99629689"/>
      <w:bookmarkStart w:id="2291" w:name="_Toc103345430"/>
      <w:bookmarkStart w:id="2292" w:name="_Toc133931175"/>
      <w:bookmarkStart w:id="2293" w:name="_Toc133939279"/>
      <w:bookmarkStart w:id="2294" w:name="_Toc134523865"/>
      <w:bookmarkStart w:id="2295" w:name="_Toc135119288"/>
      <w:bookmarkStart w:id="2296" w:name="_Toc134539702"/>
      <w:bookmarkStart w:id="2297" w:name="_Toc135307836"/>
      <w:bookmarkStart w:id="2298" w:name="_Toc135749488"/>
      <w:bookmarkStart w:id="2299" w:name="_Toc135827634"/>
      <w:bookmarkStart w:id="2300" w:name="_Toc138064717"/>
      <w:bookmarkStart w:id="2301" w:name="_Toc140134790"/>
      <w:bookmarkStart w:id="2302" w:name="_Toc141875166"/>
      <w:bookmarkStart w:id="2303" w:name="_Toc141963585"/>
      <w:bookmarkStart w:id="2304" w:name="_Toc142312333"/>
      <w:bookmarkStart w:id="2305" w:name="_Toc142383178"/>
      <w:bookmarkStart w:id="2306" w:name="_Toc142387448"/>
      <w:bookmarkStart w:id="2307" w:name="_Toc144215486"/>
      <w:bookmarkStart w:id="2308" w:name="_Toc144326611"/>
      <w:bookmarkStart w:id="2309" w:name="_Toc144410739"/>
      <w:bookmarkStart w:id="2310" w:name="_Toc144733208"/>
      <w:bookmarkStart w:id="2311" w:name="_Toc144754182"/>
      <w:bookmarkStart w:id="2312" w:name="_Toc144802318"/>
      <w:bookmarkStart w:id="2313" w:name="_Toc76654632"/>
      <w:bookmarkStart w:id="2314" w:name="_Toc77925479"/>
      <w:bookmarkStart w:id="2315" w:name="_Toc78283597"/>
      <w:bookmarkStart w:id="2316" w:name="_Toc78792709"/>
      <w:bookmarkStart w:id="2317" w:name="_Toc78793513"/>
      <w:bookmarkStart w:id="2318" w:name="_Toc78794319"/>
      <w:bookmarkStart w:id="2319" w:name="_Toc88221296"/>
      <w:bookmarkStart w:id="2320" w:name="_Toc88637827"/>
      <w:bookmarkStart w:id="2321" w:name="_Toc88645221"/>
      <w:bookmarkStart w:id="2322" w:name="_Toc88646024"/>
      <w:bookmarkStart w:id="2323" w:name="_Toc88647630"/>
      <w:bookmarkStart w:id="2324" w:name="_Toc88657709"/>
      <w:bookmarkStart w:id="2325" w:name="_Toc88658512"/>
      <w:bookmarkStart w:id="2326" w:name="_Toc88659152"/>
      <w:bookmarkStart w:id="2327" w:name="_Toc88659955"/>
      <w:bookmarkStart w:id="2328" w:name="_Toc88660756"/>
      <w:bookmarkStart w:id="2329" w:name="_Toc88659192"/>
      <w:bookmarkStart w:id="2330" w:name="_Toc89156801"/>
      <w:bookmarkStart w:id="2331" w:name="_Toc89159727"/>
      <w:bookmarkStart w:id="2332" w:name="_Toc92701180"/>
      <w:bookmarkStart w:id="2333" w:name="_Toc93657318"/>
      <w:bookmarkStart w:id="2334" w:name="_Toc99629690"/>
      <w:bookmarkStart w:id="2335" w:name="_Toc103345431"/>
      <w:bookmarkStart w:id="2336" w:name="_Toc133931176"/>
      <w:bookmarkStart w:id="2337" w:name="_Toc133939280"/>
      <w:bookmarkStart w:id="2338" w:name="_Toc134523866"/>
      <w:bookmarkStart w:id="2339" w:name="_Toc135119289"/>
      <w:bookmarkStart w:id="2340" w:name="_Toc134539703"/>
      <w:bookmarkStart w:id="2341" w:name="_Toc135307837"/>
      <w:bookmarkStart w:id="2342" w:name="_Toc135749489"/>
      <w:bookmarkStart w:id="2343" w:name="_Toc135827635"/>
      <w:bookmarkStart w:id="2344" w:name="_Toc138064718"/>
      <w:bookmarkStart w:id="2345" w:name="_Toc140134791"/>
      <w:bookmarkStart w:id="2346" w:name="_Toc141875167"/>
      <w:bookmarkStart w:id="2347" w:name="_Toc141963586"/>
      <w:bookmarkStart w:id="2348" w:name="_Toc142312334"/>
      <w:bookmarkStart w:id="2349" w:name="_Toc142383179"/>
      <w:bookmarkStart w:id="2350" w:name="_Toc142387449"/>
      <w:bookmarkStart w:id="2351" w:name="_Toc144215487"/>
      <w:bookmarkStart w:id="2352" w:name="_Toc144326612"/>
      <w:bookmarkStart w:id="2353" w:name="_Toc144410740"/>
      <w:bookmarkStart w:id="2354" w:name="_Toc144733209"/>
      <w:bookmarkStart w:id="2355" w:name="_Toc144754183"/>
      <w:bookmarkStart w:id="2356" w:name="_Toc144802319"/>
      <w:bookmarkStart w:id="2357" w:name="_Toc76654633"/>
      <w:bookmarkStart w:id="2358" w:name="_Toc77925480"/>
      <w:bookmarkStart w:id="2359" w:name="_Toc78283598"/>
      <w:bookmarkStart w:id="2360" w:name="_Toc78792710"/>
      <w:bookmarkStart w:id="2361" w:name="_Toc78793514"/>
      <w:bookmarkStart w:id="2362" w:name="_Toc78794320"/>
      <w:bookmarkStart w:id="2363" w:name="_Toc88221297"/>
      <w:bookmarkStart w:id="2364" w:name="_Toc88637828"/>
      <w:bookmarkStart w:id="2365" w:name="_Toc88645222"/>
      <w:bookmarkStart w:id="2366" w:name="_Toc88646025"/>
      <w:bookmarkStart w:id="2367" w:name="_Toc88647631"/>
      <w:bookmarkStart w:id="2368" w:name="_Toc88657710"/>
      <w:bookmarkStart w:id="2369" w:name="_Toc88658513"/>
      <w:bookmarkStart w:id="2370" w:name="_Toc88659153"/>
      <w:bookmarkStart w:id="2371" w:name="_Toc88659956"/>
      <w:bookmarkStart w:id="2372" w:name="_Toc88660757"/>
      <w:bookmarkStart w:id="2373" w:name="_Toc88659193"/>
      <w:bookmarkStart w:id="2374" w:name="_Toc89156802"/>
      <w:bookmarkStart w:id="2375" w:name="_Toc89159728"/>
      <w:bookmarkStart w:id="2376" w:name="_Toc92701181"/>
      <w:bookmarkStart w:id="2377" w:name="_Toc93657319"/>
      <w:bookmarkStart w:id="2378" w:name="_Toc99629691"/>
      <w:bookmarkStart w:id="2379" w:name="_Toc103345432"/>
      <w:bookmarkStart w:id="2380" w:name="_Toc133931177"/>
      <w:bookmarkStart w:id="2381" w:name="_Toc133939281"/>
      <w:bookmarkStart w:id="2382" w:name="_Toc134523867"/>
      <w:bookmarkStart w:id="2383" w:name="_Toc135119290"/>
      <w:bookmarkStart w:id="2384" w:name="_Toc134539704"/>
      <w:bookmarkStart w:id="2385" w:name="_Toc135307838"/>
      <w:bookmarkStart w:id="2386" w:name="_Toc135749490"/>
      <w:bookmarkStart w:id="2387" w:name="_Toc135827636"/>
      <w:bookmarkStart w:id="2388" w:name="_Toc138064719"/>
      <w:bookmarkStart w:id="2389" w:name="_Toc140134792"/>
      <w:bookmarkStart w:id="2390" w:name="_Toc141875168"/>
      <w:bookmarkStart w:id="2391" w:name="_Toc141963587"/>
      <w:bookmarkStart w:id="2392" w:name="_Toc142312335"/>
      <w:bookmarkStart w:id="2393" w:name="_Toc142383180"/>
      <w:bookmarkStart w:id="2394" w:name="_Toc142387450"/>
      <w:bookmarkStart w:id="2395" w:name="_Toc144215488"/>
      <w:bookmarkStart w:id="2396" w:name="_Toc144326613"/>
      <w:bookmarkStart w:id="2397" w:name="_Toc144410741"/>
      <w:bookmarkStart w:id="2398" w:name="_Toc144733210"/>
      <w:bookmarkStart w:id="2399" w:name="_Toc144754184"/>
      <w:bookmarkStart w:id="2400" w:name="_Toc144802320"/>
      <w:bookmarkStart w:id="2401" w:name="_Toc76654634"/>
      <w:bookmarkStart w:id="2402" w:name="_Toc77925481"/>
      <w:bookmarkStart w:id="2403" w:name="_Toc78283599"/>
      <w:bookmarkStart w:id="2404" w:name="_Toc78792711"/>
      <w:bookmarkStart w:id="2405" w:name="_Toc78793515"/>
      <w:bookmarkStart w:id="2406" w:name="_Toc78794321"/>
      <w:bookmarkStart w:id="2407" w:name="_Toc88221298"/>
      <w:bookmarkStart w:id="2408" w:name="_Toc88637829"/>
      <w:bookmarkStart w:id="2409" w:name="_Toc88645223"/>
      <w:bookmarkStart w:id="2410" w:name="_Toc88646026"/>
      <w:bookmarkStart w:id="2411" w:name="_Toc88647632"/>
      <w:bookmarkStart w:id="2412" w:name="_Toc88657711"/>
      <w:bookmarkStart w:id="2413" w:name="_Toc88658514"/>
      <w:bookmarkStart w:id="2414" w:name="_Toc88659154"/>
      <w:bookmarkStart w:id="2415" w:name="_Toc88659957"/>
      <w:bookmarkStart w:id="2416" w:name="_Toc88660758"/>
      <w:bookmarkStart w:id="2417" w:name="_Toc88659197"/>
      <w:bookmarkStart w:id="2418" w:name="_Toc89156803"/>
      <w:bookmarkStart w:id="2419" w:name="_Toc89159729"/>
      <w:bookmarkStart w:id="2420" w:name="_Toc92701182"/>
      <w:bookmarkStart w:id="2421" w:name="_Toc93657320"/>
      <w:bookmarkStart w:id="2422" w:name="_Toc99629692"/>
      <w:bookmarkStart w:id="2423" w:name="_Toc103345433"/>
      <w:bookmarkStart w:id="2424" w:name="_Toc133931178"/>
      <w:bookmarkStart w:id="2425" w:name="_Toc133939282"/>
      <w:bookmarkStart w:id="2426" w:name="_Toc134523868"/>
      <w:bookmarkStart w:id="2427" w:name="_Toc135119291"/>
      <w:bookmarkStart w:id="2428" w:name="_Toc134539705"/>
      <w:bookmarkStart w:id="2429" w:name="_Toc135307839"/>
      <w:bookmarkStart w:id="2430" w:name="_Toc135749491"/>
      <w:bookmarkStart w:id="2431" w:name="_Toc135827637"/>
      <w:bookmarkStart w:id="2432" w:name="_Toc138064720"/>
      <w:bookmarkStart w:id="2433" w:name="_Toc140134793"/>
      <w:bookmarkStart w:id="2434" w:name="_Toc141875169"/>
      <w:bookmarkStart w:id="2435" w:name="_Toc141963588"/>
      <w:bookmarkStart w:id="2436" w:name="_Toc142312336"/>
      <w:bookmarkStart w:id="2437" w:name="_Toc142383181"/>
      <w:bookmarkStart w:id="2438" w:name="_Toc142387451"/>
      <w:bookmarkStart w:id="2439" w:name="_Toc144215489"/>
      <w:bookmarkStart w:id="2440" w:name="_Toc144326614"/>
      <w:bookmarkStart w:id="2441" w:name="_Toc144410742"/>
      <w:bookmarkStart w:id="2442" w:name="_Toc144733211"/>
      <w:bookmarkStart w:id="2443" w:name="_Toc144754185"/>
      <w:bookmarkStart w:id="2444" w:name="_Toc144802321"/>
      <w:bookmarkStart w:id="2445" w:name="_Toc76654635"/>
      <w:bookmarkStart w:id="2446" w:name="_Toc77925482"/>
      <w:bookmarkStart w:id="2447" w:name="_Toc78283600"/>
      <w:bookmarkStart w:id="2448" w:name="_Toc78792712"/>
      <w:bookmarkStart w:id="2449" w:name="_Toc78793516"/>
      <w:bookmarkStart w:id="2450" w:name="_Toc78794322"/>
      <w:bookmarkStart w:id="2451" w:name="_Toc88221299"/>
      <w:bookmarkStart w:id="2452" w:name="_Toc88637830"/>
      <w:bookmarkStart w:id="2453" w:name="_Toc88645224"/>
      <w:bookmarkStart w:id="2454" w:name="_Toc88646027"/>
      <w:bookmarkStart w:id="2455" w:name="_Toc88647633"/>
      <w:bookmarkStart w:id="2456" w:name="_Toc88657712"/>
      <w:bookmarkStart w:id="2457" w:name="_Toc88658515"/>
      <w:bookmarkStart w:id="2458" w:name="_Toc88659155"/>
      <w:bookmarkStart w:id="2459" w:name="_Toc88659958"/>
      <w:bookmarkStart w:id="2460" w:name="_Toc88660759"/>
      <w:bookmarkStart w:id="2461" w:name="_Toc88659198"/>
      <w:bookmarkStart w:id="2462" w:name="_Toc89156804"/>
      <w:bookmarkStart w:id="2463" w:name="_Toc89159730"/>
      <w:bookmarkStart w:id="2464" w:name="_Toc92701183"/>
      <w:bookmarkStart w:id="2465" w:name="_Toc93657321"/>
      <w:bookmarkStart w:id="2466" w:name="_Toc99629693"/>
      <w:bookmarkStart w:id="2467" w:name="_Toc103345434"/>
      <w:bookmarkStart w:id="2468" w:name="_Toc133931179"/>
      <w:bookmarkStart w:id="2469" w:name="_Toc133939283"/>
      <w:bookmarkStart w:id="2470" w:name="_Toc134523869"/>
      <w:bookmarkStart w:id="2471" w:name="_Toc135119292"/>
      <w:bookmarkStart w:id="2472" w:name="_Toc134539706"/>
      <w:bookmarkStart w:id="2473" w:name="_Toc135307840"/>
      <w:bookmarkStart w:id="2474" w:name="_Toc135749492"/>
      <w:bookmarkStart w:id="2475" w:name="_Toc135827638"/>
      <w:bookmarkStart w:id="2476" w:name="_Toc138064721"/>
      <w:bookmarkStart w:id="2477" w:name="_Toc140134794"/>
      <w:bookmarkStart w:id="2478" w:name="_Toc141875170"/>
      <w:bookmarkStart w:id="2479" w:name="_Toc141963589"/>
      <w:bookmarkStart w:id="2480" w:name="_Toc142312337"/>
      <w:bookmarkStart w:id="2481" w:name="_Toc142383182"/>
      <w:bookmarkStart w:id="2482" w:name="_Toc142387452"/>
      <w:bookmarkStart w:id="2483" w:name="_Toc144215490"/>
      <w:bookmarkStart w:id="2484" w:name="_Toc144326615"/>
      <w:bookmarkStart w:id="2485" w:name="_Toc144410743"/>
      <w:bookmarkStart w:id="2486" w:name="_Toc144733212"/>
      <w:bookmarkStart w:id="2487" w:name="_Toc144754186"/>
      <w:bookmarkStart w:id="2488" w:name="_Toc144802322"/>
      <w:bookmarkStart w:id="2489" w:name="_Toc76654636"/>
      <w:bookmarkStart w:id="2490" w:name="_Toc77925483"/>
      <w:bookmarkStart w:id="2491" w:name="_Toc78283601"/>
      <w:bookmarkStart w:id="2492" w:name="_Toc78792713"/>
      <w:bookmarkStart w:id="2493" w:name="_Toc78793517"/>
      <w:bookmarkStart w:id="2494" w:name="_Toc78794323"/>
      <w:bookmarkStart w:id="2495" w:name="_Toc88221300"/>
      <w:bookmarkStart w:id="2496" w:name="_Toc88637831"/>
      <w:bookmarkStart w:id="2497" w:name="_Toc88645225"/>
      <w:bookmarkStart w:id="2498" w:name="_Toc88646028"/>
      <w:bookmarkStart w:id="2499" w:name="_Toc88647634"/>
      <w:bookmarkStart w:id="2500" w:name="_Toc88657713"/>
      <w:bookmarkStart w:id="2501" w:name="_Toc88658516"/>
      <w:bookmarkStart w:id="2502" w:name="_Toc88659156"/>
      <w:bookmarkStart w:id="2503" w:name="_Toc88659959"/>
      <w:bookmarkStart w:id="2504" w:name="_Toc88660760"/>
      <w:bookmarkStart w:id="2505" w:name="_Toc88659200"/>
      <w:bookmarkStart w:id="2506" w:name="_Toc89156805"/>
      <w:bookmarkStart w:id="2507" w:name="_Toc89159731"/>
      <w:bookmarkStart w:id="2508" w:name="_Toc92701184"/>
      <w:bookmarkStart w:id="2509" w:name="_Toc93657322"/>
      <w:bookmarkStart w:id="2510" w:name="_Toc99629694"/>
      <w:bookmarkStart w:id="2511" w:name="_Toc103345435"/>
      <w:bookmarkStart w:id="2512" w:name="_Toc133931180"/>
      <w:bookmarkStart w:id="2513" w:name="_Toc133939284"/>
      <w:bookmarkStart w:id="2514" w:name="_Toc134523870"/>
      <w:bookmarkStart w:id="2515" w:name="_Toc135119293"/>
      <w:bookmarkStart w:id="2516" w:name="_Toc134539707"/>
      <w:bookmarkStart w:id="2517" w:name="_Toc135307841"/>
      <w:bookmarkStart w:id="2518" w:name="_Toc135749493"/>
      <w:bookmarkStart w:id="2519" w:name="_Toc135827639"/>
      <w:bookmarkStart w:id="2520" w:name="_Toc138064722"/>
      <w:bookmarkStart w:id="2521" w:name="_Toc140134795"/>
      <w:bookmarkStart w:id="2522" w:name="_Toc141875171"/>
      <w:bookmarkStart w:id="2523" w:name="_Toc141963590"/>
      <w:bookmarkStart w:id="2524" w:name="_Toc142312338"/>
      <w:bookmarkStart w:id="2525" w:name="_Toc142383183"/>
      <w:bookmarkStart w:id="2526" w:name="_Toc142387453"/>
      <w:bookmarkStart w:id="2527" w:name="_Toc144215491"/>
      <w:bookmarkStart w:id="2528" w:name="_Toc144326616"/>
      <w:bookmarkStart w:id="2529" w:name="_Toc144410744"/>
      <w:bookmarkStart w:id="2530" w:name="_Toc144733213"/>
      <w:bookmarkStart w:id="2531" w:name="_Toc144754187"/>
      <w:bookmarkStart w:id="2532" w:name="_Toc144802323"/>
      <w:bookmarkStart w:id="2533" w:name="_Toc76654637"/>
      <w:bookmarkStart w:id="2534" w:name="_Toc77925484"/>
      <w:bookmarkStart w:id="2535" w:name="_Toc78283602"/>
      <w:bookmarkStart w:id="2536" w:name="_Toc78792714"/>
      <w:bookmarkStart w:id="2537" w:name="_Toc78793518"/>
      <w:bookmarkStart w:id="2538" w:name="_Toc78794324"/>
      <w:bookmarkStart w:id="2539" w:name="_Toc88221301"/>
      <w:bookmarkStart w:id="2540" w:name="_Toc88637832"/>
      <w:bookmarkStart w:id="2541" w:name="_Toc88645226"/>
      <w:bookmarkStart w:id="2542" w:name="_Toc88646029"/>
      <w:bookmarkStart w:id="2543" w:name="_Toc88647635"/>
      <w:bookmarkStart w:id="2544" w:name="_Toc88657714"/>
      <w:bookmarkStart w:id="2545" w:name="_Toc88658517"/>
      <w:bookmarkStart w:id="2546" w:name="_Toc88659157"/>
      <w:bookmarkStart w:id="2547" w:name="_Toc88659960"/>
      <w:bookmarkStart w:id="2548" w:name="_Toc88660761"/>
      <w:bookmarkStart w:id="2549" w:name="_Toc88659201"/>
      <w:bookmarkStart w:id="2550" w:name="_Toc89156806"/>
      <w:bookmarkStart w:id="2551" w:name="_Toc89159732"/>
      <w:bookmarkStart w:id="2552" w:name="_Toc92701185"/>
      <w:bookmarkStart w:id="2553" w:name="_Toc93657323"/>
      <w:bookmarkStart w:id="2554" w:name="_Toc99629695"/>
      <w:bookmarkStart w:id="2555" w:name="_Toc103345436"/>
      <w:bookmarkStart w:id="2556" w:name="_Toc133931181"/>
      <w:bookmarkStart w:id="2557" w:name="_Toc133939285"/>
      <w:bookmarkStart w:id="2558" w:name="_Toc134523871"/>
      <w:bookmarkStart w:id="2559" w:name="_Toc135119294"/>
      <w:bookmarkStart w:id="2560" w:name="_Toc134539708"/>
      <w:bookmarkStart w:id="2561" w:name="_Toc135307842"/>
      <w:bookmarkStart w:id="2562" w:name="_Toc135749494"/>
      <w:bookmarkStart w:id="2563" w:name="_Toc135827640"/>
      <w:bookmarkStart w:id="2564" w:name="_Toc138064723"/>
      <w:bookmarkStart w:id="2565" w:name="_Toc140134796"/>
      <w:bookmarkStart w:id="2566" w:name="_Toc141875172"/>
      <w:bookmarkStart w:id="2567" w:name="_Toc141963591"/>
      <w:bookmarkStart w:id="2568" w:name="_Toc142312339"/>
      <w:bookmarkStart w:id="2569" w:name="_Toc142383184"/>
      <w:bookmarkStart w:id="2570" w:name="_Toc142387454"/>
      <w:bookmarkStart w:id="2571" w:name="_Toc144215492"/>
      <w:bookmarkStart w:id="2572" w:name="_Toc144326617"/>
      <w:bookmarkStart w:id="2573" w:name="_Toc144410745"/>
      <w:bookmarkStart w:id="2574" w:name="_Toc144733214"/>
      <w:bookmarkStart w:id="2575" w:name="_Toc144754188"/>
      <w:bookmarkStart w:id="2576" w:name="_Toc144802324"/>
      <w:bookmarkStart w:id="2577" w:name="_Toc76654638"/>
      <w:bookmarkStart w:id="2578" w:name="_Toc77925485"/>
      <w:bookmarkStart w:id="2579" w:name="_Toc78283603"/>
      <w:bookmarkStart w:id="2580" w:name="_Toc78792715"/>
      <w:bookmarkStart w:id="2581" w:name="_Toc78793519"/>
      <w:bookmarkStart w:id="2582" w:name="_Toc78794325"/>
      <w:bookmarkStart w:id="2583" w:name="_Toc88221302"/>
      <w:bookmarkStart w:id="2584" w:name="_Toc88637833"/>
      <w:bookmarkStart w:id="2585" w:name="_Toc88645227"/>
      <w:bookmarkStart w:id="2586" w:name="_Toc88646030"/>
      <w:bookmarkStart w:id="2587" w:name="_Toc88647636"/>
      <w:bookmarkStart w:id="2588" w:name="_Toc88657715"/>
      <w:bookmarkStart w:id="2589" w:name="_Toc88658518"/>
      <w:bookmarkStart w:id="2590" w:name="_Toc88659158"/>
      <w:bookmarkStart w:id="2591" w:name="_Toc88659961"/>
      <w:bookmarkStart w:id="2592" w:name="_Toc88660762"/>
      <w:bookmarkStart w:id="2593" w:name="_Toc88659202"/>
      <w:bookmarkStart w:id="2594" w:name="_Toc89156807"/>
      <w:bookmarkStart w:id="2595" w:name="_Toc89159733"/>
      <w:bookmarkStart w:id="2596" w:name="_Toc92701186"/>
      <w:bookmarkStart w:id="2597" w:name="_Toc93657324"/>
      <w:bookmarkStart w:id="2598" w:name="_Toc99629696"/>
      <w:bookmarkStart w:id="2599" w:name="_Toc103345437"/>
      <w:bookmarkStart w:id="2600" w:name="_Toc133931182"/>
      <w:bookmarkStart w:id="2601" w:name="_Toc133939286"/>
      <w:bookmarkStart w:id="2602" w:name="_Toc134523872"/>
      <w:bookmarkStart w:id="2603" w:name="_Toc135119295"/>
      <w:bookmarkStart w:id="2604" w:name="_Toc134539709"/>
      <w:bookmarkStart w:id="2605" w:name="_Toc135307843"/>
      <w:bookmarkStart w:id="2606" w:name="_Toc135749495"/>
      <w:bookmarkStart w:id="2607" w:name="_Toc135827641"/>
      <w:bookmarkStart w:id="2608" w:name="_Toc138064724"/>
      <w:bookmarkStart w:id="2609" w:name="_Toc140134797"/>
      <w:bookmarkStart w:id="2610" w:name="_Toc141875173"/>
      <w:bookmarkStart w:id="2611" w:name="_Toc141963592"/>
      <w:bookmarkStart w:id="2612" w:name="_Toc142312340"/>
      <w:bookmarkStart w:id="2613" w:name="_Toc142383185"/>
      <w:bookmarkStart w:id="2614" w:name="_Toc142387455"/>
      <w:bookmarkStart w:id="2615" w:name="_Toc144215493"/>
      <w:bookmarkStart w:id="2616" w:name="_Toc144326618"/>
      <w:bookmarkStart w:id="2617" w:name="_Toc144410746"/>
      <w:bookmarkStart w:id="2618" w:name="_Toc144733215"/>
      <w:bookmarkStart w:id="2619" w:name="_Toc144754189"/>
      <w:bookmarkStart w:id="2620" w:name="_Toc144802325"/>
      <w:bookmarkStart w:id="2621" w:name="_Toc76654639"/>
      <w:bookmarkStart w:id="2622" w:name="_Toc77925486"/>
      <w:bookmarkStart w:id="2623" w:name="_Toc78283604"/>
      <w:bookmarkStart w:id="2624" w:name="_Toc78792716"/>
      <w:bookmarkStart w:id="2625" w:name="_Toc78793520"/>
      <w:bookmarkStart w:id="2626" w:name="_Toc78794326"/>
      <w:bookmarkStart w:id="2627" w:name="_Toc88221303"/>
      <w:bookmarkStart w:id="2628" w:name="_Toc88637834"/>
      <w:bookmarkStart w:id="2629" w:name="_Toc88645228"/>
      <w:bookmarkStart w:id="2630" w:name="_Toc88646031"/>
      <w:bookmarkStart w:id="2631" w:name="_Toc88647637"/>
      <w:bookmarkStart w:id="2632" w:name="_Toc88657716"/>
      <w:bookmarkStart w:id="2633" w:name="_Toc88658519"/>
      <w:bookmarkStart w:id="2634" w:name="_Toc88659159"/>
      <w:bookmarkStart w:id="2635" w:name="_Toc88659962"/>
      <w:bookmarkStart w:id="2636" w:name="_Toc88660763"/>
      <w:bookmarkStart w:id="2637" w:name="_Toc88659203"/>
      <w:bookmarkStart w:id="2638" w:name="_Toc89156808"/>
      <w:bookmarkStart w:id="2639" w:name="_Toc89159734"/>
      <w:bookmarkStart w:id="2640" w:name="_Toc92701187"/>
      <w:bookmarkStart w:id="2641" w:name="_Toc93657325"/>
      <w:bookmarkStart w:id="2642" w:name="_Toc99629697"/>
      <w:bookmarkStart w:id="2643" w:name="_Toc103345438"/>
      <w:bookmarkStart w:id="2644" w:name="_Toc133931183"/>
      <w:bookmarkStart w:id="2645" w:name="_Toc133939287"/>
      <w:bookmarkStart w:id="2646" w:name="_Toc134523873"/>
      <w:bookmarkStart w:id="2647" w:name="_Toc135119296"/>
      <w:bookmarkStart w:id="2648" w:name="_Toc134539710"/>
      <w:bookmarkStart w:id="2649" w:name="_Toc135307844"/>
      <w:bookmarkStart w:id="2650" w:name="_Toc135749496"/>
      <w:bookmarkStart w:id="2651" w:name="_Toc135827642"/>
      <w:bookmarkStart w:id="2652" w:name="_Toc138064725"/>
      <w:bookmarkStart w:id="2653" w:name="_Toc140134798"/>
      <w:bookmarkStart w:id="2654" w:name="_Toc141875174"/>
      <w:bookmarkStart w:id="2655" w:name="_Toc141963593"/>
      <w:bookmarkStart w:id="2656" w:name="_Toc142312341"/>
      <w:bookmarkStart w:id="2657" w:name="_Toc142383186"/>
      <w:bookmarkStart w:id="2658" w:name="_Toc142387456"/>
      <w:bookmarkStart w:id="2659" w:name="_Toc144215494"/>
      <w:bookmarkStart w:id="2660" w:name="_Toc144326619"/>
      <w:bookmarkStart w:id="2661" w:name="_Toc144410747"/>
      <w:bookmarkStart w:id="2662" w:name="_Toc144733216"/>
      <w:bookmarkStart w:id="2663" w:name="_Toc144754190"/>
      <w:bookmarkStart w:id="2664" w:name="_Toc144802326"/>
      <w:bookmarkStart w:id="2665" w:name="_Toc31023838"/>
      <w:bookmarkStart w:id="2666" w:name="_Toc31293199"/>
      <w:bookmarkStart w:id="2667" w:name="_Toc31293609"/>
      <w:bookmarkStart w:id="2668" w:name="_Toc46925257"/>
      <w:bookmarkStart w:id="2669" w:name="_Toc53493055"/>
      <w:bookmarkStart w:id="2670" w:name="_Toc64359584"/>
      <w:bookmarkStart w:id="2671" w:name="_Toc64446549"/>
      <w:bookmarkStart w:id="2672" w:name="_Toc66779260"/>
      <w:bookmarkStart w:id="2673" w:name="_Toc66794838"/>
      <w:bookmarkStart w:id="2674" w:name="_Toc71559623"/>
      <w:bookmarkStart w:id="2675" w:name="_Toc71559838"/>
      <w:bookmarkStart w:id="2676" w:name="_Toc500342165"/>
      <w:bookmarkStart w:id="2677" w:name="_Toc529345124"/>
      <w:bookmarkStart w:id="2678" w:name="_Ref529869910"/>
      <w:bookmarkStart w:id="2679" w:name="_Toc530687634"/>
      <w:bookmarkStart w:id="2680" w:name="_Toc530762230"/>
      <w:bookmarkStart w:id="2681" w:name="_Toc534728350"/>
      <w:bookmarkStart w:id="2682" w:name="_Toc534730776"/>
      <w:bookmarkStart w:id="2683" w:name="_Toc134539711"/>
      <w:bookmarkStart w:id="2684" w:name="_Toc140693216"/>
      <w:bookmarkStart w:id="2685" w:name="_Toc142387457"/>
      <w:bookmarkStart w:id="2686" w:name="_Toc153785508"/>
      <w:bookmarkStart w:id="2687" w:name="_Toc153788368"/>
      <w:bookmarkStart w:id="2688" w:name="_Toc154762536"/>
      <w:bookmarkStart w:id="2689" w:name="_Toc157609968"/>
      <w:bookmarkStart w:id="2690" w:name="_Toc195518745"/>
      <w:bookmarkStart w:id="2691" w:name="_Toc195599709"/>
      <w:bookmarkStart w:id="2692" w:name="_Toc223962088"/>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r>
        <w:lastRenderedPageBreak/>
        <w:t>Equipment and Systems</w:t>
      </w:r>
      <w:bookmarkEnd w:id="1789"/>
      <w:bookmarkEnd w:id="1790"/>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r>
        <w:t xml:space="preserve"> </w:t>
      </w:r>
    </w:p>
    <w:p w14:paraId="62E3BC74" w14:textId="5FDD62B2" w:rsidR="00AC435F" w:rsidRPr="006376FC" w:rsidRDefault="00AC435F" w:rsidP="00AC435F">
      <w:pPr>
        <w:rPr>
          <w:highlight w:val="yellow"/>
        </w:rPr>
      </w:pPr>
      <w:r w:rsidRPr="00AC435F">
        <w:t>As a minimum the following equipment</w:t>
      </w:r>
      <w:r w:rsidR="310D3FE6">
        <w:t xml:space="preserve"> </w:t>
      </w:r>
      <w:r w:rsidRPr="00AC435F">
        <w:t xml:space="preserve">and systems are to be supplied by the Contractor as part of </w:t>
      </w:r>
      <w:r w:rsidRPr="006376FC">
        <w:rPr>
          <w:highlight w:val="yellow"/>
        </w:rPr>
        <w:t xml:space="preserve">the Work: </w:t>
      </w:r>
    </w:p>
    <w:p w14:paraId="010EA569" w14:textId="3D6B2AB9" w:rsidR="00850155" w:rsidRPr="006376FC" w:rsidRDefault="00850155" w:rsidP="00CA4EB5">
      <w:pPr>
        <w:pStyle w:val="Bullet10"/>
        <w:rPr>
          <w:highlight w:val="yellow"/>
        </w:rPr>
      </w:pPr>
      <w:r w:rsidRPr="006376FC">
        <w:rPr>
          <w:highlight w:val="yellow"/>
        </w:rPr>
        <w:t>Grid compliance equipment</w:t>
      </w:r>
    </w:p>
    <w:p w14:paraId="73F990B0" w14:textId="1021F05C" w:rsidR="00CA4EB5" w:rsidRPr="006376FC" w:rsidRDefault="00CA4EB5" w:rsidP="00CA4EB5">
      <w:pPr>
        <w:pStyle w:val="Bullet10"/>
        <w:rPr>
          <w:highlight w:val="yellow"/>
        </w:rPr>
      </w:pPr>
      <w:r w:rsidRPr="006376FC">
        <w:rPr>
          <w:highlight w:val="yellow"/>
        </w:rPr>
        <w:t>Step-up transformers</w:t>
      </w:r>
      <w:r w:rsidR="008E29A3" w:rsidRPr="006376FC">
        <w:rPr>
          <w:highlight w:val="yellow"/>
        </w:rPr>
        <w:t>;</w:t>
      </w:r>
    </w:p>
    <w:p w14:paraId="6DEE3078" w14:textId="188027E6" w:rsidR="00AC435F" w:rsidRPr="006376FC" w:rsidRDefault="00AC435F" w:rsidP="00AC435F">
      <w:pPr>
        <w:pStyle w:val="Bullet10"/>
        <w:rPr>
          <w:highlight w:val="yellow"/>
        </w:rPr>
      </w:pPr>
      <w:r w:rsidRPr="006376FC">
        <w:rPr>
          <w:highlight w:val="yellow"/>
        </w:rPr>
        <w:t xml:space="preserve">Cables (DC, AC, communication, </w:t>
      </w:r>
      <w:r w:rsidR="00E85C62" w:rsidRPr="006376FC">
        <w:rPr>
          <w:highlight w:val="yellow"/>
        </w:rPr>
        <w:t>fibre</w:t>
      </w:r>
      <w:r w:rsidRPr="006376FC">
        <w:rPr>
          <w:highlight w:val="yellow"/>
        </w:rPr>
        <w:t>-optic, etc.)</w:t>
      </w:r>
      <w:r w:rsidR="008E29A3" w:rsidRPr="006376FC">
        <w:rPr>
          <w:highlight w:val="yellow"/>
        </w:rPr>
        <w:t> ;</w:t>
      </w:r>
    </w:p>
    <w:p w14:paraId="65C65B16" w14:textId="0F8C7AF9" w:rsidR="00AC435F" w:rsidRPr="006376FC" w:rsidRDefault="00AC435F" w:rsidP="00AC435F">
      <w:pPr>
        <w:pStyle w:val="Bullet10"/>
        <w:rPr>
          <w:highlight w:val="yellow"/>
        </w:rPr>
      </w:pPr>
      <w:r w:rsidRPr="006376FC">
        <w:rPr>
          <w:highlight w:val="yellow"/>
        </w:rPr>
        <w:t>Containers and cabinets</w:t>
      </w:r>
      <w:r w:rsidR="008E29A3" w:rsidRPr="006376FC">
        <w:rPr>
          <w:highlight w:val="yellow"/>
        </w:rPr>
        <w:t>;</w:t>
      </w:r>
    </w:p>
    <w:p w14:paraId="05A13FA0" w14:textId="265680FA" w:rsidR="00AC435F" w:rsidRPr="006376FC" w:rsidRDefault="00815021" w:rsidP="00AC435F">
      <w:pPr>
        <w:pStyle w:val="Bullet10"/>
        <w:rPr>
          <w:highlight w:val="yellow"/>
        </w:rPr>
      </w:pPr>
      <w:r w:rsidRPr="006376FC">
        <w:rPr>
          <w:highlight w:val="yellow"/>
        </w:rPr>
        <w:t>Interc</w:t>
      </w:r>
      <w:r w:rsidR="00AC435F" w:rsidRPr="006376FC">
        <w:rPr>
          <w:highlight w:val="yellow"/>
        </w:rPr>
        <w:t>onnection Works</w:t>
      </w:r>
      <w:r w:rsidR="008E29A3" w:rsidRPr="006376FC">
        <w:rPr>
          <w:highlight w:val="yellow"/>
        </w:rPr>
        <w:t>;</w:t>
      </w:r>
    </w:p>
    <w:p w14:paraId="16128E6E" w14:textId="2B0BD4D9" w:rsidR="00AC435F" w:rsidRPr="006376FC" w:rsidRDefault="00AC435F" w:rsidP="00AC435F">
      <w:pPr>
        <w:pStyle w:val="Bullet10"/>
        <w:rPr>
          <w:highlight w:val="yellow"/>
        </w:rPr>
      </w:pPr>
      <w:r w:rsidRPr="006376FC">
        <w:rPr>
          <w:highlight w:val="yellow"/>
        </w:rPr>
        <w:t>Heating</w:t>
      </w:r>
      <w:r w:rsidR="00B70ECB" w:rsidRPr="006376FC">
        <w:rPr>
          <w:highlight w:val="yellow"/>
        </w:rPr>
        <w:t>,</w:t>
      </w:r>
      <w:r w:rsidRPr="006376FC">
        <w:rPr>
          <w:highlight w:val="yellow"/>
        </w:rPr>
        <w:t xml:space="preserve"> ventilation and air conditioning (</w:t>
      </w:r>
      <w:r w:rsidR="0066256D" w:rsidRPr="006376FC">
        <w:rPr>
          <w:highlight w:val="yellow"/>
        </w:rPr>
        <w:t>‘</w:t>
      </w:r>
      <w:r w:rsidRPr="006376FC">
        <w:rPr>
          <w:highlight w:val="yellow"/>
        </w:rPr>
        <w:t>HVAC</w:t>
      </w:r>
      <w:r w:rsidR="0066256D" w:rsidRPr="006376FC">
        <w:rPr>
          <w:highlight w:val="yellow"/>
        </w:rPr>
        <w:t>’</w:t>
      </w:r>
      <w:r w:rsidRPr="006376FC">
        <w:rPr>
          <w:highlight w:val="yellow"/>
        </w:rPr>
        <w:t>) system as required</w:t>
      </w:r>
      <w:r w:rsidR="008E29A3" w:rsidRPr="006376FC">
        <w:rPr>
          <w:highlight w:val="yellow"/>
        </w:rPr>
        <w:t>;</w:t>
      </w:r>
    </w:p>
    <w:p w14:paraId="60EED95E" w14:textId="127609F0" w:rsidR="00AC435F" w:rsidRPr="006376FC" w:rsidRDefault="00AC435F" w:rsidP="00AC435F">
      <w:pPr>
        <w:pStyle w:val="Bullet10"/>
        <w:rPr>
          <w:highlight w:val="yellow"/>
        </w:rPr>
      </w:pPr>
      <w:r w:rsidRPr="006376FC">
        <w:rPr>
          <w:highlight w:val="yellow"/>
        </w:rPr>
        <w:t>Fire protection systems</w:t>
      </w:r>
      <w:r w:rsidR="00E77108" w:rsidRPr="006376FC">
        <w:rPr>
          <w:highlight w:val="yellow"/>
        </w:rPr>
        <w:t>;</w:t>
      </w:r>
    </w:p>
    <w:p w14:paraId="0EDC8616" w14:textId="4BB48471" w:rsidR="00467693" w:rsidRPr="006376FC" w:rsidRDefault="00467693" w:rsidP="00467693">
      <w:pPr>
        <w:pStyle w:val="Bullet10"/>
        <w:rPr>
          <w:highlight w:val="yellow"/>
        </w:rPr>
      </w:pPr>
      <w:r w:rsidRPr="006376FC">
        <w:rPr>
          <w:highlight w:val="yellow"/>
        </w:rPr>
        <w:t>Fire-fighting system</w:t>
      </w:r>
      <w:r w:rsidR="00E77108" w:rsidRPr="006376FC">
        <w:rPr>
          <w:highlight w:val="yellow"/>
        </w:rPr>
        <w:t>;</w:t>
      </w:r>
    </w:p>
    <w:p w14:paraId="4615C8F5" w14:textId="41A3BC2A" w:rsidR="00AC435F" w:rsidRPr="006376FC" w:rsidRDefault="00AC435F" w:rsidP="00AC435F">
      <w:pPr>
        <w:pStyle w:val="Bullet10"/>
        <w:rPr>
          <w:highlight w:val="yellow"/>
        </w:rPr>
      </w:pPr>
      <w:r w:rsidRPr="006376FC">
        <w:rPr>
          <w:highlight w:val="yellow"/>
        </w:rPr>
        <w:t>Electrical protection systems</w:t>
      </w:r>
      <w:r w:rsidR="00E77108" w:rsidRPr="006376FC">
        <w:rPr>
          <w:highlight w:val="yellow"/>
        </w:rPr>
        <w:t>;</w:t>
      </w:r>
    </w:p>
    <w:p w14:paraId="4CCB48BA" w14:textId="42DF4404" w:rsidR="00AC435F" w:rsidRPr="006376FC" w:rsidRDefault="00AC435F" w:rsidP="00AC435F">
      <w:pPr>
        <w:pStyle w:val="Bullet10"/>
        <w:rPr>
          <w:highlight w:val="yellow"/>
        </w:rPr>
      </w:pPr>
      <w:r w:rsidRPr="006376FC">
        <w:rPr>
          <w:highlight w:val="yellow"/>
        </w:rPr>
        <w:t>Lightning protection system (</w:t>
      </w:r>
      <w:r w:rsidR="0066256D" w:rsidRPr="006376FC">
        <w:rPr>
          <w:highlight w:val="yellow"/>
        </w:rPr>
        <w:t>‘</w:t>
      </w:r>
      <w:r w:rsidRPr="006376FC">
        <w:rPr>
          <w:highlight w:val="yellow"/>
        </w:rPr>
        <w:t>LPS</w:t>
      </w:r>
      <w:r w:rsidR="0066256D" w:rsidRPr="006376FC">
        <w:rPr>
          <w:highlight w:val="yellow"/>
        </w:rPr>
        <w:t>’</w:t>
      </w:r>
      <w:r w:rsidRPr="006376FC">
        <w:rPr>
          <w:highlight w:val="yellow"/>
        </w:rPr>
        <w:t>)</w:t>
      </w:r>
      <w:r w:rsidR="00E77108" w:rsidRPr="006376FC">
        <w:rPr>
          <w:highlight w:val="yellow"/>
        </w:rPr>
        <w:t>;</w:t>
      </w:r>
    </w:p>
    <w:p w14:paraId="2DB1ECBA" w14:textId="436B816D" w:rsidR="00AC435F" w:rsidRPr="006376FC" w:rsidRDefault="00AC435F" w:rsidP="00AC435F">
      <w:pPr>
        <w:pStyle w:val="Bullet10"/>
        <w:rPr>
          <w:highlight w:val="yellow"/>
        </w:rPr>
      </w:pPr>
      <w:r w:rsidRPr="006376FC">
        <w:rPr>
          <w:highlight w:val="yellow"/>
        </w:rPr>
        <w:t>Earthing and bonding system</w:t>
      </w:r>
      <w:r w:rsidR="00E77108" w:rsidRPr="006376FC">
        <w:rPr>
          <w:highlight w:val="yellow"/>
        </w:rPr>
        <w:t>;</w:t>
      </w:r>
    </w:p>
    <w:p w14:paraId="1DD3574A" w14:textId="5E6DBE37" w:rsidR="00AC435F" w:rsidRPr="006376FC" w:rsidRDefault="00AC435F" w:rsidP="00AC435F">
      <w:pPr>
        <w:pStyle w:val="Bullet10"/>
        <w:rPr>
          <w:highlight w:val="yellow"/>
        </w:rPr>
      </w:pPr>
      <w:r w:rsidRPr="006376FC">
        <w:rPr>
          <w:highlight w:val="yellow"/>
        </w:rPr>
        <w:t>Weather stations</w:t>
      </w:r>
      <w:r w:rsidR="00E77108" w:rsidRPr="006376FC">
        <w:rPr>
          <w:highlight w:val="yellow"/>
        </w:rPr>
        <w:t>;</w:t>
      </w:r>
    </w:p>
    <w:p w14:paraId="4FC882CE" w14:textId="5B4F5D9B" w:rsidR="00AC435F" w:rsidRPr="006376FC" w:rsidRDefault="00AC435F" w:rsidP="00AC435F">
      <w:pPr>
        <w:pStyle w:val="Bullet10"/>
        <w:rPr>
          <w:highlight w:val="yellow"/>
        </w:rPr>
      </w:pPr>
      <w:r w:rsidRPr="006376FC">
        <w:rPr>
          <w:highlight w:val="yellow"/>
        </w:rPr>
        <w:t>Supervisory, control and data acquisition (</w:t>
      </w:r>
      <w:r w:rsidR="0066256D" w:rsidRPr="006376FC">
        <w:rPr>
          <w:highlight w:val="yellow"/>
        </w:rPr>
        <w:t>‘</w:t>
      </w:r>
      <w:r w:rsidRPr="006376FC">
        <w:rPr>
          <w:highlight w:val="yellow"/>
        </w:rPr>
        <w:t>SCADA</w:t>
      </w:r>
      <w:r w:rsidR="0066256D" w:rsidRPr="006376FC">
        <w:rPr>
          <w:highlight w:val="yellow"/>
        </w:rPr>
        <w:t>’</w:t>
      </w:r>
      <w:r w:rsidRPr="006376FC">
        <w:rPr>
          <w:highlight w:val="yellow"/>
        </w:rPr>
        <w:t>) system</w:t>
      </w:r>
      <w:r w:rsidR="00E77108" w:rsidRPr="006376FC">
        <w:rPr>
          <w:highlight w:val="yellow"/>
        </w:rPr>
        <w:t>;</w:t>
      </w:r>
    </w:p>
    <w:p w14:paraId="5A4EF944" w14:textId="7D4295BF" w:rsidR="00AC435F" w:rsidRPr="006376FC" w:rsidRDefault="00AC435F" w:rsidP="00AC435F">
      <w:pPr>
        <w:pStyle w:val="Bullet10"/>
        <w:rPr>
          <w:highlight w:val="yellow"/>
        </w:rPr>
      </w:pPr>
      <w:r w:rsidRPr="006376FC">
        <w:rPr>
          <w:highlight w:val="yellow"/>
        </w:rPr>
        <w:t>Metering systems</w:t>
      </w:r>
      <w:r w:rsidR="00E77108" w:rsidRPr="006376FC">
        <w:rPr>
          <w:highlight w:val="yellow"/>
        </w:rPr>
        <w:t>;</w:t>
      </w:r>
    </w:p>
    <w:p w14:paraId="22BD9D24" w14:textId="7E2F3530" w:rsidR="00AC435F" w:rsidRPr="006376FC" w:rsidRDefault="00AC435F" w:rsidP="00AC435F">
      <w:pPr>
        <w:pStyle w:val="Bullet10"/>
        <w:rPr>
          <w:highlight w:val="yellow"/>
        </w:rPr>
      </w:pPr>
      <w:r w:rsidRPr="006376FC">
        <w:rPr>
          <w:highlight w:val="yellow"/>
        </w:rPr>
        <w:t>Security and surveillance systems</w:t>
      </w:r>
      <w:r w:rsidR="00E77108" w:rsidRPr="006376FC">
        <w:rPr>
          <w:highlight w:val="yellow"/>
        </w:rPr>
        <w:t>;</w:t>
      </w:r>
    </w:p>
    <w:p w14:paraId="5F423615" w14:textId="6FFB8520" w:rsidR="00AC435F" w:rsidRPr="006376FC" w:rsidRDefault="00AC435F" w:rsidP="00AC435F">
      <w:pPr>
        <w:pStyle w:val="Bullet10"/>
        <w:rPr>
          <w:highlight w:val="yellow"/>
        </w:rPr>
      </w:pPr>
      <w:r w:rsidRPr="006376FC">
        <w:rPr>
          <w:highlight w:val="yellow"/>
        </w:rPr>
        <w:t>Access control systems</w:t>
      </w:r>
      <w:r w:rsidR="00E77108" w:rsidRPr="006376FC">
        <w:rPr>
          <w:highlight w:val="yellow"/>
        </w:rPr>
        <w:t>;</w:t>
      </w:r>
    </w:p>
    <w:p w14:paraId="0A21B2D3" w14:textId="0C95A68A" w:rsidR="00AC435F" w:rsidRPr="006376FC" w:rsidRDefault="00AC435F" w:rsidP="00AC435F">
      <w:pPr>
        <w:pStyle w:val="Bullet10"/>
        <w:rPr>
          <w:highlight w:val="yellow"/>
        </w:rPr>
      </w:pPr>
      <w:r w:rsidRPr="006376FC">
        <w:rPr>
          <w:highlight w:val="yellow"/>
        </w:rPr>
        <w:t>Drainage systems</w:t>
      </w:r>
      <w:r w:rsidR="00E77108" w:rsidRPr="006376FC">
        <w:rPr>
          <w:highlight w:val="yellow"/>
        </w:rPr>
        <w:t>;</w:t>
      </w:r>
    </w:p>
    <w:p w14:paraId="49D61168" w14:textId="7C39CB64" w:rsidR="00AC435F" w:rsidRPr="006376FC" w:rsidRDefault="00AC435F" w:rsidP="00AC435F">
      <w:pPr>
        <w:pStyle w:val="Bullet10"/>
        <w:rPr>
          <w:highlight w:val="yellow"/>
        </w:rPr>
      </w:pPr>
      <w:r w:rsidRPr="006376FC">
        <w:rPr>
          <w:highlight w:val="yellow"/>
        </w:rPr>
        <w:t>All consumables for construction and operation of the system until Completion</w:t>
      </w:r>
      <w:r w:rsidR="00E77108" w:rsidRPr="006376FC">
        <w:rPr>
          <w:highlight w:val="yellow"/>
        </w:rPr>
        <w:t>;</w:t>
      </w:r>
    </w:p>
    <w:p w14:paraId="3466AAEF" w14:textId="253AD0BD" w:rsidR="00AC435F" w:rsidRPr="006376FC" w:rsidRDefault="00AC435F" w:rsidP="00AC435F">
      <w:pPr>
        <w:pStyle w:val="Bullet10"/>
        <w:rPr>
          <w:highlight w:val="yellow"/>
        </w:rPr>
      </w:pPr>
      <w:r w:rsidRPr="006376FC">
        <w:rPr>
          <w:highlight w:val="yellow"/>
        </w:rPr>
        <w:t>General site facilities</w:t>
      </w:r>
      <w:r w:rsidR="00E77108" w:rsidRPr="006376FC">
        <w:rPr>
          <w:highlight w:val="yellow"/>
        </w:rPr>
        <w:t>;</w:t>
      </w:r>
    </w:p>
    <w:p w14:paraId="7830E9D4" w14:textId="54DBD09C" w:rsidR="00AC435F" w:rsidRPr="006376FC" w:rsidRDefault="00AC435F" w:rsidP="00AC435F">
      <w:pPr>
        <w:pStyle w:val="Bullet10"/>
        <w:rPr>
          <w:highlight w:val="yellow"/>
        </w:rPr>
      </w:pPr>
      <w:r w:rsidRPr="006376FC">
        <w:rPr>
          <w:highlight w:val="yellow"/>
        </w:rPr>
        <w:t>Waste-water system</w:t>
      </w:r>
      <w:r w:rsidR="00E77108" w:rsidRPr="006376FC">
        <w:rPr>
          <w:highlight w:val="yellow"/>
        </w:rPr>
        <w:t>;</w:t>
      </w:r>
    </w:p>
    <w:p w14:paraId="6E7ED50F" w14:textId="50FDF990" w:rsidR="00AC435F" w:rsidRPr="006376FC" w:rsidRDefault="00AC435F" w:rsidP="00AC435F">
      <w:pPr>
        <w:pStyle w:val="Bullet10"/>
        <w:rPr>
          <w:highlight w:val="yellow"/>
        </w:rPr>
      </w:pPr>
      <w:r w:rsidRPr="006376FC">
        <w:rPr>
          <w:highlight w:val="yellow"/>
        </w:rPr>
        <w:t>Signs and safety equipment</w:t>
      </w:r>
      <w:r w:rsidR="00E77108" w:rsidRPr="006376FC">
        <w:rPr>
          <w:highlight w:val="yellow"/>
        </w:rPr>
        <w:t>;</w:t>
      </w:r>
    </w:p>
    <w:p w14:paraId="12C08335" w14:textId="0C615975" w:rsidR="00AC435F" w:rsidRPr="006376FC" w:rsidRDefault="00D72249" w:rsidP="00AC435F">
      <w:pPr>
        <w:pStyle w:val="Bullet10"/>
        <w:rPr>
          <w:highlight w:val="yellow"/>
        </w:rPr>
      </w:pPr>
      <w:r w:rsidRPr="006376FC">
        <w:rPr>
          <w:highlight w:val="yellow"/>
        </w:rPr>
        <w:t>SHEQ</w:t>
      </w:r>
      <w:r w:rsidR="00AC435F" w:rsidRPr="006376FC">
        <w:rPr>
          <w:highlight w:val="yellow"/>
        </w:rPr>
        <w:t xml:space="preserve"> equipment and tools</w:t>
      </w:r>
      <w:r w:rsidR="00E77108" w:rsidRPr="006376FC">
        <w:rPr>
          <w:highlight w:val="yellow"/>
        </w:rPr>
        <w:t>;</w:t>
      </w:r>
    </w:p>
    <w:p w14:paraId="7E764B50" w14:textId="7E54D1CD" w:rsidR="00AC435F" w:rsidRPr="00467693" w:rsidRDefault="00AC435F" w:rsidP="00AC435F">
      <w:pPr>
        <w:pStyle w:val="Bullet10"/>
      </w:pPr>
      <w:r w:rsidRPr="00467693">
        <w:t>A set of Spare Parts</w:t>
      </w:r>
      <w:r w:rsidR="00E77108">
        <w:t xml:space="preserve"> and</w:t>
      </w:r>
    </w:p>
    <w:p w14:paraId="1B342BB5" w14:textId="5F1FB936" w:rsidR="00AC435F" w:rsidRPr="00AC435F" w:rsidRDefault="00AC435F" w:rsidP="00AC435F">
      <w:pPr>
        <w:pStyle w:val="Bullet10"/>
      </w:pPr>
      <w:r>
        <w:t xml:space="preserve">Any other equipment or component that, although not listed here, is necessary for the construction, connection to the grid and proper, safe and efficient operation of the </w:t>
      </w:r>
      <w:r w:rsidR="00580B41">
        <w:t xml:space="preserve">Plant </w:t>
      </w:r>
      <w:r>
        <w:t xml:space="preserve">with due consideration of the </w:t>
      </w:r>
      <w:r w:rsidR="00580B41">
        <w:t xml:space="preserve">Plant’s </w:t>
      </w:r>
      <w:r w:rsidR="001E2893">
        <w:t>D</w:t>
      </w:r>
      <w:r>
        <w:t xml:space="preserve">esign </w:t>
      </w:r>
      <w:r w:rsidR="001E2893">
        <w:t>Life</w:t>
      </w:r>
      <w:r>
        <w:t>.</w:t>
      </w:r>
    </w:p>
    <w:p w14:paraId="3B7D8B1B" w14:textId="39046233" w:rsidR="00AC435F" w:rsidRDefault="00AC435F" w:rsidP="00AC435F">
      <w:r w:rsidRPr="00AC435F">
        <w:t xml:space="preserve">The Contractor is responsible for providing all consumables it requires to construct the </w:t>
      </w:r>
      <w:r w:rsidR="00580B41">
        <w:t>Plant</w:t>
      </w:r>
      <w:r w:rsidR="00580B41" w:rsidRPr="00AC435F">
        <w:t xml:space="preserve"> </w:t>
      </w:r>
      <w:r w:rsidRPr="00AC435F">
        <w:t>in accordance with the Contract, to achieve Completion.</w:t>
      </w:r>
    </w:p>
    <w:p w14:paraId="5A4E682B" w14:textId="25FB3A4D" w:rsidR="00AC435F" w:rsidRPr="00AC435F" w:rsidRDefault="00760902" w:rsidP="00AC435F">
      <w:pPr>
        <w:pStyle w:val="Heading2"/>
      </w:pPr>
      <w:bookmarkStart w:id="2693" w:name="_Toc487445503"/>
      <w:bookmarkStart w:id="2694" w:name="_Toc487467649"/>
      <w:bookmarkStart w:id="2695" w:name="_Toc487467926"/>
      <w:bookmarkStart w:id="2696" w:name="_Toc487539400"/>
      <w:bookmarkStart w:id="2697" w:name="_Toc487547216"/>
      <w:bookmarkStart w:id="2698" w:name="_Toc487547217"/>
      <w:bookmarkStart w:id="2699" w:name="_Toc489859044"/>
      <w:bookmarkStart w:id="2700" w:name="_Toc500342166"/>
      <w:bookmarkStart w:id="2701" w:name="_Toc529345125"/>
      <w:bookmarkStart w:id="2702" w:name="_Toc530687635"/>
      <w:bookmarkStart w:id="2703" w:name="_Toc530762231"/>
      <w:bookmarkStart w:id="2704" w:name="_Toc534728351"/>
      <w:bookmarkStart w:id="2705" w:name="_Toc534730777"/>
      <w:bookmarkStart w:id="2706" w:name="_Toc134539712"/>
      <w:bookmarkStart w:id="2707" w:name="_Toc140693217"/>
      <w:bookmarkStart w:id="2708" w:name="_Toc142387458"/>
      <w:bookmarkStart w:id="2709" w:name="_Toc153785509"/>
      <w:bookmarkStart w:id="2710" w:name="_Toc153788369"/>
      <w:bookmarkStart w:id="2711" w:name="_Toc154762537"/>
      <w:bookmarkStart w:id="2712" w:name="_Toc157609969"/>
      <w:bookmarkStart w:id="2713" w:name="_Toc195518746"/>
      <w:bookmarkStart w:id="2714" w:name="_Toc195599710"/>
      <w:bookmarkStart w:id="2715" w:name="_Toc223962089"/>
      <w:bookmarkEnd w:id="2693"/>
      <w:bookmarkEnd w:id="2694"/>
      <w:bookmarkEnd w:id="2695"/>
      <w:bookmarkEnd w:id="2696"/>
      <w:bookmarkEnd w:id="2697"/>
      <w:r>
        <w:t>Construction</w:t>
      </w:r>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p>
    <w:p w14:paraId="0CFF1FE7" w14:textId="490823A9" w:rsidR="00AC435F" w:rsidRPr="00AC435F" w:rsidRDefault="00AC435F" w:rsidP="00AC435F">
      <w:r w:rsidRPr="00AC435F">
        <w:t>The Contractor shall be responsible for completing all construction works as necessary, including but not limited to</w:t>
      </w:r>
      <w:r w:rsidR="003F287E">
        <w:t xml:space="preserve"> those items listed within this Section.</w:t>
      </w:r>
    </w:p>
    <w:p w14:paraId="32779212" w14:textId="7C312E35" w:rsidR="00AC435F" w:rsidRPr="00AC435F" w:rsidRDefault="00760902" w:rsidP="00AC435F">
      <w:pPr>
        <w:pStyle w:val="Heading3"/>
      </w:pPr>
      <w:bookmarkStart w:id="2716" w:name="_Toc489859045"/>
      <w:bookmarkStart w:id="2717" w:name="_Toc500342167"/>
      <w:bookmarkStart w:id="2718" w:name="_Toc529345126"/>
      <w:bookmarkStart w:id="2719" w:name="_Toc530687636"/>
      <w:bookmarkStart w:id="2720" w:name="_Toc530762232"/>
      <w:bookmarkStart w:id="2721" w:name="_Toc534728352"/>
      <w:bookmarkStart w:id="2722" w:name="_Toc534730778"/>
      <w:bookmarkStart w:id="2723" w:name="_Toc134539713"/>
      <w:bookmarkStart w:id="2724" w:name="_Toc140693218"/>
      <w:bookmarkStart w:id="2725" w:name="_Toc142387459"/>
      <w:bookmarkStart w:id="2726" w:name="_Toc153785510"/>
      <w:bookmarkStart w:id="2727" w:name="_Toc153788370"/>
      <w:bookmarkStart w:id="2728" w:name="_Toc154762538"/>
      <w:bookmarkStart w:id="2729" w:name="_Toc157609970"/>
      <w:bookmarkStart w:id="2730" w:name="_Toc195518747"/>
      <w:bookmarkStart w:id="2731" w:name="_Toc195599711"/>
      <w:bookmarkStart w:id="2732" w:name="_Toc223962090"/>
      <w:r w:rsidRPr="00AC435F">
        <w:t>Civil Work</w:t>
      </w:r>
      <w:bookmarkEnd w:id="2716"/>
      <w:bookmarkEnd w:id="2717"/>
      <w:bookmarkEnd w:id="2718"/>
      <w:bookmarkEnd w:id="2719"/>
      <w:bookmarkEnd w:id="2720"/>
      <w:r w:rsidRPr="00AC435F">
        <w:t>s</w:t>
      </w:r>
      <w:bookmarkEnd w:id="2721"/>
      <w:bookmarkEnd w:id="2722"/>
      <w:bookmarkEnd w:id="2723"/>
      <w:bookmarkEnd w:id="2724"/>
      <w:bookmarkEnd w:id="2725"/>
      <w:bookmarkEnd w:id="2726"/>
      <w:bookmarkEnd w:id="2727"/>
      <w:bookmarkEnd w:id="2728"/>
      <w:bookmarkEnd w:id="2729"/>
      <w:bookmarkEnd w:id="2730"/>
      <w:bookmarkEnd w:id="2731"/>
      <w:bookmarkEnd w:id="2732"/>
    </w:p>
    <w:p w14:paraId="0E198435" w14:textId="77777777" w:rsidR="00143B1C" w:rsidRDefault="00143B1C" w:rsidP="00143B1C">
      <w:pPr>
        <w:pStyle w:val="Bullet10"/>
        <w:rPr>
          <w:del w:id="2733" w:author="Mia Seabrook" w:date="2026-06-02T10:56:00Z" w16du:dateUtc="2026-06-02T10:56:01Z"/>
        </w:rPr>
      </w:pPr>
      <w:del w:id="2734" w:author="Mia Seabrook" w:date="2026-06-02T10:56:00Z" w16du:dateUtc="2026-06-02T10:56:01Z">
        <w:r w:rsidDel="5E19587F">
          <w:delText>Setting-out works and pre-construction surveys</w:delText>
        </w:r>
      </w:del>
    </w:p>
    <w:p w14:paraId="670FA902" w14:textId="1D6A7BB9" w:rsidR="00143B1C" w:rsidRDefault="00143B1C" w:rsidP="00143B1C">
      <w:pPr>
        <w:pStyle w:val="Bullet10"/>
        <w:rPr>
          <w:del w:id="2735" w:author="Mia Seabrook" w:date="2026-06-02T10:56:00Z" w16du:dateUtc="2026-06-02T10:56:01Z"/>
        </w:rPr>
      </w:pPr>
      <w:del w:id="2736" w:author="Mia Seabrook" w:date="2026-06-02T10:56:00Z" w16du:dateUtc="2026-06-02T10:56:01Z">
        <w:r w:rsidDel="5E19587F">
          <w:delText>Site clearance and preparation, including clearing, mowing, excavation and disposal of materials</w:delText>
        </w:r>
      </w:del>
    </w:p>
    <w:p w14:paraId="68777515" w14:textId="79C136F6" w:rsidR="00143B1C" w:rsidRDefault="00143B1C" w:rsidP="00143B1C">
      <w:pPr>
        <w:pStyle w:val="Bullet10"/>
        <w:rPr>
          <w:del w:id="2737" w:author="Mia Seabrook" w:date="2026-06-02T10:56:00Z" w16du:dateUtc="2026-06-02T10:56:01Z"/>
        </w:rPr>
      </w:pPr>
      <w:del w:id="2738" w:author="Mia Seabrook" w:date="2026-06-02T10:56:00Z" w16du:dateUtc="2026-06-02T10:56:01Z">
        <w:r w:rsidDel="5E19587F">
          <w:delText>Geotechnical and materials testing (additional CBR, plate bearing).</w:delText>
        </w:r>
      </w:del>
    </w:p>
    <w:p w14:paraId="778C4997" w14:textId="77777777" w:rsidR="00143B1C" w:rsidRDefault="00143B1C" w:rsidP="00143B1C">
      <w:pPr>
        <w:pStyle w:val="Bullet10"/>
        <w:rPr>
          <w:del w:id="2739" w:author="Mia Seabrook" w:date="2026-06-02T10:56:00Z" w16du:dateUtc="2026-06-02T10:56:01Z"/>
        </w:rPr>
      </w:pPr>
      <w:del w:id="2740" w:author="Mia Seabrook" w:date="2026-06-02T10:56:00Z" w16du:dateUtc="2026-06-02T10:56:01Z">
        <w:r w:rsidDel="5E19587F">
          <w:delText>Temporary services and welfare facilities</w:delText>
        </w:r>
      </w:del>
    </w:p>
    <w:p w14:paraId="26A90282" w14:textId="77777777" w:rsidR="00143B1C" w:rsidRDefault="00143B1C" w:rsidP="00143B1C">
      <w:pPr>
        <w:pStyle w:val="Bullet10"/>
        <w:rPr>
          <w:del w:id="2741" w:author="Mia Seabrook" w:date="2026-06-02T10:56:00Z" w16du:dateUtc="2026-06-02T10:56:01Z"/>
        </w:rPr>
      </w:pPr>
      <w:del w:id="2742" w:author="Mia Seabrook" w:date="2026-06-02T10:56:00Z" w16du:dateUtc="2026-06-02T10:56:01Z">
        <w:r w:rsidDel="5E19587F">
          <w:delText>Dewatering and groundwater control measures</w:delText>
        </w:r>
      </w:del>
    </w:p>
    <w:p w14:paraId="5C0FB09B" w14:textId="77777777" w:rsidR="00143B1C" w:rsidRDefault="00143B1C" w:rsidP="00143B1C">
      <w:pPr>
        <w:pStyle w:val="Bullet10"/>
        <w:rPr>
          <w:del w:id="2743" w:author="Mia Seabrook" w:date="2026-06-02T10:56:00Z" w16du:dateUtc="2026-06-02T10:56:01Z"/>
        </w:rPr>
      </w:pPr>
      <w:del w:id="2744" w:author="Mia Seabrook" w:date="2026-06-02T10:56:00Z" w16du:dateUtc="2026-06-02T10:56:01Z">
        <w:r w:rsidDel="5E19587F">
          <w:delText>Ground improvement and soil bearing capacity enhancement as required (e.g. soil stabilisation, piling, stone columns)</w:delText>
        </w:r>
      </w:del>
    </w:p>
    <w:p w14:paraId="7F195AF7" w14:textId="77777777" w:rsidR="00143B1C" w:rsidRDefault="00143B1C" w:rsidP="00143B1C">
      <w:pPr>
        <w:pStyle w:val="Bullet10"/>
        <w:rPr>
          <w:del w:id="2745" w:author="Mia Seabrook" w:date="2026-06-02T10:56:00Z" w16du:dateUtc="2026-06-02T10:56:01Z"/>
        </w:rPr>
      </w:pPr>
      <w:del w:id="2746" w:author="Mia Seabrook" w:date="2026-06-02T10:56:00Z" w16du:dateUtc="2026-06-02T10:56:01Z">
        <w:r w:rsidDel="5E19587F">
          <w:lastRenderedPageBreak/>
          <w:delText>Excavation, backfilling and compaction works</w:delText>
        </w:r>
      </w:del>
    </w:p>
    <w:p w14:paraId="10838B05" w14:textId="77777777" w:rsidR="00143B1C" w:rsidRDefault="00143B1C" w:rsidP="00143B1C">
      <w:pPr>
        <w:pStyle w:val="Bullet10"/>
        <w:rPr>
          <w:del w:id="2747" w:author="Mia Seabrook" w:date="2026-06-02T10:56:00Z" w16du:dateUtc="2026-06-02T10:56:01Z"/>
        </w:rPr>
      </w:pPr>
      <w:del w:id="2748" w:author="Mia Seabrook" w:date="2026-06-02T10:56:00Z" w16du:dateUtc="2026-06-02T10:56:01Z">
        <w:r w:rsidDel="5E19587F">
          <w:delText>Foundations and support structures, including concrete and reinforced concrete works for plant, equipment, buildings, fencing, CCTV and lighting</w:delText>
        </w:r>
      </w:del>
    </w:p>
    <w:p w14:paraId="3AAE797E" w14:textId="77777777" w:rsidR="00143B1C" w:rsidRDefault="00143B1C" w:rsidP="00143B1C">
      <w:pPr>
        <w:pStyle w:val="Bullet10"/>
        <w:rPr>
          <w:del w:id="2749" w:author="Mia Seabrook" w:date="2026-06-02T10:56:00Z" w16du:dateUtc="2026-06-02T10:56:01Z"/>
        </w:rPr>
      </w:pPr>
      <w:del w:id="2750" w:author="Mia Seabrook" w:date="2026-06-02T10:56:00Z" w16du:dateUtc="2026-06-02T10:56:01Z">
        <w:r w:rsidDel="5E19587F">
          <w:delText>Crane pads, hardstandings, heavy-duty loading areas, and other temporary works as required</w:delText>
        </w:r>
      </w:del>
    </w:p>
    <w:p w14:paraId="5415B056" w14:textId="77777777" w:rsidR="00143B1C" w:rsidRDefault="00143B1C" w:rsidP="00143B1C">
      <w:pPr>
        <w:pStyle w:val="Bullet10"/>
        <w:rPr>
          <w:del w:id="2751" w:author="Mia Seabrook" w:date="2026-06-02T10:56:00Z" w16du:dateUtc="2026-06-02T10:56:01Z"/>
        </w:rPr>
      </w:pPr>
      <w:del w:id="2752" w:author="Mia Seabrook" w:date="2026-06-02T10:56:00Z" w16du:dateUtc="2026-06-02T10:56:01Z">
        <w:r w:rsidDel="5E19587F">
          <w:delText>Cable trenching, duct systems, cable trays, duct protection, and concrete encasement where required</w:delText>
        </w:r>
      </w:del>
    </w:p>
    <w:p w14:paraId="1F4EDAB5" w14:textId="77777777" w:rsidR="00143B1C" w:rsidRDefault="00143B1C" w:rsidP="00143B1C">
      <w:pPr>
        <w:pStyle w:val="Bullet10"/>
        <w:rPr>
          <w:del w:id="2753" w:author="Mia Seabrook" w:date="2026-06-02T10:56:00Z" w16du:dateUtc="2026-06-02T10:56:01Z"/>
        </w:rPr>
      </w:pPr>
      <w:del w:id="2754" w:author="Mia Seabrook" w:date="2026-06-02T10:56:00Z" w16du:dateUtc="2026-06-02T10:56:01Z">
        <w:r w:rsidDel="5E19587F">
          <w:delText>Construction of buildings, including administrative buildings, control rooms, workshops, storage buildings, guard houses, auxiliary buildings, and buildings for mechanical and electrical equipment (including substation and interconnection works)</w:delText>
        </w:r>
      </w:del>
    </w:p>
    <w:p w14:paraId="540256DF" w14:textId="77777777" w:rsidR="00143B1C" w:rsidRDefault="00143B1C" w:rsidP="00143B1C">
      <w:pPr>
        <w:pStyle w:val="Bullet10"/>
        <w:rPr>
          <w:del w:id="2755" w:author="Mia Seabrook" w:date="2026-06-02T10:56:00Z" w16du:dateUtc="2026-06-02T10:56:01Z"/>
        </w:rPr>
      </w:pPr>
      <w:del w:id="2756" w:author="Mia Seabrook" w:date="2026-06-02T10:56:00Z" w16du:dateUtc="2026-06-02T10:56:01Z">
        <w:r w:rsidDel="5E19587F">
          <w:delText>Roads, external highway tie-ins, and access works where required</w:delText>
        </w:r>
      </w:del>
    </w:p>
    <w:p w14:paraId="342542D3" w14:textId="77777777" w:rsidR="00143B1C" w:rsidRDefault="00143B1C" w:rsidP="00143B1C">
      <w:pPr>
        <w:pStyle w:val="Bullet10"/>
        <w:rPr>
          <w:del w:id="2757" w:author="Mia Seabrook" w:date="2026-06-02T10:56:00Z" w16du:dateUtc="2026-06-02T10:56:01Z"/>
        </w:rPr>
      </w:pPr>
      <w:del w:id="2758" w:author="Mia Seabrook" w:date="2026-06-02T10:56:00Z" w16du:dateUtc="2026-06-02T10:56:01Z">
        <w:r w:rsidDel="5E19587F">
          <w:delText>Plant and site drainage, surface and road drainage, and wider water management measures</w:delText>
        </w:r>
      </w:del>
    </w:p>
    <w:p w14:paraId="41468928" w14:textId="77777777" w:rsidR="00143B1C" w:rsidRDefault="00143B1C" w:rsidP="00143B1C">
      <w:pPr>
        <w:pStyle w:val="Bullet10"/>
        <w:rPr>
          <w:del w:id="2759" w:author="Mia Seabrook" w:date="2026-06-02T10:56:00Z" w16du:dateUtc="2026-06-02T10:56:01Z"/>
        </w:rPr>
      </w:pPr>
      <w:del w:id="2760" w:author="Mia Seabrook" w:date="2026-06-02T10:56:00Z" w16du:dateUtc="2026-06-02T10:56:01Z">
        <w:r w:rsidDel="5E19587F">
          <w:delText>Water supply infrastructure to the site (e.g. rainwater harvesting, private water supply, and water main connections)</w:delText>
        </w:r>
      </w:del>
    </w:p>
    <w:p w14:paraId="493F0387" w14:textId="77777777" w:rsidR="00143B1C" w:rsidRDefault="00143B1C" w:rsidP="00143B1C">
      <w:pPr>
        <w:pStyle w:val="Bullet10"/>
        <w:rPr>
          <w:del w:id="2761" w:author="Mia Seabrook" w:date="2026-06-02T10:56:00Z" w16du:dateUtc="2026-06-02T10:56:01Z"/>
        </w:rPr>
      </w:pPr>
      <w:del w:id="2762" w:author="Mia Seabrook" w:date="2026-06-02T10:56:00Z" w16du:dateUtc="2026-06-02T10:56:01Z">
        <w:r w:rsidDel="5E19587F">
          <w:delText>Fencing, access control, and security systems</w:delText>
        </w:r>
      </w:del>
    </w:p>
    <w:p w14:paraId="21E72547" w14:textId="77777777" w:rsidR="00143B1C" w:rsidRDefault="00143B1C" w:rsidP="00143B1C">
      <w:pPr>
        <w:pStyle w:val="Bullet10"/>
        <w:rPr>
          <w:del w:id="2763" w:author="Mia Seabrook" w:date="2026-06-02T10:56:00Z" w16du:dateUtc="2026-06-02T10:56:01Z"/>
        </w:rPr>
      </w:pPr>
      <w:del w:id="2764" w:author="Mia Seabrook" w:date="2026-06-02T10:56:00Z" w16du:dateUtc="2026-06-02T10:56:01Z">
        <w:r w:rsidDel="5E19587F">
          <w:delText>Landscaping, ecological mitigation, site reinstatement, and rehabilitation during and after construction</w:delText>
        </w:r>
      </w:del>
    </w:p>
    <w:p w14:paraId="3D934B7D" w14:textId="09942529" w:rsidR="5E19587F" w:rsidRDefault="5E19587F" w:rsidP="20F1F0F3">
      <w:pPr>
        <w:pStyle w:val="Bullet10"/>
        <w:rPr>
          <w:ins w:id="2765" w:author="Mia Seabrook" w:date="2026-06-02T10:56:00Z" w16du:dateUtc="2026-06-02T10:56:05Z"/>
          <w:rFonts w:ascii="Arial" w:eastAsia="Arial" w:hAnsi="Arial"/>
        </w:rPr>
      </w:pPr>
      <w:del w:id="2766" w:author="Mia Seabrook" w:date="2026-06-02T10:56:00Z" w16du:dateUtc="2026-06-02T10:56:01Z">
        <w:r w:rsidDel="5E19587F">
          <w:delText>As-built surveys and preparation of record drawings</w:delText>
        </w:r>
      </w:del>
    </w:p>
    <w:p w14:paraId="5F938398" w14:textId="72DAE388" w:rsidR="5BC4CF76" w:rsidRDefault="5BC4CF76">
      <w:pPr>
        <w:pStyle w:val="Bullet10"/>
        <w:rPr>
          <w:ins w:id="2767" w:author="Mia Seabrook" w:date="2026-06-02T10:56:00Z" w16du:dateUtc="2026-06-02T10:56:06Z"/>
          <w:rFonts w:eastAsia="Arial"/>
        </w:rPr>
        <w:pPrChange w:id="2768" w:author="Mia Seabrook" w:date="2026-06-02T10:56:00Z">
          <w:pPr>
            <w:pStyle w:val="ListParagraph"/>
          </w:pPr>
        </w:pPrChange>
      </w:pPr>
      <w:ins w:id="2769" w:author="Mia Seabrook" w:date="2026-06-02T10:56:00Z" w16du:dateUtc="2026-06-02T10:56:06Z">
        <w:r w:rsidRPr="20F1F0F3">
          <w:rPr>
            <w:rFonts w:ascii="Arial" w:eastAsia="Arial" w:hAnsi="Arial"/>
          </w:rPr>
          <w:t>Setting-out works and pre-construction surveys</w:t>
        </w:r>
      </w:ins>
    </w:p>
    <w:p w14:paraId="3AA598B1" w14:textId="6B5E687B" w:rsidR="5BC4CF76" w:rsidRDefault="5BC4CF76">
      <w:pPr>
        <w:pStyle w:val="Bullet10"/>
        <w:rPr>
          <w:ins w:id="2770" w:author="Mia Seabrook" w:date="2026-06-02T10:56:00Z" w16du:dateUtc="2026-06-02T10:56:06Z"/>
          <w:rFonts w:eastAsia="Arial"/>
        </w:rPr>
        <w:pPrChange w:id="2771" w:author="Mia Seabrook" w:date="2026-06-02T10:56:00Z">
          <w:pPr>
            <w:pStyle w:val="ListParagraph"/>
          </w:pPr>
        </w:pPrChange>
      </w:pPr>
      <w:ins w:id="2772" w:author="Mia Seabrook" w:date="2026-06-02T10:56:00Z" w16du:dateUtc="2026-06-02T10:56:06Z">
        <w:r w:rsidRPr="20F1F0F3">
          <w:rPr>
            <w:rFonts w:ascii="Arial" w:eastAsia="Arial" w:hAnsi="Arial"/>
          </w:rPr>
          <w:t>Site clearance and preparation, including clearing, mowing, excavation and disposal of materials</w:t>
        </w:r>
      </w:ins>
    </w:p>
    <w:p w14:paraId="624F4A8C" w14:textId="3F4D9E54" w:rsidR="5BC4CF76" w:rsidRDefault="5BC4CF76">
      <w:pPr>
        <w:pStyle w:val="Bullet10"/>
        <w:rPr>
          <w:ins w:id="2773" w:author="Mia Seabrook" w:date="2026-06-02T10:56:00Z" w16du:dateUtc="2026-06-02T10:56:06Z"/>
          <w:rFonts w:eastAsia="Arial"/>
        </w:rPr>
        <w:pPrChange w:id="2774" w:author="Mia Seabrook" w:date="2026-06-02T10:56:00Z">
          <w:pPr>
            <w:pStyle w:val="ListParagraph"/>
          </w:pPr>
        </w:pPrChange>
      </w:pPr>
      <w:ins w:id="2775" w:author="Mia Seabrook" w:date="2026-06-02T10:56:00Z" w16du:dateUtc="2026-06-02T10:56:06Z">
        <w:r w:rsidRPr="20F1F0F3">
          <w:rPr>
            <w:rFonts w:ascii="Arial" w:eastAsia="Arial" w:hAnsi="Arial"/>
          </w:rPr>
          <w:t>Geotechnical and materials testing (additional CBR, plate bearing).</w:t>
        </w:r>
      </w:ins>
    </w:p>
    <w:p w14:paraId="5D0C0C08" w14:textId="2E65F413" w:rsidR="5BC4CF76" w:rsidRDefault="5BC4CF76">
      <w:pPr>
        <w:pStyle w:val="Bullet10"/>
        <w:rPr>
          <w:ins w:id="2776" w:author="Mia Seabrook" w:date="2026-06-02T10:56:00Z" w16du:dateUtc="2026-06-02T10:56:06Z"/>
          <w:rFonts w:eastAsia="Arial"/>
        </w:rPr>
        <w:pPrChange w:id="2777" w:author="Mia Seabrook" w:date="2026-06-02T10:56:00Z">
          <w:pPr>
            <w:pStyle w:val="ListParagraph"/>
          </w:pPr>
        </w:pPrChange>
      </w:pPr>
      <w:ins w:id="2778" w:author="Mia Seabrook" w:date="2026-06-02T10:56:00Z" w16du:dateUtc="2026-06-02T10:56:06Z">
        <w:r w:rsidRPr="20F1F0F3">
          <w:rPr>
            <w:rFonts w:ascii="Arial" w:eastAsia="Arial" w:hAnsi="Arial"/>
          </w:rPr>
          <w:t>Temporary services and welfare facilities</w:t>
        </w:r>
      </w:ins>
    </w:p>
    <w:p w14:paraId="3068A42C" w14:textId="2AB7F585" w:rsidR="5BC4CF76" w:rsidRDefault="5BC4CF76">
      <w:pPr>
        <w:pStyle w:val="Bullet10"/>
        <w:rPr>
          <w:ins w:id="2779" w:author="Mia Seabrook" w:date="2026-06-02T10:56:00Z" w16du:dateUtc="2026-06-02T10:56:06Z"/>
          <w:rFonts w:eastAsia="Arial"/>
        </w:rPr>
        <w:pPrChange w:id="2780" w:author="Mia Seabrook" w:date="2026-06-02T10:56:00Z">
          <w:pPr>
            <w:pStyle w:val="ListParagraph"/>
          </w:pPr>
        </w:pPrChange>
      </w:pPr>
      <w:ins w:id="2781" w:author="Mia Seabrook" w:date="2026-06-02T10:56:00Z" w16du:dateUtc="2026-06-02T10:56:06Z">
        <w:r w:rsidRPr="20F1F0F3">
          <w:rPr>
            <w:rFonts w:ascii="Arial" w:eastAsia="Arial" w:hAnsi="Arial"/>
          </w:rPr>
          <w:t>Dewatering and groundwater control measures</w:t>
        </w:r>
      </w:ins>
    </w:p>
    <w:p w14:paraId="0013A01B" w14:textId="41927771" w:rsidR="5BC4CF76" w:rsidRDefault="5BC4CF76">
      <w:pPr>
        <w:pStyle w:val="Bullet10"/>
        <w:rPr>
          <w:ins w:id="2782" w:author="Mia Seabrook" w:date="2026-06-02T10:56:00Z" w16du:dateUtc="2026-06-02T10:56:06Z"/>
          <w:rFonts w:eastAsia="Arial"/>
        </w:rPr>
        <w:pPrChange w:id="2783" w:author="Mia Seabrook" w:date="2026-06-02T10:56:00Z">
          <w:pPr>
            <w:pStyle w:val="ListParagraph"/>
          </w:pPr>
        </w:pPrChange>
      </w:pPr>
      <w:ins w:id="2784" w:author="Mia Seabrook" w:date="2026-06-02T10:56:00Z" w16du:dateUtc="2026-06-02T10:56:06Z">
        <w:r w:rsidRPr="20F1F0F3">
          <w:rPr>
            <w:rFonts w:ascii="Arial" w:eastAsia="Arial" w:hAnsi="Arial"/>
          </w:rPr>
          <w:t>Tree and Hedgerow protection in accordance with the BS Standards</w:t>
        </w:r>
      </w:ins>
    </w:p>
    <w:p w14:paraId="14316F38" w14:textId="27E7668F" w:rsidR="5BC4CF76" w:rsidRDefault="5BC4CF76">
      <w:pPr>
        <w:pStyle w:val="Bullet10"/>
        <w:rPr>
          <w:ins w:id="2785" w:author="Mia Seabrook" w:date="2026-06-02T10:56:00Z" w16du:dateUtc="2026-06-02T10:56:06Z"/>
          <w:rFonts w:eastAsia="Arial"/>
        </w:rPr>
        <w:pPrChange w:id="2786" w:author="Mia Seabrook" w:date="2026-06-02T10:56:00Z">
          <w:pPr>
            <w:pStyle w:val="ListParagraph"/>
          </w:pPr>
        </w:pPrChange>
      </w:pPr>
      <w:ins w:id="2787" w:author="Mia Seabrook" w:date="2026-06-02T10:56:00Z" w16du:dateUtc="2026-06-02T10:56:06Z">
        <w:r w:rsidRPr="20F1F0F3">
          <w:rPr>
            <w:rFonts w:ascii="Arial" w:eastAsia="Arial" w:hAnsi="Arial"/>
          </w:rPr>
          <w:t>Silt Fencing and watercourse protection in accordance with the BS Standards</w:t>
        </w:r>
      </w:ins>
    </w:p>
    <w:p w14:paraId="3A2439FD" w14:textId="30B0DBA0" w:rsidR="5BC4CF76" w:rsidRDefault="5BC4CF76">
      <w:pPr>
        <w:pStyle w:val="Bullet10"/>
        <w:rPr>
          <w:ins w:id="2788" w:author="Mia Seabrook" w:date="2026-06-02T10:56:00Z" w16du:dateUtc="2026-06-02T10:56:06Z"/>
          <w:rFonts w:eastAsia="Arial"/>
        </w:rPr>
        <w:pPrChange w:id="2789" w:author="Mia Seabrook" w:date="2026-06-02T10:56:00Z">
          <w:pPr>
            <w:pStyle w:val="ListParagraph"/>
          </w:pPr>
        </w:pPrChange>
      </w:pPr>
      <w:ins w:id="2790" w:author="Mia Seabrook" w:date="2026-06-02T10:56:00Z" w16du:dateUtc="2026-06-02T10:56:06Z">
        <w:r w:rsidRPr="20F1F0F3">
          <w:rPr>
            <w:rFonts w:ascii="Arial" w:eastAsia="Arial" w:hAnsi="Arial"/>
          </w:rPr>
          <w:t>Ground improvement and soil bearing capacity enhancement as required (e.g. soil stabilisation, piling, stone columns)</w:t>
        </w:r>
      </w:ins>
    </w:p>
    <w:p w14:paraId="0AFEE2BC" w14:textId="1795C240" w:rsidR="5BC4CF76" w:rsidRDefault="5BC4CF76">
      <w:pPr>
        <w:pStyle w:val="Bullet10"/>
        <w:rPr>
          <w:ins w:id="2791" w:author="Mia Seabrook" w:date="2026-06-02T10:56:00Z" w16du:dateUtc="2026-06-02T10:56:06Z"/>
          <w:rFonts w:eastAsia="Arial"/>
        </w:rPr>
        <w:pPrChange w:id="2792" w:author="Mia Seabrook" w:date="2026-06-02T10:56:00Z">
          <w:pPr>
            <w:pStyle w:val="ListParagraph"/>
          </w:pPr>
        </w:pPrChange>
      </w:pPr>
      <w:ins w:id="2793" w:author="Mia Seabrook" w:date="2026-06-02T10:56:00Z" w16du:dateUtc="2026-06-02T10:56:06Z">
        <w:r w:rsidRPr="20F1F0F3">
          <w:rPr>
            <w:rFonts w:ascii="Arial" w:eastAsia="Arial" w:hAnsi="Arial"/>
          </w:rPr>
          <w:t>Excavation, backfilling and compaction works</w:t>
        </w:r>
      </w:ins>
    </w:p>
    <w:p w14:paraId="5C35A64F" w14:textId="46C25954" w:rsidR="5BC4CF76" w:rsidRDefault="5BC4CF76">
      <w:pPr>
        <w:pStyle w:val="Bullet10"/>
        <w:rPr>
          <w:ins w:id="2794" w:author="Mia Seabrook" w:date="2026-06-02T10:56:00Z" w16du:dateUtc="2026-06-02T10:56:06Z"/>
          <w:rFonts w:eastAsia="Arial"/>
        </w:rPr>
        <w:pPrChange w:id="2795" w:author="Mia Seabrook" w:date="2026-06-02T10:56:00Z">
          <w:pPr>
            <w:pStyle w:val="ListParagraph"/>
          </w:pPr>
        </w:pPrChange>
      </w:pPr>
      <w:ins w:id="2796" w:author="Mia Seabrook" w:date="2026-06-02T10:56:00Z" w16du:dateUtc="2026-06-02T10:56:06Z">
        <w:r w:rsidRPr="20F1F0F3">
          <w:rPr>
            <w:rFonts w:ascii="Arial" w:eastAsia="Arial" w:hAnsi="Arial"/>
          </w:rPr>
          <w:t>Foundations and support structures, including concrete and reinforced concrete works for plant, equipment, buildings, fencing, CCTV and lighting</w:t>
        </w:r>
      </w:ins>
    </w:p>
    <w:p w14:paraId="542C7BCF" w14:textId="0C7F6DE3" w:rsidR="5BC4CF76" w:rsidRDefault="5BC4CF76">
      <w:pPr>
        <w:pStyle w:val="Bullet10"/>
        <w:rPr>
          <w:ins w:id="2797" w:author="Mia Seabrook" w:date="2026-06-02T10:56:00Z" w16du:dateUtc="2026-06-02T10:56:06Z"/>
          <w:rFonts w:eastAsia="Arial"/>
        </w:rPr>
        <w:pPrChange w:id="2798" w:author="Mia Seabrook" w:date="2026-06-02T10:56:00Z">
          <w:pPr>
            <w:pStyle w:val="ListParagraph"/>
          </w:pPr>
        </w:pPrChange>
      </w:pPr>
      <w:ins w:id="2799" w:author="Mia Seabrook" w:date="2026-06-02T10:56:00Z" w16du:dateUtc="2026-06-02T10:56:06Z">
        <w:r w:rsidRPr="20F1F0F3">
          <w:rPr>
            <w:rFonts w:ascii="Arial" w:eastAsia="Arial" w:hAnsi="Arial"/>
          </w:rPr>
          <w:t>Crane pads, hardstandings, heavy-duty loading areas, and other temporary works as required</w:t>
        </w:r>
      </w:ins>
    </w:p>
    <w:p w14:paraId="79C25B4B" w14:textId="62DC90B4" w:rsidR="5BC4CF76" w:rsidRDefault="5BC4CF76">
      <w:pPr>
        <w:pStyle w:val="Bullet10"/>
        <w:rPr>
          <w:ins w:id="2800" w:author="Mia Seabrook" w:date="2026-06-02T10:56:00Z" w16du:dateUtc="2026-06-02T10:56:06Z"/>
          <w:rFonts w:eastAsia="Arial"/>
        </w:rPr>
        <w:pPrChange w:id="2801" w:author="Mia Seabrook" w:date="2026-06-02T10:56:00Z">
          <w:pPr>
            <w:pStyle w:val="ListParagraph"/>
          </w:pPr>
        </w:pPrChange>
      </w:pPr>
      <w:ins w:id="2802" w:author="Mia Seabrook" w:date="2026-06-02T10:56:00Z" w16du:dateUtc="2026-06-02T10:56:06Z">
        <w:r w:rsidRPr="20F1F0F3">
          <w:rPr>
            <w:rFonts w:ascii="Arial" w:eastAsia="Arial" w:hAnsi="Arial"/>
          </w:rPr>
          <w:t>Cable trenching, duct systems, cable trays, duct protection, and concrete encasement where required</w:t>
        </w:r>
      </w:ins>
    </w:p>
    <w:p w14:paraId="5D3C9145" w14:textId="362F3815" w:rsidR="5BC4CF76" w:rsidRDefault="5BC4CF76">
      <w:pPr>
        <w:pStyle w:val="Bullet10"/>
        <w:rPr>
          <w:ins w:id="2803" w:author="Mia Seabrook" w:date="2026-06-02T10:56:00Z" w16du:dateUtc="2026-06-02T10:56:06Z"/>
          <w:rFonts w:eastAsia="Arial"/>
        </w:rPr>
        <w:pPrChange w:id="2804" w:author="Mia Seabrook" w:date="2026-06-02T10:56:00Z">
          <w:pPr>
            <w:pStyle w:val="ListParagraph"/>
          </w:pPr>
        </w:pPrChange>
      </w:pPr>
      <w:ins w:id="2805" w:author="Mia Seabrook" w:date="2026-06-02T10:56:00Z" w16du:dateUtc="2026-06-02T10:56:06Z">
        <w:r w:rsidRPr="20F1F0F3">
          <w:rPr>
            <w:rFonts w:ascii="Arial" w:eastAsia="Arial" w:hAnsi="Arial"/>
          </w:rPr>
          <w:t>Construction of buildings, including administrative buildings, control rooms, workshops, storage buildings, guard houses, auxiliary buildings, and buildings for mechanical and electrical equipment (including substation and interconnection works)</w:t>
        </w:r>
      </w:ins>
    </w:p>
    <w:p w14:paraId="442C0EC2" w14:textId="3BD91DD3" w:rsidR="5BC4CF76" w:rsidRDefault="5BC4CF76">
      <w:pPr>
        <w:pStyle w:val="Bullet10"/>
        <w:rPr>
          <w:ins w:id="2806" w:author="Mia Seabrook" w:date="2026-06-02T10:56:00Z" w16du:dateUtc="2026-06-02T10:56:06Z"/>
          <w:rFonts w:eastAsia="Arial"/>
        </w:rPr>
        <w:pPrChange w:id="2807" w:author="Mia Seabrook" w:date="2026-06-02T10:56:00Z">
          <w:pPr>
            <w:pStyle w:val="ListParagraph"/>
          </w:pPr>
        </w:pPrChange>
      </w:pPr>
      <w:ins w:id="2808" w:author="Mia Seabrook" w:date="2026-06-02T10:56:00Z" w16du:dateUtc="2026-06-02T10:56:06Z">
        <w:r w:rsidRPr="20F1F0F3">
          <w:rPr>
            <w:rFonts w:ascii="Arial" w:eastAsia="Arial" w:hAnsi="Arial"/>
          </w:rPr>
          <w:t>Roads, external highway tie-ins, and access works where required</w:t>
        </w:r>
      </w:ins>
    </w:p>
    <w:p w14:paraId="07F1B71F" w14:textId="42280944" w:rsidR="5BC4CF76" w:rsidRDefault="5BC4CF76">
      <w:pPr>
        <w:pStyle w:val="Bullet10"/>
        <w:rPr>
          <w:ins w:id="2809" w:author="Mia Seabrook" w:date="2026-06-02T10:56:00Z" w16du:dateUtc="2026-06-02T10:56:06Z"/>
          <w:rFonts w:eastAsia="Arial"/>
        </w:rPr>
        <w:pPrChange w:id="2810" w:author="Mia Seabrook" w:date="2026-06-02T10:56:00Z">
          <w:pPr>
            <w:pStyle w:val="ListParagraph"/>
          </w:pPr>
        </w:pPrChange>
      </w:pPr>
      <w:ins w:id="2811" w:author="Mia Seabrook" w:date="2026-06-02T10:56:00Z" w16du:dateUtc="2026-06-02T10:56:06Z">
        <w:r w:rsidRPr="20F1F0F3">
          <w:rPr>
            <w:rFonts w:ascii="Arial" w:eastAsia="Arial" w:hAnsi="Arial"/>
          </w:rPr>
          <w:t>Plant and site drainage, surface and road drainage, and wider water management measures</w:t>
        </w:r>
      </w:ins>
    </w:p>
    <w:p w14:paraId="3DED35B1" w14:textId="3F18F5AD" w:rsidR="5BC4CF76" w:rsidRDefault="5BC4CF76">
      <w:pPr>
        <w:pStyle w:val="Bullet10"/>
        <w:rPr>
          <w:ins w:id="2812" w:author="Mia Seabrook" w:date="2026-06-02T10:56:00Z" w16du:dateUtc="2026-06-02T10:56:06Z"/>
          <w:rFonts w:eastAsia="Arial"/>
        </w:rPr>
        <w:pPrChange w:id="2813" w:author="Mia Seabrook" w:date="2026-06-02T10:56:00Z">
          <w:pPr>
            <w:pStyle w:val="ListParagraph"/>
          </w:pPr>
        </w:pPrChange>
      </w:pPr>
      <w:ins w:id="2814" w:author="Mia Seabrook" w:date="2026-06-02T10:56:00Z" w16du:dateUtc="2026-06-02T10:56:06Z">
        <w:r w:rsidRPr="20F1F0F3">
          <w:rPr>
            <w:rFonts w:ascii="Arial" w:eastAsia="Arial" w:hAnsi="Arial"/>
          </w:rPr>
          <w:t>Water supply infrastructure to the site (e.g. rainwater harvesting, private water supply, and water main connections)</w:t>
        </w:r>
      </w:ins>
    </w:p>
    <w:p w14:paraId="7EC5F680" w14:textId="4CC3F5CB" w:rsidR="5BC4CF76" w:rsidRDefault="5BC4CF76">
      <w:pPr>
        <w:pStyle w:val="Bullet10"/>
        <w:rPr>
          <w:ins w:id="2815" w:author="Mia Seabrook" w:date="2026-06-02T10:56:00Z" w16du:dateUtc="2026-06-02T10:56:06Z"/>
          <w:rFonts w:eastAsia="Arial"/>
        </w:rPr>
        <w:pPrChange w:id="2816" w:author="Mia Seabrook" w:date="2026-06-02T10:56:00Z">
          <w:pPr>
            <w:pStyle w:val="ListParagraph"/>
          </w:pPr>
        </w:pPrChange>
      </w:pPr>
      <w:ins w:id="2817" w:author="Mia Seabrook" w:date="2026-06-02T10:56:00Z" w16du:dateUtc="2026-06-02T10:56:06Z">
        <w:r w:rsidRPr="20F1F0F3">
          <w:rPr>
            <w:rFonts w:ascii="Arial" w:eastAsia="Arial" w:hAnsi="Arial"/>
          </w:rPr>
          <w:t>Fencing, access control, and security systems</w:t>
        </w:r>
      </w:ins>
    </w:p>
    <w:p w14:paraId="111ECEE2" w14:textId="6AA6EEE4" w:rsidR="5BC4CF76" w:rsidRDefault="5BC4CF76">
      <w:pPr>
        <w:pStyle w:val="Bullet10"/>
        <w:rPr>
          <w:ins w:id="2818" w:author="Mia Seabrook" w:date="2026-06-02T10:56:00Z" w16du:dateUtc="2026-06-02T10:56:06Z"/>
          <w:rFonts w:eastAsia="Arial"/>
        </w:rPr>
        <w:pPrChange w:id="2819" w:author="Mia Seabrook" w:date="2026-06-02T10:56:00Z">
          <w:pPr>
            <w:pStyle w:val="ListParagraph"/>
          </w:pPr>
        </w:pPrChange>
      </w:pPr>
      <w:ins w:id="2820" w:author="Mia Seabrook" w:date="2026-06-02T10:56:00Z" w16du:dateUtc="2026-06-02T10:56:06Z">
        <w:r w:rsidRPr="20F1F0F3">
          <w:rPr>
            <w:rFonts w:ascii="Arial" w:eastAsia="Arial" w:hAnsi="Arial"/>
          </w:rPr>
          <w:t>Landscaping, ecological mitigation, site reinstatement, and rehabilitation during and after construction</w:t>
        </w:r>
      </w:ins>
    </w:p>
    <w:p w14:paraId="7E96E1EC" w14:textId="62FE0B26" w:rsidR="5BC4CF76" w:rsidRDefault="5BC4CF76">
      <w:pPr>
        <w:pStyle w:val="Bullet10"/>
        <w:rPr>
          <w:ins w:id="2821" w:author="Mia Seabrook" w:date="2026-06-02T10:56:00Z" w16du:dateUtc="2026-06-02T10:56:06Z"/>
          <w:rFonts w:eastAsia="Arial"/>
        </w:rPr>
        <w:pPrChange w:id="2822" w:author="Mia Seabrook" w:date="2026-06-02T10:56:00Z">
          <w:pPr>
            <w:pStyle w:val="ListParagraph"/>
          </w:pPr>
        </w:pPrChange>
      </w:pPr>
      <w:ins w:id="2823" w:author="Mia Seabrook" w:date="2026-06-02T10:56:00Z" w16du:dateUtc="2026-06-02T10:56:06Z">
        <w:r w:rsidRPr="20F1F0F3">
          <w:rPr>
            <w:rFonts w:ascii="Arial" w:eastAsia="Arial" w:hAnsi="Arial"/>
          </w:rPr>
          <w:t>As-built surveys and preparation of record drawings</w:t>
        </w:r>
      </w:ins>
    </w:p>
    <w:p w14:paraId="4406BD12" w14:textId="17199115" w:rsidR="20F1F0F3" w:rsidRDefault="20F1F0F3" w:rsidP="20F1F0F3">
      <w:pPr>
        <w:pStyle w:val="Bullet10"/>
        <w:rPr>
          <w:del w:id="2824" w:author="Mia Seabrook" w:date="2026-06-02T10:56:00Z" w16du:dateUtc="2026-06-02T10:56:01Z"/>
        </w:rPr>
      </w:pPr>
      <w:bookmarkStart w:id="2825" w:name="_Toc489859046"/>
      <w:bookmarkStart w:id="2826" w:name="_Toc500342168"/>
      <w:bookmarkStart w:id="2827" w:name="_Toc529345127"/>
      <w:bookmarkStart w:id="2828" w:name="_Toc530687637"/>
      <w:bookmarkStart w:id="2829" w:name="_Toc530762233"/>
      <w:bookmarkStart w:id="2830" w:name="_Toc534728353"/>
      <w:bookmarkStart w:id="2831" w:name="_Toc534730779"/>
      <w:bookmarkStart w:id="2832" w:name="_Toc134539714"/>
      <w:bookmarkStart w:id="2833" w:name="_Toc140693219"/>
      <w:bookmarkStart w:id="2834" w:name="_Toc142387460"/>
      <w:bookmarkStart w:id="2835" w:name="_Toc153785511"/>
      <w:bookmarkStart w:id="2836" w:name="_Toc153788371"/>
      <w:bookmarkStart w:id="2837" w:name="_Toc154762539"/>
      <w:bookmarkStart w:id="2838" w:name="_Toc157609971"/>
      <w:bookmarkStart w:id="2839" w:name="_Toc195518748"/>
      <w:bookmarkStart w:id="2840" w:name="_Toc195599712"/>
    </w:p>
    <w:p w14:paraId="1FADC1FB" w14:textId="066EBB7B" w:rsidR="00AC435F" w:rsidRPr="00AC435F" w:rsidRDefault="00760902" w:rsidP="00AC435F">
      <w:pPr>
        <w:pStyle w:val="Heading3"/>
      </w:pPr>
      <w:bookmarkStart w:id="2841" w:name="_Toc223962091"/>
      <w:r w:rsidRPr="00AC435F">
        <w:lastRenderedPageBreak/>
        <w:t>Mechanical Works</w:t>
      </w:r>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p>
    <w:p w14:paraId="271443B0" w14:textId="7E36D07F" w:rsidR="005E64E2" w:rsidRDefault="005E64E2" w:rsidP="00AC435F">
      <w:pPr>
        <w:pStyle w:val="Bullet10"/>
      </w:pPr>
      <w:r w:rsidRPr="005E64E2">
        <w:t>Structures for inverters, isolators, meteo panels, outstations, and all relevant structures for ancillary equipment</w:t>
      </w:r>
    </w:p>
    <w:p w14:paraId="67F78C3A" w14:textId="2E8B0A3B" w:rsidR="00AC435F" w:rsidRPr="001866BF" w:rsidRDefault="00BB47DE" w:rsidP="00AC435F">
      <w:pPr>
        <w:pStyle w:val="Bullet10"/>
      </w:pPr>
      <w:r>
        <w:t>Generating equipment</w:t>
      </w:r>
      <w:r w:rsidRPr="001866BF">
        <w:t xml:space="preserve"> </w:t>
      </w:r>
      <w:r w:rsidR="00AC435F" w:rsidRPr="001866BF">
        <w:t>installation</w:t>
      </w:r>
      <w:r w:rsidR="00861ACD">
        <w:t>;</w:t>
      </w:r>
    </w:p>
    <w:p w14:paraId="015F2EF6" w14:textId="3E50F77D" w:rsidR="00AC435F" w:rsidRPr="00AC435F" w:rsidRDefault="00AC435F" w:rsidP="00AC435F">
      <w:pPr>
        <w:pStyle w:val="Bullet10"/>
      </w:pPr>
      <w:r>
        <w:t>Balance of mechanical equipment</w:t>
      </w:r>
      <w:r w:rsidR="00861ACD">
        <w:t>;</w:t>
      </w:r>
    </w:p>
    <w:p w14:paraId="3B993AA1" w14:textId="5DF48794" w:rsidR="00AC435F" w:rsidRPr="00AC435F" w:rsidRDefault="00AC435F" w:rsidP="00AC435F">
      <w:pPr>
        <w:pStyle w:val="Bullet10"/>
      </w:pPr>
      <w:r>
        <w:t>Auxiliary systems, as far as applicable</w:t>
      </w:r>
      <w:r w:rsidR="00861ACD">
        <w:t>;</w:t>
      </w:r>
    </w:p>
    <w:p w14:paraId="006B133A" w14:textId="708CC08F" w:rsidR="00AC435F" w:rsidRPr="00AC435F" w:rsidRDefault="00AC435F" w:rsidP="00AC435F">
      <w:pPr>
        <w:pStyle w:val="Bullet10"/>
      </w:pPr>
      <w:r>
        <w:t>HVAC to all buildings as applicable</w:t>
      </w:r>
      <w:r w:rsidR="00861ACD">
        <w:t>;</w:t>
      </w:r>
    </w:p>
    <w:p w14:paraId="26CD43C1" w14:textId="4587C15C" w:rsidR="00AC435F" w:rsidRPr="00AC435F" w:rsidRDefault="00AC435F" w:rsidP="00AC435F">
      <w:pPr>
        <w:pStyle w:val="Bullet10"/>
      </w:pPr>
      <w:r>
        <w:t>Equipment for workshop, stores and other facilities, including storage racking</w:t>
      </w:r>
      <w:r w:rsidR="00861ACD">
        <w:t>;</w:t>
      </w:r>
    </w:p>
    <w:p w14:paraId="2BAD18FC" w14:textId="1A734A3B" w:rsidR="00AC435F" w:rsidRPr="00AC435F" w:rsidRDefault="00AC435F" w:rsidP="00AC435F">
      <w:pPr>
        <w:pStyle w:val="Bullet10"/>
      </w:pPr>
      <w:r>
        <w:t>Erection of transmission line pylons</w:t>
      </w:r>
      <w:r w:rsidR="00861ACD">
        <w:t>;</w:t>
      </w:r>
    </w:p>
    <w:p w14:paraId="2AA440AB" w14:textId="22DBEE4E" w:rsidR="00AC435F" w:rsidRPr="00AC435F" w:rsidRDefault="00AC435F" w:rsidP="00AC435F">
      <w:pPr>
        <w:pStyle w:val="Bullet10"/>
      </w:pPr>
      <w:r>
        <w:t>Cable trays</w:t>
      </w:r>
      <w:r w:rsidR="00861ACD">
        <w:t>;</w:t>
      </w:r>
    </w:p>
    <w:p w14:paraId="7A51BC64" w14:textId="0893290F" w:rsidR="00AC435F" w:rsidRPr="00AC435F" w:rsidRDefault="00AC435F" w:rsidP="00AC435F">
      <w:pPr>
        <w:pStyle w:val="Bullet10"/>
      </w:pPr>
      <w:r>
        <w:t>Structure</w:t>
      </w:r>
      <w:r w:rsidR="00BB47DE">
        <w:t>s</w:t>
      </w:r>
      <w:r>
        <w:t xml:space="preserve"> for weather station</w:t>
      </w:r>
      <w:r w:rsidR="00BB47DE">
        <w:t>s</w:t>
      </w:r>
      <w:r w:rsidR="00861ACD">
        <w:t>;</w:t>
      </w:r>
    </w:p>
    <w:p w14:paraId="42C49E95" w14:textId="321CBF06" w:rsidR="00AC435F" w:rsidRPr="00AC435F" w:rsidRDefault="00AC435F" w:rsidP="00002B16">
      <w:pPr>
        <w:pStyle w:val="Bullet10"/>
      </w:pPr>
      <w:r>
        <w:t>Fire detection and fire protection devices and equipment</w:t>
      </w:r>
      <w:r w:rsidR="00861ACD">
        <w:t>; and</w:t>
      </w:r>
    </w:p>
    <w:p w14:paraId="0C048BCE" w14:textId="77777777" w:rsidR="00AC435F" w:rsidRPr="00AC435F" w:rsidRDefault="00AC435F" w:rsidP="00AC435F">
      <w:pPr>
        <w:pStyle w:val="Bullet10"/>
      </w:pPr>
      <w:r>
        <w:t>Emergency power facilities where required.</w:t>
      </w:r>
    </w:p>
    <w:p w14:paraId="257410DD" w14:textId="0028902A" w:rsidR="00AC435F" w:rsidRPr="00AC435F" w:rsidRDefault="00760902" w:rsidP="00AC435F">
      <w:pPr>
        <w:pStyle w:val="Heading3"/>
      </w:pPr>
      <w:bookmarkStart w:id="2842" w:name="_Toc489859047"/>
      <w:bookmarkStart w:id="2843" w:name="_Toc500342169"/>
      <w:bookmarkStart w:id="2844" w:name="_Toc529345128"/>
      <w:bookmarkStart w:id="2845" w:name="_Toc530687638"/>
      <w:bookmarkStart w:id="2846" w:name="_Toc530762234"/>
      <w:bookmarkStart w:id="2847" w:name="_Toc534728354"/>
      <w:bookmarkStart w:id="2848" w:name="_Toc534730780"/>
      <w:bookmarkStart w:id="2849" w:name="_Toc134539715"/>
      <w:bookmarkStart w:id="2850" w:name="_Toc140693220"/>
      <w:bookmarkStart w:id="2851" w:name="_Toc142387461"/>
      <w:bookmarkStart w:id="2852" w:name="_Toc153785512"/>
      <w:bookmarkStart w:id="2853" w:name="_Toc153788372"/>
      <w:bookmarkStart w:id="2854" w:name="_Toc154762540"/>
      <w:bookmarkStart w:id="2855" w:name="_Toc157609972"/>
      <w:bookmarkStart w:id="2856" w:name="_Toc195518749"/>
      <w:bookmarkStart w:id="2857" w:name="_Toc195599713"/>
      <w:bookmarkStart w:id="2858" w:name="_Toc223962092"/>
      <w:r w:rsidRPr="00AC435F">
        <w:t>Electrical Works</w:t>
      </w:r>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p>
    <w:p w14:paraId="49312394" w14:textId="2E7D0EAB" w:rsidR="005E64E2" w:rsidRDefault="005E64E2" w:rsidP="00AC435F">
      <w:pPr>
        <w:pStyle w:val="Bullet10"/>
      </w:pPr>
      <w:r w:rsidRPr="005E64E2">
        <w:t>Electrical cabling for ancillary and auxiliary devices</w:t>
      </w:r>
    </w:p>
    <w:p w14:paraId="238252B2" w14:textId="6A3CF7BA" w:rsidR="005E64E2" w:rsidRDefault="005E64E2" w:rsidP="00AC435F">
      <w:pPr>
        <w:pStyle w:val="Bullet10"/>
      </w:pPr>
      <w:r w:rsidRPr="005E64E2">
        <w:t>Grid Compliance Components</w:t>
      </w:r>
    </w:p>
    <w:p w14:paraId="70B7BC82" w14:textId="7ECAE7F2" w:rsidR="00AC435F" w:rsidRPr="00AC435F" w:rsidRDefault="00AC435F" w:rsidP="00AC435F">
      <w:pPr>
        <w:pStyle w:val="Bullet10"/>
      </w:pPr>
      <w:r>
        <w:t>Electrical string cables between modules</w:t>
      </w:r>
      <w:r w:rsidR="00CD06C0">
        <w:t>;</w:t>
      </w:r>
    </w:p>
    <w:p w14:paraId="301E3106" w14:textId="439D0D87" w:rsidR="00AC435F" w:rsidRDefault="00AC435F" w:rsidP="00AC435F">
      <w:pPr>
        <w:pStyle w:val="Bullet10"/>
      </w:pPr>
      <w:r>
        <w:t xml:space="preserve">Electrical cabling </w:t>
      </w:r>
      <w:r w:rsidRPr="00A85D2E">
        <w:t>between combiner boxes</w:t>
      </w:r>
      <w:r w:rsidR="00A85D2E" w:rsidRPr="00A85D2E">
        <w:t xml:space="preserve"> (if</w:t>
      </w:r>
      <w:r w:rsidR="00A85D2E">
        <w:t xml:space="preserve"> applicable)</w:t>
      </w:r>
      <w:r>
        <w:t xml:space="preserve"> and inverters</w:t>
      </w:r>
      <w:r w:rsidR="00CD06C0">
        <w:t>;</w:t>
      </w:r>
    </w:p>
    <w:p w14:paraId="286EF4E7" w14:textId="1B03BCA5" w:rsidR="00A85D2E" w:rsidRDefault="00A85D2E" w:rsidP="00AC435F">
      <w:pPr>
        <w:pStyle w:val="Bullet10"/>
      </w:pPr>
      <w:r>
        <w:t xml:space="preserve">Electrical cabling between </w:t>
      </w:r>
      <w:r w:rsidR="005F47F2">
        <w:t xml:space="preserve">PV </w:t>
      </w:r>
      <w:r>
        <w:t>Inverters</w:t>
      </w:r>
      <w:r w:rsidR="0052308C">
        <w:t xml:space="preserve">, AC Isolators </w:t>
      </w:r>
      <w:r>
        <w:t>and</w:t>
      </w:r>
      <w:r w:rsidR="00691073">
        <w:t xml:space="preserve"> </w:t>
      </w:r>
      <w:r>
        <w:t>Transformers</w:t>
      </w:r>
      <w:r w:rsidR="00CD06C0">
        <w:t>;</w:t>
      </w:r>
    </w:p>
    <w:p w14:paraId="5DB4C159" w14:textId="20CEE175" w:rsidR="00A85D2E" w:rsidRPr="00AC435F" w:rsidRDefault="00A85D2E" w:rsidP="00AC435F">
      <w:pPr>
        <w:pStyle w:val="Bullet10"/>
      </w:pPr>
      <w:r>
        <w:t xml:space="preserve">HV Electrical cabling until </w:t>
      </w:r>
      <w:r w:rsidR="00240D71">
        <w:t xml:space="preserve">Point </w:t>
      </w:r>
      <w:r>
        <w:t xml:space="preserve">of </w:t>
      </w:r>
      <w:r w:rsidR="00240D71">
        <w:t>Connection</w:t>
      </w:r>
      <w:r w:rsidR="00CD06C0">
        <w:t>;</w:t>
      </w:r>
    </w:p>
    <w:p w14:paraId="114B74AC" w14:textId="7D27A54F" w:rsidR="00AC435F" w:rsidRPr="00AC435F" w:rsidRDefault="0030723B" w:rsidP="00AC435F">
      <w:pPr>
        <w:pStyle w:val="Bullet10"/>
      </w:pPr>
      <w:r>
        <w:t>H</w:t>
      </w:r>
      <w:r w:rsidR="00AC435F">
        <w:t>V switchgear and LV/</w:t>
      </w:r>
      <w:r w:rsidR="00703D1E">
        <w:t>H</w:t>
      </w:r>
      <w:r w:rsidR="00AC435F">
        <w:t>V transformers</w:t>
      </w:r>
      <w:r w:rsidR="00CD06C0">
        <w:t>;</w:t>
      </w:r>
    </w:p>
    <w:p w14:paraId="18CD0310" w14:textId="671FC558" w:rsidR="00004892" w:rsidRPr="00BC51E1" w:rsidRDefault="00AC435F" w:rsidP="00AC435F">
      <w:pPr>
        <w:pStyle w:val="Bullet10"/>
      </w:pPr>
      <w:r w:rsidRPr="00A73B56">
        <w:t xml:space="preserve">SCADA </w:t>
      </w:r>
      <w:r w:rsidR="00004892" w:rsidRPr="00BC51E1">
        <w:t>compatible equipment</w:t>
      </w:r>
      <w:r w:rsidR="00CD06C0">
        <w:t>;</w:t>
      </w:r>
    </w:p>
    <w:p w14:paraId="16C79486" w14:textId="40CC38FC" w:rsidR="00AC435F" w:rsidRPr="00A73B56" w:rsidRDefault="00004892" w:rsidP="00AC435F">
      <w:pPr>
        <w:pStyle w:val="Bullet10"/>
      </w:pPr>
      <w:r w:rsidRPr="00BC51E1">
        <w:t>SCADA system (itself, installed and governed by the Contractor</w:t>
      </w:r>
      <w:r w:rsidR="00A73B56" w:rsidRPr="00A73B56">
        <w:t xml:space="preserve"> with power supplies to be supplied by </w:t>
      </w:r>
      <w:r w:rsidR="008064D9">
        <w:t>PV and</w:t>
      </w:r>
      <w:r w:rsidR="00A73B56" w:rsidRPr="00A73B56">
        <w:t xml:space="preserve"> ICP Contractors as per locality</w:t>
      </w:r>
      <w:r w:rsidRPr="00BC51E1">
        <w:t>)</w:t>
      </w:r>
      <w:r w:rsidR="00CD06C0">
        <w:t>;</w:t>
      </w:r>
    </w:p>
    <w:p w14:paraId="01998857" w14:textId="2DE50361" w:rsidR="00AC435F" w:rsidRPr="00AC435F" w:rsidRDefault="00AC435F" w:rsidP="00AC435F">
      <w:pPr>
        <w:pStyle w:val="Bullet10"/>
      </w:pPr>
      <w:r>
        <w:t xml:space="preserve">Electrical equipment within the Facility </w:t>
      </w:r>
      <w:r w:rsidR="00E75BE9">
        <w:t xml:space="preserve">and Plant </w:t>
      </w:r>
      <w:r>
        <w:t>substation</w:t>
      </w:r>
      <w:r w:rsidR="00E75BE9">
        <w:t>s</w:t>
      </w:r>
      <w:r w:rsidR="00CD06C0">
        <w:t>;</w:t>
      </w:r>
    </w:p>
    <w:p w14:paraId="7A1012CC" w14:textId="6E0042D7" w:rsidR="00AC435F" w:rsidRPr="00AC435F" w:rsidRDefault="00AC435F" w:rsidP="00AC435F">
      <w:pPr>
        <w:pStyle w:val="Bullet10"/>
      </w:pPr>
      <w:r>
        <w:t>Control cabling</w:t>
      </w:r>
      <w:r w:rsidR="00CD06C0">
        <w:t>;</w:t>
      </w:r>
    </w:p>
    <w:p w14:paraId="55AE07DB" w14:textId="01E9B207" w:rsidR="00AC435F" w:rsidRPr="00AC435F" w:rsidRDefault="00AC435F" w:rsidP="00AC435F">
      <w:pPr>
        <w:pStyle w:val="Bullet10"/>
      </w:pPr>
      <w:r>
        <w:t xml:space="preserve">Meters, as specified in the </w:t>
      </w:r>
      <w:r w:rsidR="00A73B56">
        <w:t xml:space="preserve">Plant’s </w:t>
      </w:r>
      <w:r w:rsidRPr="00BC51E1">
        <w:t>Connection Agreement</w:t>
      </w:r>
      <w:r w:rsidR="00CD06C0">
        <w:t>;</w:t>
      </w:r>
    </w:p>
    <w:p w14:paraId="10704995" w14:textId="3C016BA4" w:rsidR="00AC435F" w:rsidRPr="00AC435F" w:rsidRDefault="00AC435F" w:rsidP="00AC435F">
      <w:pPr>
        <w:pStyle w:val="Bullet10"/>
      </w:pPr>
      <w:r>
        <w:t>Lightning protection system and system earthing</w:t>
      </w:r>
      <w:r w:rsidR="00CD06C0">
        <w:t>;</w:t>
      </w:r>
    </w:p>
    <w:p w14:paraId="3EC3979F" w14:textId="28897E79" w:rsidR="00AC435F" w:rsidRPr="00AC435F" w:rsidRDefault="00AC435F" w:rsidP="00AC435F">
      <w:pPr>
        <w:pStyle w:val="Bullet10"/>
      </w:pPr>
      <w:r>
        <w:t>Installation of transmission line cabling</w:t>
      </w:r>
      <w:r w:rsidR="00CD06C0">
        <w:t>;</w:t>
      </w:r>
    </w:p>
    <w:p w14:paraId="709C74F8" w14:textId="59ED141E" w:rsidR="00AC435F" w:rsidRPr="00AC435F" w:rsidRDefault="00AC435F" w:rsidP="00AC435F">
      <w:pPr>
        <w:pStyle w:val="Bullet10"/>
      </w:pPr>
      <w:r>
        <w:t>Installation of cabling to substations</w:t>
      </w:r>
      <w:r w:rsidR="00CD06C0">
        <w:t>;</w:t>
      </w:r>
    </w:p>
    <w:p w14:paraId="3D402F80" w14:textId="44462133" w:rsidR="00AC435F" w:rsidRPr="00AC435F" w:rsidRDefault="00AC435F" w:rsidP="00AC435F">
      <w:pPr>
        <w:pStyle w:val="Bullet10"/>
      </w:pPr>
      <w:r>
        <w:t>Grid Connection Works</w:t>
      </w:r>
      <w:r w:rsidR="00CD06C0">
        <w:t>;</w:t>
      </w:r>
    </w:p>
    <w:p w14:paraId="626B206F" w14:textId="39A9FDFF" w:rsidR="00AC435F" w:rsidRPr="00AC435F" w:rsidRDefault="00AC435F" w:rsidP="00AC435F">
      <w:pPr>
        <w:pStyle w:val="Bullet10"/>
      </w:pPr>
      <w:r>
        <w:t>All required electrical protection</w:t>
      </w:r>
      <w:r w:rsidR="00CD06C0">
        <w:t>;</w:t>
      </w:r>
    </w:p>
    <w:p w14:paraId="42C8217C" w14:textId="7F0C3405" w:rsidR="00AC435F" w:rsidRPr="00AC435F" w:rsidRDefault="00AC435F" w:rsidP="00AC435F">
      <w:pPr>
        <w:pStyle w:val="Bullet10"/>
      </w:pPr>
      <w:r>
        <w:t>Electrical system related to security such as CCTV</w:t>
      </w:r>
      <w:r w:rsidR="00A73B56">
        <w:t xml:space="preserve"> (itself, installed and governed by the Contractor with power supplies to be supplied by PV and ICP Contractors as per locality)</w:t>
      </w:r>
      <w:r>
        <w:t xml:space="preserve"> and access control</w:t>
      </w:r>
      <w:r w:rsidR="00CD06C0">
        <w:t>;</w:t>
      </w:r>
    </w:p>
    <w:p w14:paraId="12B95FC0" w14:textId="632E5E4F" w:rsidR="00AC435F" w:rsidRPr="00AC435F" w:rsidRDefault="00AC435F" w:rsidP="00AC435F">
      <w:pPr>
        <w:pStyle w:val="Bullet10"/>
      </w:pPr>
      <w:r>
        <w:t xml:space="preserve">Auxiliary power supply and </w:t>
      </w:r>
      <w:r w:rsidR="00CD06C0">
        <w:t>connection; and</w:t>
      </w:r>
    </w:p>
    <w:p w14:paraId="6C9B0A16" w14:textId="77777777" w:rsidR="00AC435F" w:rsidRPr="00AC435F" w:rsidRDefault="00AC435F" w:rsidP="00AC435F">
      <w:pPr>
        <w:pStyle w:val="Bullet10"/>
      </w:pPr>
      <w:r>
        <w:t>Weather station.</w:t>
      </w:r>
    </w:p>
    <w:p w14:paraId="67ADC355" w14:textId="7BC66805" w:rsidR="00AC435F" w:rsidRPr="00AC435F" w:rsidRDefault="00760902" w:rsidP="00AC435F">
      <w:pPr>
        <w:pStyle w:val="Heading2"/>
      </w:pPr>
      <w:bookmarkStart w:id="2859" w:name="_Toc530556340"/>
      <w:bookmarkStart w:id="2860" w:name="_Toc530556341"/>
      <w:bookmarkStart w:id="2861" w:name="_Toc530556342"/>
      <w:bookmarkStart w:id="2862" w:name="_Toc530556343"/>
      <w:bookmarkStart w:id="2863" w:name="_Toc530556344"/>
      <w:bookmarkStart w:id="2864" w:name="_Toc530556345"/>
      <w:bookmarkStart w:id="2865" w:name="_Toc530556346"/>
      <w:bookmarkStart w:id="2866" w:name="_Toc530556347"/>
      <w:bookmarkStart w:id="2867" w:name="_Toc530556348"/>
      <w:bookmarkStart w:id="2868" w:name="_Toc530556349"/>
      <w:bookmarkStart w:id="2869" w:name="_Toc530556350"/>
      <w:bookmarkStart w:id="2870" w:name="_Toc530556351"/>
      <w:bookmarkStart w:id="2871" w:name="_Toc530556352"/>
      <w:bookmarkStart w:id="2872" w:name="_Toc530556353"/>
      <w:bookmarkStart w:id="2873" w:name="_Toc530556354"/>
      <w:bookmarkStart w:id="2874" w:name="_Toc530556355"/>
      <w:bookmarkStart w:id="2875" w:name="_Toc530556356"/>
      <w:bookmarkStart w:id="2876" w:name="_Toc530556357"/>
      <w:bookmarkStart w:id="2877" w:name="_Toc530556358"/>
      <w:bookmarkStart w:id="2878" w:name="_Toc530556359"/>
      <w:bookmarkStart w:id="2879" w:name="_Toc530556360"/>
      <w:bookmarkStart w:id="2880" w:name="_Toc530556361"/>
      <w:bookmarkStart w:id="2881" w:name="_Toc76654645"/>
      <w:bookmarkStart w:id="2882" w:name="_Toc77925492"/>
      <w:bookmarkStart w:id="2883" w:name="_Toc78283610"/>
      <w:bookmarkStart w:id="2884" w:name="_Toc78792722"/>
      <w:bookmarkStart w:id="2885" w:name="_Toc78793526"/>
      <w:bookmarkStart w:id="2886" w:name="_Toc78794332"/>
      <w:bookmarkStart w:id="2887" w:name="_Toc88221309"/>
      <w:bookmarkStart w:id="2888" w:name="_Toc88637840"/>
      <w:bookmarkStart w:id="2889" w:name="_Toc88645234"/>
      <w:bookmarkStart w:id="2890" w:name="_Toc88646037"/>
      <w:bookmarkStart w:id="2891" w:name="_Toc88647643"/>
      <w:bookmarkStart w:id="2892" w:name="_Toc88657722"/>
      <w:bookmarkStart w:id="2893" w:name="_Toc88658525"/>
      <w:bookmarkStart w:id="2894" w:name="_Toc88659165"/>
      <w:bookmarkStart w:id="2895" w:name="_Toc88659968"/>
      <w:bookmarkStart w:id="2896" w:name="_Toc88660769"/>
      <w:bookmarkStart w:id="2897" w:name="_Toc88659209"/>
      <w:bookmarkStart w:id="2898" w:name="_Toc89156814"/>
      <w:bookmarkStart w:id="2899" w:name="_Toc89159740"/>
      <w:bookmarkStart w:id="2900" w:name="_Toc92701193"/>
      <w:bookmarkStart w:id="2901" w:name="_Toc93657331"/>
      <w:bookmarkStart w:id="2902" w:name="_Toc99629703"/>
      <w:bookmarkStart w:id="2903" w:name="_Toc103345444"/>
      <w:bookmarkStart w:id="2904" w:name="_Toc133931189"/>
      <w:bookmarkStart w:id="2905" w:name="_Toc133939293"/>
      <w:bookmarkStart w:id="2906" w:name="_Toc134523879"/>
      <w:bookmarkStart w:id="2907" w:name="_Toc135119302"/>
      <w:bookmarkStart w:id="2908" w:name="_Toc134539716"/>
      <w:bookmarkStart w:id="2909" w:name="_Toc135307850"/>
      <w:bookmarkStart w:id="2910" w:name="_Toc135749502"/>
      <w:bookmarkStart w:id="2911" w:name="_Toc135827648"/>
      <w:bookmarkStart w:id="2912" w:name="_Toc138064731"/>
      <w:bookmarkStart w:id="2913" w:name="_Toc140134804"/>
      <w:bookmarkStart w:id="2914" w:name="_Toc141875180"/>
      <w:bookmarkStart w:id="2915" w:name="_Toc141963599"/>
      <w:bookmarkStart w:id="2916" w:name="_Toc142312347"/>
      <w:bookmarkStart w:id="2917" w:name="_Toc142383192"/>
      <w:bookmarkStart w:id="2918" w:name="_Toc142387462"/>
      <w:bookmarkStart w:id="2919" w:name="_Toc144215500"/>
      <w:bookmarkStart w:id="2920" w:name="_Toc144326625"/>
      <w:bookmarkStart w:id="2921" w:name="_Toc144410753"/>
      <w:bookmarkStart w:id="2922" w:name="_Toc144733222"/>
      <w:bookmarkStart w:id="2923" w:name="_Toc144754196"/>
      <w:bookmarkStart w:id="2924" w:name="_Toc144802332"/>
      <w:bookmarkStart w:id="2925" w:name="_Toc76654646"/>
      <w:bookmarkStart w:id="2926" w:name="_Toc77925493"/>
      <w:bookmarkStart w:id="2927" w:name="_Toc78283611"/>
      <w:bookmarkStart w:id="2928" w:name="_Toc78792723"/>
      <w:bookmarkStart w:id="2929" w:name="_Toc78793527"/>
      <w:bookmarkStart w:id="2930" w:name="_Toc78794333"/>
      <w:bookmarkStart w:id="2931" w:name="_Toc88221310"/>
      <w:bookmarkStart w:id="2932" w:name="_Toc88637841"/>
      <w:bookmarkStart w:id="2933" w:name="_Toc88645235"/>
      <w:bookmarkStart w:id="2934" w:name="_Toc88646038"/>
      <w:bookmarkStart w:id="2935" w:name="_Toc88647644"/>
      <w:bookmarkStart w:id="2936" w:name="_Toc88657723"/>
      <w:bookmarkStart w:id="2937" w:name="_Toc88658526"/>
      <w:bookmarkStart w:id="2938" w:name="_Toc88659166"/>
      <w:bookmarkStart w:id="2939" w:name="_Toc88659969"/>
      <w:bookmarkStart w:id="2940" w:name="_Toc88660770"/>
      <w:bookmarkStart w:id="2941" w:name="_Toc88659210"/>
      <w:bookmarkStart w:id="2942" w:name="_Toc89156815"/>
      <w:bookmarkStart w:id="2943" w:name="_Toc89159741"/>
      <w:bookmarkStart w:id="2944" w:name="_Toc92701194"/>
      <w:bookmarkStart w:id="2945" w:name="_Toc93657332"/>
      <w:bookmarkStart w:id="2946" w:name="_Toc99629704"/>
      <w:bookmarkStart w:id="2947" w:name="_Toc103345445"/>
      <w:bookmarkStart w:id="2948" w:name="_Toc133931190"/>
      <w:bookmarkStart w:id="2949" w:name="_Toc133939294"/>
      <w:bookmarkStart w:id="2950" w:name="_Toc134523880"/>
      <w:bookmarkStart w:id="2951" w:name="_Toc135119303"/>
      <w:bookmarkStart w:id="2952" w:name="_Toc134539717"/>
      <w:bookmarkStart w:id="2953" w:name="_Toc135307851"/>
      <w:bookmarkStart w:id="2954" w:name="_Toc135749503"/>
      <w:bookmarkStart w:id="2955" w:name="_Toc135827649"/>
      <w:bookmarkStart w:id="2956" w:name="_Toc138064732"/>
      <w:bookmarkStart w:id="2957" w:name="_Toc140134805"/>
      <w:bookmarkStart w:id="2958" w:name="_Toc141875181"/>
      <w:bookmarkStart w:id="2959" w:name="_Toc141963600"/>
      <w:bookmarkStart w:id="2960" w:name="_Toc142312348"/>
      <w:bookmarkStart w:id="2961" w:name="_Toc142383193"/>
      <w:bookmarkStart w:id="2962" w:name="_Toc142387463"/>
      <w:bookmarkStart w:id="2963" w:name="_Toc144215501"/>
      <w:bookmarkStart w:id="2964" w:name="_Toc144326626"/>
      <w:bookmarkStart w:id="2965" w:name="_Toc144410754"/>
      <w:bookmarkStart w:id="2966" w:name="_Toc144733223"/>
      <w:bookmarkStart w:id="2967" w:name="_Toc144754197"/>
      <w:bookmarkStart w:id="2968" w:name="_Toc144802333"/>
      <w:bookmarkStart w:id="2969" w:name="_Toc76654647"/>
      <w:bookmarkStart w:id="2970" w:name="_Toc77925494"/>
      <w:bookmarkStart w:id="2971" w:name="_Toc78283612"/>
      <w:bookmarkStart w:id="2972" w:name="_Toc78792724"/>
      <w:bookmarkStart w:id="2973" w:name="_Toc78793528"/>
      <w:bookmarkStart w:id="2974" w:name="_Toc78794334"/>
      <w:bookmarkStart w:id="2975" w:name="_Toc88221311"/>
      <w:bookmarkStart w:id="2976" w:name="_Toc88637842"/>
      <w:bookmarkStart w:id="2977" w:name="_Toc88645236"/>
      <w:bookmarkStart w:id="2978" w:name="_Toc88646039"/>
      <w:bookmarkStart w:id="2979" w:name="_Toc88647645"/>
      <w:bookmarkStart w:id="2980" w:name="_Toc88657724"/>
      <w:bookmarkStart w:id="2981" w:name="_Toc88658527"/>
      <w:bookmarkStart w:id="2982" w:name="_Toc88659167"/>
      <w:bookmarkStart w:id="2983" w:name="_Toc88659970"/>
      <w:bookmarkStart w:id="2984" w:name="_Toc88660771"/>
      <w:bookmarkStart w:id="2985" w:name="_Toc88659211"/>
      <w:bookmarkStart w:id="2986" w:name="_Toc89156816"/>
      <w:bookmarkStart w:id="2987" w:name="_Toc89159742"/>
      <w:bookmarkStart w:id="2988" w:name="_Toc92701195"/>
      <w:bookmarkStart w:id="2989" w:name="_Toc93657333"/>
      <w:bookmarkStart w:id="2990" w:name="_Toc99629705"/>
      <w:bookmarkStart w:id="2991" w:name="_Toc103345446"/>
      <w:bookmarkStart w:id="2992" w:name="_Toc133931191"/>
      <w:bookmarkStart w:id="2993" w:name="_Toc133939295"/>
      <w:bookmarkStart w:id="2994" w:name="_Toc134523881"/>
      <w:bookmarkStart w:id="2995" w:name="_Toc135119304"/>
      <w:bookmarkStart w:id="2996" w:name="_Toc134539718"/>
      <w:bookmarkStart w:id="2997" w:name="_Toc135307852"/>
      <w:bookmarkStart w:id="2998" w:name="_Toc135749504"/>
      <w:bookmarkStart w:id="2999" w:name="_Toc135827650"/>
      <w:bookmarkStart w:id="3000" w:name="_Toc138064733"/>
      <w:bookmarkStart w:id="3001" w:name="_Toc140134806"/>
      <w:bookmarkStart w:id="3002" w:name="_Toc141875182"/>
      <w:bookmarkStart w:id="3003" w:name="_Toc141963601"/>
      <w:bookmarkStart w:id="3004" w:name="_Toc142312349"/>
      <w:bookmarkStart w:id="3005" w:name="_Toc142383194"/>
      <w:bookmarkStart w:id="3006" w:name="_Toc142387464"/>
      <w:bookmarkStart w:id="3007" w:name="_Toc144215502"/>
      <w:bookmarkStart w:id="3008" w:name="_Toc144326627"/>
      <w:bookmarkStart w:id="3009" w:name="_Toc144410755"/>
      <w:bookmarkStart w:id="3010" w:name="_Toc144733224"/>
      <w:bookmarkStart w:id="3011" w:name="_Toc144754198"/>
      <w:bookmarkStart w:id="3012" w:name="_Toc144802334"/>
      <w:bookmarkStart w:id="3013" w:name="_Toc76654648"/>
      <w:bookmarkStart w:id="3014" w:name="_Toc77925495"/>
      <w:bookmarkStart w:id="3015" w:name="_Toc78283613"/>
      <w:bookmarkStart w:id="3016" w:name="_Toc78792725"/>
      <w:bookmarkStart w:id="3017" w:name="_Toc78793529"/>
      <w:bookmarkStart w:id="3018" w:name="_Toc78794335"/>
      <w:bookmarkStart w:id="3019" w:name="_Toc88221312"/>
      <w:bookmarkStart w:id="3020" w:name="_Toc88637843"/>
      <w:bookmarkStart w:id="3021" w:name="_Toc88645237"/>
      <w:bookmarkStart w:id="3022" w:name="_Toc88646040"/>
      <w:bookmarkStart w:id="3023" w:name="_Toc88647646"/>
      <w:bookmarkStart w:id="3024" w:name="_Toc88657725"/>
      <w:bookmarkStart w:id="3025" w:name="_Toc88658528"/>
      <w:bookmarkStart w:id="3026" w:name="_Toc88659168"/>
      <w:bookmarkStart w:id="3027" w:name="_Toc88659971"/>
      <w:bookmarkStart w:id="3028" w:name="_Toc88660772"/>
      <w:bookmarkStart w:id="3029" w:name="_Toc88659212"/>
      <w:bookmarkStart w:id="3030" w:name="_Toc89156817"/>
      <w:bookmarkStart w:id="3031" w:name="_Toc89159743"/>
      <w:bookmarkStart w:id="3032" w:name="_Toc92701196"/>
      <w:bookmarkStart w:id="3033" w:name="_Toc93657334"/>
      <w:bookmarkStart w:id="3034" w:name="_Toc99629706"/>
      <w:bookmarkStart w:id="3035" w:name="_Toc103345447"/>
      <w:bookmarkStart w:id="3036" w:name="_Toc133931192"/>
      <w:bookmarkStart w:id="3037" w:name="_Toc133939296"/>
      <w:bookmarkStart w:id="3038" w:name="_Toc134523882"/>
      <w:bookmarkStart w:id="3039" w:name="_Toc135119305"/>
      <w:bookmarkStart w:id="3040" w:name="_Toc134539719"/>
      <w:bookmarkStart w:id="3041" w:name="_Toc135307853"/>
      <w:bookmarkStart w:id="3042" w:name="_Toc135749505"/>
      <w:bookmarkStart w:id="3043" w:name="_Toc135827651"/>
      <w:bookmarkStart w:id="3044" w:name="_Toc138064734"/>
      <w:bookmarkStart w:id="3045" w:name="_Toc140134807"/>
      <w:bookmarkStart w:id="3046" w:name="_Toc141875183"/>
      <w:bookmarkStart w:id="3047" w:name="_Toc141963602"/>
      <w:bookmarkStart w:id="3048" w:name="_Toc142312350"/>
      <w:bookmarkStart w:id="3049" w:name="_Toc142383195"/>
      <w:bookmarkStart w:id="3050" w:name="_Toc142387465"/>
      <w:bookmarkStart w:id="3051" w:name="_Toc144215503"/>
      <w:bookmarkStart w:id="3052" w:name="_Toc144326628"/>
      <w:bookmarkStart w:id="3053" w:name="_Toc144410756"/>
      <w:bookmarkStart w:id="3054" w:name="_Toc144733225"/>
      <w:bookmarkStart w:id="3055" w:name="_Toc144754199"/>
      <w:bookmarkStart w:id="3056" w:name="_Toc144802335"/>
      <w:bookmarkStart w:id="3057" w:name="_Toc76654649"/>
      <w:bookmarkStart w:id="3058" w:name="_Toc77925496"/>
      <w:bookmarkStart w:id="3059" w:name="_Toc78283614"/>
      <w:bookmarkStart w:id="3060" w:name="_Toc78792726"/>
      <w:bookmarkStart w:id="3061" w:name="_Toc78793530"/>
      <w:bookmarkStart w:id="3062" w:name="_Toc78794336"/>
      <w:bookmarkStart w:id="3063" w:name="_Toc88221313"/>
      <w:bookmarkStart w:id="3064" w:name="_Toc88637844"/>
      <w:bookmarkStart w:id="3065" w:name="_Toc88645238"/>
      <w:bookmarkStart w:id="3066" w:name="_Toc88646041"/>
      <w:bookmarkStart w:id="3067" w:name="_Toc88647647"/>
      <w:bookmarkStart w:id="3068" w:name="_Toc88657726"/>
      <w:bookmarkStart w:id="3069" w:name="_Toc88658529"/>
      <w:bookmarkStart w:id="3070" w:name="_Toc88659169"/>
      <w:bookmarkStart w:id="3071" w:name="_Toc88659972"/>
      <w:bookmarkStart w:id="3072" w:name="_Toc88660773"/>
      <w:bookmarkStart w:id="3073" w:name="_Toc88659213"/>
      <w:bookmarkStart w:id="3074" w:name="_Toc89156818"/>
      <w:bookmarkStart w:id="3075" w:name="_Toc89159744"/>
      <w:bookmarkStart w:id="3076" w:name="_Toc92701197"/>
      <w:bookmarkStart w:id="3077" w:name="_Toc93657335"/>
      <w:bookmarkStart w:id="3078" w:name="_Toc99629707"/>
      <w:bookmarkStart w:id="3079" w:name="_Toc103345448"/>
      <w:bookmarkStart w:id="3080" w:name="_Toc133931193"/>
      <w:bookmarkStart w:id="3081" w:name="_Toc133939297"/>
      <w:bookmarkStart w:id="3082" w:name="_Toc134523883"/>
      <w:bookmarkStart w:id="3083" w:name="_Toc135119306"/>
      <w:bookmarkStart w:id="3084" w:name="_Toc134539720"/>
      <w:bookmarkStart w:id="3085" w:name="_Toc135307854"/>
      <w:bookmarkStart w:id="3086" w:name="_Toc135749506"/>
      <w:bookmarkStart w:id="3087" w:name="_Toc135827652"/>
      <w:bookmarkStart w:id="3088" w:name="_Toc138064735"/>
      <w:bookmarkStart w:id="3089" w:name="_Toc140134808"/>
      <w:bookmarkStart w:id="3090" w:name="_Toc141875184"/>
      <w:bookmarkStart w:id="3091" w:name="_Toc141963603"/>
      <w:bookmarkStart w:id="3092" w:name="_Toc142312351"/>
      <w:bookmarkStart w:id="3093" w:name="_Toc142383196"/>
      <w:bookmarkStart w:id="3094" w:name="_Toc142387466"/>
      <w:bookmarkStart w:id="3095" w:name="_Toc144215504"/>
      <w:bookmarkStart w:id="3096" w:name="_Toc144326629"/>
      <w:bookmarkStart w:id="3097" w:name="_Toc144410757"/>
      <w:bookmarkStart w:id="3098" w:name="_Toc144733226"/>
      <w:bookmarkStart w:id="3099" w:name="_Toc144754200"/>
      <w:bookmarkStart w:id="3100" w:name="_Toc144802336"/>
      <w:bookmarkStart w:id="3101" w:name="_Toc76654650"/>
      <w:bookmarkStart w:id="3102" w:name="_Toc77925497"/>
      <w:bookmarkStart w:id="3103" w:name="_Toc78283615"/>
      <w:bookmarkStart w:id="3104" w:name="_Toc78792727"/>
      <w:bookmarkStart w:id="3105" w:name="_Toc78793531"/>
      <w:bookmarkStart w:id="3106" w:name="_Toc78794337"/>
      <w:bookmarkStart w:id="3107" w:name="_Toc88221314"/>
      <w:bookmarkStart w:id="3108" w:name="_Toc88637845"/>
      <w:bookmarkStart w:id="3109" w:name="_Toc88645239"/>
      <w:bookmarkStart w:id="3110" w:name="_Toc88646042"/>
      <w:bookmarkStart w:id="3111" w:name="_Toc88647648"/>
      <w:bookmarkStart w:id="3112" w:name="_Toc88657727"/>
      <w:bookmarkStart w:id="3113" w:name="_Toc88658530"/>
      <w:bookmarkStart w:id="3114" w:name="_Toc88659170"/>
      <w:bookmarkStart w:id="3115" w:name="_Toc88659973"/>
      <w:bookmarkStart w:id="3116" w:name="_Toc88660774"/>
      <w:bookmarkStart w:id="3117" w:name="_Toc88659214"/>
      <w:bookmarkStart w:id="3118" w:name="_Toc89156819"/>
      <w:bookmarkStart w:id="3119" w:name="_Toc89159745"/>
      <w:bookmarkStart w:id="3120" w:name="_Toc92701198"/>
      <w:bookmarkStart w:id="3121" w:name="_Toc93657336"/>
      <w:bookmarkStart w:id="3122" w:name="_Toc99629708"/>
      <w:bookmarkStart w:id="3123" w:name="_Toc103345449"/>
      <w:bookmarkStart w:id="3124" w:name="_Toc133931194"/>
      <w:bookmarkStart w:id="3125" w:name="_Toc133939298"/>
      <w:bookmarkStart w:id="3126" w:name="_Toc134523884"/>
      <w:bookmarkStart w:id="3127" w:name="_Toc135119307"/>
      <w:bookmarkStart w:id="3128" w:name="_Toc134539721"/>
      <w:bookmarkStart w:id="3129" w:name="_Toc135307855"/>
      <w:bookmarkStart w:id="3130" w:name="_Toc135749507"/>
      <w:bookmarkStart w:id="3131" w:name="_Toc135827653"/>
      <w:bookmarkStart w:id="3132" w:name="_Toc138064736"/>
      <w:bookmarkStart w:id="3133" w:name="_Toc140134809"/>
      <w:bookmarkStart w:id="3134" w:name="_Toc141875185"/>
      <w:bookmarkStart w:id="3135" w:name="_Toc141963604"/>
      <w:bookmarkStart w:id="3136" w:name="_Toc142312352"/>
      <w:bookmarkStart w:id="3137" w:name="_Toc142383197"/>
      <w:bookmarkStart w:id="3138" w:name="_Toc142387467"/>
      <w:bookmarkStart w:id="3139" w:name="_Toc144215505"/>
      <w:bookmarkStart w:id="3140" w:name="_Toc144326630"/>
      <w:bookmarkStart w:id="3141" w:name="_Toc144410758"/>
      <w:bookmarkStart w:id="3142" w:name="_Toc144733227"/>
      <w:bookmarkStart w:id="3143" w:name="_Toc144754201"/>
      <w:bookmarkStart w:id="3144" w:name="_Toc144802337"/>
      <w:bookmarkStart w:id="3145" w:name="_Toc76654651"/>
      <w:bookmarkStart w:id="3146" w:name="_Toc77925498"/>
      <w:bookmarkStart w:id="3147" w:name="_Toc78283616"/>
      <w:bookmarkStart w:id="3148" w:name="_Toc78792728"/>
      <w:bookmarkStart w:id="3149" w:name="_Toc78793532"/>
      <w:bookmarkStart w:id="3150" w:name="_Toc78794338"/>
      <w:bookmarkStart w:id="3151" w:name="_Toc88221315"/>
      <w:bookmarkStart w:id="3152" w:name="_Toc88637846"/>
      <w:bookmarkStart w:id="3153" w:name="_Toc88645240"/>
      <w:bookmarkStart w:id="3154" w:name="_Toc88646043"/>
      <w:bookmarkStart w:id="3155" w:name="_Toc88647649"/>
      <w:bookmarkStart w:id="3156" w:name="_Toc88657728"/>
      <w:bookmarkStart w:id="3157" w:name="_Toc88658531"/>
      <w:bookmarkStart w:id="3158" w:name="_Toc88659171"/>
      <w:bookmarkStart w:id="3159" w:name="_Toc88659974"/>
      <w:bookmarkStart w:id="3160" w:name="_Toc88660775"/>
      <w:bookmarkStart w:id="3161" w:name="_Toc88659215"/>
      <w:bookmarkStart w:id="3162" w:name="_Toc89156820"/>
      <w:bookmarkStart w:id="3163" w:name="_Toc89159746"/>
      <w:bookmarkStart w:id="3164" w:name="_Toc92701199"/>
      <w:bookmarkStart w:id="3165" w:name="_Toc93657337"/>
      <w:bookmarkStart w:id="3166" w:name="_Toc99629709"/>
      <w:bookmarkStart w:id="3167" w:name="_Toc103345450"/>
      <w:bookmarkStart w:id="3168" w:name="_Toc133931195"/>
      <w:bookmarkStart w:id="3169" w:name="_Toc133939299"/>
      <w:bookmarkStart w:id="3170" w:name="_Toc134523885"/>
      <w:bookmarkStart w:id="3171" w:name="_Toc135119308"/>
      <w:bookmarkStart w:id="3172" w:name="_Toc134539722"/>
      <w:bookmarkStart w:id="3173" w:name="_Toc135307856"/>
      <w:bookmarkStart w:id="3174" w:name="_Toc135749508"/>
      <w:bookmarkStart w:id="3175" w:name="_Toc135827654"/>
      <w:bookmarkStart w:id="3176" w:name="_Toc138064737"/>
      <w:bookmarkStart w:id="3177" w:name="_Toc140134810"/>
      <w:bookmarkStart w:id="3178" w:name="_Toc141875186"/>
      <w:bookmarkStart w:id="3179" w:name="_Toc141963605"/>
      <w:bookmarkStart w:id="3180" w:name="_Toc142312353"/>
      <w:bookmarkStart w:id="3181" w:name="_Toc142383198"/>
      <w:bookmarkStart w:id="3182" w:name="_Toc142387468"/>
      <w:bookmarkStart w:id="3183" w:name="_Toc144215506"/>
      <w:bookmarkStart w:id="3184" w:name="_Toc144326631"/>
      <w:bookmarkStart w:id="3185" w:name="_Toc144410759"/>
      <w:bookmarkStart w:id="3186" w:name="_Toc144733228"/>
      <w:bookmarkStart w:id="3187" w:name="_Toc144754202"/>
      <w:bookmarkStart w:id="3188" w:name="_Toc144802338"/>
      <w:bookmarkStart w:id="3189" w:name="_Toc76654652"/>
      <w:bookmarkStart w:id="3190" w:name="_Toc77925499"/>
      <w:bookmarkStart w:id="3191" w:name="_Toc78283617"/>
      <w:bookmarkStart w:id="3192" w:name="_Toc78792729"/>
      <w:bookmarkStart w:id="3193" w:name="_Toc78793533"/>
      <w:bookmarkStart w:id="3194" w:name="_Toc78794339"/>
      <w:bookmarkStart w:id="3195" w:name="_Toc88221316"/>
      <w:bookmarkStart w:id="3196" w:name="_Toc88637847"/>
      <w:bookmarkStart w:id="3197" w:name="_Toc88645241"/>
      <w:bookmarkStart w:id="3198" w:name="_Toc88646044"/>
      <w:bookmarkStart w:id="3199" w:name="_Toc88647650"/>
      <w:bookmarkStart w:id="3200" w:name="_Toc88657729"/>
      <w:bookmarkStart w:id="3201" w:name="_Toc88658532"/>
      <w:bookmarkStart w:id="3202" w:name="_Toc88659172"/>
      <w:bookmarkStart w:id="3203" w:name="_Toc88659975"/>
      <w:bookmarkStart w:id="3204" w:name="_Toc88660776"/>
      <w:bookmarkStart w:id="3205" w:name="_Toc88659216"/>
      <w:bookmarkStart w:id="3206" w:name="_Toc89156821"/>
      <w:bookmarkStart w:id="3207" w:name="_Toc89159747"/>
      <w:bookmarkStart w:id="3208" w:name="_Toc92701200"/>
      <w:bookmarkStart w:id="3209" w:name="_Toc93657338"/>
      <w:bookmarkStart w:id="3210" w:name="_Toc99629710"/>
      <w:bookmarkStart w:id="3211" w:name="_Toc103345451"/>
      <w:bookmarkStart w:id="3212" w:name="_Toc133931196"/>
      <w:bookmarkStart w:id="3213" w:name="_Toc133939300"/>
      <w:bookmarkStart w:id="3214" w:name="_Toc134523886"/>
      <w:bookmarkStart w:id="3215" w:name="_Toc135119309"/>
      <w:bookmarkStart w:id="3216" w:name="_Toc134539723"/>
      <w:bookmarkStart w:id="3217" w:name="_Toc135307857"/>
      <w:bookmarkStart w:id="3218" w:name="_Toc135749509"/>
      <w:bookmarkStart w:id="3219" w:name="_Toc135827655"/>
      <w:bookmarkStart w:id="3220" w:name="_Toc138064738"/>
      <w:bookmarkStart w:id="3221" w:name="_Toc140134811"/>
      <w:bookmarkStart w:id="3222" w:name="_Toc141875187"/>
      <w:bookmarkStart w:id="3223" w:name="_Toc141963606"/>
      <w:bookmarkStart w:id="3224" w:name="_Toc142312354"/>
      <w:bookmarkStart w:id="3225" w:name="_Toc142383199"/>
      <w:bookmarkStart w:id="3226" w:name="_Toc142387469"/>
      <w:bookmarkStart w:id="3227" w:name="_Toc144215507"/>
      <w:bookmarkStart w:id="3228" w:name="_Toc144326632"/>
      <w:bookmarkStart w:id="3229" w:name="_Toc144410760"/>
      <w:bookmarkStart w:id="3230" w:name="_Toc144733229"/>
      <w:bookmarkStart w:id="3231" w:name="_Toc144754203"/>
      <w:bookmarkStart w:id="3232" w:name="_Toc144802339"/>
      <w:bookmarkStart w:id="3233" w:name="_Toc76654653"/>
      <w:bookmarkStart w:id="3234" w:name="_Toc77925500"/>
      <w:bookmarkStart w:id="3235" w:name="_Toc78283618"/>
      <w:bookmarkStart w:id="3236" w:name="_Toc78792730"/>
      <w:bookmarkStart w:id="3237" w:name="_Toc78793534"/>
      <w:bookmarkStart w:id="3238" w:name="_Toc78794340"/>
      <w:bookmarkStart w:id="3239" w:name="_Toc88221317"/>
      <w:bookmarkStart w:id="3240" w:name="_Toc88637848"/>
      <w:bookmarkStart w:id="3241" w:name="_Toc88645242"/>
      <w:bookmarkStart w:id="3242" w:name="_Toc88646045"/>
      <w:bookmarkStart w:id="3243" w:name="_Toc88647651"/>
      <w:bookmarkStart w:id="3244" w:name="_Toc88657730"/>
      <w:bookmarkStart w:id="3245" w:name="_Toc88658533"/>
      <w:bookmarkStart w:id="3246" w:name="_Toc88659173"/>
      <w:bookmarkStart w:id="3247" w:name="_Toc88659976"/>
      <w:bookmarkStart w:id="3248" w:name="_Toc88660777"/>
      <w:bookmarkStart w:id="3249" w:name="_Toc88659217"/>
      <w:bookmarkStart w:id="3250" w:name="_Toc89156822"/>
      <w:bookmarkStart w:id="3251" w:name="_Toc89159748"/>
      <w:bookmarkStart w:id="3252" w:name="_Toc92701201"/>
      <w:bookmarkStart w:id="3253" w:name="_Toc93657339"/>
      <w:bookmarkStart w:id="3254" w:name="_Toc99629711"/>
      <w:bookmarkStart w:id="3255" w:name="_Toc103345452"/>
      <w:bookmarkStart w:id="3256" w:name="_Toc133931197"/>
      <w:bookmarkStart w:id="3257" w:name="_Toc133939301"/>
      <w:bookmarkStart w:id="3258" w:name="_Toc134523887"/>
      <w:bookmarkStart w:id="3259" w:name="_Toc135119310"/>
      <w:bookmarkStart w:id="3260" w:name="_Toc134539724"/>
      <w:bookmarkStart w:id="3261" w:name="_Toc135307858"/>
      <w:bookmarkStart w:id="3262" w:name="_Toc135749510"/>
      <w:bookmarkStart w:id="3263" w:name="_Toc135827656"/>
      <w:bookmarkStart w:id="3264" w:name="_Toc138064739"/>
      <w:bookmarkStart w:id="3265" w:name="_Toc140134812"/>
      <w:bookmarkStart w:id="3266" w:name="_Toc141875188"/>
      <w:bookmarkStart w:id="3267" w:name="_Toc141963607"/>
      <w:bookmarkStart w:id="3268" w:name="_Toc142312355"/>
      <w:bookmarkStart w:id="3269" w:name="_Toc142383200"/>
      <w:bookmarkStart w:id="3270" w:name="_Toc142387470"/>
      <w:bookmarkStart w:id="3271" w:name="_Toc144215508"/>
      <w:bookmarkStart w:id="3272" w:name="_Toc144326633"/>
      <w:bookmarkStart w:id="3273" w:name="_Toc144410761"/>
      <w:bookmarkStart w:id="3274" w:name="_Toc144733230"/>
      <w:bookmarkStart w:id="3275" w:name="_Toc144754204"/>
      <w:bookmarkStart w:id="3276" w:name="_Toc144802340"/>
      <w:bookmarkStart w:id="3277" w:name="_Toc76654654"/>
      <w:bookmarkStart w:id="3278" w:name="_Toc77925501"/>
      <w:bookmarkStart w:id="3279" w:name="_Toc78283619"/>
      <w:bookmarkStart w:id="3280" w:name="_Toc78792731"/>
      <w:bookmarkStart w:id="3281" w:name="_Toc78793535"/>
      <w:bookmarkStart w:id="3282" w:name="_Toc78794341"/>
      <w:bookmarkStart w:id="3283" w:name="_Toc88221318"/>
      <w:bookmarkStart w:id="3284" w:name="_Toc88637849"/>
      <w:bookmarkStart w:id="3285" w:name="_Toc88645243"/>
      <w:bookmarkStart w:id="3286" w:name="_Toc88646046"/>
      <w:bookmarkStart w:id="3287" w:name="_Toc88647652"/>
      <w:bookmarkStart w:id="3288" w:name="_Toc88657731"/>
      <w:bookmarkStart w:id="3289" w:name="_Toc88658534"/>
      <w:bookmarkStart w:id="3290" w:name="_Toc88659174"/>
      <w:bookmarkStart w:id="3291" w:name="_Toc88659977"/>
      <w:bookmarkStart w:id="3292" w:name="_Toc88660778"/>
      <w:bookmarkStart w:id="3293" w:name="_Toc88659218"/>
      <w:bookmarkStart w:id="3294" w:name="_Toc89156823"/>
      <w:bookmarkStart w:id="3295" w:name="_Toc89159749"/>
      <w:bookmarkStart w:id="3296" w:name="_Toc92701202"/>
      <w:bookmarkStart w:id="3297" w:name="_Toc93657340"/>
      <w:bookmarkStart w:id="3298" w:name="_Toc99629712"/>
      <w:bookmarkStart w:id="3299" w:name="_Toc103345453"/>
      <w:bookmarkStart w:id="3300" w:name="_Toc133931198"/>
      <w:bookmarkStart w:id="3301" w:name="_Toc133939302"/>
      <w:bookmarkStart w:id="3302" w:name="_Toc134523888"/>
      <w:bookmarkStart w:id="3303" w:name="_Toc135119311"/>
      <w:bookmarkStart w:id="3304" w:name="_Toc134539725"/>
      <w:bookmarkStart w:id="3305" w:name="_Toc135307859"/>
      <w:bookmarkStart w:id="3306" w:name="_Toc135749511"/>
      <w:bookmarkStart w:id="3307" w:name="_Toc135827657"/>
      <w:bookmarkStart w:id="3308" w:name="_Toc138064740"/>
      <w:bookmarkStart w:id="3309" w:name="_Toc140134813"/>
      <w:bookmarkStart w:id="3310" w:name="_Toc141875189"/>
      <w:bookmarkStart w:id="3311" w:name="_Toc141963608"/>
      <w:bookmarkStart w:id="3312" w:name="_Toc142312356"/>
      <w:bookmarkStart w:id="3313" w:name="_Toc142383201"/>
      <w:bookmarkStart w:id="3314" w:name="_Toc142387471"/>
      <w:bookmarkStart w:id="3315" w:name="_Toc144215509"/>
      <w:bookmarkStart w:id="3316" w:name="_Toc144326634"/>
      <w:bookmarkStart w:id="3317" w:name="_Toc144410762"/>
      <w:bookmarkStart w:id="3318" w:name="_Toc144733231"/>
      <w:bookmarkStart w:id="3319" w:name="_Toc144754205"/>
      <w:bookmarkStart w:id="3320" w:name="_Toc144802341"/>
      <w:bookmarkStart w:id="3321" w:name="_Toc76654655"/>
      <w:bookmarkStart w:id="3322" w:name="_Toc77925502"/>
      <w:bookmarkStart w:id="3323" w:name="_Toc78283620"/>
      <w:bookmarkStart w:id="3324" w:name="_Toc78792732"/>
      <w:bookmarkStart w:id="3325" w:name="_Toc78793536"/>
      <w:bookmarkStart w:id="3326" w:name="_Toc78794342"/>
      <w:bookmarkStart w:id="3327" w:name="_Toc88221319"/>
      <w:bookmarkStart w:id="3328" w:name="_Toc88637850"/>
      <w:bookmarkStart w:id="3329" w:name="_Toc88645244"/>
      <w:bookmarkStart w:id="3330" w:name="_Toc88646047"/>
      <w:bookmarkStart w:id="3331" w:name="_Toc88647653"/>
      <w:bookmarkStart w:id="3332" w:name="_Toc88657732"/>
      <w:bookmarkStart w:id="3333" w:name="_Toc88658535"/>
      <w:bookmarkStart w:id="3334" w:name="_Toc88659175"/>
      <w:bookmarkStart w:id="3335" w:name="_Toc88659978"/>
      <w:bookmarkStart w:id="3336" w:name="_Toc88660779"/>
      <w:bookmarkStart w:id="3337" w:name="_Toc88659219"/>
      <w:bookmarkStart w:id="3338" w:name="_Toc89156824"/>
      <w:bookmarkStart w:id="3339" w:name="_Toc89159750"/>
      <w:bookmarkStart w:id="3340" w:name="_Toc92701203"/>
      <w:bookmarkStart w:id="3341" w:name="_Toc93657341"/>
      <w:bookmarkStart w:id="3342" w:name="_Toc99629713"/>
      <w:bookmarkStart w:id="3343" w:name="_Toc103345454"/>
      <w:bookmarkStart w:id="3344" w:name="_Toc133931199"/>
      <w:bookmarkStart w:id="3345" w:name="_Toc133939303"/>
      <w:bookmarkStart w:id="3346" w:name="_Toc134523889"/>
      <w:bookmarkStart w:id="3347" w:name="_Toc135119312"/>
      <w:bookmarkStart w:id="3348" w:name="_Toc134539726"/>
      <w:bookmarkStart w:id="3349" w:name="_Toc135307860"/>
      <w:bookmarkStart w:id="3350" w:name="_Toc135749512"/>
      <w:bookmarkStart w:id="3351" w:name="_Toc135827658"/>
      <w:bookmarkStart w:id="3352" w:name="_Toc138064741"/>
      <w:bookmarkStart w:id="3353" w:name="_Toc140134814"/>
      <w:bookmarkStart w:id="3354" w:name="_Toc141875190"/>
      <w:bookmarkStart w:id="3355" w:name="_Toc141963609"/>
      <w:bookmarkStart w:id="3356" w:name="_Toc142312357"/>
      <w:bookmarkStart w:id="3357" w:name="_Toc142383202"/>
      <w:bookmarkStart w:id="3358" w:name="_Toc142387472"/>
      <w:bookmarkStart w:id="3359" w:name="_Toc144215510"/>
      <w:bookmarkStart w:id="3360" w:name="_Toc144326635"/>
      <w:bookmarkStart w:id="3361" w:name="_Toc144410763"/>
      <w:bookmarkStart w:id="3362" w:name="_Toc144733232"/>
      <w:bookmarkStart w:id="3363" w:name="_Toc144754206"/>
      <w:bookmarkStart w:id="3364" w:name="_Toc144802342"/>
      <w:bookmarkStart w:id="3365" w:name="_Toc76654656"/>
      <w:bookmarkStart w:id="3366" w:name="_Toc77925503"/>
      <w:bookmarkStart w:id="3367" w:name="_Toc78283621"/>
      <w:bookmarkStart w:id="3368" w:name="_Toc78792733"/>
      <w:bookmarkStart w:id="3369" w:name="_Toc78793537"/>
      <w:bookmarkStart w:id="3370" w:name="_Toc78794343"/>
      <w:bookmarkStart w:id="3371" w:name="_Toc88221320"/>
      <w:bookmarkStart w:id="3372" w:name="_Toc88637851"/>
      <w:bookmarkStart w:id="3373" w:name="_Toc88645245"/>
      <w:bookmarkStart w:id="3374" w:name="_Toc88646048"/>
      <w:bookmarkStart w:id="3375" w:name="_Toc88647654"/>
      <w:bookmarkStart w:id="3376" w:name="_Toc88657733"/>
      <w:bookmarkStart w:id="3377" w:name="_Toc88658536"/>
      <w:bookmarkStart w:id="3378" w:name="_Toc88659176"/>
      <w:bookmarkStart w:id="3379" w:name="_Toc88659979"/>
      <w:bookmarkStart w:id="3380" w:name="_Toc88660780"/>
      <w:bookmarkStart w:id="3381" w:name="_Toc88659220"/>
      <w:bookmarkStart w:id="3382" w:name="_Toc89156825"/>
      <w:bookmarkStart w:id="3383" w:name="_Toc89159751"/>
      <w:bookmarkStart w:id="3384" w:name="_Toc92701204"/>
      <w:bookmarkStart w:id="3385" w:name="_Toc93657342"/>
      <w:bookmarkStart w:id="3386" w:name="_Toc99629714"/>
      <w:bookmarkStart w:id="3387" w:name="_Toc103345455"/>
      <w:bookmarkStart w:id="3388" w:name="_Toc133931200"/>
      <w:bookmarkStart w:id="3389" w:name="_Toc133939304"/>
      <w:bookmarkStart w:id="3390" w:name="_Toc134523890"/>
      <w:bookmarkStart w:id="3391" w:name="_Toc135119313"/>
      <w:bookmarkStart w:id="3392" w:name="_Toc134539727"/>
      <w:bookmarkStart w:id="3393" w:name="_Toc135307861"/>
      <w:bookmarkStart w:id="3394" w:name="_Toc135749513"/>
      <w:bookmarkStart w:id="3395" w:name="_Toc135827659"/>
      <w:bookmarkStart w:id="3396" w:name="_Toc138064742"/>
      <w:bookmarkStart w:id="3397" w:name="_Toc140134815"/>
      <w:bookmarkStart w:id="3398" w:name="_Toc141875191"/>
      <w:bookmarkStart w:id="3399" w:name="_Toc141963610"/>
      <w:bookmarkStart w:id="3400" w:name="_Toc142312358"/>
      <w:bookmarkStart w:id="3401" w:name="_Toc142383203"/>
      <w:bookmarkStart w:id="3402" w:name="_Toc142387473"/>
      <w:bookmarkStart w:id="3403" w:name="_Toc144215511"/>
      <w:bookmarkStart w:id="3404" w:name="_Toc144326636"/>
      <w:bookmarkStart w:id="3405" w:name="_Toc144410764"/>
      <w:bookmarkStart w:id="3406" w:name="_Toc144733233"/>
      <w:bookmarkStart w:id="3407" w:name="_Toc144754207"/>
      <w:bookmarkStart w:id="3408" w:name="_Toc144802343"/>
      <w:bookmarkStart w:id="3409" w:name="_Toc487547233"/>
      <w:bookmarkStart w:id="3410" w:name="_Toc489859049"/>
      <w:bookmarkStart w:id="3411" w:name="_Toc500342171"/>
      <w:bookmarkStart w:id="3412" w:name="_Toc529345130"/>
      <w:bookmarkStart w:id="3413" w:name="_Toc530687640"/>
      <w:bookmarkStart w:id="3414" w:name="_Toc530762236"/>
      <w:bookmarkStart w:id="3415" w:name="_Toc534728356"/>
      <w:bookmarkStart w:id="3416" w:name="_Toc534730782"/>
      <w:bookmarkStart w:id="3417" w:name="_Toc134539728"/>
      <w:bookmarkStart w:id="3418" w:name="_Toc140693222"/>
      <w:bookmarkStart w:id="3419" w:name="_Toc142387474"/>
      <w:bookmarkStart w:id="3420" w:name="_Toc153785513"/>
      <w:bookmarkStart w:id="3421" w:name="_Toc153788373"/>
      <w:bookmarkStart w:id="3422" w:name="_Toc154762541"/>
      <w:bookmarkStart w:id="3423" w:name="_Toc157609973"/>
      <w:bookmarkStart w:id="3424" w:name="_Toc195518750"/>
      <w:bookmarkStart w:id="3425" w:name="_Toc195599714"/>
      <w:bookmarkStart w:id="3426" w:name="_Toc223962093"/>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r>
        <w:t xml:space="preserve">Parts </w:t>
      </w:r>
      <w:r w:rsidR="00E52C64">
        <w:t>a</w:t>
      </w:r>
      <w:r w:rsidR="00D95CD9">
        <w:t>nd</w:t>
      </w:r>
      <w:r>
        <w:t xml:space="preserve"> Tools</w:t>
      </w:r>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p>
    <w:p w14:paraId="102B7D88" w14:textId="78AB8AE6" w:rsidR="00AC435F" w:rsidRPr="00AC435F" w:rsidRDefault="00AC435F" w:rsidP="00AC435F">
      <w:r w:rsidRPr="00AC435F">
        <w:t xml:space="preserve">The Contractor shall provide at its own cost all consumables, goods, Materials and Spare Parts necessary for discharging its responsibilities under the Contract, including commissioning, and during the Defects Liability Period. </w:t>
      </w:r>
    </w:p>
    <w:p w14:paraId="6F7B823A" w14:textId="742E296A" w:rsidR="00AC435F" w:rsidRPr="00AC435F" w:rsidRDefault="00AC435F" w:rsidP="00AC435F">
      <w:r w:rsidRPr="00AC435F">
        <w:t xml:space="preserve">The Contractor shall have an ongoing obligation to implement a system to track consumables, goods, </w:t>
      </w:r>
      <w:r w:rsidR="006B29A6">
        <w:t>m</w:t>
      </w:r>
      <w:r w:rsidRPr="00AC435F">
        <w:t xml:space="preserve">aterials and </w:t>
      </w:r>
      <w:r w:rsidRPr="00C75DE3">
        <w:t>Spare Parts (itemised)</w:t>
      </w:r>
      <w:r w:rsidRPr="00AC435F">
        <w:t xml:space="preserve"> that have been ordered, shipped to, delivered to, installed and commissioned at the Site. The </w:t>
      </w:r>
      <w:r w:rsidR="00C010E5">
        <w:t>Employer</w:t>
      </w:r>
      <w:r w:rsidRPr="00AC435F">
        <w:t xml:space="preserve"> shall have the right at any time to undertake </w:t>
      </w:r>
      <w:r w:rsidRPr="00AC435F">
        <w:lastRenderedPageBreak/>
        <w:t>audits and verification of the Contractor’s Materials tracking system. The Contractor’s tracking system shall comprehensively provide the list of, where relevant, the following:</w:t>
      </w:r>
    </w:p>
    <w:p w14:paraId="703FD145" w14:textId="2F856504" w:rsidR="00AC435F" w:rsidRPr="00AC435F" w:rsidRDefault="00AC435F" w:rsidP="00AC435F">
      <w:pPr>
        <w:pStyle w:val="Bullet10"/>
      </w:pPr>
      <w:r>
        <w:t>A unique identification number (manufacturer’s serial or stock number)</w:t>
      </w:r>
      <w:r w:rsidR="002C4D2B">
        <w:t>;</w:t>
      </w:r>
    </w:p>
    <w:p w14:paraId="5B4C3AFA" w14:textId="36BEB72F" w:rsidR="00AC435F" w:rsidRPr="00AC435F" w:rsidRDefault="00AC435F" w:rsidP="00AC435F">
      <w:pPr>
        <w:pStyle w:val="Bullet10"/>
      </w:pPr>
      <w:r>
        <w:t>Item description</w:t>
      </w:r>
      <w:r w:rsidR="002C4D2B">
        <w:t>;</w:t>
      </w:r>
    </w:p>
    <w:p w14:paraId="167F6CDA" w14:textId="3C936847" w:rsidR="00AC435F" w:rsidRPr="00AC435F" w:rsidRDefault="00AC435F" w:rsidP="00AC435F">
      <w:pPr>
        <w:pStyle w:val="Bullet10"/>
      </w:pPr>
      <w:r>
        <w:t>The part of the Facility the item is associated with</w:t>
      </w:r>
      <w:r w:rsidR="002C4D2B">
        <w:t>;</w:t>
      </w:r>
    </w:p>
    <w:p w14:paraId="317FAD7B" w14:textId="10BF0EA2" w:rsidR="00AC435F" w:rsidRPr="00AC435F" w:rsidRDefault="00AC435F" w:rsidP="00AC435F">
      <w:pPr>
        <w:pStyle w:val="Bullet10"/>
      </w:pPr>
      <w:r>
        <w:t>Recommended quantities</w:t>
      </w:r>
      <w:r w:rsidR="002C4D2B">
        <w:t>;</w:t>
      </w:r>
    </w:p>
    <w:p w14:paraId="0A2F09B3" w14:textId="530FDE2B" w:rsidR="00AC435F" w:rsidRPr="00AC435F" w:rsidRDefault="00AC435F" w:rsidP="00AC435F">
      <w:pPr>
        <w:pStyle w:val="Bullet10"/>
      </w:pPr>
      <w:r>
        <w:t>Cost per item</w:t>
      </w:r>
      <w:r w:rsidR="002C4D2B">
        <w:t>;</w:t>
      </w:r>
    </w:p>
    <w:p w14:paraId="4993CC7A" w14:textId="7977A5F9" w:rsidR="00AC435F" w:rsidRPr="00AC435F" w:rsidRDefault="00AC435F" w:rsidP="00AC435F">
      <w:pPr>
        <w:pStyle w:val="Bullet10"/>
      </w:pPr>
      <w:r>
        <w:t>Country of origin / supply</w:t>
      </w:r>
      <w:r w:rsidR="002C4D2B">
        <w:t>;</w:t>
      </w:r>
    </w:p>
    <w:p w14:paraId="461843DB" w14:textId="35A73DC8" w:rsidR="00AC435F" w:rsidRPr="00AC435F" w:rsidRDefault="00AC435F" w:rsidP="00AC435F">
      <w:pPr>
        <w:pStyle w:val="Bullet10"/>
      </w:pPr>
      <w:r>
        <w:t>Identity of manufacturer</w:t>
      </w:r>
      <w:r w:rsidR="002C4D2B">
        <w:t>;</w:t>
      </w:r>
    </w:p>
    <w:p w14:paraId="2BEFF2BD" w14:textId="003B78D6" w:rsidR="00AC435F" w:rsidRPr="00AC435F" w:rsidRDefault="00AC435F" w:rsidP="00AC435F">
      <w:pPr>
        <w:pStyle w:val="Bullet10"/>
      </w:pPr>
      <w:r>
        <w:t>Identity of supplier</w:t>
      </w:r>
      <w:r w:rsidR="002C4D2B">
        <w:t>;</w:t>
      </w:r>
    </w:p>
    <w:p w14:paraId="2F400FC2" w14:textId="186D55D3" w:rsidR="00AC435F" w:rsidRPr="00AC435F" w:rsidRDefault="00AC435F" w:rsidP="00AC435F">
      <w:pPr>
        <w:pStyle w:val="Bullet10"/>
      </w:pPr>
      <w:r>
        <w:t>Anticipated procurement lead-times</w:t>
      </w:r>
      <w:r w:rsidR="002C4D2B">
        <w:t>;</w:t>
      </w:r>
    </w:p>
    <w:p w14:paraId="47A949D0" w14:textId="32436FD2" w:rsidR="00AC435F" w:rsidRPr="00AC435F" w:rsidRDefault="00AC435F" w:rsidP="00AC435F">
      <w:pPr>
        <w:pStyle w:val="Bullet10"/>
      </w:pPr>
      <w:r>
        <w:t>Special / abnormal procurement (to the Site) requirements (if any)</w:t>
      </w:r>
      <w:r w:rsidR="002C4D2B">
        <w:t>;</w:t>
      </w:r>
    </w:p>
    <w:p w14:paraId="44817D37" w14:textId="59B0EE03" w:rsidR="00AC435F" w:rsidRPr="00AC435F" w:rsidRDefault="00AC435F" w:rsidP="00AC435F">
      <w:pPr>
        <w:pStyle w:val="Bullet10"/>
      </w:pPr>
      <w:r>
        <w:t>Storage requirements</w:t>
      </w:r>
      <w:r w:rsidR="002C4D2B">
        <w:t>; and</w:t>
      </w:r>
    </w:p>
    <w:p w14:paraId="36AD79DA" w14:textId="6E7D8174" w:rsidR="00AC435F" w:rsidRPr="00AC435F" w:rsidRDefault="00AC435F" w:rsidP="00AC435F">
      <w:pPr>
        <w:pStyle w:val="Bullet10"/>
      </w:pPr>
      <w:r>
        <w:t xml:space="preserve">Confirmation that the item and the handling and storage at Site thereof complies with warranty / guarantee requirements. </w:t>
      </w:r>
    </w:p>
    <w:p w14:paraId="382875FD" w14:textId="1E915C1C" w:rsidR="00AC435F" w:rsidRPr="00AC435F" w:rsidRDefault="00AC435F" w:rsidP="00AC435F">
      <w:r w:rsidRPr="00AC435F">
        <w:t xml:space="preserve">All tools, equipment and </w:t>
      </w:r>
      <w:r w:rsidR="005E5300">
        <w:t>p</w:t>
      </w:r>
      <w:r w:rsidRPr="00AC435F">
        <w:t xml:space="preserve">lant to facilitate maintenance of the </w:t>
      </w:r>
      <w:r w:rsidR="005E5300">
        <w:t>Plant</w:t>
      </w:r>
      <w:r w:rsidR="005E5300" w:rsidRPr="00AC435F">
        <w:t xml:space="preserve"> </w:t>
      </w:r>
      <w:r w:rsidRPr="00AC435F">
        <w:t>(including if required, module cleaning equipment) shall be provided by the Contractor and shall be included in the Contract Price. Tools are regarded as any proprietary, non-consumable equipment required for the efficient and safe operation and maintenance of the Facility. For the avoidance of doubt the tools shall be warranted and repaired or replaced for the duration of the Defects Liability Period.</w:t>
      </w:r>
    </w:p>
    <w:p w14:paraId="034343EE" w14:textId="67EEFC04" w:rsidR="00AC435F" w:rsidRPr="00AC435F" w:rsidRDefault="00AC435F" w:rsidP="00AC435F">
      <w:r w:rsidRPr="00AC435F">
        <w:t xml:space="preserve">The Contractor shall provide a comprehensive list of tools, equipment and </w:t>
      </w:r>
      <w:r w:rsidR="00167028">
        <w:t>p</w:t>
      </w:r>
      <w:r w:rsidRPr="00AC435F">
        <w:t>lant, indicating the following:</w:t>
      </w:r>
    </w:p>
    <w:p w14:paraId="4691ACD8" w14:textId="075FB025" w:rsidR="00AC435F" w:rsidRPr="00AC435F" w:rsidRDefault="00AC435F" w:rsidP="00AC435F">
      <w:pPr>
        <w:pStyle w:val="Bullet10"/>
      </w:pPr>
      <w:r>
        <w:t>A unique identification number (manufacturers serial or stock number)</w:t>
      </w:r>
      <w:r w:rsidR="002C4D2B">
        <w:t>;</w:t>
      </w:r>
    </w:p>
    <w:p w14:paraId="5DA0BAD4" w14:textId="68D0964D" w:rsidR="00AC435F" w:rsidRPr="00AC435F" w:rsidRDefault="00AC435F" w:rsidP="00AC435F">
      <w:pPr>
        <w:pStyle w:val="Bullet10"/>
      </w:pPr>
      <w:r>
        <w:t>Tool description</w:t>
      </w:r>
      <w:r w:rsidR="002C4D2B">
        <w:t>;</w:t>
      </w:r>
    </w:p>
    <w:p w14:paraId="7A2C381F" w14:textId="3A46BFFF" w:rsidR="00AC435F" w:rsidRPr="00AC435F" w:rsidRDefault="00AC435F" w:rsidP="00AC435F">
      <w:pPr>
        <w:pStyle w:val="Bullet10"/>
      </w:pPr>
      <w:r>
        <w:t xml:space="preserve">Where the tool is to be utilised i.e. the specific component or equipment within the </w:t>
      </w:r>
      <w:r w:rsidR="00167028">
        <w:t>Plant</w:t>
      </w:r>
      <w:r w:rsidR="003E4B9E">
        <w:t>;</w:t>
      </w:r>
    </w:p>
    <w:p w14:paraId="0D71E6B0" w14:textId="6AB32EBF" w:rsidR="00AC435F" w:rsidRPr="00AC435F" w:rsidRDefault="00AC435F" w:rsidP="00AC435F">
      <w:pPr>
        <w:pStyle w:val="Bullet10"/>
      </w:pPr>
      <w:r>
        <w:t>Quantities</w:t>
      </w:r>
      <w:r w:rsidR="003E4B9E">
        <w:t>;</w:t>
      </w:r>
    </w:p>
    <w:p w14:paraId="65ABB74A" w14:textId="558CEEEE" w:rsidR="00AC435F" w:rsidRPr="00AC435F" w:rsidRDefault="00AC435F" w:rsidP="00AC435F">
      <w:pPr>
        <w:pStyle w:val="Bullet10"/>
      </w:pPr>
      <w:r>
        <w:t>Cost per item</w:t>
      </w:r>
      <w:r w:rsidR="003E4B9E">
        <w:t>;</w:t>
      </w:r>
    </w:p>
    <w:p w14:paraId="07A38B6C" w14:textId="31182871" w:rsidR="00AC435F" w:rsidRPr="00AC435F" w:rsidRDefault="00AC435F" w:rsidP="00AC435F">
      <w:pPr>
        <w:pStyle w:val="Bullet10"/>
      </w:pPr>
      <w:r>
        <w:t>Country of origin / supply</w:t>
      </w:r>
      <w:r w:rsidR="003E4B9E">
        <w:t>;</w:t>
      </w:r>
    </w:p>
    <w:p w14:paraId="2828532D" w14:textId="664622B5" w:rsidR="00AC435F" w:rsidRPr="00AC435F" w:rsidRDefault="00AC435F" w:rsidP="00AC435F">
      <w:pPr>
        <w:pStyle w:val="Bullet10"/>
      </w:pPr>
      <w:r>
        <w:t>Identity of manufacturer</w:t>
      </w:r>
      <w:r w:rsidR="003E4B9E">
        <w:t>;</w:t>
      </w:r>
    </w:p>
    <w:p w14:paraId="2E0BADE1" w14:textId="2F41E56A" w:rsidR="00AC435F" w:rsidRPr="00AC435F" w:rsidRDefault="00AC435F" w:rsidP="00AC435F">
      <w:pPr>
        <w:pStyle w:val="Bullet10"/>
      </w:pPr>
      <w:r>
        <w:t>Identity of supplier</w:t>
      </w:r>
      <w:r w:rsidR="003E4B9E">
        <w:t>;</w:t>
      </w:r>
    </w:p>
    <w:p w14:paraId="111A63FD" w14:textId="40ABD7D7" w:rsidR="00AC435F" w:rsidRPr="00AC435F" w:rsidRDefault="00AC435F" w:rsidP="00AC435F">
      <w:pPr>
        <w:pStyle w:val="Bullet10"/>
      </w:pPr>
      <w:r>
        <w:t>Anticipated procurement (to the Site) lead-times</w:t>
      </w:r>
      <w:r w:rsidR="003E4B9E">
        <w:t>;</w:t>
      </w:r>
    </w:p>
    <w:p w14:paraId="3C7A8CD2" w14:textId="2A1A4138" w:rsidR="00AC435F" w:rsidRPr="00AC435F" w:rsidRDefault="00AC435F" w:rsidP="00AC435F">
      <w:pPr>
        <w:pStyle w:val="Bullet10"/>
      </w:pPr>
      <w:r>
        <w:t>Replacement intervals</w:t>
      </w:r>
      <w:r w:rsidR="003E4B9E">
        <w:t>;</w:t>
      </w:r>
      <w:r w:rsidR="00EB5A84">
        <w:t xml:space="preserve"> and</w:t>
      </w:r>
    </w:p>
    <w:p w14:paraId="447918B3" w14:textId="77777777" w:rsidR="00AC435F" w:rsidRPr="00AC435F" w:rsidRDefault="00AC435F" w:rsidP="00AC435F">
      <w:pPr>
        <w:pStyle w:val="Bullet10"/>
      </w:pPr>
      <w:r>
        <w:t xml:space="preserve">Calibration requirements. </w:t>
      </w:r>
    </w:p>
    <w:p w14:paraId="74B55EA5" w14:textId="50CA2ABD" w:rsidR="00AC435F" w:rsidRPr="00AC435F" w:rsidRDefault="00AC435F" w:rsidP="00AC435F">
      <w:r w:rsidRPr="00AC435F">
        <w:t xml:space="preserve">Any specialist tools necessary to perform maintenance of the </w:t>
      </w:r>
      <w:r w:rsidR="00167028">
        <w:t>Plant</w:t>
      </w:r>
      <w:r w:rsidR="00167028" w:rsidRPr="00AC435F">
        <w:t xml:space="preserve"> </w:t>
      </w:r>
      <w:r w:rsidRPr="00AC435F">
        <w:t xml:space="preserve">will be supplied by the Contractor prior to commencement of commissioning. The Contractor shall identify which tools shall be provided to the </w:t>
      </w:r>
      <w:r w:rsidR="00167028">
        <w:t>Plant</w:t>
      </w:r>
      <w:r w:rsidRPr="00AC435F">
        <w:t>.</w:t>
      </w:r>
    </w:p>
    <w:p w14:paraId="6CFCD50D" w14:textId="4896CFBD" w:rsidR="00AC435F" w:rsidRPr="00AC435F" w:rsidRDefault="00760902" w:rsidP="00AC435F">
      <w:pPr>
        <w:pStyle w:val="Heading2"/>
      </w:pPr>
      <w:bookmarkStart w:id="3427" w:name="_Toc530642253"/>
      <w:bookmarkStart w:id="3428" w:name="_Toc530664082"/>
      <w:bookmarkStart w:id="3429" w:name="_Toc530664404"/>
      <w:bookmarkStart w:id="3430" w:name="_Toc134539729"/>
      <w:bookmarkStart w:id="3431" w:name="_Toc140693223"/>
      <w:bookmarkStart w:id="3432" w:name="_Toc142387475"/>
      <w:bookmarkStart w:id="3433" w:name="_Toc154762542"/>
      <w:bookmarkStart w:id="3434" w:name="_Toc157609974"/>
      <w:bookmarkStart w:id="3435" w:name="_Toc195518751"/>
      <w:bookmarkStart w:id="3436" w:name="_Toc195599715"/>
      <w:bookmarkStart w:id="3437" w:name="_Toc223962094"/>
      <w:bookmarkStart w:id="3438" w:name="_Toc487547234"/>
      <w:bookmarkStart w:id="3439" w:name="_Toc489859050"/>
      <w:bookmarkStart w:id="3440" w:name="_Toc500342172"/>
      <w:bookmarkStart w:id="3441" w:name="_Toc529345131"/>
      <w:bookmarkStart w:id="3442" w:name="_Toc530687641"/>
      <w:bookmarkStart w:id="3443" w:name="_Toc530762237"/>
      <w:bookmarkStart w:id="3444" w:name="_Toc534728357"/>
      <w:bookmarkStart w:id="3445" w:name="_Toc534730783"/>
      <w:bookmarkStart w:id="3446" w:name="_Toc153785514"/>
      <w:bookmarkStart w:id="3447" w:name="_Toc153788374"/>
      <w:bookmarkEnd w:id="3427"/>
      <w:bookmarkEnd w:id="3428"/>
      <w:bookmarkEnd w:id="3429"/>
      <w:r>
        <w:t>Software</w:t>
      </w:r>
      <w:bookmarkEnd w:id="3430"/>
      <w:bookmarkEnd w:id="3431"/>
      <w:bookmarkEnd w:id="3432"/>
      <w:bookmarkEnd w:id="3433"/>
      <w:bookmarkEnd w:id="3434"/>
      <w:bookmarkEnd w:id="3435"/>
      <w:bookmarkEnd w:id="3436"/>
      <w:bookmarkEnd w:id="3437"/>
      <w:r>
        <w:t xml:space="preserve"> </w:t>
      </w:r>
      <w:bookmarkEnd w:id="3438"/>
      <w:bookmarkEnd w:id="3439"/>
      <w:bookmarkEnd w:id="3440"/>
      <w:bookmarkEnd w:id="3441"/>
      <w:bookmarkEnd w:id="3442"/>
      <w:bookmarkEnd w:id="3443"/>
      <w:bookmarkEnd w:id="3444"/>
      <w:bookmarkEnd w:id="3445"/>
      <w:bookmarkEnd w:id="3446"/>
      <w:bookmarkEnd w:id="3447"/>
    </w:p>
    <w:p w14:paraId="3A865054" w14:textId="336C0B4B" w:rsidR="00AC435F" w:rsidRPr="00AC435F" w:rsidRDefault="00AC435F" w:rsidP="00AC435F">
      <w:r w:rsidRPr="00AC435F">
        <w:t xml:space="preserve">The Contractor shall design the </w:t>
      </w:r>
      <w:r w:rsidR="00167028">
        <w:t>Plant</w:t>
      </w:r>
      <w:r w:rsidR="00167028" w:rsidRPr="00AC435F">
        <w:t xml:space="preserve"> </w:t>
      </w:r>
      <w:r w:rsidRPr="00AC435F">
        <w:t xml:space="preserve">and prepare any study or evaluation using software tools and programs consistent with good industry practice. </w:t>
      </w:r>
    </w:p>
    <w:p w14:paraId="4DC4830D" w14:textId="3F5ECD0E" w:rsidR="00AC435F" w:rsidRPr="00AC435F" w:rsidRDefault="00AC435F" w:rsidP="00AC435F">
      <w:r w:rsidRPr="00AC435F">
        <w:t>The Contractor shall provide all software and required software licences required for the efficient and safe operation of the Facility, together with a list identifying:</w:t>
      </w:r>
    </w:p>
    <w:p w14:paraId="06E47014" w14:textId="7A90EFA8" w:rsidR="00AC435F" w:rsidRPr="00AC435F" w:rsidRDefault="00AC435F" w:rsidP="00AC435F">
      <w:pPr>
        <w:pStyle w:val="Bullet10"/>
      </w:pPr>
      <w:r>
        <w:t>The identity of the licensor</w:t>
      </w:r>
      <w:r w:rsidR="004B4426">
        <w:t>;</w:t>
      </w:r>
    </w:p>
    <w:p w14:paraId="04AC6764" w14:textId="30BE06E2" w:rsidR="00AC435F" w:rsidRPr="00AC435F" w:rsidRDefault="00AC435F" w:rsidP="00AC435F">
      <w:pPr>
        <w:pStyle w:val="Bullet10"/>
      </w:pPr>
      <w:r>
        <w:t>The name of the software</w:t>
      </w:r>
      <w:r w:rsidR="004B4426">
        <w:t>;</w:t>
      </w:r>
    </w:p>
    <w:p w14:paraId="65071CAD" w14:textId="399B8F8F" w:rsidR="00AC435F" w:rsidRPr="00AC435F" w:rsidRDefault="00AC435F" w:rsidP="00AC435F">
      <w:pPr>
        <w:pStyle w:val="Bullet10"/>
      </w:pPr>
      <w:r>
        <w:lastRenderedPageBreak/>
        <w:t>The systems or equipment the software is associated with</w:t>
      </w:r>
      <w:r w:rsidR="004F1935">
        <w:t>;</w:t>
      </w:r>
    </w:p>
    <w:p w14:paraId="5CE3FF46" w14:textId="40D1D49D" w:rsidR="00AC435F" w:rsidRPr="00AC435F" w:rsidRDefault="00AC435F" w:rsidP="00AC435F">
      <w:pPr>
        <w:pStyle w:val="Bullet10"/>
      </w:pPr>
      <w:r>
        <w:t>The software update version number</w:t>
      </w:r>
      <w:r w:rsidR="004F1935">
        <w:t>;</w:t>
      </w:r>
    </w:p>
    <w:p w14:paraId="31C505E2" w14:textId="43048F8E" w:rsidR="00AC435F" w:rsidRPr="00AC435F" w:rsidRDefault="00AC435F" w:rsidP="00AC435F">
      <w:pPr>
        <w:pStyle w:val="Bullet10"/>
      </w:pPr>
      <w:r>
        <w:t>The method of software update</w:t>
      </w:r>
      <w:r w:rsidR="004F1935">
        <w:t>; and</w:t>
      </w:r>
    </w:p>
    <w:p w14:paraId="6E7F86B1" w14:textId="4C402DA3" w:rsidR="00AC435F" w:rsidRPr="00AC435F" w:rsidRDefault="00AC435F" w:rsidP="00AC435F">
      <w:pPr>
        <w:pStyle w:val="Bullet10"/>
      </w:pPr>
      <w:r>
        <w:t xml:space="preserve">Confirmation that the Contractor has arranged for the currency of the software (and support) for the duration of </w:t>
      </w:r>
      <w:r w:rsidR="00A7185C">
        <w:t>3</w:t>
      </w:r>
      <w:r w:rsidR="00B251AF" w:rsidRPr="003611D4">
        <w:t>0</w:t>
      </w:r>
      <w:r w:rsidRPr="003611D4">
        <w:t xml:space="preserve"> years</w:t>
      </w:r>
      <w:r>
        <w:t xml:space="preserve"> as from Completion, including all subsequent updates.</w:t>
      </w:r>
    </w:p>
    <w:p w14:paraId="2D5F1B1B" w14:textId="0951A00B" w:rsidR="00AC435F" w:rsidRPr="00AC435F" w:rsidRDefault="00AC435F" w:rsidP="00AC435F">
      <w:r w:rsidRPr="00AC435F">
        <w:t xml:space="preserve">All software installed on the Facility’s equipment shall be licensed, for the current version as at the date of Completion, excluding updates, and shall be valid for a minimum of </w:t>
      </w:r>
      <w:r w:rsidR="00101967">
        <w:t>40</w:t>
      </w:r>
      <w:r w:rsidR="00101967" w:rsidRPr="00CA1623">
        <w:t xml:space="preserve"> </w:t>
      </w:r>
      <w:r w:rsidRPr="00CA1623">
        <w:t>years</w:t>
      </w:r>
      <w:r w:rsidRPr="00AC435F">
        <w:t xml:space="preserve"> from the date of Completion. License fees that authorise updates and support for the installed software shall be timeously paid by the Contractor until the end of the Defects Liability Period.</w:t>
      </w:r>
    </w:p>
    <w:p w14:paraId="349F9661" w14:textId="77C72B92" w:rsidR="00AC435F" w:rsidRPr="00AC435F" w:rsidRDefault="00760902" w:rsidP="00AC435F">
      <w:pPr>
        <w:pStyle w:val="Heading2"/>
      </w:pPr>
      <w:bookmarkStart w:id="3448" w:name="_Toc487547235"/>
      <w:bookmarkStart w:id="3449" w:name="_Toc489859051"/>
      <w:bookmarkStart w:id="3450" w:name="_Toc500342173"/>
      <w:bookmarkStart w:id="3451" w:name="_Toc529345132"/>
      <w:bookmarkStart w:id="3452" w:name="_Toc530687642"/>
      <w:bookmarkStart w:id="3453" w:name="_Toc530762238"/>
      <w:bookmarkStart w:id="3454" w:name="_Toc534728358"/>
      <w:bookmarkStart w:id="3455" w:name="_Toc534730784"/>
      <w:bookmarkStart w:id="3456" w:name="_Toc134539730"/>
      <w:bookmarkStart w:id="3457" w:name="_Toc140693224"/>
      <w:bookmarkStart w:id="3458" w:name="_Toc142387476"/>
      <w:bookmarkStart w:id="3459" w:name="_Toc153785515"/>
      <w:bookmarkStart w:id="3460" w:name="_Toc153788375"/>
      <w:bookmarkStart w:id="3461" w:name="_Toc154762543"/>
      <w:bookmarkStart w:id="3462" w:name="_Toc157609975"/>
      <w:bookmarkStart w:id="3463" w:name="_Toc195518752"/>
      <w:bookmarkStart w:id="3464" w:name="_Toc195599716"/>
      <w:bookmarkStart w:id="3465" w:name="_Toc223962095"/>
      <w:r>
        <w:t xml:space="preserve">Performances, Tests </w:t>
      </w:r>
      <w:r w:rsidR="004F1935">
        <w:t>a</w:t>
      </w:r>
      <w:r>
        <w:t>nd Warranties</w:t>
      </w:r>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p>
    <w:p w14:paraId="6958CA39" w14:textId="32BE27A7" w:rsidR="00AC435F" w:rsidRPr="00AC435F" w:rsidRDefault="00AC435F" w:rsidP="00AC435F">
      <w:r w:rsidRPr="00AC435F">
        <w:t>The results of any Performance Test shall be the values recorded and calculated. Testing uncertainty shall be a measure of the quality of the test and shall not be a tolerance or additional allowance on the pass/ fail criteria.</w:t>
      </w:r>
    </w:p>
    <w:p w14:paraId="0E52D563" w14:textId="296C1655" w:rsidR="00AC435F" w:rsidRPr="00AC435F" w:rsidRDefault="00AC435F" w:rsidP="00AC435F">
      <w:r w:rsidRPr="00AC435F">
        <w:t xml:space="preserve">The Contractor shall undertake, at its responsibility and cost, all factory, pre-commissioning and commissioning tests as detailed in Section </w:t>
      </w:r>
      <w:r w:rsidRPr="00AC435F">
        <w:fldChar w:fldCharType="begin"/>
      </w:r>
      <w:r w:rsidRPr="00AC435F">
        <w:instrText xml:space="preserve"> REF _Ref531944412 \r \h </w:instrText>
      </w:r>
      <w:r w:rsidRPr="00AC435F">
        <w:fldChar w:fldCharType="separate"/>
      </w:r>
      <w:r w:rsidR="006D2374">
        <w:t>10</w:t>
      </w:r>
      <w:r w:rsidRPr="00AC435F">
        <w:fldChar w:fldCharType="end"/>
      </w:r>
      <w:r w:rsidRPr="00AC435F">
        <w:t xml:space="preserve"> and any other tests necessary to demonstrate the quality and reliability of the Facility.</w:t>
      </w:r>
    </w:p>
    <w:p w14:paraId="1AD0E0ED" w14:textId="063B922D" w:rsidR="00AC435F" w:rsidRPr="00AC435F" w:rsidRDefault="00AC435F" w:rsidP="00AC435F">
      <w:r w:rsidRPr="00AC435F">
        <w:t xml:space="preserve">In addition, the Contractor shall provide warranties and guarantees for the main equipment </w:t>
      </w:r>
      <w:r w:rsidR="00CC45A0">
        <w:t xml:space="preserve">and components </w:t>
      </w:r>
      <w:r w:rsidRPr="00AC435F">
        <w:t>of the Facility with minimum durations as</w:t>
      </w:r>
      <w:r w:rsidR="00CC45A0">
        <w:t xml:space="preserve"> specified in the Contract</w:t>
      </w:r>
    </w:p>
    <w:p w14:paraId="4B8A7F01" w14:textId="4A315252" w:rsidR="00B674FB" w:rsidRDefault="00AC435F" w:rsidP="00AC435F">
      <w:r w:rsidRPr="00AC435F">
        <w:t xml:space="preserve">Other than those specific testing requirements to be completed by others as documented in the </w:t>
      </w:r>
      <w:r w:rsidRPr="00BC51E1">
        <w:t>Connection Agreement</w:t>
      </w:r>
      <w:r w:rsidRPr="00046A30">
        <w:t>, the</w:t>
      </w:r>
      <w:r w:rsidRPr="00AC435F">
        <w:t xml:space="preserve"> Contractor shall carry full responsibility for the testing of the Facility to the full satisfaction of the </w:t>
      </w:r>
      <w:r w:rsidR="00C83C2D">
        <w:t>Connection Agreement</w:t>
      </w:r>
      <w:r w:rsidRPr="00AC435F">
        <w:t xml:space="preserve"> and local Grid Code.</w:t>
      </w:r>
      <w:r w:rsidRPr="00AC435F" w:rsidDel="005C46CB">
        <w:t xml:space="preserve"> </w:t>
      </w:r>
    </w:p>
    <w:p w14:paraId="17E4757A" w14:textId="5CA9FC38" w:rsidR="00AC435F" w:rsidRPr="00AC435F" w:rsidRDefault="00976B4E" w:rsidP="00AC435F">
      <w:r>
        <w:t xml:space="preserve">The Contractor shall coordinate with </w:t>
      </w:r>
      <w:r w:rsidR="00906DD5">
        <w:t>any ICP Subcontractor</w:t>
      </w:r>
      <w:r w:rsidR="00F2666A">
        <w:t xml:space="preserve"> the performance tests that are required to be performed </w:t>
      </w:r>
      <w:r w:rsidR="00B674FB">
        <w:t xml:space="preserve">by each of those parties </w:t>
      </w:r>
      <w:r w:rsidR="00F2666A">
        <w:t xml:space="preserve">to </w:t>
      </w:r>
      <w:r w:rsidR="00B674FB">
        <w:t>the</w:t>
      </w:r>
      <w:r w:rsidR="00F2666A">
        <w:t xml:space="preserve"> technology specific Facilities</w:t>
      </w:r>
      <w:r w:rsidR="00B674FB">
        <w:t xml:space="preserve"> under their responsibility</w:t>
      </w:r>
      <w:r w:rsidR="00F2666A">
        <w:t xml:space="preserve">, as </w:t>
      </w:r>
      <w:r w:rsidR="00B674FB">
        <w:t>indicated</w:t>
      </w:r>
      <w:r w:rsidR="00F2666A">
        <w:t xml:space="preserve"> in the respective </w:t>
      </w:r>
      <w:r w:rsidR="007012AC">
        <w:t>T</w:t>
      </w:r>
      <w:r w:rsidR="00F2666A">
        <w:t xml:space="preserve">echnology </w:t>
      </w:r>
      <w:r w:rsidR="007012AC">
        <w:t>S</w:t>
      </w:r>
      <w:r w:rsidR="00F2666A">
        <w:t>pecif</w:t>
      </w:r>
      <w:r w:rsidR="00B674FB">
        <w:t>ic ERs.</w:t>
      </w:r>
    </w:p>
    <w:p w14:paraId="327B8E68" w14:textId="6EAD55E1" w:rsidR="00AC435F" w:rsidRPr="00AC435F" w:rsidRDefault="00AC435F" w:rsidP="00AC435F">
      <w:r w:rsidRPr="00AC435F">
        <w:t xml:space="preserve">The Contractor shall, in consultation with the </w:t>
      </w:r>
      <w:r w:rsidR="00C6408D">
        <w:t>Energy Market Operator</w:t>
      </w:r>
      <w:r w:rsidRPr="00AC435F">
        <w:t xml:space="preserve">, propose a full test programme in order to demonstrate compliance with the </w:t>
      </w:r>
      <w:r w:rsidR="00C6408D">
        <w:t xml:space="preserve">National </w:t>
      </w:r>
      <w:r w:rsidR="00C6408D" w:rsidRPr="00C6408D">
        <w:t>Grid and</w:t>
      </w:r>
      <w:r w:rsidRPr="00BC51E1">
        <w:t xml:space="preserve"> Energy Market Operator requirements</w:t>
      </w:r>
      <w:r w:rsidRPr="00C6408D">
        <w:t>, i</w:t>
      </w:r>
      <w:r w:rsidRPr="00AC435F">
        <w:t xml:space="preserve">n order to achieve Completion on or before the </w:t>
      </w:r>
      <w:r w:rsidR="00FB7C32">
        <w:t>Guaranteed</w:t>
      </w:r>
      <w:r w:rsidR="00FB7C32" w:rsidRPr="00AC435F">
        <w:t xml:space="preserve"> Completion Date</w:t>
      </w:r>
      <w:r w:rsidRPr="00AC435F">
        <w:t xml:space="preserve">. </w:t>
      </w:r>
    </w:p>
    <w:p w14:paraId="4912F164" w14:textId="3A35AC2B" w:rsidR="00AC435F" w:rsidRPr="00AC435F" w:rsidRDefault="00011B18" w:rsidP="00AC435F">
      <w:r>
        <w:t>The Contractor or a</w:t>
      </w:r>
      <w:r w:rsidR="00906DD5">
        <w:t>ny ICP Subcontractor</w:t>
      </w:r>
      <w:r w:rsidR="00AC435F" w:rsidRPr="00AC435F">
        <w:t xml:space="preserve"> shall provide a provisional testing programme for Grid Connection Works </w:t>
      </w:r>
      <w:r w:rsidR="00AC435F" w:rsidRPr="00745D0C">
        <w:rPr>
          <w:highlight w:val="yellow"/>
        </w:rPr>
        <w:t>within 90 Days of Notice to Proceed</w:t>
      </w:r>
      <w:r w:rsidR="00AC435F" w:rsidRPr="00AC435F">
        <w:t>, and shall co-ordinate with the</w:t>
      </w:r>
      <w:r w:rsidR="003410B4">
        <w:t xml:space="preserve"> Contractor,</w:t>
      </w:r>
      <w:r w:rsidR="00EC5213">
        <w:t xml:space="preserve"> </w:t>
      </w:r>
      <w:r w:rsidR="00C168E5">
        <w:t>Energy Market Operator</w:t>
      </w:r>
      <w:r w:rsidR="00C168E5" w:rsidRPr="00AC435F">
        <w:t xml:space="preserve"> </w:t>
      </w:r>
      <w:r w:rsidR="00AC435F" w:rsidRPr="00AC435F">
        <w:t xml:space="preserve">and </w:t>
      </w:r>
      <w:r w:rsidR="00C010E5">
        <w:t>Employer</w:t>
      </w:r>
      <w:r w:rsidR="00AC435F" w:rsidRPr="00AC435F">
        <w:t xml:space="preserve"> to ensure a final test programme is agreed at least </w:t>
      </w:r>
      <w:r w:rsidR="00B21876">
        <w:t>90</w:t>
      </w:r>
      <w:r w:rsidR="00AC435F" w:rsidRPr="00AC435F">
        <w:t xml:space="preserve"> Days prior to the </w:t>
      </w:r>
      <w:r w:rsidR="00E75BE9">
        <w:t>Plant</w:t>
      </w:r>
      <w:r w:rsidR="00AC435F" w:rsidRPr="00AC435F">
        <w:t xml:space="preserve">’s energisation date. </w:t>
      </w:r>
    </w:p>
    <w:p w14:paraId="76C35959" w14:textId="44004264" w:rsidR="00AC435F" w:rsidRPr="00AC435F" w:rsidRDefault="00760902" w:rsidP="00AC435F">
      <w:pPr>
        <w:pStyle w:val="Heading2"/>
      </w:pPr>
      <w:bookmarkStart w:id="3466" w:name="_Toc487445523"/>
      <w:bookmarkStart w:id="3467" w:name="_Toc487467669"/>
      <w:bookmarkStart w:id="3468" w:name="_Toc487467946"/>
      <w:bookmarkStart w:id="3469" w:name="_Toc487539420"/>
      <w:bookmarkStart w:id="3470" w:name="_Toc487547236"/>
      <w:bookmarkStart w:id="3471" w:name="_Toc134539731"/>
      <w:bookmarkStart w:id="3472" w:name="_Toc140693225"/>
      <w:bookmarkStart w:id="3473" w:name="_Toc142387477"/>
      <w:bookmarkStart w:id="3474" w:name="_Toc154762544"/>
      <w:bookmarkStart w:id="3475" w:name="_Toc157609976"/>
      <w:bookmarkStart w:id="3476" w:name="_Toc195518753"/>
      <w:bookmarkStart w:id="3477" w:name="_Toc195599717"/>
      <w:bookmarkStart w:id="3478" w:name="_Toc223962096"/>
      <w:bookmarkStart w:id="3479" w:name="_Toc487547237"/>
      <w:bookmarkStart w:id="3480" w:name="_Toc489859052"/>
      <w:bookmarkStart w:id="3481" w:name="_Toc500342174"/>
      <w:bookmarkStart w:id="3482" w:name="_Toc529345133"/>
      <w:bookmarkStart w:id="3483" w:name="_Toc530687643"/>
      <w:bookmarkStart w:id="3484" w:name="_Toc530762239"/>
      <w:bookmarkStart w:id="3485" w:name="_Toc534728359"/>
      <w:bookmarkStart w:id="3486" w:name="_Toc534730785"/>
      <w:bookmarkStart w:id="3487" w:name="_Toc153785516"/>
      <w:bookmarkStart w:id="3488" w:name="_Toc153788376"/>
      <w:bookmarkEnd w:id="3466"/>
      <w:bookmarkEnd w:id="3467"/>
      <w:bookmarkEnd w:id="3468"/>
      <w:bookmarkEnd w:id="3469"/>
      <w:bookmarkEnd w:id="3470"/>
      <w:r>
        <w:t>Documents</w:t>
      </w:r>
      <w:bookmarkEnd w:id="3471"/>
      <w:bookmarkEnd w:id="3472"/>
      <w:bookmarkEnd w:id="3473"/>
      <w:bookmarkEnd w:id="3474"/>
      <w:bookmarkEnd w:id="3475"/>
      <w:bookmarkEnd w:id="3476"/>
      <w:bookmarkEnd w:id="3477"/>
      <w:bookmarkEnd w:id="3478"/>
      <w:r w:rsidR="00AC435F">
        <w:t xml:space="preserve"> </w:t>
      </w:r>
      <w:bookmarkEnd w:id="3479"/>
      <w:bookmarkEnd w:id="3480"/>
      <w:bookmarkEnd w:id="3481"/>
      <w:bookmarkEnd w:id="3482"/>
      <w:bookmarkEnd w:id="3483"/>
      <w:bookmarkEnd w:id="3484"/>
      <w:bookmarkEnd w:id="3485"/>
      <w:bookmarkEnd w:id="3486"/>
      <w:bookmarkEnd w:id="3487"/>
      <w:bookmarkEnd w:id="3488"/>
    </w:p>
    <w:p w14:paraId="3B80F909" w14:textId="7AE590E4" w:rsidR="00AC435F" w:rsidRPr="00AC435F" w:rsidRDefault="00AC435F" w:rsidP="00AC435F">
      <w:r w:rsidRPr="00AC435F">
        <w:t xml:space="preserve">The Contractor shall prepare all required documentation and manuals whilst ensuring that they conform to relevant Standards. </w:t>
      </w:r>
    </w:p>
    <w:p w14:paraId="5DDE98BF" w14:textId="669942C9" w:rsidR="00AC435F" w:rsidRDefault="00AC435F" w:rsidP="00AC435F">
      <w:r w:rsidRPr="00AC435F">
        <w:t xml:space="preserve">The Contractor shall make available in due time such documentation to the </w:t>
      </w:r>
      <w:r w:rsidR="00C010E5">
        <w:t>Employer</w:t>
      </w:r>
      <w:r w:rsidRPr="00AC435F">
        <w:t xml:space="preserve"> in electronic and paper form.</w:t>
      </w:r>
    </w:p>
    <w:p w14:paraId="74A72FA5" w14:textId="6211A6E4" w:rsidR="00D64B7D" w:rsidRPr="00AC435F" w:rsidRDefault="00D64B7D" w:rsidP="00AC435F">
      <w:r>
        <w:t>All documentation should be available in English</w:t>
      </w:r>
      <w:r w:rsidR="00E67CA2">
        <w:t>, any drawings in .dwg and PDF, any living documents should be available in their Microsoft Suite format (e.g. .docx, .xlsx) and PDF.</w:t>
      </w:r>
    </w:p>
    <w:p w14:paraId="3F96C65B" w14:textId="1257B9A4" w:rsidR="00AC435F" w:rsidRPr="00AC435F" w:rsidRDefault="00760902" w:rsidP="00AC435F">
      <w:pPr>
        <w:pStyle w:val="Heading2"/>
      </w:pPr>
      <w:bookmarkStart w:id="3489" w:name="_Toc487547239"/>
      <w:bookmarkStart w:id="3490" w:name="_Toc489859054"/>
      <w:bookmarkStart w:id="3491" w:name="_Toc500342176"/>
      <w:bookmarkStart w:id="3492" w:name="_Toc529345135"/>
      <w:bookmarkStart w:id="3493" w:name="_Toc530687644"/>
      <w:bookmarkStart w:id="3494" w:name="_Toc530762240"/>
      <w:bookmarkStart w:id="3495" w:name="_Toc534728360"/>
      <w:bookmarkStart w:id="3496" w:name="_Toc534730786"/>
      <w:bookmarkStart w:id="3497" w:name="_Toc134539732"/>
      <w:bookmarkStart w:id="3498" w:name="_Toc140693226"/>
      <w:bookmarkStart w:id="3499" w:name="_Toc142387478"/>
      <w:bookmarkStart w:id="3500" w:name="_Toc153785517"/>
      <w:bookmarkStart w:id="3501" w:name="_Toc153788377"/>
      <w:bookmarkStart w:id="3502" w:name="_Toc154762545"/>
      <w:bookmarkStart w:id="3503" w:name="_Toc157609977"/>
      <w:bookmarkStart w:id="3504" w:name="_Toc195518754"/>
      <w:bookmarkStart w:id="3505" w:name="_Toc195599718"/>
      <w:bookmarkStart w:id="3506" w:name="_Toc223962097"/>
      <w:r>
        <w:lastRenderedPageBreak/>
        <w:t>Training</w:t>
      </w:r>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p>
    <w:p w14:paraId="16446B46" w14:textId="0E99C216" w:rsidR="00AC435F" w:rsidRPr="007A202A" w:rsidRDefault="00AC435F" w:rsidP="00AC435F">
      <w:r w:rsidRPr="00AC435F">
        <w:t xml:space="preserve">The Contractor shall plan, manage, and conduct a training programme for the </w:t>
      </w:r>
      <w:r w:rsidR="00C010E5">
        <w:t>Employer</w:t>
      </w:r>
      <w:r w:rsidRPr="00AC435F">
        <w:t xml:space="preserve">’s personnel and O&amp;M Contractor. All training activities and materials shall be competently conducted in English. </w:t>
      </w:r>
    </w:p>
    <w:p w14:paraId="59D42A94" w14:textId="7A9F33A2" w:rsidR="00AC435F" w:rsidRPr="00AC435F" w:rsidRDefault="00AC435F" w:rsidP="00AC435F">
      <w:r w:rsidRPr="00AC435F">
        <w:t xml:space="preserve">The Contractor shall conduct a single training programme for up to </w:t>
      </w:r>
      <w:r w:rsidR="005E379C">
        <w:t>fifteen</w:t>
      </w:r>
      <w:r w:rsidR="004F1935">
        <w:t xml:space="preserve"> </w:t>
      </w:r>
      <w:r w:rsidR="005E379C">
        <w:t>(15) personnel</w:t>
      </w:r>
      <w:r w:rsidR="00760902">
        <w:t xml:space="preserve"> </w:t>
      </w:r>
      <w:r w:rsidRPr="00AC435F">
        <w:t xml:space="preserve">designated by the </w:t>
      </w:r>
      <w:r w:rsidR="00C010E5">
        <w:t>Employer</w:t>
      </w:r>
      <w:r w:rsidRPr="00AC435F">
        <w:t xml:space="preserve"> and additional personnel as designated by the O&amp;M Contractor. The training shall be conducted over a minimum of five (5) days and in line with any terms prescribed in the Contract. The training session shall be completed at a date to be agreed with the </w:t>
      </w:r>
      <w:r w:rsidR="00C010E5">
        <w:t>Employer</w:t>
      </w:r>
      <w:r w:rsidRPr="00AC435F">
        <w:t xml:space="preserve">, and at the latest prior to Completion. </w:t>
      </w:r>
    </w:p>
    <w:p w14:paraId="3B725AEA" w14:textId="3181A91E" w:rsidR="00AC435F" w:rsidRPr="00AC435F" w:rsidRDefault="00AC435F" w:rsidP="00AC435F">
      <w:r w:rsidRPr="00AC435F">
        <w:t>Training topics shall include:</w:t>
      </w:r>
    </w:p>
    <w:p w14:paraId="2D16931C" w14:textId="61421F4B" w:rsidR="00AC435F" w:rsidRPr="00AC435F" w:rsidRDefault="00AC435F" w:rsidP="00AC435F">
      <w:pPr>
        <w:pStyle w:val="Bullet10"/>
      </w:pPr>
      <w:r>
        <w:t>Site personnel safety</w:t>
      </w:r>
      <w:r w:rsidR="00164333">
        <w:t>;</w:t>
      </w:r>
    </w:p>
    <w:p w14:paraId="56165351" w14:textId="5B74602C" w:rsidR="00AC435F" w:rsidRPr="00AC435F" w:rsidRDefault="00AC435F" w:rsidP="00AC435F">
      <w:pPr>
        <w:pStyle w:val="Bullet10"/>
      </w:pPr>
      <w:r>
        <w:t>Emergency inverter and plant shut down procedure</w:t>
      </w:r>
      <w:r w:rsidR="00164333">
        <w:t>;</w:t>
      </w:r>
    </w:p>
    <w:p w14:paraId="31872278" w14:textId="76C98C19" w:rsidR="00AC435F" w:rsidRPr="00AC435F" w:rsidRDefault="00AC435F" w:rsidP="00AC435F">
      <w:pPr>
        <w:pStyle w:val="Bullet10"/>
      </w:pPr>
      <w:r>
        <w:t>Inverter start up procedure</w:t>
      </w:r>
      <w:r w:rsidR="00164333">
        <w:t>;</w:t>
      </w:r>
    </w:p>
    <w:p w14:paraId="2842197B" w14:textId="278AAB77" w:rsidR="00AC435F" w:rsidRPr="00AC435F" w:rsidRDefault="00573F45" w:rsidP="00AC435F">
      <w:pPr>
        <w:pStyle w:val="Bullet10"/>
      </w:pPr>
      <w:r>
        <w:t>H</w:t>
      </w:r>
      <w:r w:rsidR="00AC435F">
        <w:t>V infrastructure operations and maintenance</w:t>
      </w:r>
      <w:r w:rsidR="00164333">
        <w:t>;</w:t>
      </w:r>
    </w:p>
    <w:p w14:paraId="0AD84CE4" w14:textId="12598169" w:rsidR="00AC435F" w:rsidRPr="00AC435F" w:rsidRDefault="00AC435F" w:rsidP="00AC435F">
      <w:pPr>
        <w:pStyle w:val="Bullet10"/>
      </w:pPr>
      <w:r>
        <w:t xml:space="preserve">Any requirements of the </w:t>
      </w:r>
      <w:r w:rsidR="00D06691">
        <w:t>DNO</w:t>
      </w:r>
      <w:r>
        <w:t xml:space="preserve"> e.g. inter-trip schemes and how these have been accommodated in the design</w:t>
      </w:r>
      <w:r w:rsidR="00164333">
        <w:t>;</w:t>
      </w:r>
    </w:p>
    <w:p w14:paraId="270A8C10" w14:textId="18997B5C" w:rsidR="00AC435F" w:rsidRDefault="00AC435F" w:rsidP="00AC435F">
      <w:pPr>
        <w:pStyle w:val="Bullet10"/>
      </w:pPr>
      <w:r>
        <w:t>O&amp;M manual detailed review</w:t>
      </w:r>
      <w:r w:rsidR="00164333">
        <w:t>;</w:t>
      </w:r>
    </w:p>
    <w:p w14:paraId="0F70946A" w14:textId="5BD222AB" w:rsidR="009E304D" w:rsidRPr="00AC435F" w:rsidRDefault="009E304D" w:rsidP="00AC435F">
      <w:pPr>
        <w:pStyle w:val="Bullet10"/>
      </w:pPr>
      <w:r>
        <w:t>Future replacement of major parts strategy, including maps of indicative plant (i.e. crane) placement</w:t>
      </w:r>
      <w:r w:rsidR="00164333">
        <w:t>;</w:t>
      </w:r>
    </w:p>
    <w:p w14:paraId="5AAC155B" w14:textId="493378C5" w:rsidR="00AC435F" w:rsidRPr="00AC435F" w:rsidRDefault="00AC435F" w:rsidP="00AC435F">
      <w:pPr>
        <w:pStyle w:val="Bullet10"/>
      </w:pPr>
      <w:r>
        <w:t>Facility operations and procedures</w:t>
      </w:r>
      <w:r w:rsidR="00164333">
        <w:t>;</w:t>
      </w:r>
    </w:p>
    <w:p w14:paraId="16BC3235" w14:textId="0090A172" w:rsidR="00AC435F" w:rsidRPr="00AC435F" w:rsidRDefault="00AC435F" w:rsidP="00AC435F">
      <w:pPr>
        <w:pStyle w:val="Bullet10"/>
      </w:pPr>
      <w:r>
        <w:t>Review Site maintenance plan</w:t>
      </w:r>
      <w:r w:rsidR="00164333">
        <w:t>;</w:t>
      </w:r>
    </w:p>
    <w:p w14:paraId="4CDECF2E" w14:textId="428A4B6E" w:rsidR="00AC435F" w:rsidRPr="00AC435F" w:rsidRDefault="00AC435F" w:rsidP="00AC435F">
      <w:pPr>
        <w:pStyle w:val="Bullet10"/>
      </w:pPr>
      <w:r>
        <w:t>Detailed review of as-built drawings</w:t>
      </w:r>
      <w:r w:rsidR="00164333">
        <w:t>;</w:t>
      </w:r>
    </w:p>
    <w:p w14:paraId="1ABEECD5" w14:textId="6890A8FE" w:rsidR="00AC435F" w:rsidRPr="00AC435F" w:rsidRDefault="00AC435F" w:rsidP="00AC435F">
      <w:pPr>
        <w:pStyle w:val="Bullet10"/>
      </w:pPr>
      <w:r>
        <w:t>Cleaning/washing process of module surface (in case of unexpected dirt) including any particular requirements for the specific module type and installation configuration.</w:t>
      </w:r>
      <w:r w:rsidR="009E304D">
        <w:t xml:space="preserve"> [PV only]</w:t>
      </w:r>
    </w:p>
    <w:p w14:paraId="2990680B" w14:textId="2F818F7D" w:rsidR="00AC435F" w:rsidRDefault="00AC435F" w:rsidP="00AC435F">
      <w:pPr>
        <w:pStyle w:val="Bullet10"/>
      </w:pPr>
      <w:r>
        <w:t>Deactivation and re-activation of all alarm systems</w:t>
      </w:r>
      <w:r w:rsidR="00164333">
        <w:t>;</w:t>
      </w:r>
    </w:p>
    <w:p w14:paraId="46FAAA14" w14:textId="51F831F6" w:rsidR="002927D7" w:rsidRPr="00AC435F" w:rsidRDefault="002927D7" w:rsidP="00AC435F">
      <w:pPr>
        <w:pStyle w:val="Bullet10"/>
      </w:pPr>
      <w:r>
        <w:t>Remote access to cameras and the audio warning system</w:t>
      </w:r>
      <w:r w:rsidR="00164333">
        <w:t>;</w:t>
      </w:r>
    </w:p>
    <w:p w14:paraId="23F43E79" w14:textId="1EFDE041" w:rsidR="00AC435F" w:rsidRPr="00AC435F" w:rsidRDefault="00AC435F" w:rsidP="00AC435F">
      <w:pPr>
        <w:pStyle w:val="Bullet10"/>
      </w:pPr>
      <w:r>
        <w:t>Use of all keys and/or access control systems</w:t>
      </w:r>
      <w:r w:rsidR="00164333">
        <w:t>;</w:t>
      </w:r>
    </w:p>
    <w:p w14:paraId="6C0D5E94" w14:textId="54B244BC" w:rsidR="00AC435F" w:rsidRPr="00AC435F" w:rsidRDefault="00AC435F" w:rsidP="00AC435F">
      <w:pPr>
        <w:pStyle w:val="Bullet10"/>
      </w:pPr>
      <w:r>
        <w:t>Failure detection and prevention</w:t>
      </w:r>
      <w:r w:rsidR="00164333">
        <w:t>;</w:t>
      </w:r>
    </w:p>
    <w:p w14:paraId="57F23D90" w14:textId="4C68D5B7" w:rsidR="00AC435F" w:rsidRPr="00AC435F" w:rsidRDefault="00AC435F" w:rsidP="00AC435F">
      <w:pPr>
        <w:pStyle w:val="Bullet10"/>
      </w:pPr>
      <w:r>
        <w:t>Walking tour of security system</w:t>
      </w:r>
      <w:r w:rsidR="00164333">
        <w:t>;</w:t>
      </w:r>
    </w:p>
    <w:p w14:paraId="0330A970" w14:textId="797AF9C9" w:rsidR="00AC435F" w:rsidRPr="00AC435F" w:rsidRDefault="00AC435F" w:rsidP="00AC435F">
      <w:pPr>
        <w:pStyle w:val="Bullet10"/>
      </w:pPr>
      <w:r>
        <w:t>Simulated release of alarm and action required</w:t>
      </w:r>
      <w:r w:rsidR="00CC5E5A">
        <w:t>; and</w:t>
      </w:r>
    </w:p>
    <w:p w14:paraId="7CE0E548" w14:textId="56EA19BD" w:rsidR="00AC435F" w:rsidRPr="00AC435F" w:rsidRDefault="00AC435F" w:rsidP="00AC435F">
      <w:pPr>
        <w:pStyle w:val="Bullet10"/>
      </w:pPr>
      <w:r>
        <w:t>SCADA system demonstration including alarm/fault code identification and resetting and compilation and export of data.</w:t>
      </w:r>
    </w:p>
    <w:p w14:paraId="2EE171A8" w14:textId="60AA195B" w:rsidR="0084151B" w:rsidRDefault="00642E80" w:rsidP="00AC435F">
      <w:r w:rsidRPr="003173D4">
        <w:t>The Contractor shall gather</w:t>
      </w:r>
      <w:r w:rsidR="0042495B" w:rsidRPr="003173D4">
        <w:t xml:space="preserve"> from the suppliers (PV modules supplier, </w:t>
      </w:r>
      <w:r w:rsidR="00401981" w:rsidRPr="003173D4">
        <w:t>substation equipment supplier</w:t>
      </w:r>
      <w:r w:rsidR="0042495B" w:rsidRPr="003173D4">
        <w:t>, etc.)</w:t>
      </w:r>
      <w:r w:rsidRPr="003173D4">
        <w:t xml:space="preserve"> any information related with a safe operation and maintenance of the supplied equipment (e.g. safe installation and connection of </w:t>
      </w:r>
      <w:r w:rsidR="0042495B" w:rsidRPr="003173D4">
        <w:t xml:space="preserve">PV </w:t>
      </w:r>
      <w:r w:rsidRPr="003173D4">
        <w:t xml:space="preserve">modules, </w:t>
      </w:r>
      <w:r w:rsidR="0042495B" w:rsidRPr="003173D4">
        <w:t xml:space="preserve">electrical hazard, </w:t>
      </w:r>
      <w:r w:rsidRPr="003173D4">
        <w:t>fire hazard, etc.).</w:t>
      </w:r>
      <w:r w:rsidR="005D62D1" w:rsidRPr="003173D4">
        <w:t xml:space="preserve"> The Contractor will integrate in its training programme all the topics covering the</w:t>
      </w:r>
      <w:r w:rsidR="009F0E80" w:rsidRPr="003173D4">
        <w:t xml:space="preserve"> safe operation of the </w:t>
      </w:r>
      <w:r w:rsidR="005D62D1" w:rsidRPr="003173D4">
        <w:t>equipment</w:t>
      </w:r>
      <w:r w:rsidR="009F0E80" w:rsidRPr="003173D4">
        <w:t xml:space="preserve"> and Facilities that are part of the overall Plant.</w:t>
      </w:r>
    </w:p>
    <w:p w14:paraId="5AC8F2D1" w14:textId="2248410F" w:rsidR="00AC435F" w:rsidRDefault="00AC435F" w:rsidP="00AC435F">
      <w:r w:rsidRPr="00AC435F">
        <w:t>A detailed training program</w:t>
      </w:r>
      <w:r w:rsidR="00E317DB">
        <w:t>me</w:t>
      </w:r>
      <w:r w:rsidRPr="00AC435F">
        <w:t xml:space="preserve"> shall be provided by the Contractor to the </w:t>
      </w:r>
      <w:r w:rsidR="00C010E5">
        <w:t>Employer</w:t>
      </w:r>
      <w:r w:rsidRPr="00AC435F">
        <w:t xml:space="preserve"> 45 Days prior to the start of the training course. The training program shall be subject to </w:t>
      </w:r>
      <w:r w:rsidR="00C010E5">
        <w:t>Employer</w:t>
      </w:r>
      <w:r w:rsidRPr="00AC435F">
        <w:t xml:space="preserve"> comment. Final training manuals shall be made available to participants no later than 10 Business Days in advance of the agreed commencement of the training. </w:t>
      </w:r>
    </w:p>
    <w:p w14:paraId="2DCE1AF6" w14:textId="77777777" w:rsidR="00A4261B" w:rsidRPr="00293D59" w:rsidRDefault="00A4261B" w:rsidP="00A4261B">
      <w:pPr>
        <w:pStyle w:val="Heading2"/>
      </w:pPr>
      <w:bookmarkStart w:id="3507" w:name="_Toc154762551"/>
      <w:bookmarkStart w:id="3508" w:name="_Toc157609983"/>
      <w:bookmarkStart w:id="3509" w:name="_Toc195518759"/>
      <w:bookmarkStart w:id="3510" w:name="_Toc195599723"/>
      <w:bookmarkStart w:id="3511" w:name="_Toc223962098"/>
      <w:r w:rsidRPr="007F3B07">
        <w:lastRenderedPageBreak/>
        <w:t>Compliance</w:t>
      </w:r>
      <w:bookmarkEnd w:id="3507"/>
      <w:bookmarkEnd w:id="3508"/>
      <w:bookmarkEnd w:id="3509"/>
      <w:bookmarkEnd w:id="3510"/>
      <w:bookmarkEnd w:id="3511"/>
    </w:p>
    <w:p w14:paraId="56ED1EDD" w14:textId="77777777" w:rsidR="00A4261B" w:rsidRPr="009C4BD6" w:rsidRDefault="00A4261B" w:rsidP="00A4261B">
      <w:pPr>
        <w:pStyle w:val="Heading3"/>
      </w:pPr>
      <w:bookmarkStart w:id="3512" w:name="_Toc223962099"/>
      <w:r w:rsidRPr="009C4BD6">
        <w:t>Permit Compliance</w:t>
      </w:r>
      <w:bookmarkEnd w:id="3512"/>
    </w:p>
    <w:p w14:paraId="61C5F9C5" w14:textId="77777777" w:rsidR="00A4261B" w:rsidRPr="009C4BD6" w:rsidRDefault="00A4261B" w:rsidP="00A4261B">
      <w:pPr>
        <w:rPr>
          <w:rFonts w:cstheme="minorHAnsi"/>
        </w:rPr>
      </w:pPr>
      <w:r w:rsidRPr="009C4BD6">
        <w:rPr>
          <w:rFonts w:cstheme="minorHAnsi"/>
        </w:rPr>
        <w:t>The Contractor shall obtain the Contractor’s Permits and maintain the Contractor’s Permits in full force and effect for the duration necessary to perform its obligations under the Contract. The Contractor is also responsible for ensuring that the Works are undertaken within the terms relating to the design and/or construction of the Works within the Permits and any relevant planning permissions executed by the Employer</w:t>
      </w:r>
      <w:r>
        <w:rPr>
          <w:rFonts w:cstheme="minorHAnsi"/>
        </w:rPr>
        <w:t xml:space="preserve">. </w:t>
      </w:r>
    </w:p>
    <w:p w14:paraId="030BF394" w14:textId="77777777" w:rsidR="00A4261B" w:rsidRPr="009C4BD6" w:rsidRDefault="00A4261B" w:rsidP="00A4261B">
      <w:pPr>
        <w:pStyle w:val="Heading3"/>
      </w:pPr>
      <w:bookmarkStart w:id="3513" w:name="_Toc223962100"/>
      <w:r w:rsidRPr="009C4BD6">
        <w:t>Connection Agreement</w:t>
      </w:r>
      <w:bookmarkEnd w:id="3513"/>
    </w:p>
    <w:p w14:paraId="7C8C35A6" w14:textId="0B2C6BF8" w:rsidR="00A4261B" w:rsidRPr="009C4BD6" w:rsidRDefault="00A4261B" w:rsidP="00A4261B">
      <w:pPr>
        <w:rPr>
          <w:rFonts w:cstheme="minorHAnsi"/>
        </w:rPr>
      </w:pPr>
      <w:r w:rsidRPr="009C4BD6">
        <w:rPr>
          <w:rFonts w:cstheme="minorHAnsi"/>
        </w:rPr>
        <w:t xml:space="preserve">The Contractor is responsible for ensuring that the Works are undertaken in compliance with all terms set out in the Connection Agreement </w:t>
      </w:r>
    </w:p>
    <w:p w14:paraId="71140CFC" w14:textId="347749A0" w:rsidR="00A4261B" w:rsidRPr="009C4BD6" w:rsidRDefault="00A4261B" w:rsidP="00A4261B">
      <w:r>
        <w:t xml:space="preserve">The </w:t>
      </w:r>
      <w:r w:rsidR="000550B8">
        <w:t>ICP Works</w:t>
      </w:r>
      <w:r w:rsidR="001923CC">
        <w:t xml:space="preserve"> will be undertaken by the Contractor but may be subcontracted to</w:t>
      </w:r>
      <w:r>
        <w:t xml:space="preserve"> </w:t>
      </w:r>
      <w:r w:rsidR="00906DD5">
        <w:t>an ICP Subcontractor</w:t>
      </w:r>
      <w:r>
        <w:t xml:space="preserve">. The Contractor must make sure that all equipment installed is compliant with </w:t>
      </w:r>
      <w:r w:rsidR="00A92025">
        <w:t xml:space="preserve">the Grid Offer and </w:t>
      </w:r>
      <w:r>
        <w:t xml:space="preserve">any </w:t>
      </w:r>
      <w:r w:rsidR="00DF087D">
        <w:t xml:space="preserve">DNO </w:t>
      </w:r>
      <w:r>
        <w:t xml:space="preserve">and National Grid regulations and standards and compatible with </w:t>
      </w:r>
      <w:r w:rsidR="00906DD5">
        <w:t>any ICP Subcontractor</w:t>
      </w:r>
      <w:r>
        <w:t>’s equipment. More details on each Contractor’s responsibilities are included in the Responsibility Matrix.</w:t>
      </w:r>
    </w:p>
    <w:p w14:paraId="29430168" w14:textId="77777777" w:rsidR="00A4261B" w:rsidRPr="009C4BD6" w:rsidRDefault="00A4261B" w:rsidP="00A4261B">
      <w:pPr>
        <w:pStyle w:val="Heading3"/>
      </w:pPr>
      <w:bookmarkStart w:id="3514" w:name="_Toc223962101"/>
      <w:r w:rsidRPr="009C4BD6">
        <w:t>Lease Agreements</w:t>
      </w:r>
      <w:bookmarkEnd w:id="3514"/>
    </w:p>
    <w:p w14:paraId="0A99AEF4" w14:textId="77777777" w:rsidR="00A4261B" w:rsidRPr="009C4BD6" w:rsidRDefault="00A4261B" w:rsidP="00A4261B">
      <w:pPr>
        <w:rPr>
          <w:rFonts w:cstheme="minorHAnsi"/>
        </w:rPr>
      </w:pPr>
      <w:r w:rsidRPr="009C4BD6">
        <w:rPr>
          <w:rFonts w:cstheme="minorHAnsi"/>
        </w:rPr>
        <w:t>The Contractor is responsible for ensuring that the Works are undertaken within the terms relating to the design and/or construction of the Works within the Land Leases and any relevant Easements executed by the Employer, excluding any obligations relating to payment.</w:t>
      </w:r>
    </w:p>
    <w:p w14:paraId="44D974A6" w14:textId="4BE1F1DA" w:rsidR="00A4261B" w:rsidRPr="009C4BD6" w:rsidRDefault="00A4261B" w:rsidP="00A4261B">
      <w:pPr>
        <w:rPr>
          <w:rFonts w:cstheme="minorHAnsi"/>
        </w:rPr>
      </w:pPr>
      <w:r w:rsidRPr="009C4BD6">
        <w:rPr>
          <w:rFonts w:cstheme="minorHAnsi"/>
        </w:rPr>
        <w:t xml:space="preserve">The Land Lease and Easements documents are </w:t>
      </w:r>
      <w:r w:rsidRPr="009728CC">
        <w:rPr>
          <w:rFonts w:cstheme="minorHAnsi"/>
        </w:rPr>
        <w:t>included in</w:t>
      </w:r>
      <w:r w:rsidR="00813720" w:rsidRPr="009728CC">
        <w:rPr>
          <w:rFonts w:cstheme="minorHAnsi"/>
        </w:rPr>
        <w:t xml:space="preserve"> the</w:t>
      </w:r>
      <w:r w:rsidR="00813720">
        <w:rPr>
          <w:rFonts w:cstheme="minorHAnsi"/>
        </w:rPr>
        <w:t xml:space="preserve"> Project </w:t>
      </w:r>
      <w:r w:rsidR="00745D0C">
        <w:rPr>
          <w:rFonts w:cstheme="minorHAnsi"/>
        </w:rPr>
        <w:t>SharePoint</w:t>
      </w:r>
      <w:r w:rsidRPr="009C4BD6">
        <w:rPr>
          <w:rFonts w:cstheme="minorHAnsi"/>
        </w:rPr>
        <w:t xml:space="preserve"> </w:t>
      </w:r>
    </w:p>
    <w:p w14:paraId="655CCC02" w14:textId="77777777" w:rsidR="00A4261B" w:rsidRPr="009C4BD6" w:rsidRDefault="00A4261B" w:rsidP="00A4261B">
      <w:pPr>
        <w:pStyle w:val="Heading2"/>
      </w:pPr>
      <w:bookmarkStart w:id="3515" w:name="_Toc152575756"/>
      <w:bookmarkStart w:id="3516" w:name="_Toc154762552"/>
      <w:bookmarkStart w:id="3517" w:name="_Toc157609984"/>
      <w:bookmarkStart w:id="3518" w:name="_Toc195518760"/>
      <w:bookmarkStart w:id="3519" w:name="_Toc195599724"/>
      <w:bookmarkStart w:id="3520" w:name="_Ref216430448"/>
      <w:bookmarkStart w:id="3521" w:name="_Toc223962102"/>
      <w:r w:rsidRPr="009C4BD6">
        <w:t xml:space="preserve">Quality, Health, Safety </w:t>
      </w:r>
      <w:r>
        <w:t>and</w:t>
      </w:r>
      <w:r w:rsidRPr="009C4BD6">
        <w:t xml:space="preserve"> Environment</w:t>
      </w:r>
      <w:bookmarkEnd w:id="3515"/>
      <w:bookmarkEnd w:id="3516"/>
      <w:bookmarkEnd w:id="3517"/>
      <w:bookmarkEnd w:id="3518"/>
      <w:bookmarkEnd w:id="3519"/>
      <w:bookmarkEnd w:id="3520"/>
      <w:bookmarkEnd w:id="3521"/>
    </w:p>
    <w:p w14:paraId="340B6269" w14:textId="77777777" w:rsidR="00A4261B" w:rsidRPr="009C4BD6" w:rsidRDefault="00A4261B" w:rsidP="00A4261B">
      <w:pPr>
        <w:rPr>
          <w:rFonts w:cstheme="minorHAnsi"/>
        </w:rPr>
      </w:pPr>
      <w:r w:rsidRPr="009C4BD6">
        <w:rPr>
          <w:rFonts w:cstheme="minorHAnsi"/>
        </w:rPr>
        <w:t>The Contractor will be required to:</w:t>
      </w:r>
    </w:p>
    <w:p w14:paraId="33CB2F63" w14:textId="77777777" w:rsidR="00A4261B" w:rsidRPr="003173D4" w:rsidRDefault="00A4261B" w:rsidP="00A4261B">
      <w:pPr>
        <w:pStyle w:val="Bullet10"/>
        <w:rPr>
          <w:rFonts w:eastAsiaTheme="minorHAnsi" w:cstheme="minorHAnsi"/>
        </w:rPr>
      </w:pPr>
      <w:r w:rsidRPr="003173D4">
        <w:rPr>
          <w:rFonts w:eastAsiaTheme="minorHAnsi" w:cstheme="minorHAnsi"/>
        </w:rPr>
        <w:t>Implement and maintain a health and safety system compliant with OSHAS 18001 / ISO 45001 – Occupational health and safety, good industry practice, and all applicable Law and regulations;</w:t>
      </w:r>
    </w:p>
    <w:p w14:paraId="14E5A942" w14:textId="77777777" w:rsidR="00A4261B" w:rsidRPr="003173D4" w:rsidRDefault="00A4261B" w:rsidP="00A4261B">
      <w:pPr>
        <w:pStyle w:val="Bullet10"/>
        <w:rPr>
          <w:rFonts w:eastAsiaTheme="minorHAnsi" w:cstheme="minorHAnsi"/>
        </w:rPr>
      </w:pPr>
      <w:r w:rsidRPr="003173D4">
        <w:rPr>
          <w:rFonts w:eastAsiaTheme="minorHAnsi" w:cstheme="minorHAnsi"/>
        </w:rPr>
        <w:t xml:space="preserve">Implement and maintain a quality management system compliant with ISO 9001 and good industry practice; </w:t>
      </w:r>
    </w:p>
    <w:p w14:paraId="499AF69C" w14:textId="77777777" w:rsidR="00A4261B" w:rsidRPr="003173D4" w:rsidRDefault="00A4261B" w:rsidP="00A4261B">
      <w:pPr>
        <w:pStyle w:val="Bullet10"/>
        <w:rPr>
          <w:rFonts w:eastAsiaTheme="minorHAnsi" w:cstheme="minorHAnsi"/>
        </w:rPr>
      </w:pPr>
      <w:r w:rsidRPr="003173D4">
        <w:rPr>
          <w:rFonts w:eastAsiaTheme="minorHAnsi" w:cstheme="minorHAnsi"/>
        </w:rPr>
        <w:t>Implement and maintain an environmental management system compliant with ISO 14001 — Environmental management system, good industry practice, and all Applicable Law and Regulations;</w:t>
      </w:r>
    </w:p>
    <w:p w14:paraId="58F389E6" w14:textId="7830883E" w:rsidR="00A4261B" w:rsidRPr="003173D4" w:rsidRDefault="00A4261B" w:rsidP="00A4261B">
      <w:pPr>
        <w:pStyle w:val="Bullet10"/>
        <w:rPr>
          <w:rFonts w:eastAsiaTheme="minorHAnsi" w:cstheme="minorHAnsi"/>
        </w:rPr>
      </w:pPr>
      <w:r w:rsidRPr="003173D4">
        <w:rPr>
          <w:rFonts w:eastAsiaTheme="minorHAnsi" w:cstheme="minorHAnsi"/>
        </w:rPr>
        <w:t>Submit to</w:t>
      </w:r>
      <w:r>
        <w:rPr>
          <w:rFonts w:eastAsiaTheme="minorHAnsi" w:cstheme="minorHAnsi"/>
        </w:rPr>
        <w:t xml:space="preserve"> </w:t>
      </w:r>
      <w:r w:rsidR="00C011C4">
        <w:rPr>
          <w:rFonts w:eastAsiaTheme="minorHAnsi" w:cstheme="minorHAnsi"/>
        </w:rPr>
        <w:t xml:space="preserve">the </w:t>
      </w:r>
      <w:r w:rsidRPr="003173D4">
        <w:rPr>
          <w:rFonts w:eastAsiaTheme="minorHAnsi" w:cstheme="minorHAnsi"/>
        </w:rPr>
        <w:t>Principal Designer</w:t>
      </w:r>
      <w:r w:rsidR="00C011C4">
        <w:rPr>
          <w:rFonts w:eastAsiaTheme="minorHAnsi" w:cstheme="minorHAnsi"/>
        </w:rPr>
        <w:t>;</w:t>
      </w:r>
      <w:r>
        <w:rPr>
          <w:rFonts w:eastAsiaTheme="minorHAnsi" w:cstheme="minorHAnsi"/>
        </w:rPr>
        <w:t xml:space="preserve"> and</w:t>
      </w:r>
    </w:p>
    <w:p w14:paraId="11FE247C" w14:textId="77D4D2F1" w:rsidR="00A4261B" w:rsidRDefault="3059E0DE" w:rsidP="00A4261B">
      <w:pPr>
        <w:pStyle w:val="Bullet10"/>
      </w:pPr>
      <w:ins w:id="3522" w:author="Mia Seabrook" w:date="2026-06-02T11:02:00Z" w16du:dateUtc="2026-06-02T11:02:17Z">
        <w:r w:rsidRPr="20F1F0F3">
          <w:rPr>
            <w:rFonts w:eastAsiaTheme="minorEastAsia" w:cstheme="minorBidi"/>
          </w:rPr>
          <w:t xml:space="preserve">And if requested </w:t>
        </w:r>
      </w:ins>
      <w:r w:rsidR="11A37D42" w:rsidRPr="20F1F0F3">
        <w:rPr>
          <w:rFonts w:eastAsiaTheme="minorEastAsia" w:cstheme="minorBidi"/>
        </w:rPr>
        <w:t xml:space="preserve">Act as “Principal Contractor” upon award and throughout the pre-construction and construction phase of the Project for the purposes of the Construction (Design and Management) Regulations 2015 (the “CDM Regulations”) and shall be responsible for the implementation of the necessary working practices, procedures, and risks assessments. </w:t>
      </w:r>
    </w:p>
    <w:p w14:paraId="5DCA5A0C" w14:textId="799A021E" w:rsidR="00A4261B" w:rsidRPr="009C4BD6" w:rsidRDefault="00A4261B" w:rsidP="00A4261B">
      <w:pPr>
        <w:rPr>
          <w:rFonts w:cstheme="minorHAnsi"/>
        </w:rPr>
      </w:pPr>
      <w:r w:rsidRPr="009C4BD6">
        <w:rPr>
          <w:rFonts w:cstheme="minorHAnsi"/>
        </w:rPr>
        <w:t xml:space="preserve">The Works must satisfy the requirements of the CDM Regulations. Please see section </w:t>
      </w:r>
      <w:r>
        <w:rPr>
          <w:rFonts w:cstheme="minorHAnsi"/>
        </w:rPr>
        <w:fldChar w:fldCharType="begin"/>
      </w:r>
      <w:r>
        <w:rPr>
          <w:rFonts w:cstheme="minorHAnsi"/>
        </w:rPr>
        <w:instrText xml:space="preserve"> REF _Ref154663093 \r \h </w:instrText>
      </w:r>
      <w:r>
        <w:rPr>
          <w:rFonts w:cstheme="minorHAnsi"/>
        </w:rPr>
      </w:r>
      <w:r>
        <w:rPr>
          <w:rFonts w:cstheme="minorHAnsi"/>
        </w:rPr>
        <w:fldChar w:fldCharType="separate"/>
      </w:r>
      <w:r w:rsidR="006D2374">
        <w:rPr>
          <w:rFonts w:cstheme="minorHAnsi"/>
        </w:rPr>
        <w:t>2.16.1</w:t>
      </w:r>
      <w:r>
        <w:rPr>
          <w:rFonts w:cstheme="minorHAnsi"/>
        </w:rPr>
        <w:fldChar w:fldCharType="end"/>
      </w:r>
      <w:r w:rsidR="00FE4031">
        <w:rPr>
          <w:rFonts w:cstheme="minorHAnsi"/>
        </w:rPr>
        <w:t xml:space="preserve"> </w:t>
      </w:r>
      <w:r w:rsidRPr="009C4BD6">
        <w:rPr>
          <w:rFonts w:cstheme="minorHAnsi"/>
        </w:rPr>
        <w:t xml:space="preserve">for further information on CDM regulations. </w:t>
      </w:r>
    </w:p>
    <w:p w14:paraId="36ED769F" w14:textId="77777777" w:rsidR="00A4261B" w:rsidRPr="009C4BD6" w:rsidRDefault="00A4261B" w:rsidP="00A4261B">
      <w:pPr>
        <w:rPr>
          <w:rFonts w:cstheme="minorHAnsi"/>
        </w:rPr>
      </w:pPr>
      <w:r w:rsidRPr="009C4BD6">
        <w:rPr>
          <w:rFonts w:cstheme="minorHAnsi"/>
        </w:rPr>
        <w:lastRenderedPageBreak/>
        <w:t xml:space="preserve">Within four weeks of Notice to Proceed, the Contractor will produce a project specific Health and Safety Plan, Quality Plan and Environmental Plan which demonstrate how the Contractor will ensure compliance with requirements of the Contract. The Health and Safety Plan, Quality Plan and Environmental Plan will be subject to Employer comment and will be strictly adhered to by the Contractor in performing the Work. </w:t>
      </w:r>
    </w:p>
    <w:p w14:paraId="4EEC79B1" w14:textId="77777777" w:rsidR="00A4261B" w:rsidRPr="009C4BD6" w:rsidRDefault="00A4261B" w:rsidP="00A4261B">
      <w:pPr>
        <w:rPr>
          <w:rFonts w:cstheme="minorHAnsi"/>
        </w:rPr>
      </w:pPr>
      <w:r w:rsidRPr="009C4BD6">
        <w:rPr>
          <w:rFonts w:cstheme="minorHAnsi"/>
        </w:rPr>
        <w:t>The Health and Safety Plan shall include, but not be limited to:</w:t>
      </w:r>
    </w:p>
    <w:p w14:paraId="61056386" w14:textId="2F7D1DDC" w:rsidR="00A4261B" w:rsidRPr="003173D4" w:rsidRDefault="00A4261B" w:rsidP="00A4261B">
      <w:pPr>
        <w:pStyle w:val="Bullet10"/>
        <w:rPr>
          <w:rFonts w:eastAsiaTheme="minorHAnsi" w:cstheme="minorHAnsi"/>
        </w:rPr>
      </w:pPr>
      <w:r w:rsidRPr="003173D4">
        <w:rPr>
          <w:rFonts w:eastAsiaTheme="minorHAnsi" w:cstheme="minorHAnsi"/>
        </w:rPr>
        <w:t>An Emergency Response Plan which shall be produced in consultation with the Employer and all relevant stakeholders</w:t>
      </w:r>
      <w:r>
        <w:rPr>
          <w:rFonts w:eastAsiaTheme="minorHAnsi" w:cstheme="minorHAnsi"/>
        </w:rPr>
        <w:t xml:space="preserve"> (including ICP Contractor)</w:t>
      </w:r>
      <w:r w:rsidRPr="003173D4">
        <w:rPr>
          <w:rFonts w:eastAsiaTheme="minorHAnsi" w:cstheme="minorHAnsi"/>
        </w:rPr>
        <w:t>;</w:t>
      </w:r>
    </w:p>
    <w:p w14:paraId="26C7FEEC" w14:textId="77777777" w:rsidR="00A4261B" w:rsidRPr="003173D4" w:rsidRDefault="00A4261B" w:rsidP="00A4261B">
      <w:pPr>
        <w:pStyle w:val="Bullet10"/>
        <w:rPr>
          <w:rFonts w:eastAsiaTheme="minorHAnsi" w:cstheme="minorHAnsi"/>
        </w:rPr>
      </w:pPr>
      <w:r w:rsidRPr="003173D4">
        <w:rPr>
          <w:rFonts w:eastAsiaTheme="minorHAnsi" w:cstheme="minorHAnsi"/>
        </w:rPr>
        <w:t>Training matrix for all Contractor staff;</w:t>
      </w:r>
    </w:p>
    <w:p w14:paraId="618B6525" w14:textId="77777777" w:rsidR="00A4261B" w:rsidRPr="003173D4" w:rsidRDefault="00A4261B" w:rsidP="00A4261B">
      <w:pPr>
        <w:pStyle w:val="Bullet10"/>
        <w:rPr>
          <w:rFonts w:eastAsiaTheme="minorHAnsi" w:cstheme="minorHAnsi"/>
        </w:rPr>
      </w:pPr>
      <w:r w:rsidRPr="003173D4">
        <w:rPr>
          <w:rFonts w:eastAsiaTheme="minorHAnsi" w:cstheme="minorHAnsi"/>
        </w:rPr>
        <w:t>Schedule for completion of drills (fire, security, etc.);</w:t>
      </w:r>
    </w:p>
    <w:p w14:paraId="3BB42C3C" w14:textId="77777777" w:rsidR="00A4261B" w:rsidRPr="003173D4" w:rsidRDefault="00A4261B" w:rsidP="00A4261B">
      <w:pPr>
        <w:pStyle w:val="Bullet10"/>
        <w:rPr>
          <w:rFonts w:eastAsiaTheme="minorHAnsi" w:cstheme="minorHAnsi"/>
        </w:rPr>
      </w:pPr>
      <w:r w:rsidRPr="003173D4">
        <w:rPr>
          <w:rFonts w:eastAsiaTheme="minorHAnsi" w:cstheme="minorHAnsi"/>
        </w:rPr>
        <w:t>Schedule for delivery of awareness campaigns;</w:t>
      </w:r>
      <w:r>
        <w:rPr>
          <w:rFonts w:eastAsiaTheme="minorHAnsi" w:cstheme="minorHAnsi"/>
        </w:rPr>
        <w:t xml:space="preserve"> and</w:t>
      </w:r>
    </w:p>
    <w:p w14:paraId="0A11D3F0" w14:textId="77777777" w:rsidR="00A4261B" w:rsidRPr="002707EB" w:rsidRDefault="00A4261B" w:rsidP="00A4261B">
      <w:pPr>
        <w:pStyle w:val="Bullet10"/>
        <w:rPr>
          <w:rFonts w:eastAsiaTheme="minorHAnsi" w:cstheme="minorHAnsi"/>
        </w:rPr>
      </w:pPr>
      <w:r w:rsidRPr="003173D4">
        <w:rPr>
          <w:rFonts w:eastAsiaTheme="minorHAnsi" w:cstheme="minorHAnsi"/>
        </w:rPr>
        <w:t xml:space="preserve">All other topics to be covered by a qualified contractor acting in line with good industry practice. </w:t>
      </w:r>
    </w:p>
    <w:p w14:paraId="68FC655E" w14:textId="77777777" w:rsidR="00A4261B" w:rsidRPr="00197BD3" w:rsidRDefault="00A4261B" w:rsidP="00A4261B">
      <w:pPr>
        <w:rPr>
          <w:rFonts w:cstheme="minorHAnsi"/>
        </w:rPr>
      </w:pPr>
      <w:r w:rsidRPr="001317E2">
        <w:rPr>
          <w:rFonts w:cstheme="minorHAnsi"/>
        </w:rPr>
        <w:t xml:space="preserve">The Employer reserves the right to audit any and all aspects of Contractor’s health and safety system, quality management system and environmental management system to confirm work is being performed according to the Health and Safety Plan, Quality Plan and Environmental Plan. </w:t>
      </w:r>
      <w:r w:rsidRPr="008D32BC">
        <w:rPr>
          <w:rFonts w:cstheme="minorHAnsi"/>
        </w:rPr>
        <w:t xml:space="preserve">The Employer’s audit rights will include attendance at Subcontractor and supplier facilities, either for isolated visits prior to or during production, or with a part-time or full-time presence. The Contractor shall ensure all documentation necessary to confirm the Contractor is in full compliance </w:t>
      </w:r>
      <w:r w:rsidRPr="00197BD3">
        <w:rPr>
          <w:rFonts w:cstheme="minorHAnsi"/>
        </w:rPr>
        <w:t xml:space="preserve">with requirements of the Contract is made available to the Employer and its representatives. </w:t>
      </w:r>
      <w:r w:rsidRPr="00197BD3" w:rsidDel="00B2326F">
        <w:rPr>
          <w:rFonts w:cstheme="minorHAnsi"/>
        </w:rPr>
        <w:t xml:space="preserve"> </w:t>
      </w:r>
    </w:p>
    <w:p w14:paraId="35C9B66B" w14:textId="77777777" w:rsidR="00A4261B" w:rsidRPr="00197BD3" w:rsidRDefault="00A4261B" w:rsidP="00A4261B">
      <w:pPr>
        <w:pStyle w:val="Heading3"/>
      </w:pPr>
      <w:bookmarkStart w:id="3523" w:name="_Ref154663093"/>
      <w:bookmarkStart w:id="3524" w:name="_Toc223962103"/>
      <w:r w:rsidRPr="00197BD3">
        <w:t>Construction, Design and Management (CDM) Regulations 2015</w:t>
      </w:r>
      <w:bookmarkEnd w:id="3523"/>
      <w:bookmarkEnd w:id="3524"/>
    </w:p>
    <w:p w14:paraId="1667F699" w14:textId="77777777" w:rsidR="00A4261B" w:rsidRPr="008D32BC" w:rsidRDefault="00A4261B" w:rsidP="00A4261B">
      <w:pPr>
        <w:rPr>
          <w:rFonts w:cstheme="minorHAnsi"/>
        </w:rPr>
      </w:pPr>
      <w:r w:rsidRPr="00197BD3">
        <w:rPr>
          <w:rFonts w:cstheme="minorHAnsi"/>
        </w:rPr>
        <w:t>The Employer, Designers, Principal Contractor, other contractors and the Principal Designer all</w:t>
      </w:r>
      <w:r w:rsidRPr="008D32BC">
        <w:rPr>
          <w:rFonts w:cstheme="minorHAnsi"/>
        </w:rPr>
        <w:t xml:space="preserve"> have legal duties in respect of the CDM Regulations.</w:t>
      </w:r>
    </w:p>
    <w:p w14:paraId="2D6C0940" w14:textId="77777777" w:rsidR="00A4261B" w:rsidRPr="009C4BD6" w:rsidRDefault="00A4261B" w:rsidP="00A4261B">
      <w:pPr>
        <w:rPr>
          <w:rFonts w:cstheme="minorHAnsi"/>
        </w:rPr>
      </w:pPr>
      <w:r w:rsidRPr="008D32BC">
        <w:rPr>
          <w:rFonts w:cstheme="minorHAnsi"/>
        </w:rPr>
        <w:t>The role of Principal Designer will be allocated</w:t>
      </w:r>
      <w:r>
        <w:rPr>
          <w:rFonts w:cstheme="minorHAnsi"/>
        </w:rPr>
        <w:t xml:space="preserve"> by the Employer.</w:t>
      </w:r>
      <w:r w:rsidRPr="009C4BD6">
        <w:rPr>
          <w:rFonts w:cstheme="minorHAnsi"/>
        </w:rPr>
        <w:t xml:space="preserve"> The CDM boundary shall be the whole of the Project Works / Site.</w:t>
      </w:r>
    </w:p>
    <w:p w14:paraId="24ABA289" w14:textId="77777777" w:rsidR="00A4261B" w:rsidRPr="009C4BD6" w:rsidRDefault="00A4261B" w:rsidP="00A4261B">
      <w:pPr>
        <w:rPr>
          <w:rFonts w:cstheme="minorHAnsi"/>
        </w:rPr>
      </w:pPr>
      <w:r w:rsidRPr="009C4BD6">
        <w:rPr>
          <w:rFonts w:cstheme="minorHAnsi"/>
        </w:rPr>
        <w:t>The Contractor shall review all design requirements in these Employer’s Requirements and take into consideration any risks associated with the safety of persons during the construction and operation of the Project.</w:t>
      </w:r>
    </w:p>
    <w:p w14:paraId="678723C7" w14:textId="77777777" w:rsidR="00A4261B" w:rsidRPr="009C4BD6" w:rsidRDefault="00A4261B" w:rsidP="00A4261B">
      <w:pPr>
        <w:rPr>
          <w:rFonts w:cstheme="minorHAnsi"/>
        </w:rPr>
      </w:pPr>
      <w:r w:rsidRPr="009C4BD6">
        <w:rPr>
          <w:rFonts w:cstheme="minorHAnsi"/>
        </w:rPr>
        <w:t xml:space="preserve">The Contractor shall meet and comply with the requirements for CDM and environmental management and performance throughout the duration of the </w:t>
      </w:r>
      <w:r>
        <w:rPr>
          <w:rFonts w:cstheme="minorHAnsi"/>
        </w:rPr>
        <w:t>C</w:t>
      </w:r>
      <w:r w:rsidRPr="009C4BD6">
        <w:rPr>
          <w:rFonts w:cstheme="minorHAnsi"/>
        </w:rPr>
        <w:t>ontract including project development, design work, risk assessment, construction and commissioning.</w:t>
      </w:r>
    </w:p>
    <w:p w14:paraId="46748A78" w14:textId="77777777" w:rsidR="00A4261B" w:rsidRPr="009C4BD6" w:rsidRDefault="00A4261B" w:rsidP="00A4261B">
      <w:pPr>
        <w:rPr>
          <w:rFonts w:cstheme="minorHAnsi"/>
        </w:rPr>
      </w:pPr>
      <w:r w:rsidRPr="009C4BD6">
        <w:rPr>
          <w:rFonts w:cstheme="minorHAnsi"/>
        </w:rPr>
        <w:t xml:space="preserve">The Contractor shall appoint a Health, Safety and Environment (HSE) manager responsible for ensuring that the Works are carried out in accordance with the CDM regulations and national health and safety requirements, industry best practises, </w:t>
      </w:r>
      <w:r>
        <w:rPr>
          <w:rFonts w:cstheme="minorHAnsi"/>
        </w:rPr>
        <w:t>A</w:t>
      </w:r>
      <w:r w:rsidRPr="009C4BD6">
        <w:rPr>
          <w:rFonts w:cstheme="minorHAnsi"/>
        </w:rPr>
        <w:t xml:space="preserve">pplicable </w:t>
      </w:r>
      <w:r>
        <w:rPr>
          <w:rFonts w:cstheme="minorHAnsi"/>
        </w:rPr>
        <w:t>L</w:t>
      </w:r>
      <w:r w:rsidRPr="009C4BD6">
        <w:rPr>
          <w:rFonts w:cstheme="minorHAnsi"/>
        </w:rPr>
        <w:t xml:space="preserve">aws, </w:t>
      </w:r>
      <w:r>
        <w:rPr>
          <w:rFonts w:cstheme="minorHAnsi"/>
        </w:rPr>
        <w:t>R</w:t>
      </w:r>
      <w:r w:rsidRPr="009C4BD6">
        <w:rPr>
          <w:rFonts w:cstheme="minorHAnsi"/>
        </w:rPr>
        <w:t>egulations, and statutory requirements.</w:t>
      </w:r>
    </w:p>
    <w:p w14:paraId="7FF0FD20" w14:textId="77777777" w:rsidR="00A4261B" w:rsidRPr="009C4BD6" w:rsidRDefault="00A4261B" w:rsidP="00A4261B">
      <w:pPr>
        <w:rPr>
          <w:rFonts w:cstheme="minorHAnsi"/>
        </w:rPr>
      </w:pPr>
      <w:r w:rsidRPr="009C4BD6">
        <w:rPr>
          <w:rFonts w:cstheme="minorHAnsi"/>
        </w:rPr>
        <w:t xml:space="preserve">The Contractor, in its role as Principal Contractor, shall provide maintain and keep up to date all necessary </w:t>
      </w:r>
      <w:r>
        <w:rPr>
          <w:rFonts w:cstheme="minorHAnsi"/>
        </w:rPr>
        <w:t>H&amp;S</w:t>
      </w:r>
      <w:r w:rsidRPr="009C4BD6">
        <w:rPr>
          <w:rFonts w:cstheme="minorHAnsi"/>
        </w:rPr>
        <w:t xml:space="preserve"> documentation during the planning, design and construction of the </w:t>
      </w:r>
      <w:r>
        <w:rPr>
          <w:rFonts w:cstheme="minorHAnsi"/>
        </w:rPr>
        <w:t>W</w:t>
      </w:r>
      <w:r w:rsidRPr="009C4BD6">
        <w:rPr>
          <w:rFonts w:cstheme="minorHAnsi"/>
        </w:rPr>
        <w:t>orks in line with an agreed HSE management plan, as required under the CDM Regulations.</w:t>
      </w:r>
    </w:p>
    <w:p w14:paraId="5B2BA52A" w14:textId="1DD353D2" w:rsidR="00A4261B" w:rsidRPr="009C4BD6" w:rsidRDefault="00A4261B" w:rsidP="00A4261B">
      <w:pPr>
        <w:rPr>
          <w:rFonts w:cstheme="minorHAnsi"/>
        </w:rPr>
      </w:pPr>
      <w:r w:rsidRPr="001317E2">
        <w:rPr>
          <w:rFonts w:cstheme="minorHAnsi"/>
        </w:rPr>
        <w:t xml:space="preserve">A </w:t>
      </w:r>
      <w:r w:rsidRPr="00254CED">
        <w:rPr>
          <w:rFonts w:cstheme="minorHAnsi"/>
        </w:rPr>
        <w:t xml:space="preserve">formal </w:t>
      </w:r>
      <w:r w:rsidRPr="00254CED">
        <w:t>Pre-Construction Information (PCI) report</w:t>
      </w:r>
      <w:r w:rsidRPr="001317E2">
        <w:rPr>
          <w:rFonts w:cstheme="minorHAnsi"/>
        </w:rPr>
        <w:t xml:space="preserve">, as detailed in the CDM Regulations, shall be agreed with the Contractor to confirm project-specific H&amp;S information in order to identify any pertinent hazards and risks associated with the Works. This shall </w:t>
      </w:r>
      <w:r w:rsidR="00221704">
        <w:rPr>
          <w:rFonts w:cstheme="minorHAnsi"/>
        </w:rPr>
        <w:t xml:space="preserve">be uploaded to the Project </w:t>
      </w:r>
      <w:r w:rsidR="004D6E24">
        <w:rPr>
          <w:rFonts w:cstheme="minorHAnsi"/>
        </w:rPr>
        <w:lastRenderedPageBreak/>
        <w:t>SharePoint</w:t>
      </w:r>
      <w:r w:rsidR="00221704">
        <w:rPr>
          <w:rFonts w:cstheme="minorHAnsi"/>
        </w:rPr>
        <w:t xml:space="preserve"> once </w:t>
      </w:r>
      <w:r w:rsidR="001C6B70">
        <w:rPr>
          <w:rFonts w:cstheme="minorHAnsi"/>
        </w:rPr>
        <w:t>complete,</w:t>
      </w:r>
      <w:r w:rsidR="00221704">
        <w:rPr>
          <w:rFonts w:cstheme="minorHAnsi"/>
        </w:rPr>
        <w:t xml:space="preserve"> and the </w:t>
      </w:r>
      <w:r w:rsidR="0060690B">
        <w:rPr>
          <w:rFonts w:cstheme="minorHAnsi"/>
        </w:rPr>
        <w:t>Contractor shall comply with its requirements and shall cause all of its subcontractors to comply with its requirements</w:t>
      </w:r>
      <w:r>
        <w:rPr>
          <w:rFonts w:cstheme="minorHAnsi"/>
        </w:rPr>
        <w:t>.</w:t>
      </w:r>
      <w:r w:rsidRPr="001317E2">
        <w:rPr>
          <w:rFonts w:cstheme="minorHAnsi"/>
        </w:rPr>
        <w:t xml:space="preserve"> </w:t>
      </w:r>
    </w:p>
    <w:p w14:paraId="346C35DE" w14:textId="77777777" w:rsidR="00A4261B" w:rsidRPr="009C4BD6" w:rsidRDefault="00A4261B" w:rsidP="00A4261B">
      <w:pPr>
        <w:rPr>
          <w:rFonts w:cstheme="minorHAnsi"/>
        </w:rPr>
      </w:pPr>
      <w:r w:rsidRPr="009C4BD6">
        <w:rPr>
          <w:rFonts w:cstheme="minorHAnsi"/>
        </w:rPr>
        <w:t>The PCI, and any other relevant information, shall provide the basis for the Contractor preparing the Construction Phase Plan (CPP) as required under the CDM Regulations. The CPP is to be completed and submitted to the Employer and Principal Designer for approval prior to construction works starting.</w:t>
      </w:r>
    </w:p>
    <w:p w14:paraId="365B57EC" w14:textId="77777777" w:rsidR="00A4261B" w:rsidRPr="009C4BD6" w:rsidRDefault="00A4261B" w:rsidP="00A4261B">
      <w:pPr>
        <w:rPr>
          <w:rFonts w:cstheme="minorHAnsi"/>
        </w:rPr>
      </w:pPr>
      <w:r w:rsidRPr="009C4BD6">
        <w:rPr>
          <w:rFonts w:cstheme="minorHAnsi"/>
        </w:rPr>
        <w:t>Towards the end of the Works, the Contractor, in its role as Principal Contractor, shall provide the Employer with all necessary documentation deemed necessary for inclusion in the Health and Safety File, as required by the CDM Regulations.</w:t>
      </w:r>
    </w:p>
    <w:p w14:paraId="6948BD24" w14:textId="6EB962C5" w:rsidR="00A4261B" w:rsidRPr="009C4BD6" w:rsidRDefault="00A4261B" w:rsidP="00A4261B">
      <w:pPr>
        <w:rPr>
          <w:rFonts w:cstheme="minorHAnsi"/>
        </w:rPr>
      </w:pPr>
      <w:r w:rsidRPr="001317E2">
        <w:rPr>
          <w:rFonts w:cstheme="minorHAnsi"/>
        </w:rPr>
        <w:t xml:space="preserve">If more than one contractor is used by the Contractor to design the Works, the Contractor shall fulfil </w:t>
      </w:r>
      <w:r>
        <w:rPr>
          <w:rFonts w:cstheme="minorHAnsi"/>
        </w:rPr>
        <w:t xml:space="preserve">a thorough check of all documentation. The Contractor will be responsible for </w:t>
      </w:r>
      <w:r w:rsidRPr="001317E2">
        <w:rPr>
          <w:rFonts w:cstheme="minorHAnsi"/>
        </w:rPr>
        <w:t xml:space="preserve">planning, managing, monitoring and co-ordinating </w:t>
      </w:r>
      <w:r>
        <w:rPr>
          <w:rFonts w:cstheme="minorHAnsi"/>
        </w:rPr>
        <w:t>H&amp;S</w:t>
      </w:r>
      <w:r w:rsidRPr="001317E2">
        <w:rPr>
          <w:rFonts w:cstheme="minorHAnsi"/>
        </w:rPr>
        <w:t xml:space="preserve"> in the pre-construction phase, and making sure that any risks which need to be controlled during construction are well understood.</w:t>
      </w:r>
      <w:r w:rsidRPr="00731A1A">
        <w:rPr>
          <w:rFonts w:cstheme="minorHAnsi"/>
        </w:rPr>
        <w:t xml:space="preserve"> The </w:t>
      </w:r>
      <w:r w:rsidR="00DE646A">
        <w:rPr>
          <w:rFonts w:cstheme="minorHAnsi"/>
        </w:rPr>
        <w:t xml:space="preserve">Contractor as </w:t>
      </w:r>
      <w:r w:rsidRPr="00731A1A">
        <w:rPr>
          <w:rFonts w:cstheme="minorHAnsi"/>
        </w:rPr>
        <w:t>Principal Designer shall</w:t>
      </w:r>
      <w:r w:rsidRPr="009C4BD6">
        <w:rPr>
          <w:rFonts w:cstheme="minorHAnsi"/>
        </w:rPr>
        <w:t xml:space="preserve"> review the </w:t>
      </w:r>
      <w:r>
        <w:rPr>
          <w:rFonts w:cstheme="minorHAnsi"/>
        </w:rPr>
        <w:t>H&amp;S</w:t>
      </w:r>
      <w:r w:rsidRPr="009C4BD6">
        <w:rPr>
          <w:rFonts w:cstheme="minorHAnsi"/>
        </w:rPr>
        <w:t xml:space="preserve"> documentation provided by </w:t>
      </w:r>
      <w:r w:rsidR="00126F76">
        <w:rPr>
          <w:rFonts w:cstheme="minorHAnsi"/>
        </w:rPr>
        <w:t>its Subcontractors</w:t>
      </w:r>
      <w:r w:rsidRPr="009C4BD6">
        <w:rPr>
          <w:rFonts w:cstheme="minorHAnsi"/>
        </w:rPr>
        <w:t xml:space="preserve"> to ensure that they eliminate hazards and control risks associated with the Works. This obligation extends to all subcontractor works associated with or included in this Contract.</w:t>
      </w:r>
      <w:r>
        <w:rPr>
          <w:rFonts w:cstheme="minorHAnsi"/>
        </w:rPr>
        <w:t xml:space="preserve"> </w:t>
      </w:r>
      <w:r w:rsidRPr="009C4BD6">
        <w:rPr>
          <w:rFonts w:cstheme="minorHAnsi"/>
        </w:rPr>
        <w:t xml:space="preserve">The </w:t>
      </w:r>
      <w:r w:rsidR="00126F76">
        <w:rPr>
          <w:rFonts w:cstheme="minorHAnsi"/>
        </w:rPr>
        <w:t xml:space="preserve">Contractor as </w:t>
      </w:r>
      <w:r w:rsidRPr="009C4BD6">
        <w:rPr>
          <w:rFonts w:cstheme="minorHAnsi"/>
        </w:rPr>
        <w:t xml:space="preserve">Principal Designer shall provide all necessary support and assistance to ensure that the </w:t>
      </w:r>
      <w:r>
        <w:rPr>
          <w:rFonts w:cstheme="minorHAnsi"/>
        </w:rPr>
        <w:t>Employer</w:t>
      </w:r>
      <w:r w:rsidRPr="009C4BD6">
        <w:rPr>
          <w:rFonts w:cstheme="minorHAnsi"/>
        </w:rPr>
        <w:t xml:space="preserve"> is in compliance with and fulfils its duties under the CDM Regulations.</w:t>
      </w:r>
    </w:p>
    <w:p w14:paraId="268D0810" w14:textId="2A57FF09" w:rsidR="00A4261B" w:rsidRPr="009C4BD6" w:rsidRDefault="00A4261B" w:rsidP="00A4261B">
      <w:pPr>
        <w:rPr>
          <w:rFonts w:cstheme="minorHAnsi"/>
        </w:rPr>
      </w:pPr>
      <w:r w:rsidRPr="009C4BD6">
        <w:rPr>
          <w:rFonts w:cstheme="minorHAnsi"/>
        </w:rPr>
        <w:t xml:space="preserve">Throughout the Works, the </w:t>
      </w:r>
      <w:r w:rsidR="00126F76">
        <w:rPr>
          <w:rFonts w:cstheme="minorHAnsi"/>
        </w:rPr>
        <w:t xml:space="preserve">Contractor as </w:t>
      </w:r>
      <w:r w:rsidRPr="009C4BD6">
        <w:rPr>
          <w:rFonts w:cstheme="minorHAnsi"/>
        </w:rPr>
        <w:t>Principal Designer, on behalf of the Employer, shall prepare and keep up to date the Health and Safety File for the project. The Health and Safety File shall contain all information needed for future construction and operations work, including cleaning, maintenance, alterations refurbishment and demolition to be carried out safely, as required by the CDM Regulations.</w:t>
      </w:r>
    </w:p>
    <w:p w14:paraId="0B7B1C91" w14:textId="775A82E5" w:rsidR="00A4261B" w:rsidRDefault="00A4261B" w:rsidP="00A4261B">
      <w:pPr>
        <w:rPr>
          <w:rFonts w:cstheme="minorHAnsi"/>
        </w:rPr>
      </w:pPr>
      <w:r w:rsidRPr="009C4BD6">
        <w:rPr>
          <w:rFonts w:cstheme="minorHAnsi"/>
        </w:rPr>
        <w:t xml:space="preserve">The </w:t>
      </w:r>
      <w:r w:rsidR="00745A78">
        <w:rPr>
          <w:rFonts w:cstheme="minorHAnsi"/>
        </w:rPr>
        <w:t xml:space="preserve">Contractor as </w:t>
      </w:r>
      <w:r w:rsidRPr="009C4BD6">
        <w:rPr>
          <w:rFonts w:cstheme="minorHAnsi"/>
        </w:rPr>
        <w:t xml:space="preserve">Principal Designer shall ensure that all necessary documentation required from </w:t>
      </w:r>
      <w:r w:rsidR="00745A78">
        <w:rPr>
          <w:rFonts w:cstheme="minorHAnsi"/>
        </w:rPr>
        <w:t xml:space="preserve">itself as </w:t>
      </w:r>
      <w:r w:rsidRPr="009C4BD6">
        <w:rPr>
          <w:rFonts w:cstheme="minorHAnsi"/>
        </w:rPr>
        <w:t>the Principal Contractor, other contractors, sub-contractors and designers are requested and included in the Health and Safety File in a timely fashion.</w:t>
      </w:r>
    </w:p>
    <w:p w14:paraId="5DB0C22D" w14:textId="77777777" w:rsidR="00A4261B" w:rsidRPr="009C4BD6" w:rsidRDefault="00A4261B" w:rsidP="00A4261B">
      <w:pPr>
        <w:pStyle w:val="Heading2"/>
      </w:pPr>
      <w:bookmarkStart w:id="3525" w:name="_Toc152575757"/>
      <w:bookmarkStart w:id="3526" w:name="_Toc154762553"/>
      <w:bookmarkStart w:id="3527" w:name="_Toc157609985"/>
      <w:bookmarkStart w:id="3528" w:name="_Toc195518761"/>
      <w:bookmarkStart w:id="3529" w:name="_Toc195599725"/>
      <w:bookmarkStart w:id="3530" w:name="_Toc223962104"/>
      <w:r>
        <w:t>Internal</w:t>
      </w:r>
      <w:r w:rsidRPr="009C4BD6">
        <w:t xml:space="preserve"> Connection Works</w:t>
      </w:r>
      <w:bookmarkEnd w:id="3525"/>
      <w:bookmarkEnd w:id="3526"/>
      <w:bookmarkEnd w:id="3527"/>
      <w:bookmarkEnd w:id="3528"/>
      <w:bookmarkEnd w:id="3529"/>
      <w:bookmarkEnd w:id="3530"/>
    </w:p>
    <w:p w14:paraId="61161BDA" w14:textId="06F320E6" w:rsidR="00A4261B" w:rsidRPr="009C4BD6" w:rsidRDefault="00A4261B" w:rsidP="00A4261B">
      <w:pPr>
        <w:rPr>
          <w:rFonts w:cstheme="minorHAnsi"/>
        </w:rPr>
      </w:pPr>
      <w:r w:rsidRPr="009C4BD6">
        <w:rPr>
          <w:rFonts w:cstheme="minorHAnsi"/>
        </w:rPr>
        <w:t xml:space="preserve">The Contractor shall be responsible for the design, installation and testing of the Works required to achieve </w:t>
      </w:r>
      <w:r>
        <w:rPr>
          <w:rFonts w:cstheme="minorHAnsi"/>
        </w:rPr>
        <w:t>internal</w:t>
      </w:r>
      <w:r w:rsidRPr="009C4BD6">
        <w:rPr>
          <w:rFonts w:cstheme="minorHAnsi"/>
        </w:rPr>
        <w:t xml:space="preserve"> connection of the </w:t>
      </w:r>
      <w:r>
        <w:rPr>
          <w:rFonts w:cstheme="minorHAnsi"/>
        </w:rPr>
        <w:t>Plant</w:t>
      </w:r>
      <w:r w:rsidRPr="009C4BD6">
        <w:rPr>
          <w:rFonts w:cstheme="minorHAnsi"/>
        </w:rPr>
        <w:t xml:space="preserve"> in accordance with the requirements of the Connection Agreement</w:t>
      </w:r>
      <w:r>
        <w:rPr>
          <w:rFonts w:cstheme="minorHAnsi"/>
        </w:rPr>
        <w:t xml:space="preserve">, ICP </w:t>
      </w:r>
      <w:r w:rsidR="009D1B7C">
        <w:rPr>
          <w:rFonts w:cstheme="minorHAnsi"/>
        </w:rPr>
        <w:t xml:space="preserve">Works </w:t>
      </w:r>
      <w:r>
        <w:rPr>
          <w:rFonts w:cstheme="minorHAnsi"/>
        </w:rPr>
        <w:t>requirements</w:t>
      </w:r>
      <w:r w:rsidRPr="009C4BD6">
        <w:rPr>
          <w:rFonts w:cstheme="minorHAnsi"/>
        </w:rPr>
        <w:t xml:space="preserve"> and all </w:t>
      </w:r>
      <w:r>
        <w:rPr>
          <w:rFonts w:cstheme="minorHAnsi"/>
        </w:rPr>
        <w:t>A</w:t>
      </w:r>
      <w:r w:rsidRPr="009C4BD6">
        <w:rPr>
          <w:rFonts w:cstheme="minorHAnsi"/>
        </w:rPr>
        <w:t>pplicable Law</w:t>
      </w:r>
      <w:r>
        <w:rPr>
          <w:rFonts w:cstheme="minorHAnsi"/>
        </w:rPr>
        <w:t>s</w:t>
      </w:r>
      <w:r w:rsidRPr="009C4BD6">
        <w:rPr>
          <w:rFonts w:cstheme="minorHAnsi"/>
        </w:rPr>
        <w:t xml:space="preserve"> and Permits.</w:t>
      </w:r>
    </w:p>
    <w:p w14:paraId="28375C6E" w14:textId="77777777" w:rsidR="00A4261B" w:rsidRDefault="00A4261B" w:rsidP="00A4261B">
      <w:pPr>
        <w:rPr>
          <w:rFonts w:cstheme="minorHAnsi"/>
        </w:rPr>
      </w:pPr>
      <w:r w:rsidRPr="009C4BD6">
        <w:rPr>
          <w:rFonts w:cstheme="minorHAnsi"/>
        </w:rPr>
        <w:t xml:space="preserve">The Employer shall act as the counterparty to the Connection Agreement. For the avoidance of doubt, the Contractor shall provide all assistance reasonably requested by the Employer, as may be necessary to ensure that that connection occurs in line with the Schedule and requirements of the Connection Agreement. </w:t>
      </w:r>
    </w:p>
    <w:p w14:paraId="6EE1A074" w14:textId="77777777" w:rsidR="00A4261B" w:rsidRPr="009C4BD6" w:rsidRDefault="00A4261B" w:rsidP="00A4261B">
      <w:pPr>
        <w:rPr>
          <w:rFonts w:cstheme="minorHAnsi"/>
        </w:rPr>
      </w:pPr>
      <w:r w:rsidRPr="009C4BD6">
        <w:rPr>
          <w:rFonts w:cstheme="minorHAnsi"/>
        </w:rPr>
        <w:t xml:space="preserve">The Contractor shall provide all reactive power compensation equipment or harmonic filters specified in the </w:t>
      </w:r>
      <w:r>
        <w:rPr>
          <w:rFonts w:cstheme="minorHAnsi"/>
        </w:rPr>
        <w:t>Plant</w:t>
      </w:r>
      <w:r w:rsidRPr="009C4BD6">
        <w:rPr>
          <w:rFonts w:cstheme="minorHAnsi"/>
        </w:rPr>
        <w:t xml:space="preserve">’s Connection Agreement as part of the Contract Price. </w:t>
      </w:r>
    </w:p>
    <w:p w14:paraId="60D580B1" w14:textId="77777777" w:rsidR="00A4261B" w:rsidRPr="00EF3FE3" w:rsidRDefault="00A4261B" w:rsidP="00A4261B">
      <w:pPr>
        <w:pStyle w:val="Heading2"/>
      </w:pPr>
      <w:bookmarkStart w:id="3531" w:name="_Toc152575759"/>
      <w:bookmarkStart w:id="3532" w:name="_Toc154762554"/>
      <w:bookmarkStart w:id="3533" w:name="_Toc157609986"/>
      <w:bookmarkStart w:id="3534" w:name="_Toc195518762"/>
      <w:bookmarkStart w:id="3535" w:name="_Toc195599726"/>
      <w:bookmarkStart w:id="3536" w:name="_Toc223962105"/>
      <w:r w:rsidRPr="00EF3FE3">
        <w:t xml:space="preserve">Substation </w:t>
      </w:r>
      <w:r>
        <w:t>and</w:t>
      </w:r>
      <w:r w:rsidRPr="00EF3FE3">
        <w:t xml:space="preserve"> O&amp;M Building</w:t>
      </w:r>
      <w:bookmarkEnd w:id="3531"/>
      <w:bookmarkEnd w:id="3532"/>
      <w:bookmarkEnd w:id="3533"/>
      <w:bookmarkEnd w:id="3534"/>
      <w:bookmarkEnd w:id="3535"/>
      <w:bookmarkEnd w:id="3536"/>
    </w:p>
    <w:p w14:paraId="79B6FE8F" w14:textId="77777777" w:rsidR="00A4261B" w:rsidRPr="009C4BD6" w:rsidRDefault="00A4261B" w:rsidP="00A4261B">
      <w:pPr>
        <w:rPr>
          <w:rFonts w:cstheme="minorHAnsi"/>
        </w:rPr>
      </w:pPr>
      <w:r w:rsidRPr="009C4BD6">
        <w:rPr>
          <w:rFonts w:cstheme="minorHAnsi"/>
        </w:rPr>
        <w:t>The Contractor is responsible for the design, procurement, and construction of the on-site substation</w:t>
      </w:r>
      <w:r>
        <w:rPr>
          <w:rFonts w:cstheme="minorHAnsi"/>
        </w:rPr>
        <w:t>s</w:t>
      </w:r>
      <w:r w:rsidRPr="009C4BD6">
        <w:rPr>
          <w:rFonts w:cstheme="minorHAnsi"/>
        </w:rPr>
        <w:t xml:space="preserve"> and for the provision of all furniture and equipment required. The Contractor shall </w:t>
      </w:r>
      <w:r w:rsidRPr="009C4BD6">
        <w:rPr>
          <w:rFonts w:cstheme="minorHAnsi"/>
        </w:rPr>
        <w:lastRenderedPageBreak/>
        <w:t xml:space="preserve">provide the Employer with proposed furniture specifications and layout plans prior to installation for Employer’s approval. </w:t>
      </w:r>
    </w:p>
    <w:p w14:paraId="7C50A23E" w14:textId="77777777" w:rsidR="00A4261B" w:rsidRPr="009C4BD6" w:rsidRDefault="00A4261B" w:rsidP="00A4261B">
      <w:pPr>
        <w:rPr>
          <w:rFonts w:cstheme="minorHAnsi"/>
        </w:rPr>
      </w:pPr>
      <w:r w:rsidRPr="009C4BD6">
        <w:rPr>
          <w:rFonts w:cstheme="minorHAnsi"/>
        </w:rPr>
        <w:t>The Contractor must provide all the necessary heating, ventilation and air conditioning</w:t>
      </w:r>
      <w:r>
        <w:rPr>
          <w:rFonts w:cstheme="minorHAnsi"/>
        </w:rPr>
        <w:t xml:space="preserve"> (HVAC)</w:t>
      </w:r>
      <w:r w:rsidRPr="009C4BD6">
        <w:rPr>
          <w:rFonts w:cstheme="minorHAnsi"/>
        </w:rPr>
        <w:t xml:space="preserve">, electrical power, lighting, communications, internet and security, fire detection, emergency exits and hydrants, drainage, trenching, structural, adequate potable cold and hot water, and sewerage services for the substation building, as required by that building's function. These must be designed to be appropriate for the specific Site Conditions including consideration of climate and geotechnical conditions. For the avoidance of doubt, the Contractor’s scope of work includes all correspondence with authorities and commercial entities associated with provision of utilities, and sourcing permits and appropriate commercial agreements to ensure all utilities are available to the </w:t>
      </w:r>
      <w:r>
        <w:rPr>
          <w:rFonts w:cstheme="minorHAnsi"/>
        </w:rPr>
        <w:t>Plant</w:t>
      </w:r>
      <w:r w:rsidRPr="009C4BD6">
        <w:rPr>
          <w:rFonts w:cstheme="minorHAnsi"/>
        </w:rPr>
        <w:t xml:space="preserve"> for its </w:t>
      </w:r>
      <w:r>
        <w:rPr>
          <w:rFonts w:cstheme="minorHAnsi"/>
        </w:rPr>
        <w:t>D</w:t>
      </w:r>
      <w:r w:rsidRPr="009C4BD6">
        <w:rPr>
          <w:rFonts w:cstheme="minorHAnsi"/>
        </w:rPr>
        <w:t xml:space="preserve">esign </w:t>
      </w:r>
      <w:r>
        <w:rPr>
          <w:rFonts w:cstheme="minorHAnsi"/>
        </w:rPr>
        <w:t>L</w:t>
      </w:r>
      <w:r w:rsidRPr="009C4BD6">
        <w:rPr>
          <w:rFonts w:cstheme="minorHAnsi"/>
        </w:rPr>
        <w:t>ife.</w:t>
      </w:r>
    </w:p>
    <w:p w14:paraId="3C6D0CC0" w14:textId="77777777" w:rsidR="00A4261B" w:rsidRPr="009C4BD6" w:rsidRDefault="00A4261B" w:rsidP="00A4261B">
      <w:pPr>
        <w:rPr>
          <w:rFonts w:cstheme="minorHAnsi"/>
        </w:rPr>
      </w:pPr>
      <w:r w:rsidRPr="009C4BD6">
        <w:rPr>
          <w:rFonts w:cstheme="minorHAnsi"/>
        </w:rPr>
        <w:t>The substation building shall contain the following rooms:</w:t>
      </w:r>
    </w:p>
    <w:p w14:paraId="3E8EEEB4" w14:textId="77777777" w:rsidR="00A4261B" w:rsidRPr="003173D4" w:rsidRDefault="00A4261B" w:rsidP="00A4261B">
      <w:pPr>
        <w:pStyle w:val="Bullet10"/>
        <w:rPr>
          <w:rFonts w:eastAsiaTheme="minorHAnsi" w:cstheme="minorHAnsi"/>
        </w:rPr>
      </w:pPr>
      <w:r w:rsidRPr="003173D4">
        <w:rPr>
          <w:rFonts w:eastAsiaTheme="minorHAnsi" w:cstheme="minorHAnsi"/>
        </w:rPr>
        <w:t>Facility HV switchgear and HV transformer room(s)</w:t>
      </w:r>
      <w:r>
        <w:rPr>
          <w:rFonts w:eastAsiaTheme="minorHAnsi" w:cstheme="minorHAnsi"/>
        </w:rPr>
        <w:t>;</w:t>
      </w:r>
    </w:p>
    <w:p w14:paraId="0C6837C6" w14:textId="77777777" w:rsidR="00A4261B" w:rsidRPr="00063CF7" w:rsidRDefault="00A4261B" w:rsidP="00A4261B">
      <w:pPr>
        <w:pStyle w:val="Bullet10"/>
        <w:rPr>
          <w:rFonts w:eastAsiaTheme="minorHAnsi" w:cstheme="minorHAnsi"/>
        </w:rPr>
      </w:pPr>
      <w:r w:rsidRPr="00063CF7">
        <w:rPr>
          <w:rFonts w:eastAsiaTheme="minorHAnsi" w:cstheme="minorHAnsi"/>
        </w:rPr>
        <w:t>Control/SCADA room;</w:t>
      </w:r>
    </w:p>
    <w:p w14:paraId="15306C3E" w14:textId="7F4B13BF" w:rsidR="00A4261B" w:rsidRPr="00063CF7" w:rsidRDefault="00A4261B" w:rsidP="00A4261B">
      <w:pPr>
        <w:pStyle w:val="Bullet10"/>
        <w:rPr>
          <w:rFonts w:eastAsiaTheme="minorHAnsi" w:cstheme="minorHAnsi"/>
        </w:rPr>
      </w:pPr>
      <w:r w:rsidRPr="00063CF7">
        <w:rPr>
          <w:rFonts w:eastAsiaTheme="minorHAnsi" w:cstheme="minorHAnsi"/>
        </w:rPr>
        <w:t>Storeroom</w:t>
      </w:r>
      <w:r w:rsidR="00DF087D">
        <w:rPr>
          <w:rFonts w:eastAsiaTheme="minorHAnsi" w:cstheme="minorHAnsi"/>
        </w:rPr>
        <w:t xml:space="preserve"> for spare parts</w:t>
      </w:r>
      <w:r w:rsidRPr="00063CF7">
        <w:rPr>
          <w:rFonts w:eastAsiaTheme="minorHAnsi" w:cstheme="minorHAnsi"/>
        </w:rPr>
        <w:t>;</w:t>
      </w:r>
    </w:p>
    <w:p w14:paraId="7DB53AAC" w14:textId="17E65AF9" w:rsidR="00A4261B" w:rsidRPr="00630080" w:rsidRDefault="002F247D" w:rsidP="00A4261B">
      <w:pPr>
        <w:pStyle w:val="Bullet10"/>
      </w:pPr>
      <w:r w:rsidRPr="00063CF7">
        <w:rPr>
          <w:rFonts w:eastAsiaTheme="minorHAnsi" w:cstheme="minorHAnsi"/>
        </w:rPr>
        <w:t xml:space="preserve">Control and </w:t>
      </w:r>
      <w:r w:rsidR="00A4261B" w:rsidRPr="00630080">
        <w:t>Meter room;</w:t>
      </w:r>
    </w:p>
    <w:p w14:paraId="62E3A1C6" w14:textId="09F050A1" w:rsidR="002F247D" w:rsidRPr="00063CF7" w:rsidRDefault="002F247D" w:rsidP="00A4261B">
      <w:pPr>
        <w:pStyle w:val="Bullet10"/>
        <w:rPr>
          <w:rFonts w:eastAsiaTheme="minorHAnsi" w:cstheme="minorHAnsi"/>
        </w:rPr>
      </w:pPr>
      <w:r w:rsidRPr="00063CF7">
        <w:rPr>
          <w:rFonts w:eastAsiaTheme="minorHAnsi" w:cstheme="minorHAnsi"/>
        </w:rPr>
        <w:t xml:space="preserve">Auxiliary Transformer </w:t>
      </w:r>
      <w:r w:rsidR="00B8269C" w:rsidRPr="00063CF7">
        <w:rPr>
          <w:rFonts w:eastAsiaTheme="minorHAnsi" w:cstheme="minorHAnsi"/>
        </w:rPr>
        <w:t>room</w:t>
      </w:r>
    </w:p>
    <w:p w14:paraId="2C98C282" w14:textId="77777777" w:rsidR="00A4261B" w:rsidRPr="00630080" w:rsidRDefault="00A4261B" w:rsidP="00A4261B">
      <w:pPr>
        <w:pStyle w:val="Bullet10"/>
      </w:pPr>
      <w:r w:rsidRPr="00630080">
        <w:t>1 x office for three people; and</w:t>
      </w:r>
    </w:p>
    <w:p w14:paraId="7B6ACFF6" w14:textId="77777777" w:rsidR="00A4261B" w:rsidRPr="00630080" w:rsidRDefault="00A4261B" w:rsidP="00A4261B">
      <w:pPr>
        <w:pStyle w:val="Bullet10"/>
      </w:pPr>
      <w:r w:rsidRPr="00630080">
        <w:t>1 x space for a portable toilet.</w:t>
      </w:r>
    </w:p>
    <w:p w14:paraId="4BB90F4C" w14:textId="77777777" w:rsidR="00A4261B" w:rsidRPr="009C4BD6" w:rsidRDefault="00A4261B" w:rsidP="00A4261B">
      <w:pPr>
        <w:rPr>
          <w:rFonts w:cstheme="minorHAnsi"/>
        </w:rPr>
      </w:pPr>
      <w:r w:rsidRPr="009C4BD6">
        <w:rPr>
          <w:rFonts w:cstheme="minorHAnsi"/>
        </w:rPr>
        <w:t xml:space="preserve">Switchgear and transformer room will be appropriately sized consistent with all </w:t>
      </w:r>
      <w:r>
        <w:rPr>
          <w:rFonts w:cstheme="minorHAnsi"/>
        </w:rPr>
        <w:t>A</w:t>
      </w:r>
      <w:r w:rsidRPr="009C4BD6">
        <w:rPr>
          <w:rFonts w:cstheme="minorHAnsi"/>
        </w:rPr>
        <w:t xml:space="preserve">pplicable Laws, Standards. Rooms will be provided with appropriate climate control to ensure switchgear and transformers remain within specification. </w:t>
      </w:r>
    </w:p>
    <w:p w14:paraId="158CA510" w14:textId="77777777" w:rsidR="00A4261B" w:rsidRPr="009C4BD6" w:rsidRDefault="00A4261B" w:rsidP="00A4261B">
      <w:pPr>
        <w:rPr>
          <w:rFonts w:cstheme="minorHAnsi"/>
        </w:rPr>
      </w:pPr>
      <w:r w:rsidRPr="009C4BD6">
        <w:rPr>
          <w:rFonts w:cstheme="minorHAnsi"/>
        </w:rPr>
        <w:t>The control/SCADA room shall be appropriately sized for all SCADA equipment. Adequate HVAC shall be provided to this room to ensure a temperature range within the room at all times to meet requirements of the SCADA system design.</w:t>
      </w:r>
    </w:p>
    <w:p w14:paraId="4FA5111B" w14:textId="77777777" w:rsidR="00A4261B" w:rsidRPr="009C4BD6" w:rsidRDefault="00A4261B" w:rsidP="00A4261B">
      <w:pPr>
        <w:rPr>
          <w:rFonts w:cstheme="minorHAnsi"/>
        </w:rPr>
      </w:pPr>
      <w:r w:rsidRPr="009C4BD6">
        <w:rPr>
          <w:rFonts w:cstheme="minorHAnsi"/>
        </w:rPr>
        <w:t xml:space="preserve">The meter room shall be appropriately sized for the meters specified in </w:t>
      </w:r>
      <w:r w:rsidRPr="001E6AFA">
        <w:rPr>
          <w:rFonts w:cstheme="minorHAnsi"/>
        </w:rPr>
        <w:t xml:space="preserve">the </w:t>
      </w:r>
      <w:r w:rsidRPr="001317E2">
        <w:rPr>
          <w:rFonts w:cstheme="minorHAnsi"/>
        </w:rPr>
        <w:t>Connection Agreement</w:t>
      </w:r>
      <w:r>
        <w:rPr>
          <w:rFonts w:cstheme="minorHAnsi"/>
          <w:highlight w:val="yellow"/>
        </w:rPr>
        <w:t xml:space="preserve"> </w:t>
      </w:r>
      <w:r w:rsidRPr="001317E2">
        <w:rPr>
          <w:rFonts w:cstheme="minorHAnsi"/>
        </w:rPr>
        <w:t>and LV meter if separate LV feed will be obtained</w:t>
      </w:r>
      <w:r w:rsidRPr="001E6AFA">
        <w:rPr>
          <w:rFonts w:cstheme="minorHAnsi"/>
        </w:rPr>
        <w:t>.</w:t>
      </w:r>
      <w:r w:rsidRPr="009C4BD6">
        <w:rPr>
          <w:rFonts w:cstheme="minorHAnsi"/>
        </w:rPr>
        <w:t xml:space="preserve"> </w:t>
      </w:r>
    </w:p>
    <w:p w14:paraId="0A8E1ECA" w14:textId="125C5A14" w:rsidR="00A4261B" w:rsidRPr="009C4BD6" w:rsidRDefault="00A4261B" w:rsidP="00A4261B">
      <w:pPr>
        <w:rPr>
          <w:rFonts w:cstheme="minorHAnsi"/>
        </w:rPr>
      </w:pPr>
    </w:p>
    <w:p w14:paraId="093FE708" w14:textId="77777777" w:rsidR="00A4261B" w:rsidRPr="009C4BD6" w:rsidRDefault="00A4261B" w:rsidP="00A4261B">
      <w:pPr>
        <w:rPr>
          <w:rFonts w:cstheme="minorHAnsi"/>
        </w:rPr>
      </w:pPr>
      <w:r w:rsidRPr="009C4BD6">
        <w:rPr>
          <w:rFonts w:cstheme="minorHAnsi"/>
        </w:rPr>
        <w:t xml:space="preserve">The Contractor shall implement access control arrangements for all relevant enclosures. including the switchgear and transformer room, control/SCADA room, meter room and storeroom so enclosures can only be accessed by the authorised and suitably qualified on-site and O&amp;M personnel. </w:t>
      </w:r>
    </w:p>
    <w:p w14:paraId="738EC17F" w14:textId="77777777" w:rsidR="00A4261B" w:rsidRPr="009C4BD6" w:rsidRDefault="00A4261B" w:rsidP="00A4261B">
      <w:pPr>
        <w:pStyle w:val="Heading2"/>
      </w:pPr>
      <w:bookmarkStart w:id="3537" w:name="_Toc138792662"/>
      <w:bookmarkStart w:id="3538" w:name="_Toc138793232"/>
      <w:bookmarkStart w:id="3539" w:name="_Toc24649961"/>
      <w:bookmarkStart w:id="3540" w:name="_Toc138072705"/>
      <w:bookmarkStart w:id="3541" w:name="_Toc138149941"/>
      <w:bookmarkStart w:id="3542" w:name="_Toc138157287"/>
      <w:bookmarkStart w:id="3543" w:name="_Toc138153555"/>
      <w:bookmarkStart w:id="3544" w:name="_Toc138177687"/>
      <w:bookmarkStart w:id="3545" w:name="_Toc138256948"/>
      <w:bookmarkStart w:id="3546" w:name="_Toc138406311"/>
      <w:bookmarkStart w:id="3547" w:name="_Toc138403237"/>
      <w:bookmarkStart w:id="3548" w:name="_Toc138417649"/>
      <w:bookmarkStart w:id="3549" w:name="_Toc138657509"/>
      <w:bookmarkStart w:id="3550" w:name="_Toc138847530"/>
      <w:bookmarkStart w:id="3551" w:name="_Toc138862262"/>
      <w:bookmarkStart w:id="3552" w:name="_Toc138938175"/>
      <w:bookmarkStart w:id="3553" w:name="_Toc138940564"/>
      <w:bookmarkStart w:id="3554" w:name="_Toc138949257"/>
      <w:bookmarkStart w:id="3555" w:name="_Toc139013456"/>
      <w:bookmarkStart w:id="3556" w:name="_Toc143525198"/>
      <w:bookmarkStart w:id="3557" w:name="_Toc143677986"/>
      <w:bookmarkStart w:id="3558" w:name="_Toc154762555"/>
      <w:bookmarkStart w:id="3559" w:name="_Toc157609987"/>
      <w:bookmarkStart w:id="3560" w:name="_Toc195518763"/>
      <w:bookmarkStart w:id="3561" w:name="_Toc195599727"/>
      <w:bookmarkStart w:id="3562" w:name="_Toc223962106"/>
      <w:bookmarkStart w:id="3563" w:name="_Toc148629793"/>
      <w:bookmarkStart w:id="3564" w:name="_Toc148865193"/>
      <w:bookmarkStart w:id="3565" w:name="_Toc149146876"/>
      <w:bookmarkStart w:id="3566" w:name="_Toc152749449"/>
      <w:bookmarkEnd w:id="3537"/>
      <w:bookmarkEnd w:id="3538"/>
      <w:r w:rsidRPr="009C4BD6">
        <w:t xml:space="preserve">Operation </w:t>
      </w:r>
      <w:r>
        <w:t>and</w:t>
      </w:r>
      <w:r w:rsidRPr="009C4BD6">
        <w:t xml:space="preserve"> Maintenance Building</w:t>
      </w:r>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r w:rsidRPr="009C4BD6">
        <w:t xml:space="preserve"> </w:t>
      </w:r>
      <w:bookmarkEnd w:id="3563"/>
      <w:bookmarkEnd w:id="3564"/>
      <w:bookmarkEnd w:id="3565"/>
      <w:bookmarkEnd w:id="3566"/>
    </w:p>
    <w:p w14:paraId="46A209B1" w14:textId="77777777" w:rsidR="00A4261B" w:rsidRPr="009C4BD6" w:rsidRDefault="00A4261B" w:rsidP="00A4261B">
      <w:pPr>
        <w:rPr>
          <w:rFonts w:cstheme="minorHAnsi"/>
        </w:rPr>
      </w:pPr>
      <w:r w:rsidRPr="009C4BD6">
        <w:rPr>
          <w:rFonts w:cstheme="minorHAnsi"/>
        </w:rPr>
        <w:t xml:space="preserve">The Contractor shall provide an O&amp;M building which can be utilised by the </w:t>
      </w:r>
      <w:r>
        <w:rPr>
          <w:rFonts w:cstheme="minorHAnsi"/>
        </w:rPr>
        <w:t>Employer</w:t>
      </w:r>
      <w:r w:rsidRPr="009C4BD6">
        <w:rPr>
          <w:rFonts w:cstheme="minorHAnsi"/>
        </w:rPr>
        <w:t xml:space="preserve">, their personnel and the operation and maintenance contractor during the operation of the </w:t>
      </w:r>
      <w:r>
        <w:rPr>
          <w:rFonts w:cstheme="minorHAnsi"/>
        </w:rPr>
        <w:t>Plant</w:t>
      </w:r>
      <w:r w:rsidRPr="009C4BD6">
        <w:rPr>
          <w:rFonts w:cstheme="minorHAnsi"/>
        </w:rPr>
        <w:t xml:space="preserve">. </w:t>
      </w:r>
    </w:p>
    <w:p w14:paraId="515A9C26" w14:textId="77777777" w:rsidR="00A4261B" w:rsidRPr="009C4BD6" w:rsidRDefault="00A4261B" w:rsidP="00A4261B">
      <w:pPr>
        <w:rPr>
          <w:rFonts w:cstheme="minorHAnsi"/>
        </w:rPr>
      </w:pPr>
      <w:r w:rsidRPr="009C4BD6">
        <w:rPr>
          <w:rFonts w:cstheme="minorHAnsi"/>
        </w:rPr>
        <w:t xml:space="preserve">Building shall contain the following: </w:t>
      </w:r>
      <w:bookmarkStart w:id="3567" w:name="_Toc138792663"/>
      <w:bookmarkStart w:id="3568" w:name="_Toc138793233"/>
      <w:bookmarkEnd w:id="3567"/>
      <w:bookmarkEnd w:id="3568"/>
    </w:p>
    <w:p w14:paraId="1C253746" w14:textId="77777777" w:rsidR="00A4261B" w:rsidRPr="003173D4" w:rsidRDefault="00A4261B" w:rsidP="00D1254B">
      <w:pPr>
        <w:pStyle w:val="Bullet10"/>
        <w:rPr>
          <w:rFonts w:eastAsiaTheme="minorHAnsi" w:cstheme="minorHAnsi"/>
        </w:rPr>
      </w:pPr>
      <w:r w:rsidRPr="003173D4">
        <w:rPr>
          <w:rFonts w:eastAsiaTheme="minorHAnsi" w:cstheme="minorHAnsi"/>
        </w:rPr>
        <w:t>Control and operations room</w:t>
      </w:r>
      <w:bookmarkStart w:id="3569" w:name="_Toc138792664"/>
      <w:bookmarkStart w:id="3570" w:name="_Toc138793234"/>
      <w:bookmarkEnd w:id="3569"/>
      <w:bookmarkEnd w:id="3570"/>
      <w:r w:rsidRPr="003173D4">
        <w:rPr>
          <w:rFonts w:eastAsiaTheme="minorHAnsi" w:cstheme="minorHAnsi"/>
        </w:rPr>
        <w:t>;</w:t>
      </w:r>
    </w:p>
    <w:p w14:paraId="5AC62742" w14:textId="77777777" w:rsidR="00A4261B" w:rsidRPr="003173D4" w:rsidRDefault="00A4261B" w:rsidP="00D1254B">
      <w:pPr>
        <w:pStyle w:val="Bullet10"/>
        <w:rPr>
          <w:rFonts w:eastAsiaTheme="minorHAnsi" w:cstheme="minorHAnsi"/>
        </w:rPr>
      </w:pPr>
      <w:r w:rsidRPr="003173D4">
        <w:rPr>
          <w:rFonts w:eastAsiaTheme="minorHAnsi" w:cstheme="minorHAnsi"/>
        </w:rPr>
        <w:t xml:space="preserve">Offices; </w:t>
      </w:r>
      <w:bookmarkStart w:id="3571" w:name="_Toc138792665"/>
      <w:bookmarkStart w:id="3572" w:name="_Toc138793235"/>
      <w:bookmarkEnd w:id="3571"/>
      <w:bookmarkEnd w:id="3572"/>
    </w:p>
    <w:p w14:paraId="7EDCFCF8" w14:textId="77777777" w:rsidR="00A4261B" w:rsidRPr="003173D4" w:rsidRDefault="00A4261B" w:rsidP="00D1254B">
      <w:pPr>
        <w:pStyle w:val="Bullet10"/>
        <w:rPr>
          <w:rFonts w:eastAsiaTheme="minorHAnsi" w:cstheme="minorHAnsi"/>
        </w:rPr>
      </w:pPr>
      <w:r w:rsidRPr="003173D4">
        <w:rPr>
          <w:rFonts w:eastAsiaTheme="minorHAnsi" w:cstheme="minorHAnsi"/>
        </w:rPr>
        <w:t xml:space="preserve">Kitchen/lunchroom: </w:t>
      </w:r>
      <w:bookmarkStart w:id="3573" w:name="_Toc138792666"/>
      <w:bookmarkStart w:id="3574" w:name="_Toc138793236"/>
      <w:bookmarkEnd w:id="3573"/>
      <w:bookmarkEnd w:id="3574"/>
    </w:p>
    <w:p w14:paraId="7EE1A8CE" w14:textId="77777777" w:rsidR="00A4261B" w:rsidRPr="003173D4" w:rsidRDefault="00A4261B" w:rsidP="00451DE6">
      <w:pPr>
        <w:pStyle w:val="Bullet2"/>
        <w:rPr>
          <w:rFonts w:eastAsiaTheme="minorHAnsi" w:cstheme="minorHAnsi"/>
        </w:rPr>
      </w:pPr>
      <w:r w:rsidRPr="003173D4">
        <w:rPr>
          <w:rFonts w:eastAsiaTheme="minorHAnsi" w:cstheme="minorHAnsi"/>
        </w:rPr>
        <w:t xml:space="preserve">Including sink and area for food and drink preparation; </w:t>
      </w:r>
      <w:bookmarkStart w:id="3575" w:name="_Toc138792667"/>
      <w:bookmarkStart w:id="3576" w:name="_Toc138793237"/>
      <w:bookmarkEnd w:id="3575"/>
      <w:bookmarkEnd w:id="3576"/>
    </w:p>
    <w:p w14:paraId="3215EAA3" w14:textId="77777777" w:rsidR="00A4261B" w:rsidRPr="003173D4" w:rsidRDefault="00A4261B" w:rsidP="00D1254B">
      <w:pPr>
        <w:pStyle w:val="Bullet10"/>
        <w:rPr>
          <w:rFonts w:eastAsiaTheme="minorHAnsi" w:cstheme="minorHAnsi"/>
        </w:rPr>
      </w:pPr>
      <w:r w:rsidRPr="003173D4">
        <w:rPr>
          <w:rFonts w:eastAsiaTheme="minorHAnsi" w:cstheme="minorHAnsi"/>
        </w:rPr>
        <w:t xml:space="preserve">Toilets: </w:t>
      </w:r>
      <w:bookmarkStart w:id="3577" w:name="_Toc138792668"/>
      <w:bookmarkStart w:id="3578" w:name="_Toc138793238"/>
      <w:bookmarkEnd w:id="3577"/>
      <w:bookmarkEnd w:id="3578"/>
    </w:p>
    <w:p w14:paraId="0DD7362D" w14:textId="77777777" w:rsidR="00A4261B" w:rsidRPr="003173D4" w:rsidRDefault="00A4261B" w:rsidP="00451DE6">
      <w:pPr>
        <w:pStyle w:val="Bullet2"/>
        <w:rPr>
          <w:rFonts w:eastAsiaTheme="minorHAnsi" w:cstheme="minorHAnsi"/>
        </w:rPr>
      </w:pPr>
      <w:r w:rsidRPr="003173D4">
        <w:rPr>
          <w:rFonts w:eastAsiaTheme="minorHAnsi" w:cstheme="minorHAnsi"/>
        </w:rPr>
        <w:lastRenderedPageBreak/>
        <w:t xml:space="preserve">Separate male and female toilet; </w:t>
      </w:r>
      <w:bookmarkStart w:id="3579" w:name="_Toc138792669"/>
      <w:bookmarkStart w:id="3580" w:name="_Toc138793239"/>
      <w:bookmarkEnd w:id="3579"/>
      <w:bookmarkEnd w:id="3580"/>
    </w:p>
    <w:p w14:paraId="1446105A" w14:textId="77777777" w:rsidR="00A4261B" w:rsidRPr="003173D4" w:rsidRDefault="00A4261B" w:rsidP="00D1254B">
      <w:pPr>
        <w:pStyle w:val="Bullet10"/>
        <w:rPr>
          <w:rFonts w:eastAsiaTheme="minorHAnsi" w:cstheme="minorHAnsi"/>
        </w:rPr>
      </w:pPr>
      <w:r w:rsidRPr="003173D4">
        <w:rPr>
          <w:rFonts w:eastAsiaTheme="minorHAnsi" w:cstheme="minorHAnsi"/>
        </w:rPr>
        <w:t>All required services including but not limited to;</w:t>
      </w:r>
      <w:bookmarkStart w:id="3581" w:name="_Toc138792670"/>
      <w:bookmarkStart w:id="3582" w:name="_Toc138793240"/>
      <w:bookmarkEnd w:id="3581"/>
      <w:bookmarkEnd w:id="3582"/>
    </w:p>
    <w:p w14:paraId="5EEE026B" w14:textId="77777777" w:rsidR="00A4261B" w:rsidRPr="003173D4" w:rsidRDefault="00A4261B" w:rsidP="00451DE6">
      <w:pPr>
        <w:pStyle w:val="Bullet2"/>
        <w:rPr>
          <w:rFonts w:eastAsiaTheme="minorHAnsi" w:cstheme="minorHAnsi"/>
        </w:rPr>
      </w:pPr>
      <w:r w:rsidRPr="003173D4">
        <w:rPr>
          <w:rFonts w:eastAsiaTheme="minorHAnsi" w:cstheme="minorHAnsi"/>
        </w:rPr>
        <w:t>Pad lockable latch on all doors, including vandal proof cover over latch</w:t>
      </w:r>
      <w:bookmarkStart w:id="3583" w:name="_Toc138792671"/>
      <w:bookmarkStart w:id="3584" w:name="_Toc138793241"/>
      <w:bookmarkEnd w:id="3583"/>
      <w:bookmarkEnd w:id="3584"/>
      <w:r w:rsidRPr="003173D4">
        <w:rPr>
          <w:rFonts w:eastAsiaTheme="minorHAnsi" w:cstheme="minorHAnsi"/>
        </w:rPr>
        <w:t>;</w:t>
      </w:r>
    </w:p>
    <w:p w14:paraId="6BDFA5C6" w14:textId="77777777" w:rsidR="00A4261B" w:rsidRPr="003173D4" w:rsidRDefault="00A4261B" w:rsidP="00451DE6">
      <w:pPr>
        <w:pStyle w:val="Bullet2"/>
        <w:rPr>
          <w:rFonts w:eastAsiaTheme="minorHAnsi" w:cstheme="minorHAnsi"/>
        </w:rPr>
      </w:pPr>
      <w:r w:rsidRPr="003173D4">
        <w:rPr>
          <w:rFonts w:eastAsiaTheme="minorHAnsi" w:cstheme="minorHAnsi"/>
        </w:rPr>
        <w:t>Security bars and fly mesh across windows</w:t>
      </w:r>
      <w:bookmarkStart w:id="3585" w:name="_Toc138792672"/>
      <w:bookmarkStart w:id="3586" w:name="_Toc138793242"/>
      <w:bookmarkEnd w:id="3585"/>
      <w:bookmarkEnd w:id="3586"/>
      <w:r w:rsidRPr="003173D4">
        <w:rPr>
          <w:rFonts w:eastAsiaTheme="minorHAnsi" w:cstheme="minorHAnsi"/>
        </w:rPr>
        <w:t>;</w:t>
      </w:r>
    </w:p>
    <w:p w14:paraId="7DE79423" w14:textId="77777777" w:rsidR="00A4261B" w:rsidRPr="003173D4" w:rsidRDefault="00A4261B" w:rsidP="00451DE6">
      <w:pPr>
        <w:pStyle w:val="Bullet2"/>
        <w:rPr>
          <w:rFonts w:eastAsiaTheme="minorHAnsi" w:cstheme="minorHAnsi"/>
        </w:rPr>
      </w:pPr>
      <w:r w:rsidRPr="003173D4">
        <w:rPr>
          <w:rFonts w:eastAsiaTheme="minorHAnsi" w:cstheme="minorHAnsi"/>
        </w:rPr>
        <w:t>Rubbish bins</w:t>
      </w:r>
      <w:bookmarkStart w:id="3587" w:name="_Toc138792673"/>
      <w:bookmarkStart w:id="3588" w:name="_Toc138793243"/>
      <w:bookmarkEnd w:id="3587"/>
      <w:bookmarkEnd w:id="3588"/>
      <w:r w:rsidRPr="003173D4">
        <w:rPr>
          <w:rFonts w:eastAsiaTheme="minorHAnsi" w:cstheme="minorHAnsi"/>
        </w:rPr>
        <w:t>;</w:t>
      </w:r>
    </w:p>
    <w:p w14:paraId="382B029E" w14:textId="77777777" w:rsidR="00A4261B" w:rsidRPr="003173D4" w:rsidRDefault="00A4261B" w:rsidP="00451DE6">
      <w:pPr>
        <w:pStyle w:val="Bullet2"/>
        <w:rPr>
          <w:rFonts w:eastAsiaTheme="minorHAnsi" w:cstheme="minorHAnsi"/>
        </w:rPr>
      </w:pPr>
      <w:r w:rsidRPr="003173D4">
        <w:rPr>
          <w:rFonts w:eastAsiaTheme="minorHAnsi" w:cstheme="minorHAnsi"/>
        </w:rPr>
        <w:t>Supply of potable water, this may be from the inclusion of storm-water storage facilities and / or connection to the local water supply</w:t>
      </w:r>
      <w:bookmarkStart w:id="3589" w:name="_Toc138792674"/>
      <w:bookmarkStart w:id="3590" w:name="_Toc138793244"/>
      <w:bookmarkEnd w:id="3589"/>
      <w:bookmarkEnd w:id="3590"/>
      <w:r w:rsidRPr="003173D4">
        <w:rPr>
          <w:rFonts w:eastAsiaTheme="minorHAnsi" w:cstheme="minorHAnsi"/>
        </w:rPr>
        <w:t>;</w:t>
      </w:r>
    </w:p>
    <w:p w14:paraId="651043A2" w14:textId="77777777" w:rsidR="00A4261B" w:rsidRPr="003173D4" w:rsidRDefault="00A4261B" w:rsidP="00451DE6">
      <w:pPr>
        <w:pStyle w:val="Bullet2"/>
        <w:rPr>
          <w:rFonts w:eastAsiaTheme="minorHAnsi" w:cstheme="minorHAnsi"/>
        </w:rPr>
      </w:pPr>
      <w:r w:rsidRPr="003173D4">
        <w:rPr>
          <w:rFonts w:eastAsiaTheme="minorHAnsi" w:cstheme="minorHAnsi"/>
        </w:rPr>
        <w:t>The potable water design must allow for all aspects of water quantities including any requirement for fire control and pressurisation</w:t>
      </w:r>
      <w:bookmarkStart w:id="3591" w:name="_Toc138792675"/>
      <w:bookmarkStart w:id="3592" w:name="_Toc138793245"/>
      <w:bookmarkEnd w:id="3591"/>
      <w:bookmarkEnd w:id="3592"/>
      <w:r w:rsidRPr="003173D4">
        <w:rPr>
          <w:rFonts w:eastAsiaTheme="minorHAnsi" w:cstheme="minorHAnsi"/>
        </w:rPr>
        <w:t xml:space="preserve">; </w:t>
      </w:r>
      <w:r>
        <w:rPr>
          <w:rFonts w:eastAsiaTheme="minorHAnsi" w:cstheme="minorHAnsi"/>
        </w:rPr>
        <w:t>and</w:t>
      </w:r>
    </w:p>
    <w:p w14:paraId="3BFF8EB2" w14:textId="77777777" w:rsidR="00A4261B" w:rsidRPr="003173D4" w:rsidRDefault="00A4261B" w:rsidP="00451DE6">
      <w:pPr>
        <w:pStyle w:val="Bullet2"/>
        <w:rPr>
          <w:rFonts w:eastAsiaTheme="minorHAnsi" w:cstheme="minorHAnsi"/>
        </w:rPr>
      </w:pPr>
      <w:r w:rsidRPr="003173D4">
        <w:rPr>
          <w:rFonts w:eastAsiaTheme="minorHAnsi" w:cstheme="minorHAnsi"/>
        </w:rPr>
        <w:t xml:space="preserve">A potable and non-potable water system for </w:t>
      </w:r>
      <w:r>
        <w:rPr>
          <w:rFonts w:eastAsiaTheme="minorHAnsi" w:cstheme="minorHAnsi"/>
        </w:rPr>
        <w:t>twenty</w:t>
      </w:r>
      <w:r w:rsidRPr="003173D4">
        <w:rPr>
          <w:rFonts w:eastAsiaTheme="minorHAnsi" w:cstheme="minorHAnsi"/>
        </w:rPr>
        <w:t xml:space="preserve"> full time staff on site</w:t>
      </w:r>
      <w:bookmarkStart w:id="3593" w:name="_Toc138792676"/>
      <w:bookmarkStart w:id="3594" w:name="_Toc138793246"/>
      <w:bookmarkEnd w:id="3593"/>
      <w:bookmarkEnd w:id="3594"/>
      <w:r>
        <w:rPr>
          <w:rFonts w:eastAsiaTheme="minorHAnsi" w:cstheme="minorHAnsi"/>
        </w:rPr>
        <w:t>.</w:t>
      </w:r>
    </w:p>
    <w:p w14:paraId="56120B45" w14:textId="77777777" w:rsidR="00A4261B" w:rsidRPr="009C4BD6" w:rsidRDefault="00A4261B" w:rsidP="00A4261B">
      <w:pPr>
        <w:rPr>
          <w:rFonts w:cstheme="minorHAnsi"/>
        </w:rPr>
      </w:pPr>
      <w:r w:rsidRPr="009C4BD6">
        <w:rPr>
          <w:rFonts w:cstheme="minorHAnsi"/>
        </w:rPr>
        <w:t xml:space="preserve">The Contractor shall provide all waterproofing, insulation, finishes, furniture, fixtures, fittings and equipment for the O&amp;M building to a high standard of quality and subject to the </w:t>
      </w:r>
      <w:r>
        <w:rPr>
          <w:rFonts w:cstheme="minorHAnsi"/>
        </w:rPr>
        <w:t>Employer</w:t>
      </w:r>
      <w:r w:rsidRPr="009C4BD6">
        <w:rPr>
          <w:rFonts w:cstheme="minorHAnsi"/>
        </w:rPr>
        <w:t>’s approval.</w:t>
      </w:r>
      <w:bookmarkStart w:id="3595" w:name="_Toc138792677"/>
      <w:bookmarkStart w:id="3596" w:name="_Toc138793247"/>
      <w:bookmarkEnd w:id="3595"/>
      <w:bookmarkEnd w:id="3596"/>
    </w:p>
    <w:p w14:paraId="0D473049" w14:textId="77777777" w:rsidR="00A4261B" w:rsidRPr="009C4BD6" w:rsidRDefault="00A4261B" w:rsidP="00A4261B">
      <w:pPr>
        <w:rPr>
          <w:rFonts w:cstheme="minorHAnsi"/>
        </w:rPr>
      </w:pPr>
      <w:r w:rsidRPr="009C4BD6">
        <w:rPr>
          <w:rFonts w:cstheme="minorHAnsi"/>
        </w:rPr>
        <w:t>The Contractor must provide all the necessary civil and structural works, mechanical, electrical (power, UPS, earthing, emergency and normal lighting, communications, internet and security), fire (detection</w:t>
      </w:r>
      <w:r>
        <w:rPr>
          <w:rFonts w:cstheme="minorHAnsi"/>
        </w:rPr>
        <w:t xml:space="preserve"> and suppression</w:t>
      </w:r>
      <w:r w:rsidRPr="009C4BD6">
        <w:rPr>
          <w:rFonts w:cstheme="minorHAnsi"/>
        </w:rPr>
        <w:t xml:space="preserve">), civil (drainage, trenching, structural) and hydraulic (potable cold and hot water, recycled grey water supplies and sewerage) services, first aid station and eye wash (if applicable), desks and chairs and outdoor car parking for the O&amp;M building, as required by that building's function. </w:t>
      </w:r>
      <w:bookmarkStart w:id="3597" w:name="_Toc138792678"/>
      <w:bookmarkStart w:id="3598" w:name="_Toc138793248"/>
      <w:bookmarkEnd w:id="3597"/>
      <w:bookmarkEnd w:id="3598"/>
    </w:p>
    <w:p w14:paraId="7F14084E" w14:textId="77777777" w:rsidR="00A4261B" w:rsidRPr="009C4BD6" w:rsidRDefault="00A4261B" w:rsidP="00A4261B">
      <w:pPr>
        <w:rPr>
          <w:rFonts w:cstheme="minorHAnsi"/>
        </w:rPr>
      </w:pPr>
      <w:r w:rsidRPr="009C4BD6">
        <w:rPr>
          <w:rFonts w:cstheme="minorHAnsi"/>
        </w:rPr>
        <w:t xml:space="preserve">These must be designed to be appropriate for the specific Site Conditions including consideration of climate and geotechnical conditions. The O&amp;M </w:t>
      </w:r>
      <w:r>
        <w:rPr>
          <w:rFonts w:cstheme="minorHAnsi"/>
        </w:rPr>
        <w:t>b</w:t>
      </w:r>
      <w:r w:rsidRPr="009C4BD6">
        <w:rPr>
          <w:rFonts w:cstheme="minorHAnsi"/>
        </w:rPr>
        <w:t xml:space="preserve">uilding must be designed to withstand all expected loads of occupation and operation for the specified Design Life. The Contractor will provide for all aspects of this system including the route, trenching and connection details.  </w:t>
      </w:r>
      <w:bookmarkStart w:id="3599" w:name="_Toc138792679"/>
      <w:bookmarkStart w:id="3600" w:name="_Toc138793249"/>
      <w:bookmarkEnd w:id="3599"/>
      <w:bookmarkEnd w:id="3600"/>
    </w:p>
    <w:p w14:paraId="3E8F837C" w14:textId="77777777" w:rsidR="00A4261B" w:rsidRPr="009C4BD6" w:rsidRDefault="00A4261B" w:rsidP="00A4261B">
      <w:pPr>
        <w:pStyle w:val="BodyHeading"/>
      </w:pPr>
      <w:r w:rsidRPr="009C4BD6">
        <w:t>Control / Operations Room</w:t>
      </w:r>
      <w:bookmarkStart w:id="3601" w:name="_Toc138792680"/>
      <w:bookmarkStart w:id="3602" w:name="_Toc138793250"/>
      <w:bookmarkEnd w:id="3601"/>
      <w:bookmarkEnd w:id="3602"/>
    </w:p>
    <w:p w14:paraId="22B3FC4C" w14:textId="77777777" w:rsidR="00A4261B" w:rsidRPr="009C4BD6" w:rsidRDefault="00A4261B" w:rsidP="00A4261B">
      <w:pPr>
        <w:rPr>
          <w:rFonts w:cstheme="minorHAnsi"/>
        </w:rPr>
      </w:pPr>
      <w:r>
        <w:rPr>
          <w:rFonts w:cstheme="minorHAnsi"/>
        </w:rPr>
        <w:t>T</w:t>
      </w:r>
      <w:r w:rsidRPr="009C4BD6">
        <w:rPr>
          <w:rFonts w:cstheme="minorHAnsi"/>
        </w:rPr>
        <w:t xml:space="preserve">he Contractor must provide a Plant control / operations room. This room must house the following: </w:t>
      </w:r>
      <w:bookmarkStart w:id="3603" w:name="_Toc138792681"/>
      <w:bookmarkStart w:id="3604" w:name="_Toc138793251"/>
      <w:bookmarkEnd w:id="3603"/>
      <w:bookmarkEnd w:id="3604"/>
    </w:p>
    <w:p w14:paraId="6DE2B7B0" w14:textId="0A3200D8" w:rsidR="00A4261B" w:rsidRPr="009C4BD6" w:rsidRDefault="00B648D1" w:rsidP="00A4261B">
      <w:pPr>
        <w:pStyle w:val="Bullet10"/>
      </w:pPr>
      <w:r w:rsidRPr="009C4BD6">
        <w:t>Workstations</w:t>
      </w:r>
      <w:r w:rsidR="00A4261B" w:rsidRPr="009C4BD6">
        <w:t xml:space="preserve"> and HMI, including visualization</w:t>
      </w:r>
      <w:r w:rsidR="00A4261B">
        <w:t xml:space="preserve"> of the monitored equipment</w:t>
      </w:r>
      <w:r w:rsidR="00A4261B" w:rsidRPr="009C4BD6">
        <w:t>, for two staff including telephones</w:t>
      </w:r>
      <w:bookmarkStart w:id="3605" w:name="_Toc138792682"/>
      <w:bookmarkStart w:id="3606" w:name="_Toc138793252"/>
      <w:bookmarkEnd w:id="3605"/>
      <w:bookmarkEnd w:id="3606"/>
      <w:r w:rsidR="00A4261B" w:rsidRPr="009C4BD6">
        <w:t>;</w:t>
      </w:r>
    </w:p>
    <w:p w14:paraId="2DADD11A" w14:textId="77777777" w:rsidR="00A4261B" w:rsidRPr="009C4BD6" w:rsidRDefault="00A4261B" w:rsidP="00A4261B">
      <w:pPr>
        <w:pStyle w:val="Bullet10"/>
      </w:pPr>
      <w:r w:rsidRPr="009C4BD6">
        <w:t>Security system displays (minimum 19-inch monitor)</w:t>
      </w:r>
      <w:bookmarkStart w:id="3607" w:name="_Toc138792683"/>
      <w:bookmarkStart w:id="3608" w:name="_Toc138793253"/>
      <w:bookmarkEnd w:id="3607"/>
      <w:bookmarkEnd w:id="3608"/>
      <w:r w:rsidRPr="009C4BD6">
        <w:t>;</w:t>
      </w:r>
      <w:r>
        <w:t xml:space="preserve"> and</w:t>
      </w:r>
    </w:p>
    <w:p w14:paraId="003B9729" w14:textId="77777777" w:rsidR="00A4261B" w:rsidRPr="009C4BD6" w:rsidRDefault="00A4261B" w:rsidP="00A4261B">
      <w:pPr>
        <w:pStyle w:val="Bullet10"/>
      </w:pPr>
      <w:r w:rsidRPr="009C4BD6">
        <w:t>Air-conditioning suitable for the number of occupants</w:t>
      </w:r>
      <w:bookmarkStart w:id="3609" w:name="_Toc138792684"/>
      <w:bookmarkStart w:id="3610" w:name="_Toc138793254"/>
      <w:bookmarkEnd w:id="3609"/>
      <w:bookmarkEnd w:id="3610"/>
      <w:r w:rsidRPr="009C4BD6">
        <w:t>;</w:t>
      </w:r>
    </w:p>
    <w:p w14:paraId="0922A2AA" w14:textId="77777777" w:rsidR="00A4261B" w:rsidRPr="009C4BD6" w:rsidRDefault="00A4261B" w:rsidP="00A4261B">
      <w:pPr>
        <w:pStyle w:val="BodyHeading"/>
      </w:pPr>
      <w:r w:rsidRPr="009C4BD6">
        <w:t>Spares Cabin</w:t>
      </w:r>
      <w:bookmarkStart w:id="3611" w:name="_Toc138792686"/>
      <w:bookmarkStart w:id="3612" w:name="_Toc138793256"/>
      <w:bookmarkEnd w:id="3611"/>
      <w:bookmarkEnd w:id="3612"/>
    </w:p>
    <w:p w14:paraId="10C71207" w14:textId="7E74D2E0" w:rsidR="00A4261B" w:rsidRPr="009C4BD6" w:rsidRDefault="00A4261B" w:rsidP="00A4261B">
      <w:pPr>
        <w:rPr>
          <w:rFonts w:cstheme="minorHAnsi"/>
        </w:rPr>
      </w:pPr>
      <w:r w:rsidRPr="009C4BD6">
        <w:rPr>
          <w:rFonts w:cstheme="minorHAnsi"/>
        </w:rPr>
        <w:t xml:space="preserve">The Contractor must provide a separate spares cabin to store all </w:t>
      </w:r>
      <w:r>
        <w:rPr>
          <w:rFonts w:cstheme="minorHAnsi"/>
        </w:rPr>
        <w:t>Plant</w:t>
      </w:r>
      <w:r w:rsidRPr="009C4BD6">
        <w:rPr>
          <w:rFonts w:cstheme="minorHAnsi"/>
        </w:rPr>
        <w:t xml:space="preserve"> related spare parts, which is maintained at the temperature and humidity range specified by the manufacturers of all the components stored in it (including </w:t>
      </w:r>
      <w:r>
        <w:rPr>
          <w:rFonts w:cstheme="minorHAnsi"/>
        </w:rPr>
        <w:t>transformers where requested</w:t>
      </w:r>
      <w:r w:rsidRPr="009C4BD6">
        <w:rPr>
          <w:rFonts w:cstheme="minorHAnsi"/>
        </w:rPr>
        <w:t>)</w:t>
      </w:r>
      <w:r w:rsidR="00DF087D">
        <w:t xml:space="preserve"> </w:t>
      </w:r>
      <w:r w:rsidR="00DF087D" w:rsidRPr="00DF087D">
        <w:rPr>
          <w:rFonts w:cstheme="minorHAnsi"/>
        </w:rPr>
        <w:t>to maintain the manufacturer warranties of the Spare Parts</w:t>
      </w:r>
      <w:r w:rsidRPr="009C4BD6">
        <w:rPr>
          <w:rFonts w:cstheme="minorHAnsi"/>
        </w:rPr>
        <w:t xml:space="preserve">. This shall have a lockable enclosed storage area for the storage of Spares, Consumables, components and a working area for maintenance activities. </w:t>
      </w:r>
      <w:r w:rsidR="00A92034" w:rsidRPr="00A92034">
        <w:rPr>
          <w:rFonts w:cstheme="minorHAnsi"/>
        </w:rPr>
        <w:t>The storeroom shall be sized to accommodate the full set of Spare Parts. The stores shall also retain spares to carry out recommended routine and scheduled servicing of the Plant.</w:t>
      </w:r>
      <w:r w:rsidR="00A92034">
        <w:rPr>
          <w:rFonts w:cstheme="minorHAnsi"/>
        </w:rPr>
        <w:t xml:space="preserve"> </w:t>
      </w:r>
      <w:r w:rsidRPr="009C4BD6">
        <w:rPr>
          <w:rFonts w:cstheme="minorHAnsi"/>
        </w:rPr>
        <w:t xml:space="preserve">As a minimum the lockable storage area needs to be large enough to accommodate the Spares required for the O&amp;M of the Facility plus </w:t>
      </w:r>
      <w:r w:rsidRPr="001317E2">
        <w:rPr>
          <w:rFonts w:cstheme="minorHAnsi"/>
        </w:rPr>
        <w:t>40%</w:t>
      </w:r>
      <w:r w:rsidRPr="009C4BD6">
        <w:rPr>
          <w:rFonts w:cstheme="minorHAnsi"/>
        </w:rPr>
        <w:t xml:space="preserve"> more space. </w:t>
      </w:r>
      <w:bookmarkStart w:id="3613" w:name="_Toc138792687"/>
      <w:bookmarkStart w:id="3614" w:name="_Toc138793257"/>
      <w:bookmarkEnd w:id="3613"/>
      <w:bookmarkEnd w:id="3614"/>
    </w:p>
    <w:p w14:paraId="400B5639" w14:textId="77777777" w:rsidR="00A4261B" w:rsidRPr="009C4BD6" w:rsidRDefault="00A4261B" w:rsidP="00A4261B">
      <w:pPr>
        <w:rPr>
          <w:rFonts w:cstheme="minorHAnsi"/>
        </w:rPr>
      </w:pPr>
      <w:r w:rsidRPr="009C4BD6">
        <w:rPr>
          <w:rFonts w:cstheme="minorHAnsi"/>
        </w:rPr>
        <w:t>This building shall have a concrete base sufficient for the loads to be expected. It shall be provided with lighting and power for all areas.</w:t>
      </w:r>
      <w:bookmarkStart w:id="3615" w:name="_Toc138792688"/>
      <w:bookmarkStart w:id="3616" w:name="_Toc138793258"/>
      <w:bookmarkEnd w:id="3615"/>
      <w:bookmarkEnd w:id="3616"/>
    </w:p>
    <w:p w14:paraId="0DF7A270" w14:textId="77777777" w:rsidR="00A4261B" w:rsidRPr="009C4BD6" w:rsidRDefault="00A4261B" w:rsidP="00A4261B">
      <w:pPr>
        <w:rPr>
          <w:rFonts w:cstheme="minorHAnsi"/>
        </w:rPr>
      </w:pPr>
      <w:r w:rsidRPr="009C4BD6">
        <w:rPr>
          <w:rFonts w:cstheme="minorHAnsi"/>
        </w:rPr>
        <w:t>Access to the Warehouse shall be via pedestrian door and at least two double doors sufficiently wide enough for the easy egress of all vehicles and Spares.</w:t>
      </w:r>
      <w:bookmarkStart w:id="3617" w:name="_Toc138792689"/>
      <w:bookmarkStart w:id="3618" w:name="_Toc138793259"/>
      <w:bookmarkEnd w:id="3617"/>
      <w:bookmarkEnd w:id="3618"/>
    </w:p>
    <w:p w14:paraId="701F56AF" w14:textId="77777777" w:rsidR="00A4261B" w:rsidRPr="00DE1091" w:rsidRDefault="00A4261B" w:rsidP="00A4261B">
      <w:pPr>
        <w:pStyle w:val="Heading2"/>
      </w:pPr>
      <w:bookmarkStart w:id="3619" w:name="_Toc467841955"/>
      <w:bookmarkStart w:id="3620" w:name="_Toc18999520"/>
      <w:bookmarkStart w:id="3621" w:name="_Toc24649935"/>
      <w:bookmarkStart w:id="3622" w:name="_Ref133506988"/>
      <w:bookmarkStart w:id="3623" w:name="_Toc138072676"/>
      <w:bookmarkStart w:id="3624" w:name="_Toc138149915"/>
      <w:bookmarkStart w:id="3625" w:name="_Toc138157258"/>
      <w:bookmarkStart w:id="3626" w:name="_Toc138153529"/>
      <w:bookmarkStart w:id="3627" w:name="_Ref138176692"/>
      <w:bookmarkStart w:id="3628" w:name="_Toc138177658"/>
      <w:bookmarkStart w:id="3629" w:name="_Toc138256921"/>
      <w:bookmarkStart w:id="3630" w:name="_Toc138406281"/>
      <w:bookmarkStart w:id="3631" w:name="_Toc138403210"/>
      <w:bookmarkStart w:id="3632" w:name="_Toc138417622"/>
      <w:bookmarkStart w:id="3633" w:name="_Toc138657482"/>
      <w:bookmarkStart w:id="3634" w:name="_Toc138938131"/>
      <w:bookmarkStart w:id="3635" w:name="_Toc138940520"/>
      <w:bookmarkStart w:id="3636" w:name="_Toc138949213"/>
      <w:bookmarkStart w:id="3637" w:name="_Toc139013412"/>
      <w:bookmarkStart w:id="3638" w:name="_Toc143525176"/>
      <w:bookmarkStart w:id="3639" w:name="_Toc143677964"/>
      <w:bookmarkStart w:id="3640" w:name="_Toc148629771"/>
      <w:bookmarkStart w:id="3641" w:name="_Toc148865171"/>
      <w:bookmarkStart w:id="3642" w:name="_Toc149146854"/>
      <w:bookmarkStart w:id="3643" w:name="_Toc152854507"/>
      <w:bookmarkStart w:id="3644" w:name="_Toc154762556"/>
      <w:bookmarkStart w:id="3645" w:name="_Toc157609988"/>
      <w:bookmarkStart w:id="3646" w:name="_Toc195518764"/>
      <w:bookmarkStart w:id="3647" w:name="_Toc195599728"/>
      <w:bookmarkStart w:id="3648" w:name="_Toc223962107"/>
      <w:r w:rsidRPr="00DE1091">
        <w:lastRenderedPageBreak/>
        <w:t>Earthing System</w:t>
      </w:r>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p>
    <w:p w14:paraId="7D4D7A05" w14:textId="1B6B47DB" w:rsidR="00A4261B" w:rsidRPr="00DE1091" w:rsidRDefault="00A4261B" w:rsidP="00A4261B">
      <w:pPr>
        <w:rPr>
          <w:rFonts w:eastAsia="SimSun" w:cstheme="minorHAnsi"/>
        </w:rPr>
      </w:pPr>
      <w:r w:rsidRPr="00DE1091">
        <w:rPr>
          <w:rFonts w:eastAsia="SimSun" w:cstheme="minorHAnsi"/>
        </w:rPr>
        <w:t xml:space="preserve">The Contractor shall provide the complete earthing system, based on the Earthing Study, to provide a safe Plant. The earthing design must comply with the Grid Code and Applicable Standards and be verified and approved by </w:t>
      </w:r>
      <w:r w:rsidR="00011B18">
        <w:t>the Contractor or any</w:t>
      </w:r>
      <w:r w:rsidR="00906DD5">
        <w:rPr>
          <w:rFonts w:eastAsia="SimSun" w:cstheme="minorHAnsi"/>
        </w:rPr>
        <w:t xml:space="preserve"> ICP Subcontractor</w:t>
      </w:r>
      <w:r w:rsidRPr="00DE1091">
        <w:rPr>
          <w:rFonts w:eastAsia="SimSun" w:cstheme="minorHAnsi"/>
        </w:rPr>
        <w:t xml:space="preserve"> for integration compatibility with the Plant’s earthing system. </w:t>
      </w:r>
    </w:p>
    <w:p w14:paraId="204F1B2A" w14:textId="77777777" w:rsidR="00A4261B" w:rsidRPr="00DE1091" w:rsidRDefault="00A4261B" w:rsidP="00A4261B">
      <w:pPr>
        <w:pStyle w:val="Bullet10"/>
      </w:pPr>
      <w:r w:rsidRPr="00DE1091">
        <w:t>There will be a single earthing grid for the whole Solar PV. The earthing grid will consist of bare copper cable or tape (buried horizontal electrode)</w:t>
      </w:r>
      <w:r>
        <w:t>;</w:t>
      </w:r>
    </w:p>
    <w:p w14:paraId="15D1CBCA" w14:textId="77777777" w:rsidR="00A4261B" w:rsidRPr="00DE1091" w:rsidRDefault="00A4261B" w:rsidP="00A4261B">
      <w:pPr>
        <w:pStyle w:val="Bullet10"/>
      </w:pPr>
      <w:r w:rsidRPr="00DE1091">
        <w:t>There will be a single earthing grid for the whole gird connection compound. The earthing grid will consist of bare copper cable or tape (buried horizontal electrode)</w:t>
      </w:r>
      <w:r>
        <w:t>; and</w:t>
      </w:r>
    </w:p>
    <w:p w14:paraId="2C83BA55" w14:textId="78ED6989" w:rsidR="00A4261B" w:rsidRPr="00293D59" w:rsidRDefault="00A4261B" w:rsidP="00A4261B">
      <w:pPr>
        <w:pStyle w:val="Bullet10"/>
      </w:pPr>
      <w:r w:rsidRPr="00DE1091">
        <w:t>Each of the systems will be interconnected to provide an entire Plant-wide</w:t>
      </w:r>
      <w:r>
        <w:t xml:space="preserve"> earthing system, governed (designed, implemented and tested) by</w:t>
      </w:r>
      <w:r w:rsidR="00011B18" w:rsidRPr="00011B18">
        <w:t xml:space="preserve"> </w:t>
      </w:r>
      <w:r w:rsidR="00011B18">
        <w:t xml:space="preserve">the Contractor or any </w:t>
      </w:r>
      <w:r w:rsidR="00906DD5">
        <w:t>ICP Subcontractor</w:t>
      </w:r>
      <w:r>
        <w:t>.</w:t>
      </w:r>
    </w:p>
    <w:p w14:paraId="54902053" w14:textId="5692B974" w:rsidR="00A4261B" w:rsidRPr="003A5029" w:rsidRDefault="00A4261B" w:rsidP="00A4261B">
      <w:pPr>
        <w:rPr>
          <w:rFonts w:eastAsia="SimSun" w:cstheme="minorHAnsi"/>
        </w:rPr>
      </w:pPr>
      <w:r w:rsidRPr="00653039">
        <w:rPr>
          <w:rFonts w:eastAsia="SimSun" w:cstheme="minorHAnsi"/>
        </w:rPr>
        <w:t xml:space="preserve">The relevant fundamental earthing design parameters such as fault current and fault duration shall be agreed between Contractor and </w:t>
      </w:r>
      <w:r w:rsidR="00906DD5">
        <w:rPr>
          <w:rFonts w:eastAsia="SimSun" w:cstheme="minorHAnsi"/>
        </w:rPr>
        <w:t>any ICP Subcontractor</w:t>
      </w:r>
      <w:r w:rsidRPr="00653039">
        <w:rPr>
          <w:rFonts w:eastAsia="SimSun" w:cstheme="minorHAnsi"/>
        </w:rPr>
        <w:t xml:space="preserve">. The earthing system shall maintain step, touch and transferred potentials within the voltage limits recommended according to Applicable Standards. </w:t>
      </w:r>
      <w:r w:rsidRPr="003A5029">
        <w:rPr>
          <w:rFonts w:eastAsia="SimSun" w:cstheme="minorHAnsi"/>
        </w:rPr>
        <w:t xml:space="preserve">The Contractor will determine the method of neutral </w:t>
      </w:r>
      <w:r>
        <w:rPr>
          <w:rFonts w:eastAsia="SimSun" w:cstheme="minorHAnsi"/>
        </w:rPr>
        <w:t>earthing</w:t>
      </w:r>
      <w:r w:rsidRPr="003A5029">
        <w:rPr>
          <w:rFonts w:eastAsia="SimSun" w:cstheme="minorHAnsi"/>
        </w:rPr>
        <w:t xml:space="preserve"> for the </w:t>
      </w:r>
      <w:r>
        <w:rPr>
          <w:rFonts w:eastAsia="SimSun" w:cstheme="minorHAnsi"/>
        </w:rPr>
        <w:t>H</w:t>
      </w:r>
      <w:r w:rsidRPr="003A5029">
        <w:rPr>
          <w:rFonts w:eastAsia="SimSun" w:cstheme="minorHAnsi"/>
        </w:rPr>
        <w:t>V and the LV system and resulting ground fault currents as per Applicable Standards and Grid/Distribution Code requirements:</w:t>
      </w:r>
    </w:p>
    <w:p w14:paraId="3834FB00" w14:textId="77777777" w:rsidR="00A4261B" w:rsidRPr="009C4BD6" w:rsidRDefault="00A4261B" w:rsidP="00A4261B">
      <w:pPr>
        <w:pStyle w:val="Bullet10"/>
      </w:pPr>
      <w:r w:rsidRPr="009C4BD6">
        <w:t xml:space="preserve">Ungrounded </w:t>
      </w:r>
      <w:r w:rsidRPr="009C4BD6">
        <w:rPr>
          <w:rFonts w:eastAsia="SimSun"/>
        </w:rPr>
        <w:t>neutral</w:t>
      </w:r>
      <w:r w:rsidRPr="009C4BD6">
        <w:t xml:space="preserve"> system;</w:t>
      </w:r>
    </w:p>
    <w:p w14:paraId="638E0996" w14:textId="77777777" w:rsidR="00A4261B" w:rsidRPr="009C4BD6" w:rsidRDefault="00A4261B" w:rsidP="00A4261B">
      <w:pPr>
        <w:pStyle w:val="Bullet10"/>
      </w:pPr>
      <w:r w:rsidRPr="009C4BD6">
        <w:t xml:space="preserve">Solid neutral </w:t>
      </w:r>
      <w:r>
        <w:rPr>
          <w:rFonts w:eastAsia="SimSun"/>
        </w:rPr>
        <w:t>earthing</w:t>
      </w:r>
      <w:r w:rsidRPr="009C4BD6">
        <w:t xml:space="preserve"> system;</w:t>
      </w:r>
    </w:p>
    <w:p w14:paraId="5B12B07C" w14:textId="77777777" w:rsidR="00A4261B" w:rsidRPr="009C4BD6" w:rsidRDefault="00A4261B" w:rsidP="00A4261B">
      <w:pPr>
        <w:pStyle w:val="Bullet10"/>
      </w:pPr>
      <w:r w:rsidRPr="009C4BD6">
        <w:t xml:space="preserve">Resistance </w:t>
      </w:r>
      <w:r w:rsidRPr="009C4BD6">
        <w:rPr>
          <w:rFonts w:eastAsia="SimSun"/>
        </w:rPr>
        <w:t>neutral</w:t>
      </w:r>
      <w:r w:rsidRPr="009C4BD6">
        <w:t xml:space="preserve"> </w:t>
      </w:r>
      <w:r>
        <w:t>earthing</w:t>
      </w:r>
      <w:r w:rsidRPr="009C4BD6">
        <w:t xml:space="preserve"> system;</w:t>
      </w:r>
    </w:p>
    <w:p w14:paraId="77095B96" w14:textId="77777777" w:rsidR="00A4261B" w:rsidRPr="009C4BD6" w:rsidRDefault="00A4261B" w:rsidP="00A4261B">
      <w:pPr>
        <w:pStyle w:val="Bullet10"/>
      </w:pPr>
      <w:r w:rsidRPr="009C4BD6">
        <w:t xml:space="preserve">Resonant </w:t>
      </w:r>
      <w:r w:rsidRPr="009C4BD6">
        <w:rPr>
          <w:rFonts w:eastAsia="SimSun"/>
        </w:rPr>
        <w:t>neutral</w:t>
      </w:r>
      <w:r w:rsidRPr="009C4BD6">
        <w:t xml:space="preserve"> </w:t>
      </w:r>
      <w:r>
        <w:t>earthing</w:t>
      </w:r>
      <w:r w:rsidRPr="009C4BD6">
        <w:t xml:space="preserve"> system;</w:t>
      </w:r>
      <w:r>
        <w:t xml:space="preserve"> and</w:t>
      </w:r>
    </w:p>
    <w:p w14:paraId="3D0B81D4" w14:textId="77777777" w:rsidR="00A4261B" w:rsidRPr="009C4BD6" w:rsidRDefault="00A4261B" w:rsidP="00A4261B">
      <w:pPr>
        <w:pStyle w:val="Bullet10"/>
      </w:pPr>
      <w:r w:rsidRPr="009C4BD6">
        <w:t xml:space="preserve">Transformer </w:t>
      </w:r>
      <w:r w:rsidRPr="009C4BD6">
        <w:rPr>
          <w:rFonts w:eastAsia="SimSun"/>
        </w:rPr>
        <w:t>or</w:t>
      </w:r>
      <w:r w:rsidRPr="009C4BD6">
        <w:t xml:space="preserve"> neutral electromagnetic coupler (NEC) </w:t>
      </w:r>
      <w:r>
        <w:t>earthing</w:t>
      </w:r>
      <w:r w:rsidRPr="009C4BD6">
        <w:t xml:space="preserve"> system.</w:t>
      </w:r>
    </w:p>
    <w:p w14:paraId="7D807110" w14:textId="77777777" w:rsidR="00A4261B" w:rsidRPr="003A5029" w:rsidRDefault="00A4261B" w:rsidP="00A4261B">
      <w:pPr>
        <w:rPr>
          <w:rFonts w:eastAsia="SimSun" w:cstheme="minorHAnsi"/>
        </w:rPr>
      </w:pPr>
      <w:r w:rsidRPr="003A5029">
        <w:rPr>
          <w:rFonts w:eastAsia="SimSun" w:cstheme="minorHAnsi"/>
        </w:rPr>
        <w:t xml:space="preserve">The transformers’ neutral points will be connected to the </w:t>
      </w:r>
      <w:r>
        <w:rPr>
          <w:rFonts w:eastAsia="SimSun" w:cstheme="minorHAnsi"/>
        </w:rPr>
        <w:t>earthing</w:t>
      </w:r>
      <w:r w:rsidRPr="003A5029">
        <w:rPr>
          <w:rFonts w:eastAsia="SimSun" w:cstheme="minorHAnsi"/>
        </w:rPr>
        <w:t xml:space="preserve"> grid, if applicable.</w:t>
      </w:r>
    </w:p>
    <w:p w14:paraId="437E64DA" w14:textId="77777777" w:rsidR="00A4261B" w:rsidRPr="003A5029" w:rsidRDefault="00A4261B" w:rsidP="00A4261B">
      <w:pPr>
        <w:rPr>
          <w:rFonts w:eastAsia="SimSun" w:cstheme="minorHAnsi"/>
        </w:rPr>
      </w:pPr>
      <w:r w:rsidRPr="003A5029">
        <w:rPr>
          <w:rFonts w:eastAsia="SimSun" w:cstheme="minorHAnsi"/>
        </w:rPr>
        <w:t xml:space="preserve">The Contractor shall perform appropriate calculations and field tests before energizing the </w:t>
      </w:r>
      <w:r>
        <w:rPr>
          <w:rFonts w:eastAsia="SimSun" w:cstheme="minorHAnsi"/>
        </w:rPr>
        <w:t>Plant</w:t>
      </w:r>
      <w:r w:rsidRPr="003A5029">
        <w:rPr>
          <w:rFonts w:eastAsia="SimSun" w:cstheme="minorHAnsi"/>
        </w:rPr>
        <w:t xml:space="preserve">.  The Contractor shall add additional </w:t>
      </w:r>
      <w:r>
        <w:rPr>
          <w:rFonts w:eastAsia="SimSun" w:cstheme="minorHAnsi"/>
        </w:rPr>
        <w:t>earthing</w:t>
      </w:r>
      <w:r w:rsidRPr="003A5029">
        <w:rPr>
          <w:rFonts w:eastAsia="SimSun" w:cstheme="minorHAnsi"/>
        </w:rPr>
        <w:t xml:space="preserve"> conductors (if required) inside the main </w:t>
      </w:r>
      <w:r>
        <w:rPr>
          <w:rFonts w:eastAsia="SimSun" w:cstheme="minorHAnsi"/>
        </w:rPr>
        <w:t>earthing</w:t>
      </w:r>
      <w:r w:rsidRPr="003A5029">
        <w:rPr>
          <w:rFonts w:eastAsia="SimSun" w:cstheme="minorHAnsi"/>
        </w:rPr>
        <w:t xml:space="preserve"> loop of the </w:t>
      </w:r>
      <w:r>
        <w:rPr>
          <w:rFonts w:eastAsia="SimSun" w:cstheme="minorHAnsi"/>
        </w:rPr>
        <w:t>Plant</w:t>
      </w:r>
      <w:r w:rsidRPr="003A5029">
        <w:rPr>
          <w:rFonts w:eastAsia="SimSun" w:cstheme="minorHAnsi"/>
        </w:rPr>
        <w:t xml:space="preserve"> in order to ensure that neither step nor touch voltage can reach dangerous values in any point of the </w:t>
      </w:r>
      <w:r>
        <w:rPr>
          <w:rFonts w:eastAsia="SimSun" w:cstheme="minorHAnsi"/>
        </w:rPr>
        <w:t>Plant</w:t>
      </w:r>
      <w:r w:rsidRPr="003A5029">
        <w:rPr>
          <w:rFonts w:eastAsia="SimSun" w:cstheme="minorHAnsi"/>
        </w:rPr>
        <w:t xml:space="preserve"> under the agreed fault conditions.</w:t>
      </w:r>
    </w:p>
    <w:p w14:paraId="62EFEAB7" w14:textId="77777777" w:rsidR="00A4261B" w:rsidRPr="003A5029" w:rsidRDefault="00A4261B" w:rsidP="00A4261B">
      <w:pPr>
        <w:rPr>
          <w:rFonts w:eastAsia="SimSun" w:cstheme="minorHAnsi"/>
        </w:rPr>
      </w:pPr>
      <w:r w:rsidRPr="003A5029">
        <w:rPr>
          <w:rFonts w:eastAsia="SimSun" w:cstheme="minorHAnsi"/>
        </w:rPr>
        <w:t xml:space="preserve">Adequate </w:t>
      </w:r>
      <w:r>
        <w:rPr>
          <w:rFonts w:eastAsia="SimSun" w:cstheme="minorHAnsi"/>
        </w:rPr>
        <w:t>earthing</w:t>
      </w:r>
      <w:r w:rsidRPr="003A5029">
        <w:rPr>
          <w:rFonts w:eastAsia="SimSun" w:cstheme="minorHAnsi"/>
        </w:rPr>
        <w:t xml:space="preserve"> must be maintained throughout all metal work across the </w:t>
      </w:r>
      <w:r>
        <w:rPr>
          <w:rFonts w:eastAsia="SimSun" w:cstheme="minorHAnsi"/>
        </w:rPr>
        <w:t>Plant</w:t>
      </w:r>
      <w:r w:rsidRPr="003A5029">
        <w:rPr>
          <w:rFonts w:eastAsia="SimSun" w:cstheme="minorHAnsi"/>
        </w:rPr>
        <w:t xml:space="preserve"> through adequate bonding connections to the main </w:t>
      </w:r>
      <w:r>
        <w:rPr>
          <w:rFonts w:eastAsia="SimSun" w:cstheme="minorHAnsi"/>
        </w:rPr>
        <w:t>earthing</w:t>
      </w:r>
      <w:r w:rsidRPr="003A5029">
        <w:rPr>
          <w:rFonts w:eastAsia="SimSun" w:cstheme="minorHAnsi"/>
        </w:rPr>
        <w:t xml:space="preserve"> grid. All electrical systems and exposed metal work must be considered within the design of the </w:t>
      </w:r>
      <w:r>
        <w:rPr>
          <w:rFonts w:eastAsia="SimSun" w:cstheme="minorHAnsi"/>
        </w:rPr>
        <w:t>earthing</w:t>
      </w:r>
      <w:r w:rsidRPr="003A5029">
        <w:rPr>
          <w:rFonts w:eastAsia="SimSun" w:cstheme="minorHAnsi"/>
        </w:rPr>
        <w:t xml:space="preserve"> system and connected where required.</w:t>
      </w:r>
    </w:p>
    <w:p w14:paraId="290C616C" w14:textId="1AA2AB38" w:rsidR="00A4261B" w:rsidRPr="003A5029" w:rsidRDefault="00A4261B" w:rsidP="00A4261B">
      <w:pPr>
        <w:rPr>
          <w:rFonts w:eastAsia="SimSun" w:cstheme="minorHAnsi"/>
        </w:rPr>
      </w:pPr>
      <w:r w:rsidRPr="003A5029">
        <w:rPr>
          <w:rFonts w:eastAsia="SimSun" w:cstheme="minorHAnsi"/>
        </w:rPr>
        <w:t xml:space="preserve">The Works shall provide for a fully protected robust </w:t>
      </w:r>
      <w:r>
        <w:rPr>
          <w:rFonts w:eastAsia="SimSun" w:cstheme="minorHAnsi"/>
        </w:rPr>
        <w:t>earthing</w:t>
      </w:r>
      <w:r w:rsidRPr="003A5029">
        <w:rPr>
          <w:rFonts w:eastAsia="SimSun" w:cstheme="minorHAnsi"/>
        </w:rPr>
        <w:t xml:space="preserve"> system for lightning protection. The design shall adhere to the Applicable Standards appropriate for the </w:t>
      </w:r>
      <w:r>
        <w:rPr>
          <w:rFonts w:eastAsia="SimSun" w:cstheme="minorHAnsi"/>
        </w:rPr>
        <w:t xml:space="preserve">Plant, as verified and approved by </w:t>
      </w:r>
      <w:r w:rsidR="00246B35">
        <w:rPr>
          <w:rFonts w:eastAsia="SimSun" w:cstheme="minorHAnsi"/>
        </w:rPr>
        <w:t>t</w:t>
      </w:r>
      <w:r w:rsidR="00246B35">
        <w:t xml:space="preserve">he Contractor or </w:t>
      </w:r>
      <w:r w:rsidR="00906DD5">
        <w:rPr>
          <w:rFonts w:eastAsia="SimSun" w:cstheme="minorHAnsi"/>
        </w:rPr>
        <w:t>any ICP Subcontractor</w:t>
      </w:r>
      <w:r>
        <w:rPr>
          <w:rFonts w:eastAsia="SimSun" w:cstheme="minorHAnsi"/>
        </w:rPr>
        <w:t>.</w:t>
      </w:r>
    </w:p>
    <w:p w14:paraId="5B023823" w14:textId="3626DB1F" w:rsidR="00A4261B" w:rsidRPr="003A5029" w:rsidRDefault="00A4261B" w:rsidP="00A4261B">
      <w:pPr>
        <w:rPr>
          <w:rFonts w:eastAsia="SimSun" w:cstheme="minorHAnsi"/>
        </w:rPr>
      </w:pPr>
      <w:r>
        <w:rPr>
          <w:rFonts w:eastAsia="SimSun" w:cstheme="minorHAnsi"/>
        </w:rPr>
        <w:t xml:space="preserve">Further requirements for the Plant’s earthing system are indicated in section </w:t>
      </w:r>
      <w:r>
        <w:rPr>
          <w:rFonts w:eastAsia="SimSun" w:cstheme="minorHAnsi"/>
        </w:rPr>
        <w:fldChar w:fldCharType="begin"/>
      </w:r>
      <w:r>
        <w:rPr>
          <w:rFonts w:eastAsia="SimSun" w:cstheme="minorHAnsi"/>
        </w:rPr>
        <w:instrText xml:space="preserve"> REF _Ref154740110 \r \h </w:instrText>
      </w:r>
      <w:r>
        <w:rPr>
          <w:rFonts w:eastAsia="SimSun" w:cstheme="minorHAnsi"/>
        </w:rPr>
      </w:r>
      <w:r>
        <w:rPr>
          <w:rFonts w:eastAsia="SimSun" w:cstheme="minorHAnsi"/>
        </w:rPr>
        <w:fldChar w:fldCharType="separate"/>
      </w:r>
      <w:r w:rsidR="006D2374">
        <w:rPr>
          <w:rFonts w:eastAsia="SimSun" w:cstheme="minorHAnsi"/>
        </w:rPr>
        <w:t>9.7</w:t>
      </w:r>
      <w:r>
        <w:rPr>
          <w:rFonts w:eastAsia="SimSun" w:cstheme="minorHAnsi"/>
        </w:rPr>
        <w:fldChar w:fldCharType="end"/>
      </w:r>
      <w:r>
        <w:rPr>
          <w:rFonts w:eastAsia="SimSun" w:cstheme="minorHAnsi"/>
        </w:rPr>
        <w:t>.</w:t>
      </w:r>
    </w:p>
    <w:p w14:paraId="7F3070A0" w14:textId="77777777" w:rsidR="00A4261B" w:rsidRPr="003A5029" w:rsidRDefault="00A4261B" w:rsidP="00A4261B">
      <w:pPr>
        <w:pStyle w:val="Heading2"/>
        <w:rPr>
          <w:rFonts w:eastAsia="SimSun" w:cstheme="minorHAnsi"/>
        </w:rPr>
      </w:pPr>
      <w:bookmarkStart w:id="3649" w:name="_Toc137132106"/>
      <w:bookmarkStart w:id="3650" w:name="_Toc137559635"/>
      <w:bookmarkStart w:id="3651" w:name="_Toc138072677"/>
      <w:bookmarkStart w:id="3652" w:name="_Toc138079447"/>
      <w:bookmarkStart w:id="3653" w:name="_Toc138150271"/>
      <w:bookmarkStart w:id="3654" w:name="_Toc138150471"/>
      <w:bookmarkStart w:id="3655" w:name="_Toc138157259"/>
      <w:bookmarkStart w:id="3656" w:name="_Toc138177659"/>
      <w:bookmarkStart w:id="3657" w:name="_Toc138359542"/>
      <w:bookmarkStart w:id="3658" w:name="_Toc138406282"/>
      <w:bookmarkStart w:id="3659" w:name="_Toc138426964"/>
      <w:bookmarkStart w:id="3660" w:name="_Toc138792570"/>
      <w:bookmarkStart w:id="3661" w:name="_Toc138793140"/>
      <w:bookmarkStart w:id="3662" w:name="_Toc138869337"/>
      <w:bookmarkStart w:id="3663" w:name="_Toc138870225"/>
      <w:bookmarkStart w:id="3664" w:name="_Toc138871560"/>
      <w:bookmarkStart w:id="3665" w:name="_Toc138921865"/>
      <w:bookmarkStart w:id="3666" w:name="_Toc138927616"/>
      <w:bookmarkStart w:id="3667" w:name="_Toc138933261"/>
      <w:bookmarkStart w:id="3668" w:name="_Toc138933977"/>
      <w:bookmarkStart w:id="3669" w:name="_Toc138938132"/>
      <w:bookmarkStart w:id="3670" w:name="_Toc138942316"/>
      <w:bookmarkStart w:id="3671" w:name="_Toc138946567"/>
      <w:bookmarkStart w:id="3672" w:name="_Toc138940521"/>
      <w:bookmarkStart w:id="3673" w:name="_Toc138947096"/>
      <w:bookmarkStart w:id="3674" w:name="_Toc138947617"/>
      <w:bookmarkStart w:id="3675" w:name="_Toc138948097"/>
      <w:bookmarkStart w:id="3676" w:name="_Toc138949214"/>
      <w:bookmarkStart w:id="3677" w:name="_Toc138952161"/>
      <w:bookmarkStart w:id="3678" w:name="_Toc139013413"/>
      <w:bookmarkStart w:id="3679" w:name="_Toc139009834"/>
      <w:bookmarkStart w:id="3680" w:name="_Toc139016877"/>
      <w:bookmarkStart w:id="3681" w:name="_Toc139021635"/>
      <w:bookmarkStart w:id="3682" w:name="_Toc139025681"/>
      <w:bookmarkStart w:id="3683" w:name="_Toc138792571"/>
      <w:bookmarkStart w:id="3684" w:name="_Toc138793141"/>
      <w:bookmarkStart w:id="3685" w:name="_Toc467841956"/>
      <w:bookmarkStart w:id="3686" w:name="_Toc18999521"/>
      <w:bookmarkStart w:id="3687" w:name="_Toc24649936"/>
      <w:bookmarkStart w:id="3688" w:name="_Toc138072678"/>
      <w:bookmarkStart w:id="3689" w:name="_Toc138149916"/>
      <w:bookmarkStart w:id="3690" w:name="_Toc138157260"/>
      <w:bookmarkStart w:id="3691" w:name="_Toc138153530"/>
      <w:bookmarkStart w:id="3692" w:name="_Toc138177660"/>
      <w:bookmarkStart w:id="3693" w:name="_Toc138256922"/>
      <w:bookmarkStart w:id="3694" w:name="_Toc138406283"/>
      <w:bookmarkStart w:id="3695" w:name="_Toc138403211"/>
      <w:bookmarkStart w:id="3696" w:name="_Toc138417623"/>
      <w:bookmarkStart w:id="3697" w:name="_Toc138657483"/>
      <w:bookmarkStart w:id="3698" w:name="_Toc138847504"/>
      <w:bookmarkStart w:id="3699" w:name="_Toc138862236"/>
      <w:bookmarkStart w:id="3700" w:name="_Toc138938133"/>
      <w:bookmarkStart w:id="3701" w:name="_Toc138940522"/>
      <w:bookmarkStart w:id="3702" w:name="_Toc138949215"/>
      <w:bookmarkStart w:id="3703" w:name="_Toc139013414"/>
      <w:bookmarkStart w:id="3704" w:name="_Toc143525177"/>
      <w:bookmarkStart w:id="3705" w:name="_Toc143677965"/>
      <w:bookmarkStart w:id="3706" w:name="_Toc148629772"/>
      <w:bookmarkStart w:id="3707" w:name="_Toc148865172"/>
      <w:bookmarkStart w:id="3708" w:name="_Toc149146855"/>
      <w:bookmarkStart w:id="3709" w:name="_Toc152854508"/>
      <w:bookmarkStart w:id="3710" w:name="_Toc154762557"/>
      <w:bookmarkStart w:id="3711" w:name="_Toc157609989"/>
      <w:bookmarkStart w:id="3712" w:name="_Toc195518765"/>
      <w:bookmarkStart w:id="3713" w:name="_Toc195599729"/>
      <w:bookmarkStart w:id="3714" w:name="_Toc22396210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r w:rsidRPr="003A5029">
        <w:t xml:space="preserve">Lightning System </w:t>
      </w:r>
      <w:r>
        <w:t>and</w:t>
      </w:r>
      <w:r w:rsidRPr="003A5029">
        <w:t xml:space="preserve"> Overvoltage Pr</w:t>
      </w:r>
      <w:r w:rsidRPr="003A5029">
        <w:rPr>
          <w:rFonts w:eastAsia="SimSun" w:cstheme="minorHAnsi"/>
        </w:rPr>
        <w:t>otection</w:t>
      </w:r>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p>
    <w:p w14:paraId="005DA922" w14:textId="6D8F34A5" w:rsidR="00A4261B" w:rsidRPr="003A5029" w:rsidRDefault="00A4261B" w:rsidP="00A4261B">
      <w:pPr>
        <w:rPr>
          <w:rFonts w:eastAsia="SimSun" w:cstheme="minorHAnsi"/>
        </w:rPr>
      </w:pPr>
      <w:r w:rsidRPr="003A5029">
        <w:rPr>
          <w:rFonts w:eastAsia="SimSun" w:cstheme="minorHAnsi"/>
        </w:rPr>
        <w:t>A lightning and overvoltage protection system shall be designed according to Applicable Standards and the Insulation Co-ordination Study</w:t>
      </w:r>
      <w:r>
        <w:rPr>
          <w:rFonts w:eastAsia="SimSun" w:cstheme="minorHAnsi"/>
        </w:rPr>
        <w:t xml:space="preserve"> (to be conducted by </w:t>
      </w:r>
      <w:r w:rsidR="00906DD5">
        <w:rPr>
          <w:rFonts w:eastAsia="SimSun" w:cstheme="minorHAnsi"/>
        </w:rPr>
        <w:t>the Contractor</w:t>
      </w:r>
      <w:r w:rsidR="001C1703">
        <w:rPr>
          <w:rFonts w:eastAsia="SimSun" w:cstheme="minorHAnsi"/>
        </w:rPr>
        <w:t xml:space="preserve"> or </w:t>
      </w:r>
      <w:r w:rsidR="00906DD5">
        <w:rPr>
          <w:rFonts w:eastAsia="SimSun" w:cstheme="minorHAnsi"/>
        </w:rPr>
        <w:t>any ICP Subcontractor</w:t>
      </w:r>
      <w:r>
        <w:rPr>
          <w:rFonts w:eastAsia="SimSun" w:cstheme="minorHAnsi"/>
        </w:rPr>
        <w:t>)</w:t>
      </w:r>
      <w:r w:rsidRPr="003A5029">
        <w:rPr>
          <w:rFonts w:eastAsia="SimSun" w:cstheme="minorHAnsi"/>
        </w:rPr>
        <w:t xml:space="preserve">. </w:t>
      </w:r>
    </w:p>
    <w:p w14:paraId="242E2C55" w14:textId="77777777" w:rsidR="00A4261B" w:rsidRPr="003A5029" w:rsidRDefault="00A4261B" w:rsidP="00A4261B">
      <w:pPr>
        <w:rPr>
          <w:rFonts w:eastAsia="SimSun" w:cstheme="minorHAnsi"/>
        </w:rPr>
      </w:pPr>
      <w:r w:rsidRPr="003A5029">
        <w:rPr>
          <w:rFonts w:eastAsia="SimSun" w:cstheme="minorHAnsi"/>
        </w:rPr>
        <w:t xml:space="preserve">The </w:t>
      </w:r>
      <w:r>
        <w:rPr>
          <w:rFonts w:eastAsia="SimSun" w:cstheme="minorHAnsi"/>
        </w:rPr>
        <w:t>PV System</w:t>
      </w:r>
      <w:r w:rsidRPr="003A5029">
        <w:rPr>
          <w:rFonts w:eastAsia="SimSun" w:cstheme="minorHAnsi"/>
        </w:rPr>
        <w:t xml:space="preserve"> shall be equipped with a Lightning Protection System (‘LPS’), whose LPS class should be consistent with the lightning risk assessment. The risk assessment should be undertaken </w:t>
      </w:r>
      <w:r w:rsidRPr="003A5029">
        <w:rPr>
          <w:rFonts w:eastAsia="SimSun" w:cstheme="minorHAnsi"/>
        </w:rPr>
        <w:lastRenderedPageBreak/>
        <w:t>to define the protection against physical damage to structures, life hazard and protection of electrical and electronic systems, according to Applicable Standards.</w:t>
      </w:r>
      <w:bookmarkStart w:id="3715" w:name="_Toc138792572"/>
      <w:bookmarkStart w:id="3716" w:name="_Toc138793142"/>
      <w:bookmarkEnd w:id="3715"/>
      <w:bookmarkEnd w:id="3716"/>
    </w:p>
    <w:p w14:paraId="1A678E73" w14:textId="77777777" w:rsidR="00A4261B" w:rsidRPr="003A5029" w:rsidRDefault="00A4261B" w:rsidP="00A4261B">
      <w:pPr>
        <w:rPr>
          <w:rFonts w:eastAsia="SimSun" w:cstheme="minorHAnsi"/>
        </w:rPr>
      </w:pPr>
      <w:r w:rsidRPr="003A5029">
        <w:rPr>
          <w:rFonts w:eastAsia="SimSun" w:cstheme="minorHAnsi"/>
        </w:rPr>
        <w:t xml:space="preserve">The main components and systems belonging to the </w:t>
      </w:r>
      <w:r>
        <w:rPr>
          <w:rFonts w:eastAsia="SimSun" w:cstheme="minorHAnsi"/>
        </w:rPr>
        <w:t>PV System’</w:t>
      </w:r>
      <w:r w:rsidRPr="003A5029">
        <w:rPr>
          <w:rFonts w:eastAsia="SimSun" w:cstheme="minorHAnsi"/>
        </w:rPr>
        <w:t xml:space="preserve"> lightning protection system are listed below:</w:t>
      </w:r>
      <w:bookmarkStart w:id="3717" w:name="_Toc138792573"/>
      <w:bookmarkStart w:id="3718" w:name="_Toc138793143"/>
      <w:bookmarkEnd w:id="3717"/>
      <w:bookmarkEnd w:id="3718"/>
    </w:p>
    <w:p w14:paraId="11D0A447" w14:textId="77777777" w:rsidR="00A4261B" w:rsidRPr="00D2217C" w:rsidRDefault="00A4261B" w:rsidP="00A4261B">
      <w:pPr>
        <w:pStyle w:val="Bullet10"/>
      </w:pPr>
      <w:r w:rsidRPr="00D2217C">
        <w:t>External lightning system (structural lightning protection</w:t>
      </w:r>
      <w:bookmarkStart w:id="3719" w:name="_Toc138792574"/>
      <w:bookmarkStart w:id="3720" w:name="_Toc138793144"/>
      <w:bookmarkEnd w:id="3719"/>
      <w:bookmarkEnd w:id="3720"/>
      <w:r w:rsidRPr="00D2217C">
        <w:t>);</w:t>
      </w:r>
      <w:r>
        <w:t xml:space="preserve"> and</w:t>
      </w:r>
    </w:p>
    <w:p w14:paraId="0C3AEABF" w14:textId="77777777" w:rsidR="00A4261B" w:rsidRPr="00D2217C" w:rsidRDefault="00A4261B" w:rsidP="00A4261B">
      <w:pPr>
        <w:pStyle w:val="Bullet10"/>
      </w:pPr>
      <w:r w:rsidRPr="00D2217C">
        <w:t>Internal lightning protection (electrical and electronic system protection).</w:t>
      </w:r>
      <w:bookmarkStart w:id="3721" w:name="_Toc138792575"/>
      <w:bookmarkStart w:id="3722" w:name="_Toc138793145"/>
      <w:bookmarkEnd w:id="3721"/>
      <w:bookmarkEnd w:id="3722"/>
    </w:p>
    <w:p w14:paraId="4B4C68A5" w14:textId="22686DC4" w:rsidR="00A4261B" w:rsidRPr="00AC435F" w:rsidRDefault="00A4261B" w:rsidP="00A4261B">
      <w:r>
        <w:rPr>
          <w:rFonts w:eastAsia="SimSun" w:cstheme="minorHAnsi"/>
        </w:rPr>
        <w:t xml:space="preserve">Further requirements for the Plant’s lightening and overvoltage protection are indicated in section </w:t>
      </w:r>
      <w:r>
        <w:rPr>
          <w:rFonts w:eastAsia="SimSun" w:cstheme="minorHAnsi"/>
        </w:rPr>
        <w:fldChar w:fldCharType="begin"/>
      </w:r>
      <w:r>
        <w:rPr>
          <w:rFonts w:eastAsia="SimSun" w:cstheme="minorHAnsi"/>
        </w:rPr>
        <w:instrText xml:space="preserve"> REF _Ref154740110 \r \h </w:instrText>
      </w:r>
      <w:r>
        <w:rPr>
          <w:rFonts w:eastAsia="SimSun" w:cstheme="minorHAnsi"/>
        </w:rPr>
      </w:r>
      <w:r>
        <w:rPr>
          <w:rFonts w:eastAsia="SimSun" w:cstheme="minorHAnsi"/>
        </w:rPr>
        <w:fldChar w:fldCharType="separate"/>
      </w:r>
      <w:r w:rsidR="006D2374">
        <w:rPr>
          <w:rFonts w:eastAsia="SimSun" w:cstheme="minorHAnsi"/>
        </w:rPr>
        <w:t>9.7</w:t>
      </w:r>
      <w:r>
        <w:rPr>
          <w:rFonts w:eastAsia="SimSun" w:cstheme="minorHAnsi"/>
        </w:rPr>
        <w:fldChar w:fldCharType="end"/>
      </w:r>
      <w:r>
        <w:rPr>
          <w:rFonts w:eastAsia="SimSun" w:cstheme="minorHAnsi"/>
        </w:rPr>
        <w:t>.</w:t>
      </w:r>
      <w:bookmarkStart w:id="3723" w:name="_Toc138792576"/>
      <w:bookmarkStart w:id="3724" w:name="_Toc138793146"/>
      <w:bookmarkStart w:id="3725" w:name="_Toc138792577"/>
      <w:bookmarkStart w:id="3726" w:name="_Toc138793147"/>
      <w:bookmarkStart w:id="3727" w:name="_Toc138792578"/>
      <w:bookmarkStart w:id="3728" w:name="_Toc138793148"/>
      <w:bookmarkEnd w:id="3723"/>
      <w:bookmarkEnd w:id="3724"/>
      <w:bookmarkEnd w:id="3725"/>
      <w:bookmarkEnd w:id="3726"/>
      <w:bookmarkEnd w:id="3727"/>
      <w:bookmarkEnd w:id="3728"/>
    </w:p>
    <w:p w14:paraId="4D5751D1" w14:textId="77777777" w:rsidR="00A4261B" w:rsidRPr="00AC435F" w:rsidRDefault="00A4261B" w:rsidP="00A4261B">
      <w:pPr>
        <w:pStyle w:val="Heading2"/>
      </w:pPr>
      <w:bookmarkStart w:id="3729" w:name="_Toc153803252"/>
      <w:bookmarkStart w:id="3730" w:name="_Toc153870307"/>
      <w:bookmarkStart w:id="3731" w:name="_Toc153876461"/>
      <w:bookmarkStart w:id="3732" w:name="_Toc153803253"/>
      <w:bookmarkStart w:id="3733" w:name="_Toc153870308"/>
      <w:bookmarkStart w:id="3734" w:name="_Toc153876462"/>
      <w:bookmarkStart w:id="3735" w:name="_Toc153803254"/>
      <w:bookmarkStart w:id="3736" w:name="_Toc153870309"/>
      <w:bookmarkStart w:id="3737" w:name="_Toc153876463"/>
      <w:bookmarkStart w:id="3738" w:name="_Toc153803255"/>
      <w:bookmarkStart w:id="3739" w:name="_Toc153870310"/>
      <w:bookmarkStart w:id="3740" w:name="_Toc153876464"/>
      <w:bookmarkStart w:id="3741" w:name="_Toc153803256"/>
      <w:bookmarkStart w:id="3742" w:name="_Toc153870311"/>
      <w:bookmarkStart w:id="3743" w:name="_Toc153876465"/>
      <w:bookmarkStart w:id="3744" w:name="_Toc153803257"/>
      <w:bookmarkStart w:id="3745" w:name="_Toc153870312"/>
      <w:bookmarkStart w:id="3746" w:name="_Toc153876466"/>
      <w:bookmarkStart w:id="3747" w:name="_Toc153803258"/>
      <w:bookmarkStart w:id="3748" w:name="_Toc153870313"/>
      <w:bookmarkStart w:id="3749" w:name="_Toc153876467"/>
      <w:bookmarkStart w:id="3750" w:name="_Toc152575761"/>
      <w:bookmarkStart w:id="3751" w:name="_Toc152922717"/>
      <w:bookmarkStart w:id="3752" w:name="_Toc152765105"/>
      <w:bookmarkStart w:id="3753" w:name="_Toc152935119"/>
      <w:bookmarkStart w:id="3754" w:name="_Toc153785530"/>
      <w:bookmarkStart w:id="3755" w:name="_Toc153286122"/>
      <w:bookmarkStart w:id="3756" w:name="_Toc153546839"/>
      <w:bookmarkStart w:id="3757" w:name="_Toc153788390"/>
      <w:bookmarkStart w:id="3758" w:name="_Toc153803259"/>
      <w:bookmarkStart w:id="3759" w:name="_Toc153870314"/>
      <w:bookmarkStart w:id="3760" w:name="_Toc153876468"/>
      <w:bookmarkStart w:id="3761" w:name="_Toc152575762"/>
      <w:bookmarkStart w:id="3762" w:name="_Toc152922718"/>
      <w:bookmarkStart w:id="3763" w:name="_Toc152765106"/>
      <w:bookmarkStart w:id="3764" w:name="_Toc152935120"/>
      <w:bookmarkStart w:id="3765" w:name="_Toc153785531"/>
      <w:bookmarkStart w:id="3766" w:name="_Toc153286123"/>
      <w:bookmarkStart w:id="3767" w:name="_Toc153546840"/>
      <w:bookmarkStart w:id="3768" w:name="_Toc153788391"/>
      <w:bookmarkStart w:id="3769" w:name="_Toc153803260"/>
      <w:bookmarkStart w:id="3770" w:name="_Toc153870315"/>
      <w:bookmarkStart w:id="3771" w:name="_Toc153876469"/>
      <w:bookmarkStart w:id="3772" w:name="_Toc152575763"/>
      <w:bookmarkStart w:id="3773" w:name="_Toc152922719"/>
      <w:bookmarkStart w:id="3774" w:name="_Toc152765107"/>
      <w:bookmarkStart w:id="3775" w:name="_Toc152935121"/>
      <w:bookmarkStart w:id="3776" w:name="_Toc153785532"/>
      <w:bookmarkStart w:id="3777" w:name="_Toc153286124"/>
      <w:bookmarkStart w:id="3778" w:name="_Toc153546841"/>
      <w:bookmarkStart w:id="3779" w:name="_Toc153788392"/>
      <w:bookmarkStart w:id="3780" w:name="_Toc153803261"/>
      <w:bookmarkStart w:id="3781" w:name="_Toc153870316"/>
      <w:bookmarkStart w:id="3782" w:name="_Toc153876470"/>
      <w:bookmarkStart w:id="3783" w:name="_Toc152575764"/>
      <w:bookmarkStart w:id="3784" w:name="_Toc152922720"/>
      <w:bookmarkStart w:id="3785" w:name="_Toc152765108"/>
      <w:bookmarkStart w:id="3786" w:name="_Toc152935122"/>
      <w:bookmarkStart w:id="3787" w:name="_Toc153785533"/>
      <w:bookmarkStart w:id="3788" w:name="_Toc153286125"/>
      <w:bookmarkStart w:id="3789" w:name="_Toc153546842"/>
      <w:bookmarkStart w:id="3790" w:name="_Toc153788393"/>
      <w:bookmarkStart w:id="3791" w:name="_Toc153803262"/>
      <w:bookmarkStart w:id="3792" w:name="_Toc153870317"/>
      <w:bookmarkStart w:id="3793" w:name="_Toc153876471"/>
      <w:bookmarkStart w:id="3794" w:name="_Toc152575765"/>
      <w:bookmarkStart w:id="3795" w:name="_Toc152922721"/>
      <w:bookmarkStart w:id="3796" w:name="_Toc152765109"/>
      <w:bookmarkStart w:id="3797" w:name="_Toc152935123"/>
      <w:bookmarkStart w:id="3798" w:name="_Toc153785534"/>
      <w:bookmarkStart w:id="3799" w:name="_Toc153286126"/>
      <w:bookmarkStart w:id="3800" w:name="_Toc153546843"/>
      <w:bookmarkStart w:id="3801" w:name="_Toc153788394"/>
      <w:bookmarkStart w:id="3802" w:name="_Toc153803263"/>
      <w:bookmarkStart w:id="3803" w:name="_Toc153870318"/>
      <w:bookmarkStart w:id="3804" w:name="_Toc153876472"/>
      <w:bookmarkStart w:id="3805" w:name="_Toc152575766"/>
      <w:bookmarkStart w:id="3806" w:name="_Toc152922722"/>
      <w:bookmarkStart w:id="3807" w:name="_Toc152765110"/>
      <w:bookmarkStart w:id="3808" w:name="_Toc152935124"/>
      <w:bookmarkStart w:id="3809" w:name="_Toc153785535"/>
      <w:bookmarkStart w:id="3810" w:name="_Toc153286127"/>
      <w:bookmarkStart w:id="3811" w:name="_Toc153546844"/>
      <w:bookmarkStart w:id="3812" w:name="_Toc153788395"/>
      <w:bookmarkStart w:id="3813" w:name="_Toc153803264"/>
      <w:bookmarkStart w:id="3814" w:name="_Toc153870319"/>
      <w:bookmarkStart w:id="3815" w:name="_Toc153876473"/>
      <w:bookmarkStart w:id="3816" w:name="_Toc152575767"/>
      <w:bookmarkStart w:id="3817" w:name="_Toc152922723"/>
      <w:bookmarkStart w:id="3818" w:name="_Toc152765111"/>
      <w:bookmarkStart w:id="3819" w:name="_Toc152935125"/>
      <w:bookmarkStart w:id="3820" w:name="_Toc153785536"/>
      <w:bookmarkStart w:id="3821" w:name="_Toc153286128"/>
      <w:bookmarkStart w:id="3822" w:name="_Toc153546845"/>
      <w:bookmarkStart w:id="3823" w:name="_Toc153788396"/>
      <w:bookmarkStart w:id="3824" w:name="_Toc153803265"/>
      <w:bookmarkStart w:id="3825" w:name="_Toc153870320"/>
      <w:bookmarkStart w:id="3826" w:name="_Toc153876474"/>
      <w:bookmarkStart w:id="3827" w:name="_Toc152575768"/>
      <w:bookmarkStart w:id="3828" w:name="_Toc152922724"/>
      <w:bookmarkStart w:id="3829" w:name="_Toc152765112"/>
      <w:bookmarkStart w:id="3830" w:name="_Toc152935126"/>
      <w:bookmarkStart w:id="3831" w:name="_Toc153785537"/>
      <w:bookmarkStart w:id="3832" w:name="_Toc153286129"/>
      <w:bookmarkStart w:id="3833" w:name="_Toc153546846"/>
      <w:bookmarkStart w:id="3834" w:name="_Toc153788397"/>
      <w:bookmarkStart w:id="3835" w:name="_Toc153803266"/>
      <w:bookmarkStart w:id="3836" w:name="_Toc153870321"/>
      <w:bookmarkStart w:id="3837" w:name="_Toc153876475"/>
      <w:bookmarkStart w:id="3838" w:name="_Toc152575769"/>
      <w:bookmarkStart w:id="3839" w:name="_Toc152922725"/>
      <w:bookmarkStart w:id="3840" w:name="_Toc152765113"/>
      <w:bookmarkStart w:id="3841" w:name="_Toc152935127"/>
      <w:bookmarkStart w:id="3842" w:name="_Toc153785538"/>
      <w:bookmarkStart w:id="3843" w:name="_Toc153286130"/>
      <w:bookmarkStart w:id="3844" w:name="_Toc153546847"/>
      <w:bookmarkStart w:id="3845" w:name="_Toc153788398"/>
      <w:bookmarkStart w:id="3846" w:name="_Toc153803267"/>
      <w:bookmarkStart w:id="3847" w:name="_Toc153870322"/>
      <w:bookmarkStart w:id="3848" w:name="_Toc153876476"/>
      <w:bookmarkStart w:id="3849" w:name="_Toc152575770"/>
      <w:bookmarkStart w:id="3850" w:name="_Toc152922726"/>
      <w:bookmarkStart w:id="3851" w:name="_Toc152765114"/>
      <w:bookmarkStart w:id="3852" w:name="_Toc152935128"/>
      <w:bookmarkStart w:id="3853" w:name="_Toc153785539"/>
      <w:bookmarkStart w:id="3854" w:name="_Toc153286131"/>
      <w:bookmarkStart w:id="3855" w:name="_Toc153546848"/>
      <w:bookmarkStart w:id="3856" w:name="_Toc153788399"/>
      <w:bookmarkStart w:id="3857" w:name="_Toc153803268"/>
      <w:bookmarkStart w:id="3858" w:name="_Toc153870323"/>
      <w:bookmarkStart w:id="3859" w:name="_Toc153876477"/>
      <w:bookmarkStart w:id="3860" w:name="_Toc152575771"/>
      <w:bookmarkStart w:id="3861" w:name="_Toc152922727"/>
      <w:bookmarkStart w:id="3862" w:name="_Toc152765115"/>
      <w:bookmarkStart w:id="3863" w:name="_Toc152935129"/>
      <w:bookmarkStart w:id="3864" w:name="_Toc153785540"/>
      <w:bookmarkStart w:id="3865" w:name="_Toc153286132"/>
      <w:bookmarkStart w:id="3866" w:name="_Toc153546849"/>
      <w:bookmarkStart w:id="3867" w:name="_Toc153788400"/>
      <w:bookmarkStart w:id="3868" w:name="_Toc153803269"/>
      <w:bookmarkStart w:id="3869" w:name="_Toc153870324"/>
      <w:bookmarkStart w:id="3870" w:name="_Toc153876478"/>
      <w:bookmarkStart w:id="3871" w:name="_Toc152575772"/>
      <w:bookmarkStart w:id="3872" w:name="_Toc152922728"/>
      <w:bookmarkStart w:id="3873" w:name="_Toc152765116"/>
      <w:bookmarkStart w:id="3874" w:name="_Toc152935130"/>
      <w:bookmarkStart w:id="3875" w:name="_Toc153785541"/>
      <w:bookmarkStart w:id="3876" w:name="_Toc153286133"/>
      <w:bookmarkStart w:id="3877" w:name="_Toc153546850"/>
      <w:bookmarkStart w:id="3878" w:name="_Toc153788401"/>
      <w:bookmarkStart w:id="3879" w:name="_Toc153803270"/>
      <w:bookmarkStart w:id="3880" w:name="_Toc153870325"/>
      <w:bookmarkStart w:id="3881" w:name="_Toc153876479"/>
      <w:bookmarkStart w:id="3882" w:name="_Toc152575773"/>
      <w:bookmarkStart w:id="3883" w:name="_Toc152922729"/>
      <w:bookmarkStart w:id="3884" w:name="_Toc152765117"/>
      <w:bookmarkStart w:id="3885" w:name="_Toc152935131"/>
      <w:bookmarkStart w:id="3886" w:name="_Toc153785542"/>
      <w:bookmarkStart w:id="3887" w:name="_Toc153286134"/>
      <w:bookmarkStart w:id="3888" w:name="_Toc153546851"/>
      <w:bookmarkStart w:id="3889" w:name="_Toc153788402"/>
      <w:bookmarkStart w:id="3890" w:name="_Toc153803271"/>
      <w:bookmarkStart w:id="3891" w:name="_Toc153870326"/>
      <w:bookmarkStart w:id="3892" w:name="_Toc153876480"/>
      <w:bookmarkStart w:id="3893" w:name="_Toc152575774"/>
      <w:bookmarkStart w:id="3894" w:name="_Toc152922730"/>
      <w:bookmarkStart w:id="3895" w:name="_Toc152765118"/>
      <w:bookmarkStart w:id="3896" w:name="_Toc152935132"/>
      <w:bookmarkStart w:id="3897" w:name="_Toc153785543"/>
      <w:bookmarkStart w:id="3898" w:name="_Toc153286135"/>
      <w:bookmarkStart w:id="3899" w:name="_Toc153546852"/>
      <w:bookmarkStart w:id="3900" w:name="_Toc153788403"/>
      <w:bookmarkStart w:id="3901" w:name="_Toc153803272"/>
      <w:bookmarkStart w:id="3902" w:name="_Toc153870327"/>
      <w:bookmarkStart w:id="3903" w:name="_Toc153876481"/>
      <w:bookmarkStart w:id="3904" w:name="_Toc152575775"/>
      <w:bookmarkStart w:id="3905" w:name="_Toc152922731"/>
      <w:bookmarkStart w:id="3906" w:name="_Toc152765119"/>
      <w:bookmarkStart w:id="3907" w:name="_Toc152935133"/>
      <w:bookmarkStart w:id="3908" w:name="_Toc153785544"/>
      <w:bookmarkStart w:id="3909" w:name="_Toc153286136"/>
      <w:bookmarkStart w:id="3910" w:name="_Toc153546853"/>
      <w:bookmarkStart w:id="3911" w:name="_Toc153788404"/>
      <w:bookmarkStart w:id="3912" w:name="_Toc153803273"/>
      <w:bookmarkStart w:id="3913" w:name="_Toc153870328"/>
      <w:bookmarkStart w:id="3914" w:name="_Toc153876482"/>
      <w:bookmarkStart w:id="3915" w:name="_Toc152575776"/>
      <w:bookmarkStart w:id="3916" w:name="_Toc152922732"/>
      <w:bookmarkStart w:id="3917" w:name="_Toc152765120"/>
      <w:bookmarkStart w:id="3918" w:name="_Toc152935134"/>
      <w:bookmarkStart w:id="3919" w:name="_Toc153785545"/>
      <w:bookmarkStart w:id="3920" w:name="_Toc153286137"/>
      <w:bookmarkStart w:id="3921" w:name="_Toc153546854"/>
      <w:bookmarkStart w:id="3922" w:name="_Toc153788405"/>
      <w:bookmarkStart w:id="3923" w:name="_Toc153803274"/>
      <w:bookmarkStart w:id="3924" w:name="_Toc153870329"/>
      <w:bookmarkStart w:id="3925" w:name="_Toc153876483"/>
      <w:bookmarkStart w:id="3926" w:name="_Toc152575777"/>
      <w:bookmarkStart w:id="3927" w:name="_Toc152922733"/>
      <w:bookmarkStart w:id="3928" w:name="_Toc152765121"/>
      <w:bookmarkStart w:id="3929" w:name="_Toc152935135"/>
      <w:bookmarkStart w:id="3930" w:name="_Toc153785546"/>
      <w:bookmarkStart w:id="3931" w:name="_Toc153286138"/>
      <w:bookmarkStart w:id="3932" w:name="_Toc153546855"/>
      <w:bookmarkStart w:id="3933" w:name="_Toc153788406"/>
      <w:bookmarkStart w:id="3934" w:name="_Toc153803275"/>
      <w:bookmarkStart w:id="3935" w:name="_Toc153870330"/>
      <w:bookmarkStart w:id="3936" w:name="_Toc153876484"/>
      <w:bookmarkStart w:id="3937" w:name="_Toc152575778"/>
      <w:bookmarkStart w:id="3938" w:name="_Toc152922734"/>
      <w:bookmarkStart w:id="3939" w:name="_Toc152765122"/>
      <w:bookmarkStart w:id="3940" w:name="_Toc152935136"/>
      <w:bookmarkStart w:id="3941" w:name="_Toc153785547"/>
      <w:bookmarkStart w:id="3942" w:name="_Toc153286139"/>
      <w:bookmarkStart w:id="3943" w:name="_Toc153546856"/>
      <w:bookmarkStart w:id="3944" w:name="_Toc153788407"/>
      <w:bookmarkStart w:id="3945" w:name="_Toc153803276"/>
      <w:bookmarkStart w:id="3946" w:name="_Toc153870331"/>
      <w:bookmarkStart w:id="3947" w:name="_Toc153876485"/>
      <w:bookmarkStart w:id="3948" w:name="_Toc152575779"/>
      <w:bookmarkStart w:id="3949" w:name="_Toc152922735"/>
      <w:bookmarkStart w:id="3950" w:name="_Toc152765123"/>
      <w:bookmarkStart w:id="3951" w:name="_Toc152935137"/>
      <w:bookmarkStart w:id="3952" w:name="_Toc153785548"/>
      <w:bookmarkStart w:id="3953" w:name="_Toc153286140"/>
      <w:bookmarkStart w:id="3954" w:name="_Toc153546857"/>
      <w:bookmarkStart w:id="3955" w:name="_Toc153788408"/>
      <w:bookmarkStart w:id="3956" w:name="_Toc153803277"/>
      <w:bookmarkStart w:id="3957" w:name="_Toc153870332"/>
      <w:bookmarkStart w:id="3958" w:name="_Toc153876486"/>
      <w:bookmarkStart w:id="3959" w:name="_Toc152575780"/>
      <w:bookmarkStart w:id="3960" w:name="_Toc152922736"/>
      <w:bookmarkStart w:id="3961" w:name="_Toc152765124"/>
      <w:bookmarkStart w:id="3962" w:name="_Toc152935138"/>
      <w:bookmarkStart w:id="3963" w:name="_Toc153785549"/>
      <w:bookmarkStart w:id="3964" w:name="_Toc153286141"/>
      <w:bookmarkStart w:id="3965" w:name="_Toc153546858"/>
      <w:bookmarkStart w:id="3966" w:name="_Toc153788409"/>
      <w:bookmarkStart w:id="3967" w:name="_Toc153803278"/>
      <w:bookmarkStart w:id="3968" w:name="_Toc153870333"/>
      <w:bookmarkStart w:id="3969" w:name="_Toc153876487"/>
      <w:bookmarkStart w:id="3970" w:name="_Toc152575781"/>
      <w:bookmarkStart w:id="3971" w:name="_Toc152922737"/>
      <w:bookmarkStart w:id="3972" w:name="_Toc152765125"/>
      <w:bookmarkStart w:id="3973" w:name="_Toc152935139"/>
      <w:bookmarkStart w:id="3974" w:name="_Toc153785550"/>
      <w:bookmarkStart w:id="3975" w:name="_Toc153286142"/>
      <w:bookmarkStart w:id="3976" w:name="_Toc153546859"/>
      <w:bookmarkStart w:id="3977" w:name="_Toc153788410"/>
      <w:bookmarkStart w:id="3978" w:name="_Toc153803279"/>
      <w:bookmarkStart w:id="3979" w:name="_Toc153870334"/>
      <w:bookmarkStart w:id="3980" w:name="_Toc153876488"/>
      <w:bookmarkStart w:id="3981" w:name="_Toc152575782"/>
      <w:bookmarkStart w:id="3982" w:name="_Toc152922738"/>
      <w:bookmarkStart w:id="3983" w:name="_Toc152765126"/>
      <w:bookmarkStart w:id="3984" w:name="_Toc152935140"/>
      <w:bookmarkStart w:id="3985" w:name="_Toc153785551"/>
      <w:bookmarkStart w:id="3986" w:name="_Toc153286143"/>
      <w:bookmarkStart w:id="3987" w:name="_Toc153546860"/>
      <w:bookmarkStart w:id="3988" w:name="_Toc153788411"/>
      <w:bookmarkStart w:id="3989" w:name="_Toc153803280"/>
      <w:bookmarkStart w:id="3990" w:name="_Toc153870335"/>
      <w:bookmarkStart w:id="3991" w:name="_Toc153876489"/>
      <w:bookmarkStart w:id="3992" w:name="_Toc152575783"/>
      <w:bookmarkStart w:id="3993" w:name="_Toc152922739"/>
      <w:bookmarkStart w:id="3994" w:name="_Toc152765127"/>
      <w:bookmarkStart w:id="3995" w:name="_Toc152935141"/>
      <w:bookmarkStart w:id="3996" w:name="_Toc153785552"/>
      <w:bookmarkStart w:id="3997" w:name="_Toc153286144"/>
      <w:bookmarkStart w:id="3998" w:name="_Toc153546861"/>
      <w:bookmarkStart w:id="3999" w:name="_Toc153788412"/>
      <w:bookmarkStart w:id="4000" w:name="_Toc153803281"/>
      <w:bookmarkStart w:id="4001" w:name="_Toc153870336"/>
      <w:bookmarkStart w:id="4002" w:name="_Toc153876490"/>
      <w:bookmarkStart w:id="4003" w:name="_Toc152575784"/>
      <w:bookmarkStart w:id="4004" w:name="_Toc152922740"/>
      <w:bookmarkStart w:id="4005" w:name="_Toc152765128"/>
      <w:bookmarkStart w:id="4006" w:name="_Toc152935142"/>
      <w:bookmarkStart w:id="4007" w:name="_Toc153785553"/>
      <w:bookmarkStart w:id="4008" w:name="_Toc153286145"/>
      <w:bookmarkStart w:id="4009" w:name="_Toc153546862"/>
      <w:bookmarkStart w:id="4010" w:name="_Toc153788413"/>
      <w:bookmarkStart w:id="4011" w:name="_Toc153803282"/>
      <w:bookmarkStart w:id="4012" w:name="_Toc153870337"/>
      <w:bookmarkStart w:id="4013" w:name="_Toc153876491"/>
      <w:bookmarkStart w:id="4014" w:name="_Toc152575785"/>
      <w:bookmarkStart w:id="4015" w:name="_Toc152922741"/>
      <w:bookmarkStart w:id="4016" w:name="_Toc152765129"/>
      <w:bookmarkStart w:id="4017" w:name="_Toc152935143"/>
      <w:bookmarkStart w:id="4018" w:name="_Toc153785554"/>
      <w:bookmarkStart w:id="4019" w:name="_Toc153286146"/>
      <w:bookmarkStart w:id="4020" w:name="_Toc153546863"/>
      <w:bookmarkStart w:id="4021" w:name="_Toc153788414"/>
      <w:bookmarkStart w:id="4022" w:name="_Toc153803283"/>
      <w:bookmarkStart w:id="4023" w:name="_Toc153870338"/>
      <w:bookmarkStart w:id="4024" w:name="_Toc153876492"/>
      <w:bookmarkStart w:id="4025" w:name="_Toc152575786"/>
      <w:bookmarkStart w:id="4026" w:name="_Toc152922742"/>
      <w:bookmarkStart w:id="4027" w:name="_Toc152765130"/>
      <w:bookmarkStart w:id="4028" w:name="_Toc152935144"/>
      <w:bookmarkStart w:id="4029" w:name="_Toc153785555"/>
      <w:bookmarkStart w:id="4030" w:name="_Toc153286147"/>
      <w:bookmarkStart w:id="4031" w:name="_Toc153546864"/>
      <w:bookmarkStart w:id="4032" w:name="_Toc153788415"/>
      <w:bookmarkStart w:id="4033" w:name="_Toc153803284"/>
      <w:bookmarkStart w:id="4034" w:name="_Toc153870339"/>
      <w:bookmarkStart w:id="4035" w:name="_Toc153876493"/>
      <w:bookmarkStart w:id="4036" w:name="_Toc152575787"/>
      <w:bookmarkStart w:id="4037" w:name="_Toc152922743"/>
      <w:bookmarkStart w:id="4038" w:name="_Toc152765131"/>
      <w:bookmarkStart w:id="4039" w:name="_Toc152935145"/>
      <w:bookmarkStart w:id="4040" w:name="_Toc153785556"/>
      <w:bookmarkStart w:id="4041" w:name="_Toc153286148"/>
      <w:bookmarkStart w:id="4042" w:name="_Toc153546865"/>
      <w:bookmarkStart w:id="4043" w:name="_Toc153788416"/>
      <w:bookmarkStart w:id="4044" w:name="_Toc153803285"/>
      <w:bookmarkStart w:id="4045" w:name="_Toc153870340"/>
      <w:bookmarkStart w:id="4046" w:name="_Toc153876494"/>
      <w:bookmarkStart w:id="4047" w:name="_Toc152575788"/>
      <w:bookmarkStart w:id="4048" w:name="_Toc152922744"/>
      <w:bookmarkStart w:id="4049" w:name="_Toc152765132"/>
      <w:bookmarkStart w:id="4050" w:name="_Toc152935146"/>
      <w:bookmarkStart w:id="4051" w:name="_Toc153785557"/>
      <w:bookmarkStart w:id="4052" w:name="_Toc153286149"/>
      <w:bookmarkStart w:id="4053" w:name="_Toc153546866"/>
      <w:bookmarkStart w:id="4054" w:name="_Toc153788417"/>
      <w:bookmarkStart w:id="4055" w:name="_Toc153803286"/>
      <w:bookmarkStart w:id="4056" w:name="_Toc153870341"/>
      <w:bookmarkStart w:id="4057" w:name="_Toc153876495"/>
      <w:bookmarkStart w:id="4058" w:name="_Toc152575789"/>
      <w:bookmarkStart w:id="4059" w:name="_Toc152922745"/>
      <w:bookmarkStart w:id="4060" w:name="_Toc152765133"/>
      <w:bookmarkStart w:id="4061" w:name="_Toc152935147"/>
      <w:bookmarkStart w:id="4062" w:name="_Toc153785558"/>
      <w:bookmarkStart w:id="4063" w:name="_Toc153286150"/>
      <w:bookmarkStart w:id="4064" w:name="_Toc153546867"/>
      <w:bookmarkStart w:id="4065" w:name="_Toc153788418"/>
      <w:bookmarkStart w:id="4066" w:name="_Toc153803287"/>
      <w:bookmarkStart w:id="4067" w:name="_Toc153870342"/>
      <w:bookmarkStart w:id="4068" w:name="_Toc153876496"/>
      <w:bookmarkStart w:id="4069" w:name="_Toc76654674"/>
      <w:bookmarkStart w:id="4070" w:name="_Toc77925521"/>
      <w:bookmarkStart w:id="4071" w:name="_Toc78283639"/>
      <w:bookmarkStart w:id="4072" w:name="_Toc78792751"/>
      <w:bookmarkStart w:id="4073" w:name="_Toc78793555"/>
      <w:bookmarkStart w:id="4074" w:name="_Toc78794361"/>
      <w:bookmarkStart w:id="4075" w:name="_Toc88221338"/>
      <w:bookmarkStart w:id="4076" w:name="_Toc88637869"/>
      <w:bookmarkStart w:id="4077" w:name="_Toc88645263"/>
      <w:bookmarkStart w:id="4078" w:name="_Toc88646066"/>
      <w:bookmarkStart w:id="4079" w:name="_Toc88647672"/>
      <w:bookmarkStart w:id="4080" w:name="_Toc88657751"/>
      <w:bookmarkStart w:id="4081" w:name="_Toc88658554"/>
      <w:bookmarkStart w:id="4082" w:name="_Toc88659194"/>
      <w:bookmarkStart w:id="4083" w:name="_Toc88659997"/>
      <w:bookmarkStart w:id="4084" w:name="_Toc88660798"/>
      <w:bookmarkStart w:id="4085" w:name="_Toc88659238"/>
      <w:bookmarkStart w:id="4086" w:name="_Toc89156843"/>
      <w:bookmarkStart w:id="4087" w:name="_Toc89159769"/>
      <w:bookmarkStart w:id="4088" w:name="_Toc92701222"/>
      <w:bookmarkStart w:id="4089" w:name="_Toc93657360"/>
      <w:bookmarkStart w:id="4090" w:name="_Toc99629732"/>
      <w:bookmarkStart w:id="4091" w:name="_Toc103345473"/>
      <w:bookmarkStart w:id="4092" w:name="_Toc133931218"/>
      <w:bookmarkStart w:id="4093" w:name="_Toc133939322"/>
      <w:bookmarkStart w:id="4094" w:name="_Toc134523908"/>
      <w:bookmarkStart w:id="4095" w:name="_Toc135119331"/>
      <w:bookmarkStart w:id="4096" w:name="_Toc134539745"/>
      <w:bookmarkStart w:id="4097" w:name="_Toc135307879"/>
      <w:bookmarkStart w:id="4098" w:name="_Toc135749531"/>
      <w:bookmarkStart w:id="4099" w:name="_Toc135827677"/>
      <w:bookmarkStart w:id="4100" w:name="_Toc138064760"/>
      <w:bookmarkStart w:id="4101" w:name="_Toc140134833"/>
      <w:bookmarkStart w:id="4102" w:name="_Toc141875209"/>
      <w:bookmarkStart w:id="4103" w:name="_Toc141963628"/>
      <w:bookmarkStart w:id="4104" w:name="_Toc142312376"/>
      <w:bookmarkStart w:id="4105" w:name="_Toc142383221"/>
      <w:bookmarkStart w:id="4106" w:name="_Toc142387491"/>
      <w:bookmarkStart w:id="4107" w:name="_Toc144215529"/>
      <w:bookmarkStart w:id="4108" w:name="_Toc144326654"/>
      <w:bookmarkStart w:id="4109" w:name="_Toc144410782"/>
      <w:bookmarkStart w:id="4110" w:name="_Toc144733251"/>
      <w:bookmarkStart w:id="4111" w:name="_Toc144754225"/>
      <w:bookmarkStart w:id="4112" w:name="_Toc144802361"/>
      <w:bookmarkStart w:id="4113" w:name="_Toc76654675"/>
      <w:bookmarkStart w:id="4114" w:name="_Toc77925522"/>
      <w:bookmarkStart w:id="4115" w:name="_Toc78283640"/>
      <w:bookmarkStart w:id="4116" w:name="_Toc78792752"/>
      <w:bookmarkStart w:id="4117" w:name="_Toc78793556"/>
      <w:bookmarkStart w:id="4118" w:name="_Toc78794362"/>
      <w:bookmarkStart w:id="4119" w:name="_Toc88221339"/>
      <w:bookmarkStart w:id="4120" w:name="_Toc88637870"/>
      <w:bookmarkStart w:id="4121" w:name="_Toc88645264"/>
      <w:bookmarkStart w:id="4122" w:name="_Toc88646067"/>
      <w:bookmarkStart w:id="4123" w:name="_Toc88647673"/>
      <w:bookmarkStart w:id="4124" w:name="_Toc88657752"/>
      <w:bookmarkStart w:id="4125" w:name="_Toc88658555"/>
      <w:bookmarkStart w:id="4126" w:name="_Toc88659195"/>
      <w:bookmarkStart w:id="4127" w:name="_Toc88659998"/>
      <w:bookmarkStart w:id="4128" w:name="_Toc88660799"/>
      <w:bookmarkStart w:id="4129" w:name="_Toc88659239"/>
      <w:bookmarkStart w:id="4130" w:name="_Toc89156844"/>
      <w:bookmarkStart w:id="4131" w:name="_Toc89159770"/>
      <w:bookmarkStart w:id="4132" w:name="_Toc92701223"/>
      <w:bookmarkStart w:id="4133" w:name="_Toc93657361"/>
      <w:bookmarkStart w:id="4134" w:name="_Toc99629733"/>
      <w:bookmarkStart w:id="4135" w:name="_Toc103345474"/>
      <w:bookmarkStart w:id="4136" w:name="_Toc133931219"/>
      <w:bookmarkStart w:id="4137" w:name="_Toc133939323"/>
      <w:bookmarkStart w:id="4138" w:name="_Toc134523909"/>
      <w:bookmarkStart w:id="4139" w:name="_Toc135119332"/>
      <w:bookmarkStart w:id="4140" w:name="_Toc134539746"/>
      <w:bookmarkStart w:id="4141" w:name="_Toc135307880"/>
      <w:bookmarkStart w:id="4142" w:name="_Toc135749532"/>
      <w:bookmarkStart w:id="4143" w:name="_Toc135827678"/>
      <w:bookmarkStart w:id="4144" w:name="_Toc138064761"/>
      <w:bookmarkStart w:id="4145" w:name="_Toc140134834"/>
      <w:bookmarkStart w:id="4146" w:name="_Toc141875210"/>
      <w:bookmarkStart w:id="4147" w:name="_Toc141963629"/>
      <w:bookmarkStart w:id="4148" w:name="_Toc142312377"/>
      <w:bookmarkStart w:id="4149" w:name="_Toc142383222"/>
      <w:bookmarkStart w:id="4150" w:name="_Toc142387492"/>
      <w:bookmarkStart w:id="4151" w:name="_Toc144215530"/>
      <w:bookmarkStart w:id="4152" w:name="_Toc144326655"/>
      <w:bookmarkStart w:id="4153" w:name="_Toc144410783"/>
      <w:bookmarkStart w:id="4154" w:name="_Toc144733252"/>
      <w:bookmarkStart w:id="4155" w:name="_Toc144754226"/>
      <w:bookmarkStart w:id="4156" w:name="_Toc144802362"/>
      <w:bookmarkStart w:id="4157" w:name="_Toc76654676"/>
      <w:bookmarkStart w:id="4158" w:name="_Toc77925523"/>
      <w:bookmarkStart w:id="4159" w:name="_Toc78283641"/>
      <w:bookmarkStart w:id="4160" w:name="_Toc78792753"/>
      <w:bookmarkStart w:id="4161" w:name="_Toc78793557"/>
      <w:bookmarkStart w:id="4162" w:name="_Toc78794363"/>
      <w:bookmarkStart w:id="4163" w:name="_Toc88221340"/>
      <w:bookmarkStart w:id="4164" w:name="_Toc88637871"/>
      <w:bookmarkStart w:id="4165" w:name="_Toc88645265"/>
      <w:bookmarkStart w:id="4166" w:name="_Toc88646068"/>
      <w:bookmarkStart w:id="4167" w:name="_Toc88647674"/>
      <w:bookmarkStart w:id="4168" w:name="_Toc88657753"/>
      <w:bookmarkStart w:id="4169" w:name="_Toc88658556"/>
      <w:bookmarkStart w:id="4170" w:name="_Toc88659196"/>
      <w:bookmarkStart w:id="4171" w:name="_Toc88659999"/>
      <w:bookmarkStart w:id="4172" w:name="_Toc88660800"/>
      <w:bookmarkStart w:id="4173" w:name="_Toc88659240"/>
      <w:bookmarkStart w:id="4174" w:name="_Toc89156845"/>
      <w:bookmarkStart w:id="4175" w:name="_Toc89159771"/>
      <w:bookmarkStart w:id="4176" w:name="_Toc92701224"/>
      <w:bookmarkStart w:id="4177" w:name="_Toc93657362"/>
      <w:bookmarkStart w:id="4178" w:name="_Toc99629734"/>
      <w:bookmarkStart w:id="4179" w:name="_Toc103345475"/>
      <w:bookmarkStart w:id="4180" w:name="_Toc133931220"/>
      <w:bookmarkStart w:id="4181" w:name="_Toc133939324"/>
      <w:bookmarkStart w:id="4182" w:name="_Toc134523910"/>
      <w:bookmarkStart w:id="4183" w:name="_Toc135119333"/>
      <w:bookmarkStart w:id="4184" w:name="_Toc134539747"/>
      <w:bookmarkStart w:id="4185" w:name="_Toc135307881"/>
      <w:bookmarkStart w:id="4186" w:name="_Toc135749533"/>
      <w:bookmarkStart w:id="4187" w:name="_Toc135827679"/>
      <w:bookmarkStart w:id="4188" w:name="_Toc138064762"/>
      <w:bookmarkStart w:id="4189" w:name="_Toc140134835"/>
      <w:bookmarkStart w:id="4190" w:name="_Toc141875211"/>
      <w:bookmarkStart w:id="4191" w:name="_Toc141963630"/>
      <w:bookmarkStart w:id="4192" w:name="_Toc142312378"/>
      <w:bookmarkStart w:id="4193" w:name="_Toc142383223"/>
      <w:bookmarkStart w:id="4194" w:name="_Toc142387493"/>
      <w:bookmarkStart w:id="4195" w:name="_Toc144215531"/>
      <w:bookmarkStart w:id="4196" w:name="_Toc144326656"/>
      <w:bookmarkStart w:id="4197" w:name="_Toc144410784"/>
      <w:bookmarkStart w:id="4198" w:name="_Toc144733253"/>
      <w:bookmarkStart w:id="4199" w:name="_Toc144754227"/>
      <w:bookmarkStart w:id="4200" w:name="_Toc144802363"/>
      <w:bookmarkStart w:id="4201" w:name="_Toc153803288"/>
      <w:bookmarkStart w:id="4202" w:name="_Toc153870343"/>
      <w:bookmarkStart w:id="4203" w:name="_Toc153876497"/>
      <w:bookmarkStart w:id="4204" w:name="_Toc153803289"/>
      <w:bookmarkStart w:id="4205" w:name="_Toc153870344"/>
      <w:bookmarkStart w:id="4206" w:name="_Toc153876498"/>
      <w:bookmarkStart w:id="4207" w:name="_Toc153803290"/>
      <w:bookmarkStart w:id="4208" w:name="_Toc153870345"/>
      <w:bookmarkStart w:id="4209" w:name="_Toc153876499"/>
      <w:bookmarkStart w:id="4210" w:name="_Toc153803291"/>
      <w:bookmarkStart w:id="4211" w:name="_Toc153870346"/>
      <w:bookmarkStart w:id="4212" w:name="_Toc153876500"/>
      <w:bookmarkStart w:id="4213" w:name="_Toc153803292"/>
      <w:bookmarkStart w:id="4214" w:name="_Toc153870347"/>
      <w:bookmarkStart w:id="4215" w:name="_Toc153876501"/>
      <w:bookmarkStart w:id="4216" w:name="_Toc153803293"/>
      <w:bookmarkStart w:id="4217" w:name="_Toc153870348"/>
      <w:bookmarkStart w:id="4218" w:name="_Toc153876502"/>
      <w:bookmarkStart w:id="4219" w:name="_Toc153803294"/>
      <w:bookmarkStart w:id="4220" w:name="_Toc153870349"/>
      <w:bookmarkStart w:id="4221" w:name="_Toc153876503"/>
      <w:bookmarkStart w:id="4222" w:name="_Toc153803295"/>
      <w:bookmarkStart w:id="4223" w:name="_Toc153870350"/>
      <w:bookmarkStart w:id="4224" w:name="_Toc153876504"/>
      <w:bookmarkStart w:id="4225" w:name="_Toc153803296"/>
      <w:bookmarkStart w:id="4226" w:name="_Toc153870351"/>
      <w:bookmarkStart w:id="4227" w:name="_Toc153876505"/>
      <w:bookmarkStart w:id="4228" w:name="_Toc153803297"/>
      <w:bookmarkStart w:id="4229" w:name="_Toc153870352"/>
      <w:bookmarkStart w:id="4230" w:name="_Toc153876506"/>
      <w:bookmarkStart w:id="4231" w:name="_Toc153803363"/>
      <w:bookmarkStart w:id="4232" w:name="_Toc153870418"/>
      <w:bookmarkStart w:id="4233" w:name="_Toc153876572"/>
      <w:bookmarkStart w:id="4234" w:name="_Toc153803364"/>
      <w:bookmarkStart w:id="4235" w:name="_Toc153870419"/>
      <w:bookmarkStart w:id="4236" w:name="_Toc153876573"/>
      <w:bookmarkStart w:id="4237" w:name="_Toc153803365"/>
      <w:bookmarkStart w:id="4238" w:name="_Toc153870420"/>
      <w:bookmarkStart w:id="4239" w:name="_Toc153876574"/>
      <w:bookmarkStart w:id="4240" w:name="_Ref71730112"/>
      <w:bookmarkStart w:id="4241" w:name="_Toc134539749"/>
      <w:bookmarkStart w:id="4242" w:name="_Toc140693240"/>
      <w:bookmarkStart w:id="4243" w:name="_Toc142387495"/>
      <w:bookmarkStart w:id="4244" w:name="_Toc154762558"/>
      <w:bookmarkStart w:id="4245" w:name="_Toc157609990"/>
      <w:bookmarkStart w:id="4246" w:name="_Toc195518766"/>
      <w:bookmarkStart w:id="4247" w:name="_Toc195599730"/>
      <w:bookmarkStart w:id="4248" w:name="_Toc223962109"/>
      <w:bookmarkStart w:id="4249" w:name="_Toc153785560"/>
      <w:bookmarkStart w:id="4250" w:name="_Toc153788420"/>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r>
        <w:t>Employer</w:t>
      </w:r>
      <w:r w:rsidRPr="00AC435F">
        <w:t xml:space="preserve"> Provided Equipment</w:t>
      </w:r>
      <w:bookmarkEnd w:id="4240"/>
      <w:bookmarkEnd w:id="4241"/>
      <w:bookmarkEnd w:id="4242"/>
      <w:bookmarkEnd w:id="4243"/>
      <w:bookmarkEnd w:id="4244"/>
      <w:bookmarkEnd w:id="4245"/>
      <w:bookmarkEnd w:id="4246"/>
      <w:bookmarkEnd w:id="4247"/>
      <w:bookmarkEnd w:id="4248"/>
      <w:r w:rsidRPr="00AC435F">
        <w:t xml:space="preserve"> </w:t>
      </w:r>
      <w:bookmarkEnd w:id="4249"/>
      <w:bookmarkEnd w:id="4250"/>
    </w:p>
    <w:p w14:paraId="6080D78D" w14:textId="77777777" w:rsidR="00FC7FFD" w:rsidRPr="00FC7FFD" w:rsidRDefault="00FC7FFD" w:rsidP="00A4261B">
      <w:r w:rsidRPr="00FC7FFD">
        <w:t>[Not Used]</w:t>
      </w:r>
    </w:p>
    <w:p w14:paraId="67C89B89" w14:textId="77777777" w:rsidR="00A4261B" w:rsidRPr="00FF2B09" w:rsidRDefault="00A4261B" w:rsidP="00A4261B">
      <w:pPr>
        <w:pStyle w:val="Heading2"/>
      </w:pPr>
      <w:bookmarkStart w:id="4251" w:name="_Toc76654679"/>
      <w:bookmarkStart w:id="4252" w:name="_Toc77925526"/>
      <w:bookmarkStart w:id="4253" w:name="_Toc78283644"/>
      <w:bookmarkStart w:id="4254" w:name="_Toc78792756"/>
      <w:bookmarkStart w:id="4255" w:name="_Toc78793560"/>
      <w:bookmarkStart w:id="4256" w:name="_Toc78794366"/>
      <w:bookmarkStart w:id="4257" w:name="_Toc88221343"/>
      <w:bookmarkStart w:id="4258" w:name="_Toc88637874"/>
      <w:bookmarkStart w:id="4259" w:name="_Toc88645268"/>
      <w:bookmarkStart w:id="4260" w:name="_Toc88646071"/>
      <w:bookmarkStart w:id="4261" w:name="_Toc88647677"/>
      <w:bookmarkStart w:id="4262" w:name="_Toc88657756"/>
      <w:bookmarkStart w:id="4263" w:name="_Toc88658559"/>
      <w:bookmarkStart w:id="4264" w:name="_Toc88659199"/>
      <w:bookmarkStart w:id="4265" w:name="_Toc153870775"/>
      <w:bookmarkStart w:id="4266" w:name="_Toc153876929"/>
      <w:bookmarkStart w:id="4267" w:name="_Toc153878245"/>
      <w:bookmarkStart w:id="4268" w:name="_Toc153879411"/>
      <w:bookmarkStart w:id="4269" w:name="_Toc153884614"/>
      <w:bookmarkStart w:id="4270" w:name="_Toc153885930"/>
      <w:bookmarkStart w:id="4271" w:name="_Toc153887189"/>
      <w:bookmarkStart w:id="4272" w:name="_Toc153870858"/>
      <w:bookmarkStart w:id="4273" w:name="_Toc153877012"/>
      <w:bookmarkStart w:id="4274" w:name="_Toc153878328"/>
      <w:bookmarkStart w:id="4275" w:name="_Toc153879494"/>
      <w:bookmarkStart w:id="4276" w:name="_Toc153884697"/>
      <w:bookmarkStart w:id="4277" w:name="_Toc153886013"/>
      <w:bookmarkStart w:id="4278" w:name="_Toc153887272"/>
      <w:bookmarkStart w:id="4279" w:name="_Toc153870865"/>
      <w:bookmarkStart w:id="4280" w:name="_Toc153877019"/>
      <w:bookmarkStart w:id="4281" w:name="_Toc153878335"/>
      <w:bookmarkStart w:id="4282" w:name="_Toc153879501"/>
      <w:bookmarkStart w:id="4283" w:name="_Toc153884704"/>
      <w:bookmarkStart w:id="4284" w:name="_Toc153886020"/>
      <w:bookmarkStart w:id="4285" w:name="_Toc153887279"/>
      <w:bookmarkStart w:id="4286" w:name="_Toc153870875"/>
      <w:bookmarkStart w:id="4287" w:name="_Toc153877029"/>
      <w:bookmarkStart w:id="4288" w:name="_Toc153878345"/>
      <w:bookmarkStart w:id="4289" w:name="_Toc153879511"/>
      <w:bookmarkStart w:id="4290" w:name="_Toc153884714"/>
      <w:bookmarkStart w:id="4291" w:name="_Toc153886030"/>
      <w:bookmarkStart w:id="4292" w:name="_Toc153887289"/>
      <w:bookmarkStart w:id="4293" w:name="_Toc153870946"/>
      <w:bookmarkStart w:id="4294" w:name="_Toc153877100"/>
      <w:bookmarkStart w:id="4295" w:name="_Toc153878416"/>
      <w:bookmarkStart w:id="4296" w:name="_Toc153879582"/>
      <w:bookmarkStart w:id="4297" w:name="_Toc153884785"/>
      <w:bookmarkStart w:id="4298" w:name="_Toc153886101"/>
      <w:bookmarkStart w:id="4299" w:name="_Toc153887360"/>
      <w:bookmarkStart w:id="4300" w:name="_Toc153870992"/>
      <w:bookmarkStart w:id="4301" w:name="_Toc153877146"/>
      <w:bookmarkStart w:id="4302" w:name="_Toc153878462"/>
      <w:bookmarkStart w:id="4303" w:name="_Toc153879628"/>
      <w:bookmarkStart w:id="4304" w:name="_Toc153884831"/>
      <w:bookmarkStart w:id="4305" w:name="_Toc153886147"/>
      <w:bookmarkStart w:id="4306" w:name="_Toc153887406"/>
      <w:bookmarkStart w:id="4307" w:name="_Toc153785574"/>
      <w:bookmarkStart w:id="4308" w:name="_Toc153788434"/>
      <w:bookmarkStart w:id="4309" w:name="_Toc154762559"/>
      <w:bookmarkStart w:id="4310" w:name="_Toc195518767"/>
      <w:bookmarkStart w:id="4311" w:name="_Toc195599731"/>
      <w:bookmarkStart w:id="4312" w:name="_Toc223962110"/>
      <w:bookmarkStart w:id="4313" w:name="_Toc157609991"/>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r w:rsidRPr="00FF2B09">
        <w:t xml:space="preserve">System Design </w:t>
      </w:r>
      <w:r>
        <w:t>and</w:t>
      </w:r>
      <w:r w:rsidRPr="00FF2B09">
        <w:t xml:space="preserve"> Installation </w:t>
      </w:r>
      <w:r w:rsidRPr="0001496C">
        <w:t>Standards</w:t>
      </w:r>
      <w:bookmarkEnd w:id="4307"/>
      <w:bookmarkEnd w:id="4308"/>
      <w:bookmarkEnd w:id="4309"/>
      <w:bookmarkEnd w:id="4310"/>
      <w:bookmarkEnd w:id="4311"/>
      <w:bookmarkEnd w:id="4312"/>
      <w:r w:rsidRPr="0001496C">
        <w:t xml:space="preserve"> </w:t>
      </w:r>
      <w:bookmarkEnd w:id="4313"/>
    </w:p>
    <w:p w14:paraId="1603D0E8" w14:textId="77777777" w:rsidR="00A4261B" w:rsidRPr="00AC435F" w:rsidRDefault="00A4261B" w:rsidP="00A4261B">
      <w:pPr>
        <w:pStyle w:val="Heading3"/>
      </w:pPr>
      <w:bookmarkStart w:id="4314" w:name="_Toc153785575"/>
      <w:bookmarkStart w:id="4315" w:name="_Toc153788435"/>
      <w:bookmarkStart w:id="4316" w:name="_Toc154762560"/>
      <w:bookmarkStart w:id="4317" w:name="_Toc157609992"/>
      <w:bookmarkStart w:id="4318" w:name="_Toc195518768"/>
      <w:bookmarkStart w:id="4319" w:name="_Toc195599732"/>
      <w:bookmarkStart w:id="4320" w:name="_Toc223962111"/>
      <w:r w:rsidRPr="00AC435F">
        <w:t>General</w:t>
      </w:r>
      <w:bookmarkEnd w:id="4314"/>
      <w:bookmarkEnd w:id="4315"/>
      <w:bookmarkEnd w:id="4316"/>
      <w:bookmarkEnd w:id="4317"/>
      <w:bookmarkEnd w:id="4318"/>
      <w:bookmarkEnd w:id="4319"/>
      <w:bookmarkEnd w:id="4320"/>
    </w:p>
    <w:p w14:paraId="2B720A9B" w14:textId="77777777" w:rsidR="00A4261B" w:rsidRPr="00AC435F" w:rsidRDefault="00A4261B" w:rsidP="00A4261B">
      <w:pPr>
        <w:pStyle w:val="Bullet10"/>
      </w:pPr>
      <w:r>
        <w:t>[</w:t>
      </w:r>
      <w:r>
        <w:rPr>
          <w:rStyle w:val="normaltextrun"/>
          <w:rFonts w:ascii="Arial" w:hAnsi="Arial"/>
          <w:color w:val="53565A"/>
          <w:shd w:val="clear" w:color="auto" w:fill="FFFFFF"/>
        </w:rPr>
        <w:t>NESC (ANSI C2)</w:t>
      </w:r>
      <w:r>
        <w:rPr>
          <w:rStyle w:val="eop"/>
          <w:rFonts w:ascii="Arial" w:hAnsi="Arial"/>
          <w:color w:val="53565A"/>
          <w:shd w:val="clear" w:color="auto" w:fill="FFFFFF"/>
        </w:rPr>
        <w:t xml:space="preserve">, </w:t>
      </w:r>
      <w:r>
        <w:rPr>
          <w:rStyle w:val="normaltextrun"/>
          <w:rFonts w:ascii="Arial" w:hAnsi="Arial"/>
          <w:color w:val="53565A"/>
          <w:shd w:val="clear" w:color="auto" w:fill="FFFFFF"/>
        </w:rPr>
        <w:t>National Electrical Safety Code for Electric Supply Stations and Equipment</w:t>
      </w:r>
      <w:r>
        <w:rPr>
          <w:rStyle w:val="eop"/>
          <w:rFonts w:ascii="Arial" w:hAnsi="Arial"/>
          <w:color w:val="53565A"/>
          <w:shd w:val="clear" w:color="auto" w:fill="FFFFFF"/>
        </w:rPr>
        <w:t>;</w:t>
      </w:r>
    </w:p>
    <w:p w14:paraId="510DAA3C" w14:textId="77777777" w:rsidR="00A4261B" w:rsidRPr="00AC435F" w:rsidRDefault="00A4261B" w:rsidP="00A4261B">
      <w:pPr>
        <w:pStyle w:val="Bullet10"/>
      </w:pPr>
      <w:r>
        <w:t>IEC 60950-1:2005, Information technology equipment- Safety –Part 1: General requirements;</w:t>
      </w:r>
    </w:p>
    <w:p w14:paraId="1448960B" w14:textId="77777777" w:rsidR="00A4261B" w:rsidRPr="00AC435F" w:rsidRDefault="00A4261B" w:rsidP="00A4261B">
      <w:pPr>
        <w:pStyle w:val="Bullet10"/>
      </w:pPr>
      <w:r>
        <w:t>IEC 60364 (all parts), Low-Voltage electrical installations (for topics not included in the National Electrical Standards and National Electrical Safety Code);</w:t>
      </w:r>
    </w:p>
    <w:p w14:paraId="3FB0DA18" w14:textId="77777777" w:rsidR="00A4261B" w:rsidRPr="00AC435F" w:rsidRDefault="00A4261B" w:rsidP="00A4261B">
      <w:pPr>
        <w:pStyle w:val="Bullet10"/>
      </w:pPr>
      <w:r>
        <w:t>IEC 62262:2002, Degrees of protection provided by enclosures for electrical equipment against external mechanical impacts (IK Code);</w:t>
      </w:r>
    </w:p>
    <w:p w14:paraId="7EABAA19" w14:textId="77777777" w:rsidR="00A4261B" w:rsidRPr="00AC435F" w:rsidRDefault="00A4261B" w:rsidP="00A4261B">
      <w:pPr>
        <w:pStyle w:val="Bullet10"/>
      </w:pPr>
      <w:r>
        <w:t>IEC 61936-1:2010+AMD1:2014 Power installations exceeding 1 kV AC;</w:t>
      </w:r>
    </w:p>
    <w:p w14:paraId="1AA98A0E" w14:textId="77777777" w:rsidR="00A4261B" w:rsidRPr="00AC435F" w:rsidRDefault="00A4261B" w:rsidP="00A4261B">
      <w:pPr>
        <w:pStyle w:val="Bullet10"/>
      </w:pPr>
      <w:r>
        <w:t>IEC 60529 (all parts), Degrees of protection provided by enclosures (IP Code);</w:t>
      </w:r>
    </w:p>
    <w:p w14:paraId="7521F00F" w14:textId="77777777" w:rsidR="00A4261B" w:rsidRPr="00AC435F" w:rsidRDefault="00A4261B" w:rsidP="00A4261B">
      <w:pPr>
        <w:pStyle w:val="Bullet10"/>
      </w:pPr>
      <w:r>
        <w:t>IEC 60071:2018 SER, Insulation co-ordination - ALL PARTS;</w:t>
      </w:r>
    </w:p>
    <w:p w14:paraId="32035966" w14:textId="77777777" w:rsidR="00A4261B" w:rsidRPr="00AC435F" w:rsidRDefault="00A4261B" w:rsidP="00A4261B">
      <w:pPr>
        <w:pStyle w:val="Bullet10"/>
      </w:pPr>
      <w:r>
        <w:t>IEC 61850: 2018 SER, Communication networks and systems for power utility automation –ALL PARTS; and</w:t>
      </w:r>
    </w:p>
    <w:p w14:paraId="458971E6" w14:textId="77777777" w:rsidR="00A4261B" w:rsidRPr="00F469B3" w:rsidRDefault="00A4261B" w:rsidP="00A4261B">
      <w:pPr>
        <w:pStyle w:val="Bullet10"/>
      </w:pPr>
      <w:r w:rsidRPr="00F469B3">
        <w:t>National Fire Prevention regulations</w:t>
      </w:r>
      <w:r>
        <w:t>.</w:t>
      </w:r>
    </w:p>
    <w:p w14:paraId="44E36836" w14:textId="77777777" w:rsidR="00A4261B" w:rsidRPr="00AC435F" w:rsidRDefault="00A4261B" w:rsidP="00A4261B">
      <w:pPr>
        <w:pStyle w:val="Heading3"/>
      </w:pPr>
      <w:bookmarkStart w:id="4321" w:name="_Toc153870995"/>
      <w:bookmarkStart w:id="4322" w:name="_Toc153877149"/>
      <w:bookmarkStart w:id="4323" w:name="_Toc153878465"/>
      <w:bookmarkStart w:id="4324" w:name="_Toc153879631"/>
      <w:bookmarkStart w:id="4325" w:name="_Toc153884834"/>
      <w:bookmarkStart w:id="4326" w:name="_Toc153886150"/>
      <w:bookmarkStart w:id="4327" w:name="_Toc153870996"/>
      <w:bookmarkStart w:id="4328" w:name="_Toc153877150"/>
      <w:bookmarkStart w:id="4329" w:name="_Toc153878466"/>
      <w:bookmarkStart w:id="4330" w:name="_Toc153879632"/>
      <w:bookmarkStart w:id="4331" w:name="_Toc153884835"/>
      <w:bookmarkStart w:id="4332" w:name="_Toc153886151"/>
      <w:bookmarkStart w:id="4333" w:name="_Toc153870997"/>
      <w:bookmarkStart w:id="4334" w:name="_Toc153877151"/>
      <w:bookmarkStart w:id="4335" w:name="_Toc153878467"/>
      <w:bookmarkStart w:id="4336" w:name="_Toc153879633"/>
      <w:bookmarkStart w:id="4337" w:name="_Toc153884836"/>
      <w:bookmarkStart w:id="4338" w:name="_Toc153886152"/>
      <w:bookmarkStart w:id="4339" w:name="_Toc153870998"/>
      <w:bookmarkStart w:id="4340" w:name="_Toc153877152"/>
      <w:bookmarkStart w:id="4341" w:name="_Toc153878468"/>
      <w:bookmarkStart w:id="4342" w:name="_Toc153879634"/>
      <w:bookmarkStart w:id="4343" w:name="_Toc153884837"/>
      <w:bookmarkStart w:id="4344" w:name="_Toc153886153"/>
      <w:bookmarkStart w:id="4345" w:name="_Toc153870999"/>
      <w:bookmarkStart w:id="4346" w:name="_Toc153877153"/>
      <w:bookmarkStart w:id="4347" w:name="_Toc153878469"/>
      <w:bookmarkStart w:id="4348" w:name="_Toc153879635"/>
      <w:bookmarkStart w:id="4349" w:name="_Toc153884838"/>
      <w:bookmarkStart w:id="4350" w:name="_Toc153886154"/>
      <w:bookmarkStart w:id="4351" w:name="_Toc153871000"/>
      <w:bookmarkStart w:id="4352" w:name="_Toc153877154"/>
      <w:bookmarkStart w:id="4353" w:name="_Toc153878470"/>
      <w:bookmarkStart w:id="4354" w:name="_Toc153879636"/>
      <w:bookmarkStart w:id="4355" w:name="_Toc153884839"/>
      <w:bookmarkStart w:id="4356" w:name="_Toc153886155"/>
      <w:bookmarkStart w:id="4357" w:name="_Toc153871001"/>
      <w:bookmarkStart w:id="4358" w:name="_Toc153877155"/>
      <w:bookmarkStart w:id="4359" w:name="_Toc153878471"/>
      <w:bookmarkStart w:id="4360" w:name="_Toc153879637"/>
      <w:bookmarkStart w:id="4361" w:name="_Toc153884840"/>
      <w:bookmarkStart w:id="4362" w:name="_Toc153886156"/>
      <w:bookmarkStart w:id="4363" w:name="_Toc153871002"/>
      <w:bookmarkStart w:id="4364" w:name="_Toc153877156"/>
      <w:bookmarkStart w:id="4365" w:name="_Toc153878472"/>
      <w:bookmarkStart w:id="4366" w:name="_Toc153879638"/>
      <w:bookmarkStart w:id="4367" w:name="_Toc153884841"/>
      <w:bookmarkStart w:id="4368" w:name="_Toc153886157"/>
      <w:bookmarkStart w:id="4369" w:name="_Toc153871003"/>
      <w:bookmarkStart w:id="4370" w:name="_Toc153877157"/>
      <w:bookmarkStart w:id="4371" w:name="_Toc153878473"/>
      <w:bookmarkStart w:id="4372" w:name="_Toc153879639"/>
      <w:bookmarkStart w:id="4373" w:name="_Toc153884842"/>
      <w:bookmarkStart w:id="4374" w:name="_Toc153886158"/>
      <w:bookmarkStart w:id="4375" w:name="_Toc153871004"/>
      <w:bookmarkStart w:id="4376" w:name="_Toc153877158"/>
      <w:bookmarkStart w:id="4377" w:name="_Toc153878474"/>
      <w:bookmarkStart w:id="4378" w:name="_Toc153879640"/>
      <w:bookmarkStart w:id="4379" w:name="_Toc153884843"/>
      <w:bookmarkStart w:id="4380" w:name="_Toc153886159"/>
      <w:bookmarkStart w:id="4381" w:name="_Toc153871005"/>
      <w:bookmarkStart w:id="4382" w:name="_Toc153877159"/>
      <w:bookmarkStart w:id="4383" w:name="_Toc153878475"/>
      <w:bookmarkStart w:id="4384" w:name="_Toc153879641"/>
      <w:bookmarkStart w:id="4385" w:name="_Toc153884844"/>
      <w:bookmarkStart w:id="4386" w:name="_Toc153886160"/>
      <w:bookmarkStart w:id="4387" w:name="_Toc153871006"/>
      <w:bookmarkStart w:id="4388" w:name="_Toc153877160"/>
      <w:bookmarkStart w:id="4389" w:name="_Toc153878476"/>
      <w:bookmarkStart w:id="4390" w:name="_Toc153879642"/>
      <w:bookmarkStart w:id="4391" w:name="_Toc153884845"/>
      <w:bookmarkStart w:id="4392" w:name="_Toc153886161"/>
      <w:bookmarkStart w:id="4393" w:name="_Toc153871007"/>
      <w:bookmarkStart w:id="4394" w:name="_Toc153877161"/>
      <w:bookmarkStart w:id="4395" w:name="_Toc153878477"/>
      <w:bookmarkStart w:id="4396" w:name="_Toc153879643"/>
      <w:bookmarkStart w:id="4397" w:name="_Toc153884846"/>
      <w:bookmarkStart w:id="4398" w:name="_Toc153886162"/>
      <w:bookmarkStart w:id="4399" w:name="_Toc153871008"/>
      <w:bookmarkStart w:id="4400" w:name="_Toc153877162"/>
      <w:bookmarkStart w:id="4401" w:name="_Toc153878478"/>
      <w:bookmarkStart w:id="4402" w:name="_Toc153879644"/>
      <w:bookmarkStart w:id="4403" w:name="_Toc153884847"/>
      <w:bookmarkStart w:id="4404" w:name="_Toc153886163"/>
      <w:bookmarkStart w:id="4405" w:name="_Toc153871009"/>
      <w:bookmarkStart w:id="4406" w:name="_Toc153877163"/>
      <w:bookmarkStart w:id="4407" w:name="_Toc153878479"/>
      <w:bookmarkStart w:id="4408" w:name="_Toc153879645"/>
      <w:bookmarkStart w:id="4409" w:name="_Toc153884848"/>
      <w:bookmarkStart w:id="4410" w:name="_Toc153886164"/>
      <w:bookmarkStart w:id="4411" w:name="_Toc153871010"/>
      <w:bookmarkStart w:id="4412" w:name="_Toc153877164"/>
      <w:bookmarkStart w:id="4413" w:name="_Toc153878480"/>
      <w:bookmarkStart w:id="4414" w:name="_Toc153879646"/>
      <w:bookmarkStart w:id="4415" w:name="_Toc153884849"/>
      <w:bookmarkStart w:id="4416" w:name="_Toc153886165"/>
      <w:bookmarkStart w:id="4417" w:name="_Toc153871011"/>
      <w:bookmarkStart w:id="4418" w:name="_Toc153877165"/>
      <w:bookmarkStart w:id="4419" w:name="_Toc153878481"/>
      <w:bookmarkStart w:id="4420" w:name="_Toc153879647"/>
      <w:bookmarkStart w:id="4421" w:name="_Toc153884850"/>
      <w:bookmarkStart w:id="4422" w:name="_Toc153886166"/>
      <w:bookmarkStart w:id="4423" w:name="_Toc153871012"/>
      <w:bookmarkStart w:id="4424" w:name="_Toc153877166"/>
      <w:bookmarkStart w:id="4425" w:name="_Toc153878482"/>
      <w:bookmarkStart w:id="4426" w:name="_Toc153879648"/>
      <w:bookmarkStart w:id="4427" w:name="_Toc153884851"/>
      <w:bookmarkStart w:id="4428" w:name="_Toc153886167"/>
      <w:bookmarkStart w:id="4429" w:name="_Toc153871013"/>
      <w:bookmarkStart w:id="4430" w:name="_Toc153877167"/>
      <w:bookmarkStart w:id="4431" w:name="_Toc153878483"/>
      <w:bookmarkStart w:id="4432" w:name="_Toc153879649"/>
      <w:bookmarkStart w:id="4433" w:name="_Toc153884852"/>
      <w:bookmarkStart w:id="4434" w:name="_Toc153886168"/>
      <w:bookmarkStart w:id="4435" w:name="_Toc153871014"/>
      <w:bookmarkStart w:id="4436" w:name="_Toc153877168"/>
      <w:bookmarkStart w:id="4437" w:name="_Toc153878484"/>
      <w:bookmarkStart w:id="4438" w:name="_Toc153879650"/>
      <w:bookmarkStart w:id="4439" w:name="_Toc153884853"/>
      <w:bookmarkStart w:id="4440" w:name="_Toc153886169"/>
      <w:bookmarkStart w:id="4441" w:name="_Toc153871015"/>
      <w:bookmarkStart w:id="4442" w:name="_Toc153877169"/>
      <w:bookmarkStart w:id="4443" w:name="_Toc153878485"/>
      <w:bookmarkStart w:id="4444" w:name="_Toc153879651"/>
      <w:bookmarkStart w:id="4445" w:name="_Toc153884854"/>
      <w:bookmarkStart w:id="4446" w:name="_Toc153886170"/>
      <w:bookmarkStart w:id="4447" w:name="_Toc153871016"/>
      <w:bookmarkStart w:id="4448" w:name="_Toc153877170"/>
      <w:bookmarkStart w:id="4449" w:name="_Toc153878486"/>
      <w:bookmarkStart w:id="4450" w:name="_Toc153879652"/>
      <w:bookmarkStart w:id="4451" w:name="_Toc153884855"/>
      <w:bookmarkStart w:id="4452" w:name="_Toc153886171"/>
      <w:bookmarkStart w:id="4453" w:name="_Toc153871017"/>
      <w:bookmarkStart w:id="4454" w:name="_Toc153877171"/>
      <w:bookmarkStart w:id="4455" w:name="_Toc153878487"/>
      <w:bookmarkStart w:id="4456" w:name="_Toc153879653"/>
      <w:bookmarkStart w:id="4457" w:name="_Toc153884856"/>
      <w:bookmarkStart w:id="4458" w:name="_Toc153886172"/>
      <w:bookmarkStart w:id="4459" w:name="_Toc153871018"/>
      <w:bookmarkStart w:id="4460" w:name="_Toc153877172"/>
      <w:bookmarkStart w:id="4461" w:name="_Toc153878488"/>
      <w:bookmarkStart w:id="4462" w:name="_Toc153879654"/>
      <w:bookmarkStart w:id="4463" w:name="_Toc153884857"/>
      <w:bookmarkStart w:id="4464" w:name="_Toc153886173"/>
      <w:bookmarkStart w:id="4465" w:name="_Toc153871019"/>
      <w:bookmarkStart w:id="4466" w:name="_Toc153877173"/>
      <w:bookmarkStart w:id="4467" w:name="_Toc153878489"/>
      <w:bookmarkStart w:id="4468" w:name="_Toc153879655"/>
      <w:bookmarkStart w:id="4469" w:name="_Toc153884858"/>
      <w:bookmarkStart w:id="4470" w:name="_Toc153886174"/>
      <w:bookmarkStart w:id="4471" w:name="_Toc153871020"/>
      <w:bookmarkStart w:id="4472" w:name="_Toc153877174"/>
      <w:bookmarkStart w:id="4473" w:name="_Toc153878490"/>
      <w:bookmarkStart w:id="4474" w:name="_Toc153879656"/>
      <w:bookmarkStart w:id="4475" w:name="_Toc153884859"/>
      <w:bookmarkStart w:id="4476" w:name="_Toc153886175"/>
      <w:bookmarkStart w:id="4477" w:name="_Toc153871021"/>
      <w:bookmarkStart w:id="4478" w:name="_Toc153877175"/>
      <w:bookmarkStart w:id="4479" w:name="_Toc153878491"/>
      <w:bookmarkStart w:id="4480" w:name="_Toc153879657"/>
      <w:bookmarkStart w:id="4481" w:name="_Toc153884860"/>
      <w:bookmarkStart w:id="4482" w:name="_Toc153886176"/>
      <w:bookmarkStart w:id="4483" w:name="_Toc153871022"/>
      <w:bookmarkStart w:id="4484" w:name="_Toc153877176"/>
      <w:bookmarkStart w:id="4485" w:name="_Toc153878492"/>
      <w:bookmarkStart w:id="4486" w:name="_Toc153879658"/>
      <w:bookmarkStart w:id="4487" w:name="_Toc153884861"/>
      <w:bookmarkStart w:id="4488" w:name="_Toc153886177"/>
      <w:bookmarkStart w:id="4489" w:name="_Toc153785577"/>
      <w:bookmarkStart w:id="4490" w:name="_Toc153788437"/>
      <w:bookmarkStart w:id="4491" w:name="_Toc154762561"/>
      <w:bookmarkStart w:id="4492" w:name="_Toc157609993"/>
      <w:bookmarkStart w:id="4493" w:name="_Toc195518769"/>
      <w:bookmarkStart w:id="4494" w:name="_Toc195599733"/>
      <w:bookmarkStart w:id="4495" w:name="_Toc223962112"/>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r w:rsidRPr="00AC435F">
        <w:t>Earthing Standards</w:t>
      </w:r>
      <w:bookmarkEnd w:id="4489"/>
      <w:bookmarkEnd w:id="4490"/>
      <w:bookmarkEnd w:id="4491"/>
      <w:bookmarkEnd w:id="4492"/>
      <w:bookmarkEnd w:id="4493"/>
      <w:bookmarkEnd w:id="4494"/>
      <w:bookmarkEnd w:id="4495"/>
    </w:p>
    <w:p w14:paraId="6321A96B" w14:textId="77777777" w:rsidR="00A4261B" w:rsidRPr="00AC435F" w:rsidRDefault="00A4261B" w:rsidP="00A4261B">
      <w:pPr>
        <w:pStyle w:val="Bullet10"/>
      </w:pPr>
      <w:r>
        <w:t>IEEE Std. 80-2000, IEEE Guide for Safety in AC Substation Grounding;</w:t>
      </w:r>
    </w:p>
    <w:p w14:paraId="1D6D6ADB" w14:textId="77777777" w:rsidR="00A4261B" w:rsidRPr="00AC435F" w:rsidRDefault="00A4261B" w:rsidP="00A4261B">
      <w:pPr>
        <w:pStyle w:val="Bullet10"/>
      </w:pPr>
      <w:r>
        <w:t>IEEE 142-2007 IEEE Recommended Practice for Grounding of Industrial and Commercial Power System;</w:t>
      </w:r>
    </w:p>
    <w:p w14:paraId="09A90624" w14:textId="77777777" w:rsidR="00A4261B" w:rsidRPr="00AC435F" w:rsidRDefault="00A4261B" w:rsidP="00A4261B">
      <w:pPr>
        <w:pStyle w:val="Bullet10"/>
      </w:pPr>
      <w:r>
        <w:t>IEC 61936-1:2010+AMD1:2014, Power installations exceeding 1 kV AC. – Part 1: Common rules;</w:t>
      </w:r>
    </w:p>
    <w:p w14:paraId="345D377F" w14:textId="77777777" w:rsidR="00A4261B" w:rsidRPr="00AC435F" w:rsidRDefault="00A4261B" w:rsidP="00A4261B">
      <w:pPr>
        <w:pStyle w:val="Bullet10"/>
      </w:pPr>
      <w:r>
        <w:t xml:space="preserve">IEC 60364-7-712, Solar photovoltaic (PV) power supply systems; </w:t>
      </w:r>
    </w:p>
    <w:p w14:paraId="7726C140" w14:textId="77777777" w:rsidR="00A4261B" w:rsidRPr="007A202A" w:rsidRDefault="00A4261B" w:rsidP="00A4261B">
      <w:pPr>
        <w:pStyle w:val="Bullet10"/>
      </w:pPr>
      <w:r>
        <w:t>IEC 60999 (all parts), Connecting devices. Electrical copper conductors. Safety requirements for screw-type and screwless-type clamping units;</w:t>
      </w:r>
    </w:p>
    <w:p w14:paraId="24D0A458" w14:textId="77777777" w:rsidR="00A4261B" w:rsidRPr="00AC435F" w:rsidRDefault="00A4261B" w:rsidP="00A4261B">
      <w:pPr>
        <w:pStyle w:val="Bullet10"/>
      </w:pPr>
      <w:r>
        <w:t>IEC 60071-1:2006, Insulation co-ordination - Part 1: Definitions, principles and rules ;</w:t>
      </w:r>
    </w:p>
    <w:p w14:paraId="733D939D" w14:textId="77777777" w:rsidR="00A4261B" w:rsidRPr="00AC435F" w:rsidRDefault="00A4261B" w:rsidP="00A4261B">
      <w:pPr>
        <w:pStyle w:val="Bullet10"/>
      </w:pPr>
      <w:r>
        <w:t>IEC 60664-1:2007, Insulation coordination for equipment within low-voltage systems - Part 1: Principles, requirements and tests;</w:t>
      </w:r>
    </w:p>
    <w:p w14:paraId="1C54F176" w14:textId="77777777" w:rsidR="00A4261B" w:rsidRPr="00AC435F" w:rsidRDefault="00A4261B" w:rsidP="00A4261B">
      <w:pPr>
        <w:pStyle w:val="Bullet10"/>
      </w:pPr>
      <w:r>
        <w:t>IEC 61557-8: 2014, Electrical safety in low voltage distribution systems up to 1000V AC and 1500V DC - Equipment for testing, measuring or monitoring of protective measures - Part 8: Insulation monitoring devices for IT systems;</w:t>
      </w:r>
    </w:p>
    <w:p w14:paraId="01C0066D" w14:textId="77777777" w:rsidR="00A4261B" w:rsidRPr="00F469B3" w:rsidRDefault="00A4261B" w:rsidP="00A4261B">
      <w:pPr>
        <w:pStyle w:val="Bullet10"/>
      </w:pPr>
      <w:r w:rsidRPr="00F469B3">
        <w:t>UL 1053 Standard for Ground-Fault Sensing and Relaying Equipment</w:t>
      </w:r>
      <w:r>
        <w:t>; and</w:t>
      </w:r>
    </w:p>
    <w:p w14:paraId="3EC32CCF" w14:textId="77777777" w:rsidR="00A4261B" w:rsidRPr="00AC435F" w:rsidRDefault="00A4261B" w:rsidP="00A4261B">
      <w:pPr>
        <w:pStyle w:val="Bullet10"/>
      </w:pPr>
      <w:r>
        <w:lastRenderedPageBreak/>
        <w:t>IEEE 81-2012- IEEE Guide for Measuring Earth Resistivity, Ground Impedance, and Earth Surface Potential of a Grounding System.</w:t>
      </w:r>
    </w:p>
    <w:p w14:paraId="609AD74B" w14:textId="77777777" w:rsidR="00A4261B" w:rsidRPr="00AC435F" w:rsidRDefault="00A4261B" w:rsidP="00A4261B">
      <w:pPr>
        <w:pStyle w:val="Heading3"/>
      </w:pPr>
      <w:bookmarkStart w:id="4496" w:name="_Toc153785578"/>
      <w:bookmarkStart w:id="4497" w:name="_Toc153788438"/>
      <w:bookmarkStart w:id="4498" w:name="_Toc154762562"/>
      <w:bookmarkStart w:id="4499" w:name="_Toc157609994"/>
      <w:bookmarkStart w:id="4500" w:name="_Toc195518770"/>
      <w:bookmarkStart w:id="4501" w:name="_Toc195599734"/>
      <w:bookmarkStart w:id="4502" w:name="_Toc223962113"/>
      <w:r w:rsidRPr="00AC435F">
        <w:t xml:space="preserve">Overvoltage </w:t>
      </w:r>
      <w:r>
        <w:t>and</w:t>
      </w:r>
      <w:r w:rsidRPr="00AC435F">
        <w:t xml:space="preserve"> Lightning Protection</w:t>
      </w:r>
      <w:bookmarkEnd w:id="4496"/>
      <w:bookmarkEnd w:id="4497"/>
      <w:bookmarkEnd w:id="4498"/>
      <w:bookmarkEnd w:id="4499"/>
      <w:bookmarkEnd w:id="4500"/>
      <w:bookmarkEnd w:id="4501"/>
      <w:bookmarkEnd w:id="4502"/>
    </w:p>
    <w:p w14:paraId="2F423DC6" w14:textId="77777777" w:rsidR="00A4261B" w:rsidRPr="00AC435F" w:rsidRDefault="00A4261B" w:rsidP="00A4261B">
      <w:pPr>
        <w:pStyle w:val="Bullet10"/>
      </w:pPr>
      <w:r>
        <w:t>IEC 62305:2013 SER, Protection against lightning - ALL PARTS;</w:t>
      </w:r>
    </w:p>
    <w:p w14:paraId="1B48B37E" w14:textId="77777777" w:rsidR="00A4261B" w:rsidRPr="00AC435F" w:rsidRDefault="00A4261B" w:rsidP="00A4261B">
      <w:pPr>
        <w:pStyle w:val="Bullet10"/>
      </w:pPr>
      <w:r>
        <w:t>IEC 60099-4: 2014, Surge arresters – Part 4: Metal-oxide surge arrestors without gaps for AC systems;</w:t>
      </w:r>
    </w:p>
    <w:p w14:paraId="4F1AA517" w14:textId="77777777" w:rsidR="00A4261B" w:rsidRPr="00AC435F" w:rsidRDefault="00A4261B" w:rsidP="00A4261B">
      <w:pPr>
        <w:pStyle w:val="Bullet10"/>
      </w:pPr>
      <w:r>
        <w:t>IEC 60099-5:2018, Surge arresters – Part 5: Selection and application recommendations;</w:t>
      </w:r>
    </w:p>
    <w:p w14:paraId="4C3C45A9" w14:textId="77777777" w:rsidR="00A4261B" w:rsidRPr="00AC435F" w:rsidRDefault="00A4261B" w:rsidP="00A4261B">
      <w:pPr>
        <w:pStyle w:val="Bullet10"/>
      </w:pPr>
      <w:r>
        <w:t>IEC 61643-11:2011, Low-voltage surge protective devices - Part 11: Surge protective devices connected to low-voltage power systems - Requirements and test method;</w:t>
      </w:r>
    </w:p>
    <w:p w14:paraId="3F494A39" w14:textId="77777777" w:rsidR="00A4261B" w:rsidRPr="00AC435F" w:rsidRDefault="00A4261B" w:rsidP="00A4261B">
      <w:pPr>
        <w:pStyle w:val="Bullet10"/>
      </w:pPr>
      <w:r>
        <w:t>IEC 62561 (all parts), Lightning Protection System Components (LPSC); and</w:t>
      </w:r>
    </w:p>
    <w:p w14:paraId="79B140C6" w14:textId="77777777" w:rsidR="00A4261B" w:rsidRPr="00AC435F" w:rsidRDefault="00A4261B" w:rsidP="00A4261B">
      <w:pPr>
        <w:pStyle w:val="Bullet10"/>
      </w:pPr>
      <w:r>
        <w:t>IEC/TS 60479-1:2005 Effects of current on human beings and livestock - Part 1: General aspects.</w:t>
      </w:r>
    </w:p>
    <w:p w14:paraId="200EE47E" w14:textId="77777777" w:rsidR="00A4261B" w:rsidRPr="00AC435F" w:rsidRDefault="00A4261B" w:rsidP="00A4261B">
      <w:pPr>
        <w:pStyle w:val="Heading2"/>
      </w:pPr>
      <w:bookmarkStart w:id="4503" w:name="_Toc153785579"/>
      <w:bookmarkStart w:id="4504" w:name="_Toc153788439"/>
      <w:bookmarkStart w:id="4505" w:name="_Ref154678906"/>
      <w:bookmarkStart w:id="4506" w:name="_Toc154762563"/>
      <w:bookmarkStart w:id="4507" w:name="_Toc157609995"/>
      <w:bookmarkStart w:id="4508" w:name="_Toc195518771"/>
      <w:bookmarkStart w:id="4509" w:name="_Toc195599735"/>
      <w:bookmarkStart w:id="4510" w:name="_Ref216430378"/>
      <w:bookmarkStart w:id="4511" w:name="_Toc223962114"/>
      <w:r>
        <w:t>I</w:t>
      </w:r>
      <w:r w:rsidRPr="00AC435F">
        <w:t xml:space="preserve">nspection </w:t>
      </w:r>
      <w:r>
        <w:t>and</w:t>
      </w:r>
      <w:r w:rsidRPr="00AC435F">
        <w:t xml:space="preserve"> Testing </w:t>
      </w:r>
      <w:r>
        <w:t>of</w:t>
      </w:r>
      <w:r w:rsidRPr="00AC435F">
        <w:t xml:space="preserve"> Major Components</w:t>
      </w:r>
      <w:bookmarkEnd w:id="4503"/>
      <w:bookmarkEnd w:id="4504"/>
      <w:bookmarkEnd w:id="4505"/>
      <w:bookmarkEnd w:id="4506"/>
      <w:bookmarkEnd w:id="4507"/>
      <w:bookmarkEnd w:id="4508"/>
      <w:bookmarkEnd w:id="4509"/>
      <w:bookmarkEnd w:id="4510"/>
      <w:bookmarkEnd w:id="4511"/>
    </w:p>
    <w:p w14:paraId="76607349" w14:textId="77777777" w:rsidR="00A4261B" w:rsidRDefault="00A4261B" w:rsidP="00A4261B">
      <w:r w:rsidRPr="00AC435F">
        <w:t xml:space="preserve">The Contractor shall be responsible for conducting all tests in such a way as to protect the safety of all persons and the Works and in accordance with relevant Law. The Contractor shall provide an appropriate training for all personnel on the Site who will be involved in or witnessing any Tests, and shall ensure that such personnel comply with all applicable safety procedures at all times during performance of the Tests. The Contractor shall discontinue performance of any Tests in the event of any unsafe conditions. </w:t>
      </w:r>
    </w:p>
    <w:p w14:paraId="6D33BC97" w14:textId="77777777" w:rsidR="00A4261B" w:rsidRPr="00AC435F" w:rsidRDefault="00A4261B" w:rsidP="00A4261B">
      <w:r>
        <w:t xml:space="preserve">The Contractor is responsible for all equipment, materials and labour required for testing. In the event of failed Tests the Contractor is responsible for rectification and re-testing until the Test is passed. The Contractor shall provide all reports, calibration/test certificates and documentary evidence required by the Employer to verify all Tests have been passed. </w:t>
      </w:r>
    </w:p>
    <w:p w14:paraId="74D6DD78" w14:textId="77777777" w:rsidR="00A4261B" w:rsidRPr="00AC435F" w:rsidRDefault="00A4261B" w:rsidP="00A4261B">
      <w:pPr>
        <w:pStyle w:val="Heading3"/>
      </w:pPr>
      <w:bookmarkStart w:id="4512" w:name="_Toc153785580"/>
      <w:bookmarkStart w:id="4513" w:name="_Toc153788440"/>
      <w:bookmarkStart w:id="4514" w:name="_Ref154748469"/>
      <w:bookmarkStart w:id="4515" w:name="_Toc154762564"/>
      <w:bookmarkStart w:id="4516" w:name="_Toc157609996"/>
      <w:bookmarkStart w:id="4517" w:name="_Toc195518772"/>
      <w:bookmarkStart w:id="4518" w:name="_Toc195599736"/>
      <w:bookmarkStart w:id="4519" w:name="_Toc223962115"/>
      <w:r>
        <w:t>Factory Inspection and Testing</w:t>
      </w:r>
      <w:bookmarkEnd w:id="4512"/>
      <w:bookmarkEnd w:id="4513"/>
      <w:bookmarkEnd w:id="4514"/>
      <w:bookmarkEnd w:id="4515"/>
      <w:bookmarkEnd w:id="4516"/>
      <w:bookmarkEnd w:id="4517"/>
      <w:bookmarkEnd w:id="4518"/>
      <w:bookmarkEnd w:id="4519"/>
      <w:r>
        <w:t xml:space="preserve"> </w:t>
      </w:r>
    </w:p>
    <w:p w14:paraId="71FB4518" w14:textId="05BEBAB6" w:rsidR="00A4261B" w:rsidRDefault="00A4261B" w:rsidP="00A4261B">
      <w:r w:rsidRPr="00AC435F">
        <w:t xml:space="preserve">Upon finalisation of preferred equipment suppliers, the Contractor shall advise the </w:t>
      </w:r>
      <w:r>
        <w:t>Employer</w:t>
      </w:r>
      <w:r w:rsidRPr="00AC435F">
        <w:t xml:space="preserve"> as to the location of manufacture of each of the key equipment items including (modules, </w:t>
      </w:r>
      <w:r w:rsidRPr="007966FD">
        <w:t>mounting structures</w:t>
      </w:r>
      <w:r w:rsidRPr="002569B6">
        <w:t>,</w:t>
      </w:r>
      <w:r w:rsidRPr="00AC435F">
        <w:t xml:space="preserve"> inverters</w:t>
      </w:r>
      <w:r>
        <w:t xml:space="preserve">, </w:t>
      </w:r>
      <w:r w:rsidR="0052308C">
        <w:t xml:space="preserve">isolators, </w:t>
      </w:r>
      <w:r>
        <w:t>transformers, HV switchgear, meters, pre-fabricated buildings</w:t>
      </w:r>
      <w:r w:rsidRPr="00AC435F">
        <w:t xml:space="preserve"> and others as reasonably requested by the </w:t>
      </w:r>
      <w:r>
        <w:t>Employer</w:t>
      </w:r>
      <w:r w:rsidRPr="00AC435F">
        <w:t xml:space="preserve">). </w:t>
      </w:r>
    </w:p>
    <w:p w14:paraId="4F969757" w14:textId="77777777" w:rsidR="00A4261B" w:rsidRPr="00AC435F" w:rsidRDefault="00A4261B" w:rsidP="00A4261B">
      <w:r w:rsidRPr="00AC435F">
        <w:t xml:space="preserve">The factory inspection aspect of the Inspection and Test Plan shall include as a minimum: </w:t>
      </w:r>
    </w:p>
    <w:p w14:paraId="5F38B48D" w14:textId="77777777" w:rsidR="00A4261B" w:rsidRPr="00AC435F" w:rsidRDefault="00A4261B" w:rsidP="00A4261B">
      <w:pPr>
        <w:pStyle w:val="Bullet10"/>
      </w:pPr>
      <w:r>
        <w:t>All tests required by relevant Standards;</w:t>
      </w:r>
    </w:p>
    <w:p w14:paraId="1D737E29" w14:textId="77777777" w:rsidR="00A4261B" w:rsidRPr="00AC435F" w:rsidRDefault="00A4261B" w:rsidP="00A4261B">
      <w:pPr>
        <w:pStyle w:val="Bullet10"/>
      </w:pPr>
      <w:r>
        <w:t>Location of manufacture;</w:t>
      </w:r>
    </w:p>
    <w:p w14:paraId="72BBA4D0" w14:textId="77777777" w:rsidR="00A4261B" w:rsidRPr="00AC435F" w:rsidRDefault="00A4261B" w:rsidP="00A4261B">
      <w:pPr>
        <w:pStyle w:val="Bullet10"/>
      </w:pPr>
      <w:r>
        <w:t>Scope of activities undertaken at the facility;</w:t>
      </w:r>
    </w:p>
    <w:p w14:paraId="23AEA910" w14:textId="77777777" w:rsidR="00A4261B" w:rsidRPr="00AC435F" w:rsidRDefault="00A4261B" w:rsidP="00A4261B">
      <w:pPr>
        <w:pStyle w:val="Bullet10"/>
      </w:pPr>
      <w:r>
        <w:t>Review of production machines and key components‘ suppliers and certifications;</w:t>
      </w:r>
    </w:p>
    <w:p w14:paraId="7E989B0F" w14:textId="77777777" w:rsidR="00A4261B" w:rsidRPr="00AC435F" w:rsidRDefault="00A4261B" w:rsidP="00A4261B">
      <w:pPr>
        <w:pStyle w:val="Bullet10"/>
      </w:pPr>
      <w:r>
        <w:t>Materials/Equipment supply contracts;</w:t>
      </w:r>
    </w:p>
    <w:p w14:paraId="3F817CE5" w14:textId="77777777" w:rsidR="00A4261B" w:rsidRPr="00AC435F" w:rsidRDefault="00A4261B" w:rsidP="00A4261B">
      <w:pPr>
        <w:pStyle w:val="Bullet10"/>
      </w:pPr>
      <w:r>
        <w:t>Technical review of materials/processes;</w:t>
      </w:r>
    </w:p>
    <w:p w14:paraId="65A12D23" w14:textId="77777777" w:rsidR="00A4261B" w:rsidRPr="00AC435F" w:rsidRDefault="00A4261B" w:rsidP="00A4261B">
      <w:pPr>
        <w:pStyle w:val="Bullet10"/>
      </w:pPr>
      <w:r>
        <w:t>Review of certifications for bill of materials, and in particular, confirmation that they relate to the bill of materials to be used for the relevant production run;</w:t>
      </w:r>
    </w:p>
    <w:p w14:paraId="734D90A5" w14:textId="77777777" w:rsidR="00A4261B" w:rsidRPr="00AC435F" w:rsidRDefault="00A4261B" w:rsidP="00A4261B">
      <w:pPr>
        <w:pStyle w:val="Bullet10"/>
      </w:pPr>
      <w:r>
        <w:t>Factory quality: including processes, certifications, quality control, levels of automation and staffing, safety records, ingoing and outgoing QA procedures and production tolerances;</w:t>
      </w:r>
    </w:p>
    <w:p w14:paraId="01B31097" w14:textId="77777777" w:rsidR="00A4261B" w:rsidRPr="00AC435F" w:rsidRDefault="00A4261B" w:rsidP="00A4261B">
      <w:pPr>
        <w:pStyle w:val="Bullet10"/>
      </w:pPr>
      <w:r>
        <w:t>Quality control criteria and processes, including track record of warranty claims;</w:t>
      </w:r>
    </w:p>
    <w:p w14:paraId="4D903411" w14:textId="77777777" w:rsidR="00A4261B" w:rsidRPr="00AC435F" w:rsidRDefault="00A4261B" w:rsidP="00A4261B">
      <w:pPr>
        <w:pStyle w:val="Bullet10"/>
      </w:pPr>
      <w:r>
        <w:t>QA statistics and recall volumes including reasons for recall (e.g. materials, manufacturing, design, shipping), including outcomes of recall process;</w:t>
      </w:r>
    </w:p>
    <w:p w14:paraId="302A4765" w14:textId="77777777" w:rsidR="00A4261B" w:rsidRPr="00AC435F" w:rsidRDefault="00A4261B" w:rsidP="00A4261B">
      <w:pPr>
        <w:pStyle w:val="Bullet10"/>
      </w:pPr>
      <w:r>
        <w:lastRenderedPageBreak/>
        <w:t>Factory inspection and acceptance testing of components to be shipped, included procedures for rejection of equipment in the event that faults are identified;</w:t>
      </w:r>
    </w:p>
    <w:p w14:paraId="6101C8A7" w14:textId="77777777" w:rsidR="00A4261B" w:rsidRDefault="00A4261B" w:rsidP="00A4261B">
      <w:pPr>
        <w:pStyle w:val="Bullet10"/>
      </w:pPr>
      <w:r>
        <w:t>Finished goods management including sorting and packaging procedures for the relevant Materials; and</w:t>
      </w:r>
    </w:p>
    <w:p w14:paraId="1C7B9C24" w14:textId="1016B642" w:rsidR="00A4261B" w:rsidRPr="00AC435F" w:rsidRDefault="00A4261B" w:rsidP="00A4261B">
      <w:pPr>
        <w:pStyle w:val="Bullet10"/>
      </w:pPr>
      <w:r>
        <w:t>Type test certificates for the combiner boxes</w:t>
      </w:r>
      <w:r w:rsidR="0052308C">
        <w:t>, string inverters or</w:t>
      </w:r>
      <w:r>
        <w:t xml:space="preserve"> inverter stations, </w:t>
      </w:r>
      <w:r w:rsidR="0052308C">
        <w:t xml:space="preserve">AC isolators, </w:t>
      </w:r>
      <w:r>
        <w:t>transformers and switchgear shall be provided to show compliance with the Relevant Standards.</w:t>
      </w:r>
    </w:p>
    <w:p w14:paraId="4D21D304" w14:textId="77777777" w:rsidR="00A4261B" w:rsidRDefault="00A4261B" w:rsidP="00A4261B">
      <w:r>
        <w:t>The Employer’s Representative with the Contractor support shall witness and approve the FAT.</w:t>
      </w:r>
    </w:p>
    <w:p w14:paraId="25A9144D" w14:textId="77777777" w:rsidR="00A4261B" w:rsidRPr="00AC435F" w:rsidRDefault="00A4261B" w:rsidP="00A4261B">
      <w:pPr>
        <w:pStyle w:val="Heading3"/>
      </w:pPr>
      <w:bookmarkStart w:id="4520" w:name="_Toc153785581"/>
      <w:bookmarkStart w:id="4521" w:name="_Toc153788441"/>
      <w:bookmarkStart w:id="4522" w:name="_Toc154762565"/>
      <w:bookmarkStart w:id="4523" w:name="_Toc157609997"/>
      <w:bookmarkStart w:id="4524" w:name="_Toc195518773"/>
      <w:bookmarkStart w:id="4525" w:name="_Toc195599737"/>
      <w:bookmarkStart w:id="4526" w:name="_Toc223962116"/>
      <w:r>
        <w:t>Pre-Shipment Factory Testing and Inspection</w:t>
      </w:r>
      <w:bookmarkEnd w:id="4520"/>
      <w:bookmarkEnd w:id="4521"/>
      <w:bookmarkEnd w:id="4522"/>
      <w:bookmarkEnd w:id="4523"/>
      <w:bookmarkEnd w:id="4524"/>
      <w:bookmarkEnd w:id="4525"/>
      <w:bookmarkEnd w:id="4526"/>
    </w:p>
    <w:p w14:paraId="627C8B43" w14:textId="77777777" w:rsidR="00A4261B" w:rsidRDefault="00A4261B" w:rsidP="00A4261B">
      <w:r w:rsidRPr="00AC435F">
        <w:t>The Contractor shall undertake pre-shipment testing and inspection upon completion of manufacture and prior to shipping.</w:t>
      </w:r>
      <w:r>
        <w:t xml:space="preserve"> The Contractor shall submit a FAT schedule to the Employer and confirm the actual date 2 weeks before the FAT happens, allowing the Employer or the Employer’s Representative to witness the FAT.</w:t>
      </w:r>
    </w:p>
    <w:p w14:paraId="5EF77982" w14:textId="6A3B11B8" w:rsidR="00A4261B" w:rsidRDefault="00A4261B" w:rsidP="00A4261B">
      <w:r>
        <w:t>Factory Acceptance Test (FAT) certificate completed during the manufacturing assembly and testing of inverter station equipment, power stations, solar PV modules, HVAC, fire detection and suppression system, cables, switchgears, substation equipment, SCADA, protection panels, transformers, steel works and module structure shall be forwarded to the Principal Designer for approval.</w:t>
      </w:r>
    </w:p>
    <w:p w14:paraId="56FD46D8" w14:textId="77777777" w:rsidR="00A4261B" w:rsidRPr="00AC435F" w:rsidRDefault="00A4261B" w:rsidP="00A4261B">
      <w:r w:rsidRPr="00AC435F">
        <w:t>Pre-shipment acceptance criteria of the major equipment manufacturers shall be in the ITP.</w:t>
      </w:r>
    </w:p>
    <w:p w14:paraId="4D93A568" w14:textId="77777777" w:rsidR="00A4261B" w:rsidRPr="00AC435F" w:rsidRDefault="00A4261B" w:rsidP="00A4261B">
      <w:r>
        <w:t>As an example, the</w:t>
      </w:r>
      <w:r w:rsidRPr="00AC435F">
        <w:t xml:space="preserve"> pre-shipment testing of </w:t>
      </w:r>
      <w:r>
        <w:t xml:space="preserve">PV </w:t>
      </w:r>
      <w:r w:rsidRPr="00AC435F">
        <w:t>modules shall incorporate the following tests, in accordance with IEC 61215, to be completed on a 100% sample:</w:t>
      </w:r>
    </w:p>
    <w:p w14:paraId="343D77ED" w14:textId="77777777" w:rsidR="00A4261B" w:rsidRPr="00AC435F" w:rsidRDefault="00A4261B" w:rsidP="00A4261B">
      <w:pPr>
        <w:pStyle w:val="Bullet10"/>
      </w:pPr>
      <w:r>
        <w:t>Visual inspection;</w:t>
      </w:r>
    </w:p>
    <w:p w14:paraId="352E7D37" w14:textId="77777777" w:rsidR="00A4261B" w:rsidRPr="00AC435F" w:rsidRDefault="00A4261B" w:rsidP="00A4261B">
      <w:pPr>
        <w:pStyle w:val="Bullet10"/>
      </w:pPr>
      <w:r>
        <w:t>Electroluminescence (EL) testing;</w:t>
      </w:r>
    </w:p>
    <w:p w14:paraId="538670B6" w14:textId="77777777" w:rsidR="00A4261B" w:rsidRPr="00AC435F" w:rsidRDefault="00A4261B" w:rsidP="00A4261B">
      <w:pPr>
        <w:pStyle w:val="Bullet10"/>
      </w:pPr>
      <w:r>
        <w:t>Maximum power determination or ‘flash’ testing; and</w:t>
      </w:r>
    </w:p>
    <w:p w14:paraId="679EC5C4" w14:textId="77777777" w:rsidR="00A4261B" w:rsidRPr="00AC435F" w:rsidRDefault="00A4261B" w:rsidP="00A4261B">
      <w:pPr>
        <w:pStyle w:val="Bullet10"/>
      </w:pPr>
      <w:r>
        <w:t>Insulation test.</w:t>
      </w:r>
    </w:p>
    <w:p w14:paraId="5115CD43" w14:textId="77777777" w:rsidR="00A4261B" w:rsidRPr="00AC435F" w:rsidRDefault="00A4261B" w:rsidP="00A4261B">
      <w:r w:rsidRPr="00AC435F">
        <w:t xml:space="preserve">The Contractor shall supply the </w:t>
      </w:r>
      <w:r>
        <w:t>Employer</w:t>
      </w:r>
      <w:r w:rsidRPr="00AC435F">
        <w:t xml:space="preserve"> with Test Results for the above-mentioned tests that shall include flash tests results and electroluminescence images in electronic format for all modules. </w:t>
      </w:r>
    </w:p>
    <w:p w14:paraId="4C70741B" w14:textId="77777777" w:rsidR="00A4261B" w:rsidRPr="00AC435F" w:rsidRDefault="00A4261B" w:rsidP="00A4261B">
      <w:r w:rsidRPr="00AC435F">
        <w:t xml:space="preserve">Gel contents tests shall be performed on a sample of </w:t>
      </w:r>
      <w:r>
        <w:t>Module</w:t>
      </w:r>
      <w:r w:rsidRPr="00AC435F">
        <w:t xml:space="preserve">s. </w:t>
      </w:r>
    </w:p>
    <w:p w14:paraId="112317D0" w14:textId="67A2D85D" w:rsidR="00A4261B" w:rsidRDefault="00A4261B" w:rsidP="00A4261B">
      <w:r>
        <w:t>A complete description of the pre-shipment testing is included in the Technology Specific ER</w:t>
      </w:r>
      <w:r w:rsidR="00117819">
        <w:t>s</w:t>
      </w:r>
      <w:r>
        <w:t xml:space="preserve"> .</w:t>
      </w:r>
    </w:p>
    <w:p w14:paraId="0A553E8A" w14:textId="77777777" w:rsidR="00A4261B" w:rsidRPr="00AC435F" w:rsidRDefault="00A4261B" w:rsidP="00A4261B">
      <w:pPr>
        <w:pStyle w:val="Heading2"/>
      </w:pPr>
      <w:bookmarkStart w:id="4527" w:name="_Toc153871028"/>
      <w:bookmarkStart w:id="4528" w:name="_Toc153877182"/>
      <w:bookmarkStart w:id="4529" w:name="_Toc153878498"/>
      <w:bookmarkStart w:id="4530" w:name="_Toc153879664"/>
      <w:bookmarkStart w:id="4531" w:name="_Toc153884867"/>
      <w:bookmarkStart w:id="4532" w:name="_Toc153886183"/>
      <w:bookmarkStart w:id="4533" w:name="_Toc153871029"/>
      <w:bookmarkStart w:id="4534" w:name="_Toc153877183"/>
      <w:bookmarkStart w:id="4535" w:name="_Toc153878499"/>
      <w:bookmarkStart w:id="4536" w:name="_Toc153879665"/>
      <w:bookmarkStart w:id="4537" w:name="_Toc153884868"/>
      <w:bookmarkStart w:id="4538" w:name="_Toc153886184"/>
      <w:bookmarkStart w:id="4539" w:name="_Toc153871030"/>
      <w:bookmarkStart w:id="4540" w:name="_Toc153877184"/>
      <w:bookmarkStart w:id="4541" w:name="_Toc153878500"/>
      <w:bookmarkStart w:id="4542" w:name="_Toc153879666"/>
      <w:bookmarkStart w:id="4543" w:name="_Toc153884869"/>
      <w:bookmarkStart w:id="4544" w:name="_Toc153886185"/>
      <w:bookmarkStart w:id="4545" w:name="_Toc153871031"/>
      <w:bookmarkStart w:id="4546" w:name="_Toc153877185"/>
      <w:bookmarkStart w:id="4547" w:name="_Toc153878501"/>
      <w:bookmarkStart w:id="4548" w:name="_Toc153879667"/>
      <w:bookmarkStart w:id="4549" w:name="_Toc153884870"/>
      <w:bookmarkStart w:id="4550" w:name="_Toc153886186"/>
      <w:bookmarkStart w:id="4551" w:name="_Toc153871032"/>
      <w:bookmarkStart w:id="4552" w:name="_Toc153877186"/>
      <w:bookmarkStart w:id="4553" w:name="_Toc153878502"/>
      <w:bookmarkStart w:id="4554" w:name="_Toc153879668"/>
      <w:bookmarkStart w:id="4555" w:name="_Toc153884871"/>
      <w:bookmarkStart w:id="4556" w:name="_Toc153886187"/>
      <w:bookmarkStart w:id="4557" w:name="_Toc153871033"/>
      <w:bookmarkStart w:id="4558" w:name="_Toc153877187"/>
      <w:bookmarkStart w:id="4559" w:name="_Toc153878503"/>
      <w:bookmarkStart w:id="4560" w:name="_Toc153879669"/>
      <w:bookmarkStart w:id="4561" w:name="_Toc153884872"/>
      <w:bookmarkStart w:id="4562" w:name="_Toc153886188"/>
      <w:bookmarkStart w:id="4563" w:name="_Toc153871034"/>
      <w:bookmarkStart w:id="4564" w:name="_Toc153877188"/>
      <w:bookmarkStart w:id="4565" w:name="_Toc153878504"/>
      <w:bookmarkStart w:id="4566" w:name="_Toc153879670"/>
      <w:bookmarkStart w:id="4567" w:name="_Toc153884873"/>
      <w:bookmarkStart w:id="4568" w:name="_Toc153886189"/>
      <w:bookmarkStart w:id="4569" w:name="_Toc153871035"/>
      <w:bookmarkStart w:id="4570" w:name="_Toc153877189"/>
      <w:bookmarkStart w:id="4571" w:name="_Toc153878505"/>
      <w:bookmarkStart w:id="4572" w:name="_Toc153879671"/>
      <w:bookmarkStart w:id="4573" w:name="_Toc153884874"/>
      <w:bookmarkStart w:id="4574" w:name="_Toc153886190"/>
      <w:bookmarkStart w:id="4575" w:name="_Toc153871036"/>
      <w:bookmarkStart w:id="4576" w:name="_Toc153877190"/>
      <w:bookmarkStart w:id="4577" w:name="_Toc153878506"/>
      <w:bookmarkStart w:id="4578" w:name="_Toc153879672"/>
      <w:bookmarkStart w:id="4579" w:name="_Toc153884875"/>
      <w:bookmarkStart w:id="4580" w:name="_Toc153886191"/>
      <w:bookmarkStart w:id="4581" w:name="_Toc153871037"/>
      <w:bookmarkStart w:id="4582" w:name="_Toc153877191"/>
      <w:bookmarkStart w:id="4583" w:name="_Toc153878507"/>
      <w:bookmarkStart w:id="4584" w:name="_Toc153879673"/>
      <w:bookmarkStart w:id="4585" w:name="_Toc153884876"/>
      <w:bookmarkStart w:id="4586" w:name="_Toc153886192"/>
      <w:bookmarkStart w:id="4587" w:name="_Toc153871038"/>
      <w:bookmarkStart w:id="4588" w:name="_Toc153877192"/>
      <w:bookmarkStart w:id="4589" w:name="_Toc153878508"/>
      <w:bookmarkStart w:id="4590" w:name="_Toc153879674"/>
      <w:bookmarkStart w:id="4591" w:name="_Toc153884877"/>
      <w:bookmarkStart w:id="4592" w:name="_Toc153886193"/>
      <w:bookmarkStart w:id="4593" w:name="_Toc153871039"/>
      <w:bookmarkStart w:id="4594" w:name="_Toc153877193"/>
      <w:bookmarkStart w:id="4595" w:name="_Toc153878509"/>
      <w:bookmarkStart w:id="4596" w:name="_Toc153879675"/>
      <w:bookmarkStart w:id="4597" w:name="_Toc153884878"/>
      <w:bookmarkStart w:id="4598" w:name="_Toc153886194"/>
      <w:bookmarkStart w:id="4599" w:name="_Toc153871040"/>
      <w:bookmarkStart w:id="4600" w:name="_Toc153877194"/>
      <w:bookmarkStart w:id="4601" w:name="_Toc153878510"/>
      <w:bookmarkStart w:id="4602" w:name="_Toc153879676"/>
      <w:bookmarkStart w:id="4603" w:name="_Toc153884879"/>
      <w:bookmarkStart w:id="4604" w:name="_Toc153886195"/>
      <w:bookmarkStart w:id="4605" w:name="_Toc153871041"/>
      <w:bookmarkStart w:id="4606" w:name="_Toc153877195"/>
      <w:bookmarkStart w:id="4607" w:name="_Toc153878511"/>
      <w:bookmarkStart w:id="4608" w:name="_Toc153879677"/>
      <w:bookmarkStart w:id="4609" w:name="_Toc153884880"/>
      <w:bookmarkStart w:id="4610" w:name="_Toc153886196"/>
      <w:bookmarkStart w:id="4611" w:name="_Toc153871042"/>
      <w:bookmarkStart w:id="4612" w:name="_Toc153877196"/>
      <w:bookmarkStart w:id="4613" w:name="_Toc153878512"/>
      <w:bookmarkStart w:id="4614" w:name="_Toc153879678"/>
      <w:bookmarkStart w:id="4615" w:name="_Toc153884881"/>
      <w:bookmarkStart w:id="4616" w:name="_Toc153886197"/>
      <w:bookmarkStart w:id="4617" w:name="_Toc153871043"/>
      <w:bookmarkStart w:id="4618" w:name="_Toc153877197"/>
      <w:bookmarkStart w:id="4619" w:name="_Toc153878513"/>
      <w:bookmarkStart w:id="4620" w:name="_Toc153879679"/>
      <w:bookmarkStart w:id="4621" w:name="_Toc153884882"/>
      <w:bookmarkStart w:id="4622" w:name="_Toc153886198"/>
      <w:bookmarkStart w:id="4623" w:name="_Toc153871044"/>
      <w:bookmarkStart w:id="4624" w:name="_Toc153877198"/>
      <w:bookmarkStart w:id="4625" w:name="_Toc153878514"/>
      <w:bookmarkStart w:id="4626" w:name="_Toc153879680"/>
      <w:bookmarkStart w:id="4627" w:name="_Toc153884883"/>
      <w:bookmarkStart w:id="4628" w:name="_Toc153886199"/>
      <w:bookmarkStart w:id="4629" w:name="_Toc153871045"/>
      <w:bookmarkStart w:id="4630" w:name="_Toc153877199"/>
      <w:bookmarkStart w:id="4631" w:name="_Toc153878515"/>
      <w:bookmarkStart w:id="4632" w:name="_Toc153879681"/>
      <w:bookmarkStart w:id="4633" w:name="_Toc153884884"/>
      <w:bookmarkStart w:id="4634" w:name="_Toc153886200"/>
      <w:bookmarkStart w:id="4635" w:name="_Toc153871046"/>
      <w:bookmarkStart w:id="4636" w:name="_Toc153877200"/>
      <w:bookmarkStart w:id="4637" w:name="_Toc153878516"/>
      <w:bookmarkStart w:id="4638" w:name="_Toc153879682"/>
      <w:bookmarkStart w:id="4639" w:name="_Toc153884885"/>
      <w:bookmarkStart w:id="4640" w:name="_Toc153886201"/>
      <w:bookmarkStart w:id="4641" w:name="_Toc153871047"/>
      <w:bookmarkStart w:id="4642" w:name="_Toc153877201"/>
      <w:bookmarkStart w:id="4643" w:name="_Toc153878517"/>
      <w:bookmarkStart w:id="4644" w:name="_Toc153879683"/>
      <w:bookmarkStart w:id="4645" w:name="_Toc153884886"/>
      <w:bookmarkStart w:id="4646" w:name="_Toc153886202"/>
      <w:bookmarkStart w:id="4647" w:name="_Toc153871048"/>
      <w:bookmarkStart w:id="4648" w:name="_Toc153877202"/>
      <w:bookmarkStart w:id="4649" w:name="_Toc153878518"/>
      <w:bookmarkStart w:id="4650" w:name="_Toc153879684"/>
      <w:bookmarkStart w:id="4651" w:name="_Toc153884887"/>
      <w:bookmarkStart w:id="4652" w:name="_Toc153886203"/>
      <w:bookmarkStart w:id="4653" w:name="_Toc153871049"/>
      <w:bookmarkStart w:id="4654" w:name="_Toc153877203"/>
      <w:bookmarkStart w:id="4655" w:name="_Toc153878519"/>
      <w:bookmarkStart w:id="4656" w:name="_Toc153879685"/>
      <w:bookmarkStart w:id="4657" w:name="_Toc153884888"/>
      <w:bookmarkStart w:id="4658" w:name="_Toc153886204"/>
      <w:bookmarkStart w:id="4659" w:name="_Toc153871050"/>
      <w:bookmarkStart w:id="4660" w:name="_Toc153877204"/>
      <w:bookmarkStart w:id="4661" w:name="_Toc153878520"/>
      <w:bookmarkStart w:id="4662" w:name="_Toc153879686"/>
      <w:bookmarkStart w:id="4663" w:name="_Toc153884889"/>
      <w:bookmarkStart w:id="4664" w:name="_Toc153886205"/>
      <w:bookmarkStart w:id="4665" w:name="_Toc153871051"/>
      <w:bookmarkStart w:id="4666" w:name="_Toc153877205"/>
      <w:bookmarkStart w:id="4667" w:name="_Toc153878521"/>
      <w:bookmarkStart w:id="4668" w:name="_Toc153879687"/>
      <w:bookmarkStart w:id="4669" w:name="_Toc153884890"/>
      <w:bookmarkStart w:id="4670" w:name="_Toc153886206"/>
      <w:bookmarkStart w:id="4671" w:name="_Toc153871052"/>
      <w:bookmarkStart w:id="4672" w:name="_Toc153877206"/>
      <w:bookmarkStart w:id="4673" w:name="_Toc153878522"/>
      <w:bookmarkStart w:id="4674" w:name="_Toc153879688"/>
      <w:bookmarkStart w:id="4675" w:name="_Toc153884891"/>
      <w:bookmarkStart w:id="4676" w:name="_Toc153886207"/>
      <w:bookmarkStart w:id="4677" w:name="_Toc153871053"/>
      <w:bookmarkStart w:id="4678" w:name="_Toc153877207"/>
      <w:bookmarkStart w:id="4679" w:name="_Toc153878523"/>
      <w:bookmarkStart w:id="4680" w:name="_Toc153879689"/>
      <w:bookmarkStart w:id="4681" w:name="_Toc153884892"/>
      <w:bookmarkStart w:id="4682" w:name="_Toc153886208"/>
      <w:bookmarkStart w:id="4683" w:name="_Toc153871054"/>
      <w:bookmarkStart w:id="4684" w:name="_Toc153877208"/>
      <w:bookmarkStart w:id="4685" w:name="_Toc153878524"/>
      <w:bookmarkStart w:id="4686" w:name="_Toc153879690"/>
      <w:bookmarkStart w:id="4687" w:name="_Toc153884893"/>
      <w:bookmarkStart w:id="4688" w:name="_Toc153886209"/>
      <w:bookmarkStart w:id="4689" w:name="_Toc153871055"/>
      <w:bookmarkStart w:id="4690" w:name="_Toc153877209"/>
      <w:bookmarkStart w:id="4691" w:name="_Toc153878525"/>
      <w:bookmarkStart w:id="4692" w:name="_Toc153879691"/>
      <w:bookmarkStart w:id="4693" w:name="_Toc153884894"/>
      <w:bookmarkStart w:id="4694" w:name="_Toc153886210"/>
      <w:bookmarkStart w:id="4695" w:name="_Toc153871056"/>
      <w:bookmarkStart w:id="4696" w:name="_Toc153877210"/>
      <w:bookmarkStart w:id="4697" w:name="_Toc153878526"/>
      <w:bookmarkStart w:id="4698" w:name="_Toc153879692"/>
      <w:bookmarkStart w:id="4699" w:name="_Toc153884895"/>
      <w:bookmarkStart w:id="4700" w:name="_Toc153886211"/>
      <w:bookmarkStart w:id="4701" w:name="_Toc153871057"/>
      <w:bookmarkStart w:id="4702" w:name="_Toc153877211"/>
      <w:bookmarkStart w:id="4703" w:name="_Toc153878527"/>
      <w:bookmarkStart w:id="4704" w:name="_Toc153879693"/>
      <w:bookmarkStart w:id="4705" w:name="_Toc153884896"/>
      <w:bookmarkStart w:id="4706" w:name="_Toc153886212"/>
      <w:bookmarkStart w:id="4707" w:name="_Toc153871058"/>
      <w:bookmarkStart w:id="4708" w:name="_Toc153877212"/>
      <w:bookmarkStart w:id="4709" w:name="_Toc153878528"/>
      <w:bookmarkStart w:id="4710" w:name="_Toc153879694"/>
      <w:bookmarkStart w:id="4711" w:name="_Toc153884897"/>
      <w:bookmarkStart w:id="4712" w:name="_Toc153886213"/>
      <w:bookmarkStart w:id="4713" w:name="_Toc153871059"/>
      <w:bookmarkStart w:id="4714" w:name="_Toc153877213"/>
      <w:bookmarkStart w:id="4715" w:name="_Toc153878529"/>
      <w:bookmarkStart w:id="4716" w:name="_Toc153879695"/>
      <w:bookmarkStart w:id="4717" w:name="_Toc153884898"/>
      <w:bookmarkStart w:id="4718" w:name="_Toc153886214"/>
      <w:bookmarkStart w:id="4719" w:name="_Toc153871060"/>
      <w:bookmarkStart w:id="4720" w:name="_Toc153877214"/>
      <w:bookmarkStart w:id="4721" w:name="_Toc153878530"/>
      <w:bookmarkStart w:id="4722" w:name="_Toc153879696"/>
      <w:bookmarkStart w:id="4723" w:name="_Toc153884899"/>
      <w:bookmarkStart w:id="4724" w:name="_Toc153886215"/>
      <w:bookmarkStart w:id="4725" w:name="_Toc153871061"/>
      <w:bookmarkStart w:id="4726" w:name="_Toc153877215"/>
      <w:bookmarkStart w:id="4727" w:name="_Toc153878531"/>
      <w:bookmarkStart w:id="4728" w:name="_Toc153879697"/>
      <w:bookmarkStart w:id="4729" w:name="_Toc153884900"/>
      <w:bookmarkStart w:id="4730" w:name="_Toc153886216"/>
      <w:bookmarkStart w:id="4731" w:name="_Toc153871062"/>
      <w:bookmarkStart w:id="4732" w:name="_Toc153877216"/>
      <w:bookmarkStart w:id="4733" w:name="_Toc153878532"/>
      <w:bookmarkStart w:id="4734" w:name="_Toc153879698"/>
      <w:bookmarkStart w:id="4735" w:name="_Toc153884901"/>
      <w:bookmarkStart w:id="4736" w:name="_Toc153886217"/>
      <w:bookmarkStart w:id="4737" w:name="_Toc153871063"/>
      <w:bookmarkStart w:id="4738" w:name="_Toc153877217"/>
      <w:bookmarkStart w:id="4739" w:name="_Toc153878533"/>
      <w:bookmarkStart w:id="4740" w:name="_Toc153879699"/>
      <w:bookmarkStart w:id="4741" w:name="_Toc153884902"/>
      <w:bookmarkStart w:id="4742" w:name="_Toc153886218"/>
      <w:bookmarkStart w:id="4743" w:name="_Toc153871064"/>
      <w:bookmarkStart w:id="4744" w:name="_Toc153877218"/>
      <w:bookmarkStart w:id="4745" w:name="_Toc153878534"/>
      <w:bookmarkStart w:id="4746" w:name="_Toc153879700"/>
      <w:bookmarkStart w:id="4747" w:name="_Toc153884903"/>
      <w:bookmarkStart w:id="4748" w:name="_Toc153886219"/>
      <w:bookmarkStart w:id="4749" w:name="_Toc153871065"/>
      <w:bookmarkStart w:id="4750" w:name="_Toc153877219"/>
      <w:bookmarkStart w:id="4751" w:name="_Toc153878535"/>
      <w:bookmarkStart w:id="4752" w:name="_Toc153879701"/>
      <w:bookmarkStart w:id="4753" w:name="_Toc153884904"/>
      <w:bookmarkStart w:id="4754" w:name="_Toc153886220"/>
      <w:bookmarkStart w:id="4755" w:name="_Toc153871066"/>
      <w:bookmarkStart w:id="4756" w:name="_Toc153877220"/>
      <w:bookmarkStart w:id="4757" w:name="_Toc153878536"/>
      <w:bookmarkStart w:id="4758" w:name="_Toc153879702"/>
      <w:bookmarkStart w:id="4759" w:name="_Toc153884905"/>
      <w:bookmarkStart w:id="4760" w:name="_Toc153886221"/>
      <w:bookmarkStart w:id="4761" w:name="_Toc153871067"/>
      <w:bookmarkStart w:id="4762" w:name="_Toc153877221"/>
      <w:bookmarkStart w:id="4763" w:name="_Toc153878537"/>
      <w:bookmarkStart w:id="4764" w:name="_Toc153879703"/>
      <w:bookmarkStart w:id="4765" w:name="_Toc153884906"/>
      <w:bookmarkStart w:id="4766" w:name="_Toc153886222"/>
      <w:bookmarkStart w:id="4767" w:name="_Toc153871068"/>
      <w:bookmarkStart w:id="4768" w:name="_Toc153877222"/>
      <w:bookmarkStart w:id="4769" w:name="_Toc153878538"/>
      <w:bookmarkStart w:id="4770" w:name="_Toc153879704"/>
      <w:bookmarkStart w:id="4771" w:name="_Toc153884907"/>
      <w:bookmarkStart w:id="4772" w:name="_Toc153886223"/>
      <w:bookmarkStart w:id="4773" w:name="_Toc153871069"/>
      <w:bookmarkStart w:id="4774" w:name="_Toc153877223"/>
      <w:bookmarkStart w:id="4775" w:name="_Toc153878539"/>
      <w:bookmarkStart w:id="4776" w:name="_Toc153879705"/>
      <w:bookmarkStart w:id="4777" w:name="_Toc153884908"/>
      <w:bookmarkStart w:id="4778" w:name="_Toc153886224"/>
      <w:bookmarkStart w:id="4779" w:name="_Toc153871070"/>
      <w:bookmarkStart w:id="4780" w:name="_Toc153877224"/>
      <w:bookmarkStart w:id="4781" w:name="_Toc153878540"/>
      <w:bookmarkStart w:id="4782" w:name="_Toc153879706"/>
      <w:bookmarkStart w:id="4783" w:name="_Toc153884909"/>
      <w:bookmarkStart w:id="4784" w:name="_Toc153886225"/>
      <w:bookmarkStart w:id="4785" w:name="_Toc153785586"/>
      <w:bookmarkStart w:id="4786" w:name="_Toc153788446"/>
      <w:bookmarkStart w:id="4787" w:name="_Toc154762566"/>
      <w:bookmarkStart w:id="4788" w:name="_Toc157609998"/>
      <w:bookmarkStart w:id="4789" w:name="_Toc195518774"/>
      <w:bookmarkStart w:id="4790" w:name="_Toc195599738"/>
      <w:bookmarkStart w:id="4791" w:name="_Toc223962117"/>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r>
        <w:t>Plant Commissioning Tests</w:t>
      </w:r>
      <w:bookmarkEnd w:id="4785"/>
      <w:bookmarkEnd w:id="4786"/>
      <w:bookmarkEnd w:id="4787"/>
      <w:bookmarkEnd w:id="4788"/>
      <w:bookmarkEnd w:id="4789"/>
      <w:bookmarkEnd w:id="4790"/>
      <w:bookmarkEnd w:id="4791"/>
    </w:p>
    <w:p w14:paraId="034CDB8D" w14:textId="77777777" w:rsidR="00A4261B" w:rsidRPr="007966FD" w:rsidRDefault="00A4261B" w:rsidP="00A4261B">
      <w:pPr>
        <w:autoSpaceDE w:val="0"/>
        <w:autoSpaceDN w:val="0"/>
        <w:adjustRightInd w:val="0"/>
        <w:spacing w:before="0" w:after="0" w:line="240" w:lineRule="auto"/>
        <w:jc w:val="left"/>
      </w:pPr>
      <w:r w:rsidRPr="007966FD">
        <w:t>Commissioning is a systematic process of ensuring that the systems perform according to the design intent and the future operational requirements. All equipment and systems should be installed, assembled and tested according to manufacturer’s recommendations and the best practices and standards of the industry.</w:t>
      </w:r>
    </w:p>
    <w:p w14:paraId="368F522B" w14:textId="77777777" w:rsidR="00A4261B" w:rsidRDefault="00A4261B" w:rsidP="00A4261B">
      <w:pPr>
        <w:autoSpaceDE w:val="0"/>
        <w:autoSpaceDN w:val="0"/>
        <w:adjustRightInd w:val="0"/>
        <w:spacing w:before="0" w:after="0" w:line="240" w:lineRule="auto"/>
        <w:jc w:val="left"/>
        <w:rPr>
          <w:rFonts w:ascii="Arial" w:hAnsi="Arial" w:cs="Arial"/>
          <w:sz w:val="22"/>
          <w:szCs w:val="22"/>
        </w:rPr>
      </w:pPr>
    </w:p>
    <w:p w14:paraId="334FF9F7" w14:textId="77777777" w:rsidR="00A4261B" w:rsidRDefault="00A4261B" w:rsidP="00A4261B">
      <w:pPr>
        <w:autoSpaceDE w:val="0"/>
        <w:autoSpaceDN w:val="0"/>
        <w:adjustRightInd w:val="0"/>
        <w:spacing w:before="0" w:after="0" w:line="240" w:lineRule="auto"/>
        <w:jc w:val="left"/>
        <w:rPr>
          <w:rFonts w:ascii="Arial" w:hAnsi="Arial" w:cs="Arial"/>
          <w:sz w:val="22"/>
          <w:szCs w:val="22"/>
        </w:rPr>
      </w:pPr>
      <w:r>
        <w:rPr>
          <w:rFonts w:ascii="Arial" w:hAnsi="Arial" w:cs="Arial"/>
          <w:sz w:val="22"/>
          <w:szCs w:val="22"/>
        </w:rPr>
        <w:t>The commissioning process involves:</w:t>
      </w:r>
    </w:p>
    <w:p w14:paraId="1E354802" w14:textId="77777777" w:rsidR="00A4261B" w:rsidRDefault="00A4261B" w:rsidP="00A4261B">
      <w:pPr>
        <w:pStyle w:val="Bullet10"/>
      </w:pPr>
      <w:r>
        <w:t>Integration of each sub-system to work with its interfacing sub-systems;</w:t>
      </w:r>
    </w:p>
    <w:p w14:paraId="7D182EF1" w14:textId="77777777" w:rsidR="00A4261B" w:rsidRDefault="00A4261B" w:rsidP="00A4261B">
      <w:pPr>
        <w:pStyle w:val="Bullet10"/>
      </w:pPr>
      <w:r>
        <w:t>Testing of each sub-system and then the complete system to demonstrate that they meet their requirements; and</w:t>
      </w:r>
    </w:p>
    <w:p w14:paraId="23CDD8ED" w14:textId="77777777" w:rsidR="00A4261B" w:rsidRDefault="00A4261B" w:rsidP="00A4261B">
      <w:pPr>
        <w:pStyle w:val="Bullet10"/>
      </w:pPr>
      <w:r>
        <w:lastRenderedPageBreak/>
        <w:t>Commissioning of each system together with the systems of Others where they interface so as to bring the system whole into operation.</w:t>
      </w:r>
    </w:p>
    <w:p w14:paraId="2B07BBDD" w14:textId="77777777" w:rsidR="00A4261B" w:rsidRDefault="00A4261B" w:rsidP="00A4261B">
      <w:pPr>
        <w:pStyle w:val="Bullet10"/>
        <w:numPr>
          <w:ilvl w:val="0"/>
          <w:numId w:val="0"/>
        </w:numPr>
        <w:ind w:left="340" w:hanging="340"/>
      </w:pPr>
    </w:p>
    <w:p w14:paraId="62BED6DD" w14:textId="4F111D62" w:rsidR="00A4261B" w:rsidRPr="00C6672D" w:rsidRDefault="00A4261B" w:rsidP="00A4261B">
      <w:pPr>
        <w:autoSpaceDE w:val="0"/>
        <w:autoSpaceDN w:val="0"/>
        <w:adjustRightInd w:val="0"/>
        <w:spacing w:before="0" w:after="0" w:line="240" w:lineRule="auto"/>
      </w:pPr>
      <w:r w:rsidRPr="00C6672D">
        <w:t xml:space="preserve">The </w:t>
      </w:r>
      <w:r>
        <w:t>HV switchgears</w:t>
      </w:r>
      <w:r w:rsidRPr="00C6672D">
        <w:t xml:space="preserve"> and grid connection tests will be orchestrated by </w:t>
      </w:r>
      <w:r w:rsidR="001C1703">
        <w:t xml:space="preserve">the Contractor or </w:t>
      </w:r>
      <w:r w:rsidR="00906DD5">
        <w:t>any ICP Subcontractor</w:t>
      </w:r>
      <w:r w:rsidRPr="00C6672D">
        <w:t xml:space="preserve">, with all supporting tests and hot commissioning activities of the generators adhering to the testing schedule governed by </w:t>
      </w:r>
      <w:r w:rsidR="006E44CF" w:rsidRPr="006E44CF">
        <w:t xml:space="preserve"> </w:t>
      </w:r>
      <w:r w:rsidR="006E44CF">
        <w:t xml:space="preserve">the Contractor or </w:t>
      </w:r>
      <w:r w:rsidR="00906DD5">
        <w:t>any ICP Subcontractor</w:t>
      </w:r>
      <w:r w:rsidRPr="00C6672D">
        <w:t>, with inputs from the Contractor</w:t>
      </w:r>
      <w:r>
        <w:t>.</w:t>
      </w:r>
    </w:p>
    <w:p w14:paraId="4E45C45C" w14:textId="77777777" w:rsidR="00A4261B" w:rsidRDefault="00A4261B" w:rsidP="00A4261B">
      <w:pPr>
        <w:pStyle w:val="Bullet10"/>
        <w:numPr>
          <w:ilvl w:val="0"/>
          <w:numId w:val="0"/>
        </w:numPr>
        <w:ind w:left="340"/>
      </w:pPr>
    </w:p>
    <w:p w14:paraId="658AE2B9" w14:textId="77777777" w:rsidR="00A4261B" w:rsidRDefault="00A4261B" w:rsidP="00A4261B">
      <w:pPr>
        <w:autoSpaceDE w:val="0"/>
        <w:autoSpaceDN w:val="0"/>
        <w:adjustRightInd w:val="0"/>
        <w:spacing w:before="0" w:after="0" w:line="240" w:lineRule="auto"/>
      </w:pPr>
      <w:r w:rsidRPr="00AC435F">
        <w:t xml:space="preserve">The </w:t>
      </w:r>
      <w:r>
        <w:t>c</w:t>
      </w:r>
      <w:r w:rsidRPr="00AC435F">
        <w:t xml:space="preserve">ommissioning </w:t>
      </w:r>
      <w:r>
        <w:t>t</w:t>
      </w:r>
      <w:r w:rsidRPr="00AC435F">
        <w:t xml:space="preserve">ests are performed to determine and verify the proper operation of the </w:t>
      </w:r>
      <w:r>
        <w:t>Plant</w:t>
      </w:r>
      <w:r w:rsidRPr="00AC435F">
        <w:t xml:space="preserve"> and all its</w:t>
      </w:r>
      <w:r>
        <w:t xml:space="preserve"> sub-system </w:t>
      </w:r>
      <w:r w:rsidRPr="00AC435F">
        <w:t xml:space="preserve">components. </w:t>
      </w:r>
    </w:p>
    <w:p w14:paraId="1C28C33A" w14:textId="77777777" w:rsidR="00A4261B" w:rsidRDefault="00A4261B" w:rsidP="00A4261B">
      <w:pPr>
        <w:autoSpaceDE w:val="0"/>
        <w:autoSpaceDN w:val="0"/>
        <w:adjustRightInd w:val="0"/>
        <w:spacing w:before="0" w:after="0" w:line="240" w:lineRule="auto"/>
      </w:pPr>
    </w:p>
    <w:p w14:paraId="62D650C0" w14:textId="2A974119" w:rsidR="00A4261B" w:rsidRPr="00AC435F" w:rsidRDefault="00A4261B" w:rsidP="00A4261B">
      <w:pPr>
        <w:autoSpaceDE w:val="0"/>
        <w:autoSpaceDN w:val="0"/>
        <w:adjustRightInd w:val="0"/>
        <w:spacing w:before="0" w:after="0" w:line="240" w:lineRule="auto"/>
      </w:pPr>
      <w:r>
        <w:t xml:space="preserve">The commissioning guidelines described hereby are technology specific. General commissioning tests requirements are described in section </w:t>
      </w:r>
      <w:r>
        <w:fldChar w:fldCharType="begin"/>
      </w:r>
      <w:r>
        <w:instrText xml:space="preserve"> REF _Ref152234134 \r \h  \* MERGEFORMAT </w:instrText>
      </w:r>
      <w:r>
        <w:fldChar w:fldCharType="separate"/>
      </w:r>
      <w:r w:rsidR="006D2374">
        <w:t>10.6</w:t>
      </w:r>
      <w:r>
        <w:fldChar w:fldCharType="end"/>
      </w:r>
    </w:p>
    <w:p w14:paraId="52E4B6EE" w14:textId="77777777" w:rsidR="00A4261B" w:rsidRDefault="00A4261B" w:rsidP="00A4261B">
      <w:r>
        <w:t>The commissioning works will be carried out in phases:</w:t>
      </w:r>
    </w:p>
    <w:p w14:paraId="2B4AB8DB" w14:textId="77777777" w:rsidR="00A4261B" w:rsidRDefault="00A4261B" w:rsidP="00A4261B">
      <w:pPr>
        <w:pStyle w:val="Bullet10"/>
      </w:pPr>
      <w:r>
        <w:t xml:space="preserve">Phase 1, Mechanical completion as minimum the following test shall be completed  </w:t>
      </w:r>
    </w:p>
    <w:p w14:paraId="6CA26EB7" w14:textId="77777777" w:rsidR="00A4261B" w:rsidRDefault="00A4261B" w:rsidP="00A4261B">
      <w:pPr>
        <w:pStyle w:val="Bullet2"/>
      </w:pPr>
      <w:r>
        <w:t xml:space="preserve">Factory acceptance tests </w:t>
      </w:r>
    </w:p>
    <w:p w14:paraId="2E7E556C" w14:textId="7C4DCC8A" w:rsidR="00A4261B" w:rsidRDefault="00A4261B" w:rsidP="00A4261B">
      <w:pPr>
        <w:pStyle w:val="Bullet2"/>
      </w:pPr>
      <w:r>
        <w:t xml:space="preserve">Installation release tests </w:t>
      </w:r>
      <w:r>
        <w:fldChar w:fldCharType="begin"/>
      </w:r>
      <w:r>
        <w:instrText xml:space="preserve"> REF _Ref89258270 \r \h  \* MERGEFORMAT </w:instrText>
      </w:r>
      <w:r>
        <w:fldChar w:fldCharType="separate"/>
      </w:r>
      <w:r w:rsidR="006D2374">
        <w:t>10.2</w:t>
      </w:r>
      <w:r>
        <w:fldChar w:fldCharType="end"/>
      </w:r>
      <w:r>
        <w:t xml:space="preserve">;  </w:t>
      </w:r>
    </w:p>
    <w:p w14:paraId="3F9FDC49" w14:textId="431F4A0C" w:rsidR="00A4261B" w:rsidRDefault="00A4261B" w:rsidP="00A4261B">
      <w:pPr>
        <w:pStyle w:val="Bullet10"/>
      </w:pPr>
      <w:r>
        <w:t xml:space="preserve">Phase 2, Pre-commissioning test </w:t>
      </w:r>
      <w:r>
        <w:fldChar w:fldCharType="begin"/>
      </w:r>
      <w:r>
        <w:instrText xml:space="preserve"> REF _Ref89258446 \r \h  \* MERGEFORMAT </w:instrText>
      </w:r>
      <w:r>
        <w:fldChar w:fldCharType="separate"/>
      </w:r>
      <w:r w:rsidR="006D2374">
        <w:t>10.5</w:t>
      </w:r>
      <w:r>
        <w:fldChar w:fldCharType="end"/>
      </w:r>
      <w:r>
        <w:t>, as well as per Technology Specific ER</w:t>
      </w:r>
      <w:r w:rsidR="00117819">
        <w:t>s</w:t>
      </w:r>
      <w:r>
        <w:t>;</w:t>
      </w:r>
    </w:p>
    <w:p w14:paraId="72D2C45E" w14:textId="2BB09AAC" w:rsidR="00A4261B" w:rsidRDefault="00A4261B" w:rsidP="00A4261B">
      <w:pPr>
        <w:pStyle w:val="Bullet10"/>
      </w:pPr>
      <w:r>
        <w:t xml:space="preserve">Phase 3, Energisation and commissioning </w:t>
      </w:r>
      <w:r>
        <w:fldChar w:fldCharType="begin"/>
      </w:r>
      <w:r>
        <w:instrText xml:space="preserve"> REF _Ref152234134 \r \h  \* MERGEFORMAT </w:instrText>
      </w:r>
      <w:r>
        <w:fldChar w:fldCharType="separate"/>
      </w:r>
      <w:r w:rsidR="006D2374">
        <w:t>10.6</w:t>
      </w:r>
      <w:r>
        <w:fldChar w:fldCharType="end"/>
      </w:r>
      <w:r>
        <w:t>,</w:t>
      </w:r>
      <w:r w:rsidRPr="00193324">
        <w:t xml:space="preserve"> </w:t>
      </w:r>
      <w:r>
        <w:t>as well as per Technology Specific ER</w:t>
      </w:r>
      <w:r w:rsidR="00117819">
        <w:t>s</w:t>
      </w:r>
      <w:r>
        <w:t xml:space="preserve">. </w:t>
      </w:r>
    </w:p>
    <w:p w14:paraId="1AC440EA" w14:textId="77777777" w:rsidR="00A4261B" w:rsidRDefault="00A4261B" w:rsidP="00A4261B">
      <w:r>
        <w:t xml:space="preserve">Each phase will produce test datasheets and reports which will be made available to the next phase in order to minimise re-testing. All the test listed into this section shall be performed by the contractor which can optimise the logic and the sequence of the testing. </w:t>
      </w:r>
    </w:p>
    <w:p w14:paraId="75FB00BC" w14:textId="1CFC5486" w:rsidR="00A4261B" w:rsidRDefault="00A4261B" w:rsidP="00A4261B">
      <w:r>
        <w:t xml:space="preserve">All the Tests shall be listed on the test schedule, included in the inspection and test plan (section </w:t>
      </w:r>
      <w:r>
        <w:fldChar w:fldCharType="begin"/>
      </w:r>
      <w:r>
        <w:instrText xml:space="preserve"> REF _Ref89260368 \r \h </w:instrText>
      </w:r>
      <w:r>
        <w:fldChar w:fldCharType="separate"/>
      </w:r>
      <w:r w:rsidR="006D2374">
        <w:t>5.2</w:t>
      </w:r>
      <w:r>
        <w:fldChar w:fldCharType="end"/>
      </w:r>
      <w:r>
        <w:t xml:space="preserve">). The Employer or the Employer’s Representative must be made aware when the Tests will happen and has the right to witness.  </w:t>
      </w:r>
    </w:p>
    <w:p w14:paraId="39582130" w14:textId="77777777" w:rsidR="00A4261B" w:rsidRPr="00AC435F" w:rsidRDefault="00A4261B" w:rsidP="00A4261B">
      <w:r w:rsidRPr="00AC435F">
        <w:t xml:space="preserve">The </w:t>
      </w:r>
      <w:r>
        <w:t>E</w:t>
      </w:r>
      <w:r w:rsidRPr="00AC435F">
        <w:t xml:space="preserve">quipment shall be tested at Site. These tests shall prove whether the equipment meets the requirements and the safety conditions, whether it has been built and/or erected with satisfactory workmanship and whether the equipment is in conformity with the prevailing </w:t>
      </w:r>
      <w:r>
        <w:t>S</w:t>
      </w:r>
      <w:r w:rsidRPr="00AC435F">
        <w:t xml:space="preserve">tandards and </w:t>
      </w:r>
      <w:r>
        <w:t>R</w:t>
      </w:r>
      <w:r w:rsidRPr="00AC435F">
        <w:t>egulations, the manufacturer's recommendations and installation/ commissioning procedures and with the present state of modern technology.</w:t>
      </w:r>
    </w:p>
    <w:p w14:paraId="30F282A8" w14:textId="77777777" w:rsidR="00A4261B" w:rsidRPr="00AC435F" w:rsidRDefault="00A4261B" w:rsidP="00AC435F"/>
    <w:p w14:paraId="6A182FD6" w14:textId="553E7E98" w:rsidR="00AC435F" w:rsidRDefault="00760902" w:rsidP="00AC435F">
      <w:pPr>
        <w:pStyle w:val="Heading1"/>
      </w:pPr>
      <w:bookmarkStart w:id="4792" w:name="_Toc489859056"/>
      <w:bookmarkStart w:id="4793" w:name="_Toc500342178"/>
      <w:bookmarkStart w:id="4794" w:name="_Toc529345137"/>
      <w:bookmarkStart w:id="4795" w:name="_Toc530687645"/>
      <w:bookmarkStart w:id="4796" w:name="_Toc530762241"/>
      <w:bookmarkStart w:id="4797" w:name="_Toc534728361"/>
      <w:bookmarkStart w:id="4798" w:name="_Toc534730787"/>
      <w:bookmarkStart w:id="4799" w:name="_Toc134539733"/>
      <w:bookmarkStart w:id="4800" w:name="_Toc140693227"/>
      <w:bookmarkStart w:id="4801" w:name="_Toc142387479"/>
      <w:bookmarkStart w:id="4802" w:name="_Toc153785518"/>
      <w:bookmarkStart w:id="4803" w:name="_Toc153788378"/>
      <w:bookmarkStart w:id="4804" w:name="_Toc154762546"/>
      <w:bookmarkStart w:id="4805" w:name="_Toc157609978"/>
      <w:bookmarkStart w:id="4806" w:name="_Toc195518755"/>
      <w:bookmarkStart w:id="4807" w:name="_Toc195599719"/>
      <w:bookmarkStart w:id="4808" w:name="_Toc223962118"/>
      <w:r w:rsidRPr="00AC435F">
        <w:lastRenderedPageBreak/>
        <w:t xml:space="preserve">Site </w:t>
      </w:r>
      <w:r>
        <w:t xml:space="preserve">Specific </w:t>
      </w:r>
      <w:r w:rsidRPr="00AC435F">
        <w:t>Details</w:t>
      </w:r>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p>
    <w:p w14:paraId="3CF024DF" w14:textId="42B59BD0" w:rsidR="00AC435F" w:rsidRPr="00AC435F" w:rsidRDefault="00760902" w:rsidP="00AC435F">
      <w:pPr>
        <w:pStyle w:val="Heading2"/>
      </w:pPr>
      <w:bookmarkStart w:id="4809" w:name="_Toc76654663"/>
      <w:bookmarkStart w:id="4810" w:name="_Toc77925510"/>
      <w:bookmarkStart w:id="4811" w:name="_Toc78283628"/>
      <w:bookmarkStart w:id="4812" w:name="_Toc78792740"/>
      <w:bookmarkStart w:id="4813" w:name="_Toc78793544"/>
      <w:bookmarkStart w:id="4814" w:name="_Toc78794350"/>
      <w:bookmarkStart w:id="4815" w:name="_Toc88221327"/>
      <w:bookmarkStart w:id="4816" w:name="_Toc88637858"/>
      <w:bookmarkStart w:id="4817" w:name="_Toc88645252"/>
      <w:bookmarkStart w:id="4818" w:name="_Toc88646055"/>
      <w:bookmarkStart w:id="4819" w:name="_Toc88647661"/>
      <w:bookmarkStart w:id="4820" w:name="_Toc88657740"/>
      <w:bookmarkStart w:id="4821" w:name="_Toc88658543"/>
      <w:bookmarkStart w:id="4822" w:name="_Toc88659183"/>
      <w:bookmarkStart w:id="4823" w:name="_Toc88659986"/>
      <w:bookmarkStart w:id="4824" w:name="_Toc88660787"/>
      <w:bookmarkStart w:id="4825" w:name="_Toc88659227"/>
      <w:bookmarkStart w:id="4826" w:name="_Toc89156832"/>
      <w:bookmarkStart w:id="4827" w:name="_Toc89159758"/>
      <w:bookmarkStart w:id="4828" w:name="_Toc92701211"/>
      <w:bookmarkStart w:id="4829" w:name="_Toc93657349"/>
      <w:bookmarkStart w:id="4830" w:name="_Toc99629721"/>
      <w:bookmarkStart w:id="4831" w:name="_Toc103345462"/>
      <w:bookmarkStart w:id="4832" w:name="_Toc133931207"/>
      <w:bookmarkStart w:id="4833" w:name="_Toc133939311"/>
      <w:bookmarkStart w:id="4834" w:name="_Toc134523897"/>
      <w:bookmarkStart w:id="4835" w:name="_Toc135119320"/>
      <w:bookmarkStart w:id="4836" w:name="_Toc134539734"/>
      <w:bookmarkStart w:id="4837" w:name="_Toc135307868"/>
      <w:bookmarkStart w:id="4838" w:name="_Toc135749520"/>
      <w:bookmarkStart w:id="4839" w:name="_Toc135827666"/>
      <w:bookmarkStart w:id="4840" w:name="_Toc138064749"/>
      <w:bookmarkStart w:id="4841" w:name="_Toc140134822"/>
      <w:bookmarkStart w:id="4842" w:name="_Toc141875198"/>
      <w:bookmarkStart w:id="4843" w:name="_Toc141963617"/>
      <w:bookmarkStart w:id="4844" w:name="_Toc142312365"/>
      <w:bookmarkStart w:id="4845" w:name="_Toc142383210"/>
      <w:bookmarkStart w:id="4846" w:name="_Toc142387480"/>
      <w:bookmarkStart w:id="4847" w:name="_Toc144215518"/>
      <w:bookmarkStart w:id="4848" w:name="_Toc144326643"/>
      <w:bookmarkStart w:id="4849" w:name="_Toc144410771"/>
      <w:bookmarkStart w:id="4850" w:name="_Toc144733240"/>
      <w:bookmarkStart w:id="4851" w:name="_Toc144754214"/>
      <w:bookmarkStart w:id="4852" w:name="_Toc144802350"/>
      <w:bookmarkStart w:id="4853" w:name="_Toc487547243"/>
      <w:bookmarkStart w:id="4854" w:name="_Toc489859057"/>
      <w:bookmarkStart w:id="4855" w:name="_Toc500342179"/>
      <w:bookmarkStart w:id="4856" w:name="_Toc529345138"/>
      <w:bookmarkStart w:id="4857" w:name="_Ref529785700"/>
      <w:bookmarkStart w:id="4858" w:name="_Toc530687646"/>
      <w:bookmarkStart w:id="4859" w:name="_Toc530762242"/>
      <w:bookmarkStart w:id="4860" w:name="_Toc534728362"/>
      <w:bookmarkStart w:id="4861" w:name="_Toc534730788"/>
      <w:bookmarkStart w:id="4862" w:name="_Toc134539735"/>
      <w:bookmarkStart w:id="4863" w:name="_Toc140693228"/>
      <w:bookmarkStart w:id="4864" w:name="_Toc142387481"/>
      <w:bookmarkStart w:id="4865" w:name="_Toc153785519"/>
      <w:bookmarkStart w:id="4866" w:name="_Toc153788379"/>
      <w:bookmarkStart w:id="4867" w:name="_Toc154762547"/>
      <w:bookmarkStart w:id="4868" w:name="_Toc157609979"/>
      <w:bookmarkStart w:id="4869" w:name="_Toc195518756"/>
      <w:bookmarkStart w:id="4870" w:name="_Toc195599720"/>
      <w:bookmarkStart w:id="4871" w:name="_Toc223962119"/>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r>
        <w:t>The Site</w:t>
      </w:r>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p>
    <w:p w14:paraId="63C349B7" w14:textId="0FA75FD9" w:rsidR="00AC435F" w:rsidRDefault="00AC435F" w:rsidP="00AC435F">
      <w:r w:rsidRPr="00D920D0">
        <w:rPr>
          <w:highlight w:val="yellow"/>
        </w:rPr>
        <w:t xml:space="preserve">The Site is </w:t>
      </w:r>
      <w:r w:rsidR="005E683D" w:rsidRPr="00D920D0">
        <w:rPr>
          <w:highlight w:val="yellow"/>
        </w:rPr>
        <w:t>detailed within</w:t>
      </w:r>
      <w:r w:rsidRPr="00D920D0">
        <w:rPr>
          <w:highlight w:val="yellow"/>
        </w:rPr>
        <w:t xml:space="preserve"> tables and maps in this Section </w:t>
      </w:r>
      <w:r w:rsidRPr="00D920D0">
        <w:rPr>
          <w:highlight w:val="yellow"/>
        </w:rPr>
        <w:fldChar w:fldCharType="begin"/>
      </w:r>
      <w:r w:rsidRPr="00D920D0">
        <w:rPr>
          <w:highlight w:val="yellow"/>
        </w:rPr>
        <w:instrText xml:space="preserve"> REF _Ref529785700 \r \h  \* MERGEFORMAT </w:instrText>
      </w:r>
      <w:r w:rsidRPr="00D920D0">
        <w:rPr>
          <w:highlight w:val="yellow"/>
        </w:rPr>
      </w:r>
      <w:r w:rsidRPr="00D920D0">
        <w:rPr>
          <w:highlight w:val="yellow"/>
        </w:rPr>
        <w:fldChar w:fldCharType="separate"/>
      </w:r>
      <w:r w:rsidR="006D2374">
        <w:rPr>
          <w:highlight w:val="yellow"/>
        </w:rPr>
        <w:t>3.1</w:t>
      </w:r>
      <w:r w:rsidRPr="00D920D0">
        <w:rPr>
          <w:highlight w:val="yellow"/>
        </w:rPr>
        <w:fldChar w:fldCharType="end"/>
      </w:r>
      <w:r w:rsidRPr="00AC435F">
        <w:t xml:space="preserve">. </w:t>
      </w:r>
    </w:p>
    <w:p w14:paraId="0EE7D435" w14:textId="3ECA7B18" w:rsidR="00F0470E" w:rsidRPr="00AC435F" w:rsidRDefault="00F0470E">
      <w:pPr>
        <w:pStyle w:val="Caption"/>
      </w:pPr>
      <w:r>
        <w:t xml:space="preserve">Table </w:t>
      </w:r>
      <w:r w:rsidR="003A2AC0">
        <w:rPr>
          <w:noProof/>
        </w:rPr>
        <w:fldChar w:fldCharType="begin"/>
      </w:r>
      <w:r w:rsidR="003A2AC0">
        <w:rPr>
          <w:noProof/>
        </w:rPr>
        <w:instrText xml:space="preserve"> SEQ Table \* ARABIC  </w:instrText>
      </w:r>
      <w:r w:rsidR="003A2AC0">
        <w:rPr>
          <w:noProof/>
        </w:rPr>
        <w:fldChar w:fldCharType="separate"/>
      </w:r>
      <w:r w:rsidR="006D2374">
        <w:rPr>
          <w:noProof/>
        </w:rPr>
        <w:t>2</w:t>
      </w:r>
      <w:r w:rsidR="003A2AC0">
        <w:rPr>
          <w:noProof/>
        </w:rPr>
        <w:fldChar w:fldCharType="end"/>
      </w:r>
      <w:r>
        <w:t xml:space="preserve">: Site </w:t>
      </w:r>
      <w:r w:rsidR="00121F3D">
        <w:t>D</w:t>
      </w:r>
      <w:r>
        <w:t>escription</w:t>
      </w:r>
    </w:p>
    <w:tbl>
      <w:tblPr>
        <w:tblStyle w:val="RINATable"/>
        <w:tblW w:w="9080" w:type="dxa"/>
        <w:tblLayout w:type="fixed"/>
        <w:tblLook w:val="0620" w:firstRow="1" w:lastRow="0" w:firstColumn="0" w:lastColumn="0" w:noHBand="1" w:noVBand="1"/>
      </w:tblPr>
      <w:tblGrid>
        <w:gridCol w:w="2501"/>
        <w:gridCol w:w="6579"/>
      </w:tblGrid>
      <w:tr w:rsidR="003531ED" w:rsidRPr="003531ED" w14:paraId="04C2E018" w14:textId="77777777" w:rsidTr="20F1F0F3">
        <w:trPr>
          <w:cnfStyle w:val="100000000000" w:firstRow="1" w:lastRow="0" w:firstColumn="0" w:lastColumn="0" w:oddVBand="0" w:evenVBand="0" w:oddHBand="0" w:evenHBand="0" w:firstRowFirstColumn="0" w:firstRowLastColumn="0" w:lastRowFirstColumn="0" w:lastRowLastColumn="0"/>
          <w:tblHeader/>
        </w:trPr>
        <w:tc>
          <w:tcPr>
            <w:tcW w:w="1377" w:type="pct"/>
          </w:tcPr>
          <w:p w14:paraId="609CE148" w14:textId="77777777" w:rsidR="003531ED" w:rsidRPr="003531ED" w:rsidRDefault="003531ED" w:rsidP="003531ED">
            <w:pPr>
              <w:pStyle w:val="TableHeadingLeft"/>
              <w:rPr>
                <w:highlight w:val="yellow"/>
              </w:rPr>
            </w:pPr>
            <w:bookmarkStart w:id="4872" w:name="_Toc487547244"/>
            <w:bookmarkStart w:id="4873" w:name="_Toc489859058"/>
            <w:bookmarkStart w:id="4874" w:name="_Toc500342180"/>
            <w:bookmarkStart w:id="4875" w:name="_Toc487547245"/>
            <w:bookmarkStart w:id="4876" w:name="_Toc489859059"/>
            <w:bookmarkStart w:id="4877" w:name="_Toc500342181"/>
            <w:bookmarkStart w:id="4878" w:name="_Toc529345140"/>
            <w:bookmarkStart w:id="4879" w:name="_Toc530687647"/>
          </w:p>
        </w:tc>
        <w:tc>
          <w:tcPr>
            <w:tcW w:w="3623" w:type="pct"/>
          </w:tcPr>
          <w:p w14:paraId="7D7B784B" w14:textId="77777777" w:rsidR="003531ED" w:rsidRPr="003531ED" w:rsidRDefault="003531ED" w:rsidP="003531ED">
            <w:pPr>
              <w:pStyle w:val="TableHeadingLeft"/>
              <w:rPr>
                <w:highlight w:val="yellow"/>
              </w:rPr>
            </w:pPr>
            <w:r w:rsidRPr="003531ED">
              <w:t>Description</w:t>
            </w:r>
          </w:p>
        </w:tc>
      </w:tr>
      <w:tr w:rsidR="003531ED" w:rsidRPr="003531ED" w14:paraId="39212588" w14:textId="77777777" w:rsidTr="20F1F0F3">
        <w:tc>
          <w:tcPr>
            <w:tcW w:w="1377" w:type="pct"/>
            <w:tcBorders>
              <w:top w:val="single" w:sz="4" w:space="0" w:color="006BA6" w:themeColor="accent1"/>
            </w:tcBorders>
          </w:tcPr>
          <w:p w14:paraId="431B9C29" w14:textId="77777777" w:rsidR="003531ED" w:rsidRPr="003531ED" w:rsidRDefault="003531ED" w:rsidP="003531ED">
            <w:pPr>
              <w:pStyle w:val="TableTextLeft"/>
              <w:rPr>
                <w:highlight w:val="yellow"/>
              </w:rPr>
            </w:pPr>
            <w:r w:rsidRPr="003531ED">
              <w:rPr>
                <w:highlight w:val="yellow"/>
              </w:rPr>
              <w:t xml:space="preserve">Site Name </w:t>
            </w:r>
          </w:p>
        </w:tc>
        <w:tc>
          <w:tcPr>
            <w:tcW w:w="3623" w:type="pct"/>
            <w:tcBorders>
              <w:top w:val="single" w:sz="4" w:space="0" w:color="006BA6" w:themeColor="accent1"/>
            </w:tcBorders>
          </w:tcPr>
          <w:p w14:paraId="1542A784" w14:textId="4F5E1A86" w:rsidR="003531ED" w:rsidRPr="003531ED" w:rsidRDefault="0A48FEA8" w:rsidP="003531ED">
            <w:pPr>
              <w:pStyle w:val="TableTextLeft"/>
              <w:rPr>
                <w:highlight w:val="yellow"/>
              </w:rPr>
            </w:pPr>
            <w:ins w:id="4880" w:author="Mia Seabrook" w:date="2026-06-02T11:08:00Z" w16du:dateUtc="2026-06-02T11:08:08Z">
              <w:r w:rsidRPr="20F1F0F3">
                <w:rPr>
                  <w:highlight w:val="yellow"/>
                </w:rPr>
                <w:t xml:space="preserve">Hessay Solar Farm </w:t>
              </w:r>
            </w:ins>
          </w:p>
        </w:tc>
      </w:tr>
      <w:tr w:rsidR="003531ED" w:rsidRPr="003531ED" w14:paraId="06EF2952" w14:textId="77777777" w:rsidTr="20F1F0F3">
        <w:tc>
          <w:tcPr>
            <w:tcW w:w="1377" w:type="pct"/>
          </w:tcPr>
          <w:p w14:paraId="47A99D2F" w14:textId="77777777" w:rsidR="003531ED" w:rsidRPr="003531ED" w:rsidRDefault="003531ED" w:rsidP="003531ED">
            <w:pPr>
              <w:pStyle w:val="TableTextLeft"/>
              <w:rPr>
                <w:highlight w:val="yellow"/>
              </w:rPr>
            </w:pPr>
            <w:r w:rsidRPr="003531ED">
              <w:rPr>
                <w:highlight w:val="yellow"/>
              </w:rPr>
              <w:t>Location Description / Address</w:t>
            </w:r>
          </w:p>
        </w:tc>
        <w:tc>
          <w:tcPr>
            <w:tcW w:w="3623" w:type="pct"/>
          </w:tcPr>
          <w:p w14:paraId="50FFF88D" w14:textId="77777777" w:rsidR="003531ED" w:rsidRPr="003531ED" w:rsidRDefault="003531ED" w:rsidP="003531ED">
            <w:pPr>
              <w:pStyle w:val="TableTextLeft"/>
              <w:rPr>
                <w:highlight w:val="yellow"/>
              </w:rPr>
            </w:pPr>
          </w:p>
        </w:tc>
      </w:tr>
      <w:tr w:rsidR="003531ED" w:rsidRPr="003531ED" w14:paraId="09762723" w14:textId="77777777" w:rsidTr="20F1F0F3">
        <w:tc>
          <w:tcPr>
            <w:tcW w:w="1377" w:type="pct"/>
          </w:tcPr>
          <w:p w14:paraId="2010D814" w14:textId="77777777" w:rsidR="003531ED" w:rsidRPr="003531ED" w:rsidRDefault="003531ED" w:rsidP="003531ED">
            <w:pPr>
              <w:pStyle w:val="TableTextLeft"/>
              <w:rPr>
                <w:highlight w:val="yellow"/>
              </w:rPr>
            </w:pPr>
            <w:r w:rsidRPr="003531ED">
              <w:rPr>
                <w:highlight w:val="yellow"/>
              </w:rPr>
              <w:t>Coordinates</w:t>
            </w:r>
          </w:p>
        </w:tc>
        <w:tc>
          <w:tcPr>
            <w:tcW w:w="3623" w:type="pct"/>
          </w:tcPr>
          <w:p w14:paraId="413E2DF7" w14:textId="77777777" w:rsidR="003531ED" w:rsidRPr="003531ED" w:rsidRDefault="003531ED" w:rsidP="003531ED">
            <w:pPr>
              <w:pStyle w:val="TableTextLeft"/>
              <w:rPr>
                <w:highlight w:val="yellow"/>
              </w:rPr>
            </w:pPr>
          </w:p>
        </w:tc>
      </w:tr>
      <w:tr w:rsidR="003531ED" w:rsidRPr="003531ED" w14:paraId="0B0BD2AF" w14:textId="77777777" w:rsidTr="20F1F0F3">
        <w:tc>
          <w:tcPr>
            <w:tcW w:w="1377" w:type="pct"/>
          </w:tcPr>
          <w:p w14:paraId="14C82B5B" w14:textId="77777777" w:rsidR="003531ED" w:rsidRPr="003531ED" w:rsidRDefault="003531ED" w:rsidP="003531ED">
            <w:pPr>
              <w:pStyle w:val="TableTextLeft"/>
              <w:rPr>
                <w:highlight w:val="yellow"/>
              </w:rPr>
            </w:pPr>
            <w:r w:rsidRPr="003531ED">
              <w:rPr>
                <w:highlight w:val="yellow"/>
              </w:rPr>
              <w:t>Area (Hectares)</w:t>
            </w:r>
          </w:p>
        </w:tc>
        <w:tc>
          <w:tcPr>
            <w:tcW w:w="3623" w:type="pct"/>
          </w:tcPr>
          <w:p w14:paraId="5E33FA07" w14:textId="77777777" w:rsidR="003531ED" w:rsidRPr="003531ED" w:rsidRDefault="003531ED" w:rsidP="003531ED">
            <w:pPr>
              <w:pStyle w:val="TableTextLeft"/>
              <w:rPr>
                <w:highlight w:val="yellow"/>
              </w:rPr>
            </w:pPr>
          </w:p>
        </w:tc>
      </w:tr>
      <w:tr w:rsidR="003531ED" w:rsidRPr="003531ED" w14:paraId="4BDC5CAF" w14:textId="77777777" w:rsidTr="20F1F0F3">
        <w:tc>
          <w:tcPr>
            <w:tcW w:w="1377" w:type="pct"/>
          </w:tcPr>
          <w:p w14:paraId="5F9E4BE1" w14:textId="77777777" w:rsidR="003531ED" w:rsidRPr="003531ED" w:rsidRDefault="003531ED" w:rsidP="003531ED">
            <w:pPr>
              <w:pStyle w:val="TableTextLeft"/>
              <w:rPr>
                <w:highlight w:val="yellow"/>
              </w:rPr>
            </w:pPr>
            <w:r w:rsidRPr="003531ED">
              <w:rPr>
                <w:highlight w:val="yellow"/>
              </w:rPr>
              <w:t>DNO</w:t>
            </w:r>
          </w:p>
        </w:tc>
        <w:tc>
          <w:tcPr>
            <w:tcW w:w="3623" w:type="pct"/>
          </w:tcPr>
          <w:p w14:paraId="56D1DB71" w14:textId="77777777" w:rsidR="003531ED" w:rsidRPr="003531ED" w:rsidRDefault="003531ED" w:rsidP="003531ED">
            <w:pPr>
              <w:pStyle w:val="TableTextLeft"/>
              <w:rPr>
                <w:highlight w:val="yellow"/>
              </w:rPr>
            </w:pPr>
          </w:p>
        </w:tc>
      </w:tr>
      <w:tr w:rsidR="003531ED" w:rsidRPr="003531ED" w14:paraId="6A252007" w14:textId="77777777" w:rsidTr="20F1F0F3">
        <w:tc>
          <w:tcPr>
            <w:tcW w:w="1377" w:type="pct"/>
          </w:tcPr>
          <w:p w14:paraId="5FDC8F39" w14:textId="77777777" w:rsidR="003531ED" w:rsidRPr="003531ED" w:rsidRDefault="003531ED" w:rsidP="003531ED">
            <w:pPr>
              <w:pStyle w:val="TableTextLeft"/>
              <w:rPr>
                <w:highlight w:val="yellow"/>
              </w:rPr>
            </w:pPr>
            <w:r w:rsidRPr="003531ED">
              <w:rPr>
                <w:highlight w:val="yellow"/>
              </w:rPr>
              <w:t>Connection Voltage (kV)</w:t>
            </w:r>
          </w:p>
        </w:tc>
        <w:tc>
          <w:tcPr>
            <w:tcW w:w="3623" w:type="pct"/>
          </w:tcPr>
          <w:p w14:paraId="2B6F5BE5" w14:textId="3EB3BD97" w:rsidR="003531ED" w:rsidRPr="003531ED" w:rsidRDefault="75974588" w:rsidP="003531ED">
            <w:pPr>
              <w:pStyle w:val="TableTextLeft"/>
              <w:rPr>
                <w:highlight w:val="yellow"/>
              </w:rPr>
            </w:pPr>
            <w:ins w:id="4881" w:author="Mia Seabrook" w:date="2026-06-02T11:08:00Z" w16du:dateUtc="2026-06-02T11:08:18Z">
              <w:r w:rsidRPr="20F1F0F3">
                <w:rPr>
                  <w:highlight w:val="yellow"/>
                </w:rPr>
                <w:t>33V</w:t>
              </w:r>
            </w:ins>
          </w:p>
        </w:tc>
      </w:tr>
      <w:tr w:rsidR="003531ED" w:rsidRPr="003531ED" w14:paraId="3A64E766" w14:textId="77777777" w:rsidTr="20F1F0F3">
        <w:tc>
          <w:tcPr>
            <w:tcW w:w="1377" w:type="pct"/>
          </w:tcPr>
          <w:p w14:paraId="2D4AA375" w14:textId="77777777" w:rsidR="003531ED" w:rsidRPr="003531ED" w:rsidRDefault="003531ED" w:rsidP="003531ED">
            <w:pPr>
              <w:pStyle w:val="TableTextLeft"/>
              <w:rPr>
                <w:highlight w:val="yellow"/>
              </w:rPr>
            </w:pPr>
            <w:r w:rsidRPr="003531ED">
              <w:rPr>
                <w:highlight w:val="yellow"/>
              </w:rPr>
              <w:t>Export Capacity</w:t>
            </w:r>
          </w:p>
        </w:tc>
        <w:tc>
          <w:tcPr>
            <w:tcW w:w="3623" w:type="pct"/>
          </w:tcPr>
          <w:p w14:paraId="236D7D19" w14:textId="4CCF66EA" w:rsidR="003531ED" w:rsidRPr="003531ED" w:rsidRDefault="7541CD3F" w:rsidP="003531ED">
            <w:pPr>
              <w:pStyle w:val="TableTextLeft"/>
              <w:rPr>
                <w:highlight w:val="yellow"/>
              </w:rPr>
            </w:pPr>
            <w:ins w:id="4882" w:author="Mia Seabrook" w:date="2026-06-02T11:08:00Z" w16du:dateUtc="2026-06-02T11:08:26Z">
              <w:r w:rsidRPr="20F1F0F3">
                <w:rPr>
                  <w:highlight w:val="yellow"/>
                </w:rPr>
                <w:t>49.16MWp</w:t>
              </w:r>
            </w:ins>
          </w:p>
        </w:tc>
      </w:tr>
      <w:tr w:rsidR="003531ED" w:rsidRPr="003531ED" w14:paraId="79A3BD6D" w14:textId="77777777" w:rsidTr="20F1F0F3">
        <w:tc>
          <w:tcPr>
            <w:tcW w:w="1377" w:type="pct"/>
          </w:tcPr>
          <w:p w14:paraId="4C0DFA30" w14:textId="1D1B0127" w:rsidR="003531ED" w:rsidRPr="003531ED" w:rsidRDefault="003531ED" w:rsidP="003531ED">
            <w:pPr>
              <w:pStyle w:val="TableTextLeft"/>
              <w:rPr>
                <w:highlight w:val="yellow"/>
              </w:rPr>
            </w:pPr>
            <w:r w:rsidRPr="003531ED">
              <w:rPr>
                <w:highlight w:val="yellow"/>
              </w:rPr>
              <w:t>POC type and Location</w:t>
            </w:r>
          </w:p>
        </w:tc>
        <w:tc>
          <w:tcPr>
            <w:tcW w:w="3623" w:type="pct"/>
          </w:tcPr>
          <w:p w14:paraId="4F43DDE0" w14:textId="77777777" w:rsidR="003531ED" w:rsidRPr="003531ED" w:rsidRDefault="003531ED" w:rsidP="003531ED">
            <w:pPr>
              <w:pStyle w:val="TableTextLeft"/>
              <w:rPr>
                <w:highlight w:val="yellow"/>
              </w:rPr>
            </w:pPr>
          </w:p>
        </w:tc>
      </w:tr>
      <w:tr w:rsidR="003531ED" w:rsidRPr="003531ED" w14:paraId="4E2D217C" w14:textId="77777777" w:rsidTr="20F1F0F3">
        <w:tc>
          <w:tcPr>
            <w:tcW w:w="1377" w:type="pct"/>
          </w:tcPr>
          <w:p w14:paraId="19A703BF" w14:textId="77777777" w:rsidR="003531ED" w:rsidRPr="003531ED" w:rsidRDefault="003531ED" w:rsidP="003531ED">
            <w:pPr>
              <w:pStyle w:val="TableTextLeft"/>
              <w:rPr>
                <w:highlight w:val="yellow"/>
              </w:rPr>
            </w:pPr>
            <w:r w:rsidRPr="003531ED">
              <w:rPr>
                <w:highlight w:val="yellow"/>
              </w:rPr>
              <w:t>Approximate Cable length (POC to substation)</w:t>
            </w:r>
          </w:p>
        </w:tc>
        <w:tc>
          <w:tcPr>
            <w:tcW w:w="3623" w:type="pct"/>
          </w:tcPr>
          <w:p w14:paraId="374787AF" w14:textId="3B783980" w:rsidR="003531ED" w:rsidRPr="003531ED" w:rsidRDefault="5DB08EA4" w:rsidP="003531ED">
            <w:pPr>
              <w:pStyle w:val="TableTextLeft"/>
              <w:rPr>
                <w:highlight w:val="yellow"/>
              </w:rPr>
            </w:pPr>
            <w:ins w:id="4883" w:author="Mia Seabrook" w:date="2026-06-02T11:08:00Z" w16du:dateUtc="2026-06-02T11:08:32Z">
              <w:r w:rsidRPr="20F1F0F3">
                <w:rPr>
                  <w:highlight w:val="yellow"/>
                </w:rPr>
                <w:t>6KM</w:t>
              </w:r>
            </w:ins>
          </w:p>
        </w:tc>
      </w:tr>
      <w:tr w:rsidR="003531ED" w:rsidRPr="003531ED" w14:paraId="2D687BFC" w14:textId="77777777" w:rsidTr="20F1F0F3">
        <w:tc>
          <w:tcPr>
            <w:tcW w:w="1377" w:type="pct"/>
          </w:tcPr>
          <w:p w14:paraId="346A74E1" w14:textId="77777777" w:rsidR="003531ED" w:rsidRPr="003531ED" w:rsidRDefault="003531ED" w:rsidP="003531ED">
            <w:pPr>
              <w:pStyle w:val="TableTextLeft"/>
              <w:rPr>
                <w:highlight w:val="yellow"/>
              </w:rPr>
            </w:pPr>
            <w:r w:rsidRPr="003531ED">
              <w:rPr>
                <w:highlight w:val="yellow"/>
              </w:rPr>
              <w:t>Ground Conditions</w:t>
            </w:r>
          </w:p>
        </w:tc>
        <w:tc>
          <w:tcPr>
            <w:tcW w:w="3623" w:type="pct"/>
          </w:tcPr>
          <w:p w14:paraId="7312A59D" w14:textId="1C3E9B37" w:rsidR="003531ED" w:rsidRPr="003531ED" w:rsidRDefault="0DE18066" w:rsidP="003531ED">
            <w:pPr>
              <w:pStyle w:val="TableTextLeft"/>
              <w:rPr>
                <w:highlight w:val="yellow"/>
              </w:rPr>
            </w:pPr>
            <w:ins w:id="4884" w:author="Mia Seabrook" w:date="2026-06-02T11:08:00Z" w16du:dateUtc="2026-06-02T11:08:53Z">
              <w:r w:rsidRPr="20F1F0F3">
                <w:rPr>
                  <w:highlight w:val="yellow"/>
                </w:rPr>
                <w:t>Topsoil &amp; Clay “see attached GI Report”</w:t>
              </w:r>
            </w:ins>
          </w:p>
        </w:tc>
      </w:tr>
      <w:tr w:rsidR="003531ED" w:rsidRPr="003531ED" w14:paraId="609C50D2" w14:textId="77777777" w:rsidTr="20F1F0F3">
        <w:tc>
          <w:tcPr>
            <w:tcW w:w="1377" w:type="pct"/>
          </w:tcPr>
          <w:p w14:paraId="1C694771" w14:textId="77777777" w:rsidR="003531ED" w:rsidRPr="003531ED" w:rsidRDefault="003531ED" w:rsidP="003531ED">
            <w:pPr>
              <w:pStyle w:val="TableTextLeft"/>
              <w:rPr>
                <w:highlight w:val="yellow"/>
              </w:rPr>
            </w:pPr>
            <w:r w:rsidRPr="003531ED">
              <w:rPr>
                <w:highlight w:val="yellow"/>
              </w:rPr>
              <w:t>COD</w:t>
            </w:r>
          </w:p>
        </w:tc>
        <w:tc>
          <w:tcPr>
            <w:tcW w:w="3623" w:type="pct"/>
          </w:tcPr>
          <w:p w14:paraId="0DE68C2D" w14:textId="77777777" w:rsidR="003531ED" w:rsidRPr="003531ED" w:rsidRDefault="003531ED" w:rsidP="003531ED">
            <w:pPr>
              <w:pStyle w:val="TableTextLeft"/>
              <w:rPr>
                <w:highlight w:val="yellow"/>
              </w:rPr>
            </w:pPr>
          </w:p>
        </w:tc>
      </w:tr>
      <w:tr w:rsidR="003531ED" w:rsidRPr="003531ED" w14:paraId="62DD20D5" w14:textId="77777777" w:rsidTr="20F1F0F3">
        <w:tc>
          <w:tcPr>
            <w:tcW w:w="1377" w:type="pct"/>
          </w:tcPr>
          <w:p w14:paraId="67D56426" w14:textId="77777777" w:rsidR="003531ED" w:rsidRPr="003531ED" w:rsidRDefault="003531ED" w:rsidP="003531ED">
            <w:pPr>
              <w:pStyle w:val="TableTextLeft"/>
              <w:rPr>
                <w:highlight w:val="yellow"/>
              </w:rPr>
            </w:pPr>
            <w:r w:rsidRPr="003531ED">
              <w:rPr>
                <w:highlight w:val="yellow"/>
              </w:rPr>
              <w:t>Planning permission status</w:t>
            </w:r>
          </w:p>
        </w:tc>
        <w:tc>
          <w:tcPr>
            <w:tcW w:w="3623" w:type="pct"/>
          </w:tcPr>
          <w:p w14:paraId="006FFA2C" w14:textId="625E792C" w:rsidR="003531ED" w:rsidRPr="003531ED" w:rsidRDefault="53BEE0F1" w:rsidP="003531ED">
            <w:pPr>
              <w:pStyle w:val="TableTextLeft"/>
              <w:rPr>
                <w:highlight w:val="yellow"/>
              </w:rPr>
            </w:pPr>
            <w:ins w:id="4885" w:author="Mia Seabrook" w:date="2026-06-02T11:08:00Z" w16du:dateUtc="2026-06-02T11:08:59Z">
              <w:r w:rsidRPr="20F1F0F3">
                <w:rPr>
                  <w:highlight w:val="yellow"/>
                </w:rPr>
                <w:t>Full plan</w:t>
              </w:r>
            </w:ins>
            <w:ins w:id="4886" w:author="Mia Seabrook" w:date="2026-06-02T11:09:00Z" w16du:dateUtc="2026-06-02T11:09:03Z">
              <w:r w:rsidRPr="20F1F0F3">
                <w:rPr>
                  <w:highlight w:val="yellow"/>
                </w:rPr>
                <w:t xml:space="preserve">ning permission granted </w:t>
              </w:r>
            </w:ins>
          </w:p>
        </w:tc>
      </w:tr>
      <w:tr w:rsidR="003531ED" w:rsidRPr="003531ED" w14:paraId="69E6E43D" w14:textId="77777777" w:rsidTr="20F1F0F3">
        <w:tc>
          <w:tcPr>
            <w:tcW w:w="1377" w:type="pct"/>
          </w:tcPr>
          <w:p w14:paraId="584163B8" w14:textId="77777777" w:rsidR="003531ED" w:rsidRPr="003531ED" w:rsidRDefault="003531ED" w:rsidP="003531ED">
            <w:pPr>
              <w:pStyle w:val="TableTextLeft"/>
              <w:rPr>
                <w:highlight w:val="yellow"/>
              </w:rPr>
            </w:pPr>
            <w:r w:rsidRPr="003531ED">
              <w:rPr>
                <w:highlight w:val="yellow"/>
              </w:rPr>
              <w:t>Lease status</w:t>
            </w:r>
          </w:p>
        </w:tc>
        <w:tc>
          <w:tcPr>
            <w:tcW w:w="3623" w:type="pct"/>
          </w:tcPr>
          <w:p w14:paraId="5F9B7511" w14:textId="77777777" w:rsidR="003531ED" w:rsidRPr="003531ED" w:rsidRDefault="003531ED" w:rsidP="003531ED">
            <w:pPr>
              <w:pStyle w:val="TableTextLeft"/>
              <w:rPr>
                <w:highlight w:val="yellow"/>
              </w:rPr>
            </w:pPr>
          </w:p>
        </w:tc>
      </w:tr>
      <w:tr w:rsidR="003531ED" w:rsidRPr="003531ED" w14:paraId="6A6F472C" w14:textId="77777777" w:rsidTr="20F1F0F3">
        <w:tc>
          <w:tcPr>
            <w:tcW w:w="1377" w:type="pct"/>
          </w:tcPr>
          <w:p w14:paraId="59CEFAE9" w14:textId="77777777" w:rsidR="003531ED" w:rsidRPr="003531ED" w:rsidRDefault="003531ED" w:rsidP="003531ED">
            <w:pPr>
              <w:pStyle w:val="TableTextLeft"/>
              <w:rPr>
                <w:highlight w:val="yellow"/>
              </w:rPr>
            </w:pPr>
            <w:r w:rsidRPr="003531ED">
              <w:rPr>
                <w:highlight w:val="yellow"/>
              </w:rPr>
              <w:t xml:space="preserve">Access route </w:t>
            </w:r>
          </w:p>
        </w:tc>
        <w:tc>
          <w:tcPr>
            <w:tcW w:w="3623" w:type="pct"/>
          </w:tcPr>
          <w:p w14:paraId="747C950F" w14:textId="0BE1283D" w:rsidR="003531ED" w:rsidRPr="003531ED" w:rsidRDefault="70B41AC2" w:rsidP="003531ED">
            <w:pPr>
              <w:pStyle w:val="TableTextLeft"/>
              <w:rPr>
                <w:highlight w:val="yellow"/>
              </w:rPr>
            </w:pPr>
            <w:ins w:id="4887" w:author="Mia Seabrook" w:date="2026-06-02T11:09:00Z" w16du:dateUtc="2026-06-02T11:09:11Z">
              <w:r w:rsidRPr="20F1F0F3">
                <w:rPr>
                  <w:highlight w:val="yellow"/>
                </w:rPr>
                <w:t>See Attached CTMP</w:t>
              </w:r>
            </w:ins>
          </w:p>
        </w:tc>
      </w:tr>
    </w:tbl>
    <w:p w14:paraId="53FAD7F3" w14:textId="77777777" w:rsidR="00D920D0" w:rsidRPr="00D920D0" w:rsidRDefault="00D920D0" w:rsidP="00D920D0">
      <w:pPr>
        <w:rPr>
          <w:highlight w:val="yellow"/>
        </w:rPr>
      </w:pPr>
      <w:r w:rsidRPr="00D920D0">
        <w:rPr>
          <w:highlight w:val="yellow"/>
        </w:rPr>
        <w:t>INSERT maps showing:</w:t>
      </w:r>
    </w:p>
    <w:p w14:paraId="593B63E9" w14:textId="3A359676" w:rsidR="00D920D0" w:rsidRPr="00D920D0" w:rsidRDefault="00D920D0" w:rsidP="00D920D0">
      <w:pPr>
        <w:pStyle w:val="Bullet10"/>
        <w:rPr>
          <w:highlight w:val="yellow"/>
        </w:rPr>
      </w:pPr>
      <w:r w:rsidRPr="00D920D0">
        <w:rPr>
          <w:highlight w:val="yellow"/>
        </w:rPr>
        <w:t>Proposed And temporary access points</w:t>
      </w:r>
    </w:p>
    <w:p w14:paraId="5674CB4B" w14:textId="2785CA5D" w:rsidR="00D920D0" w:rsidRPr="00D920D0" w:rsidRDefault="00D920D0" w:rsidP="00D920D0">
      <w:pPr>
        <w:pStyle w:val="Bullet10"/>
        <w:rPr>
          <w:highlight w:val="yellow"/>
        </w:rPr>
      </w:pPr>
      <w:r w:rsidRPr="00D920D0">
        <w:rPr>
          <w:highlight w:val="yellow"/>
        </w:rPr>
        <w:t>Site boundary and site access points</w:t>
      </w:r>
    </w:p>
    <w:p w14:paraId="59A7DA6E" w14:textId="77777777" w:rsidR="00D920D0" w:rsidRPr="00D920D0" w:rsidRDefault="00D920D0" w:rsidP="00D920D0">
      <w:pPr>
        <w:pStyle w:val="Bullet10"/>
        <w:rPr>
          <w:highlight w:val="yellow"/>
        </w:rPr>
      </w:pPr>
      <w:r w:rsidRPr="00D920D0">
        <w:rPr>
          <w:highlight w:val="yellow"/>
        </w:rPr>
        <w:t>Grid co-ordinates</w:t>
      </w:r>
    </w:p>
    <w:p w14:paraId="01C3B9E3" w14:textId="4C41476A" w:rsidR="001F4E84" w:rsidRDefault="00EF1BA3" w:rsidP="001F4E84">
      <w:pPr>
        <w:pStyle w:val="Heading3"/>
      </w:pPr>
      <w:bookmarkStart w:id="4888" w:name="_Ref89160628"/>
      <w:bookmarkStart w:id="4889" w:name="_Toc154762548"/>
      <w:bookmarkStart w:id="4890" w:name="_Toc157609980"/>
      <w:bookmarkStart w:id="4891" w:name="_Toc195518757"/>
      <w:bookmarkStart w:id="4892" w:name="_Toc195599721"/>
      <w:bookmarkStart w:id="4893" w:name="_Toc223962120"/>
      <w:bookmarkStart w:id="4894" w:name="_Toc153785520"/>
      <w:bookmarkStart w:id="4895" w:name="_Toc153788380"/>
      <w:bookmarkEnd w:id="4872"/>
      <w:bookmarkEnd w:id="4873"/>
      <w:bookmarkEnd w:id="4874"/>
      <w:r>
        <w:t>Employer</w:t>
      </w:r>
      <w:r w:rsidR="00760902">
        <w:t xml:space="preserve"> </w:t>
      </w:r>
      <w:r w:rsidR="000D04D8">
        <w:t>provided d</w:t>
      </w:r>
      <w:r w:rsidR="00760902">
        <w:t>ocuments</w:t>
      </w:r>
      <w:bookmarkEnd w:id="4888"/>
      <w:bookmarkEnd w:id="4889"/>
      <w:bookmarkEnd w:id="4890"/>
      <w:bookmarkEnd w:id="4891"/>
      <w:bookmarkEnd w:id="4892"/>
      <w:bookmarkEnd w:id="4893"/>
      <w:r w:rsidR="00760902">
        <w:t xml:space="preserve"> </w:t>
      </w:r>
      <w:bookmarkEnd w:id="4894"/>
      <w:bookmarkEnd w:id="4895"/>
    </w:p>
    <w:p w14:paraId="57625031" w14:textId="5B8B3D8E" w:rsidR="001F4E84" w:rsidRPr="00AC435F" w:rsidRDefault="001F4E84" w:rsidP="001F4E84">
      <w:r w:rsidRPr="00AC435F">
        <w:t>The Contractor shall be responsible for verifying and interpreting all such data (as contained in the studies, surveys, etc.</w:t>
      </w:r>
      <w:r>
        <w:t xml:space="preserve"> provided by the Employer</w:t>
      </w:r>
      <w:r w:rsidRPr="00AC435F">
        <w:t xml:space="preserve">) and for properly taking into account all Site Conditions in the execution of the </w:t>
      </w:r>
      <w:r w:rsidR="0045013D" w:rsidRPr="00C62836">
        <w:t>Plant</w:t>
      </w:r>
      <w:r w:rsidRPr="00C62836">
        <w:t xml:space="preserve">. </w:t>
      </w:r>
      <w:r w:rsidRPr="00405AC5">
        <w:t>The Employer shall have no responsibility for the accuracy, sufficiency or completeness of any data, surveys, studies and reports provided to the Contractor, and these surveys are not to be considered reliance material</w:t>
      </w:r>
      <w:r w:rsidR="009E70E6">
        <w:t>, save as otherwise specified in the Contract</w:t>
      </w:r>
      <w:r w:rsidRPr="00C62836">
        <w:t>.</w:t>
      </w:r>
    </w:p>
    <w:p w14:paraId="71AB53EB" w14:textId="66FCFA07" w:rsidR="001F4E84" w:rsidRPr="00C62836" w:rsidRDefault="001F4E84" w:rsidP="001F4E84">
      <w:r w:rsidRPr="00AC435F">
        <w:t>The Co</w:t>
      </w:r>
      <w:r w:rsidRPr="00CE344B">
        <w:t>ntractor shall, as a minimum, prepare and complete its own surveys, studies and reports as specified in Section</w:t>
      </w:r>
      <w:r>
        <w:t xml:space="preserve"> </w:t>
      </w:r>
      <w:r>
        <w:fldChar w:fldCharType="begin"/>
      </w:r>
      <w:r>
        <w:instrText xml:space="preserve"> REF _Ref71805188 \r \h </w:instrText>
      </w:r>
      <w:r>
        <w:fldChar w:fldCharType="separate"/>
      </w:r>
      <w:r w:rsidR="006D2374">
        <w:t>2.7</w:t>
      </w:r>
      <w:r>
        <w:fldChar w:fldCharType="end"/>
      </w:r>
      <w:r>
        <w:t xml:space="preserve"> in addition to </w:t>
      </w:r>
      <w:r w:rsidRPr="00AC435F">
        <w:t>any other survey, study or report not listed in Section</w:t>
      </w:r>
      <w:r>
        <w:t xml:space="preserve"> </w:t>
      </w:r>
      <w:r>
        <w:fldChar w:fldCharType="begin"/>
      </w:r>
      <w:r>
        <w:instrText xml:space="preserve"> REF _Ref71805188 \r \h </w:instrText>
      </w:r>
      <w:r>
        <w:fldChar w:fldCharType="separate"/>
      </w:r>
      <w:r w:rsidR="006D2374">
        <w:t>2.7</w:t>
      </w:r>
      <w:r>
        <w:fldChar w:fldCharType="end"/>
      </w:r>
      <w:r w:rsidRPr="00AC435F">
        <w:t xml:space="preserve">, but </w:t>
      </w:r>
      <w:r w:rsidRPr="00C62836">
        <w:t xml:space="preserve">necessary for the proper execution of the </w:t>
      </w:r>
      <w:r w:rsidR="00E64F24" w:rsidRPr="00C62836">
        <w:t>Plant</w:t>
      </w:r>
      <w:r w:rsidRPr="00C62836">
        <w:t xml:space="preserve"> in accordance with the Contract.</w:t>
      </w:r>
    </w:p>
    <w:p w14:paraId="560A6E6A" w14:textId="00D7559D" w:rsidR="00AC435F" w:rsidRPr="00405AC5" w:rsidRDefault="00D95CD9" w:rsidP="00AC435F">
      <w:pPr>
        <w:pStyle w:val="Heading2"/>
      </w:pPr>
      <w:bookmarkStart w:id="4896" w:name="_Toc530762243"/>
      <w:bookmarkStart w:id="4897" w:name="_Toc534728363"/>
      <w:bookmarkStart w:id="4898" w:name="_Toc534730789"/>
      <w:bookmarkStart w:id="4899" w:name="_Toc134539736"/>
      <w:bookmarkStart w:id="4900" w:name="_Toc140693229"/>
      <w:bookmarkStart w:id="4901" w:name="_Toc142387482"/>
      <w:bookmarkStart w:id="4902" w:name="_Toc153785521"/>
      <w:bookmarkStart w:id="4903" w:name="_Toc153788381"/>
      <w:bookmarkStart w:id="4904" w:name="_Toc154762549"/>
      <w:bookmarkStart w:id="4905" w:name="_Toc157609981"/>
      <w:bookmarkStart w:id="4906" w:name="_Toc195518758"/>
      <w:bookmarkStart w:id="4907" w:name="_Toc195599722"/>
      <w:bookmarkStart w:id="4908" w:name="_Toc223962121"/>
      <w:bookmarkEnd w:id="4875"/>
      <w:bookmarkEnd w:id="4876"/>
      <w:bookmarkEnd w:id="4877"/>
      <w:bookmarkEnd w:id="4878"/>
      <w:bookmarkEnd w:id="4879"/>
      <w:r w:rsidRPr="00405AC5">
        <w:lastRenderedPageBreak/>
        <w:t>Site Conditions</w:t>
      </w:r>
      <w:bookmarkEnd w:id="4896"/>
      <w:bookmarkEnd w:id="4897"/>
      <w:bookmarkEnd w:id="4898"/>
      <w:bookmarkEnd w:id="4899"/>
      <w:bookmarkEnd w:id="4900"/>
      <w:bookmarkEnd w:id="4901"/>
      <w:bookmarkEnd w:id="4902"/>
      <w:bookmarkEnd w:id="4903"/>
      <w:bookmarkEnd w:id="4904"/>
      <w:bookmarkEnd w:id="4905"/>
      <w:bookmarkEnd w:id="4906"/>
      <w:bookmarkEnd w:id="4907"/>
      <w:bookmarkEnd w:id="4908"/>
    </w:p>
    <w:p w14:paraId="44121823" w14:textId="77777777" w:rsidR="00630080" w:rsidRDefault="00DE201A" w:rsidP="00630080">
      <w:pPr>
        <w:pStyle w:val="Heading2"/>
        <w:numPr>
          <w:ilvl w:val="0"/>
          <w:numId w:val="0"/>
        </w:numPr>
        <w:rPr>
          <w:rFonts w:asciiTheme="minorHAnsi" w:hAnsiTheme="minorHAnsi" w:cstheme="minorBidi"/>
          <w:color w:val="53565A" w:themeColor="text2"/>
          <w:sz w:val="21"/>
        </w:rPr>
      </w:pPr>
      <w:bookmarkStart w:id="4909" w:name="_Toc223962122"/>
      <w:r w:rsidRPr="00630080">
        <w:rPr>
          <w:rFonts w:asciiTheme="minorHAnsi" w:hAnsiTheme="minorHAnsi" w:cstheme="minorBidi"/>
          <w:color w:val="53565A" w:themeColor="text2"/>
          <w:sz w:val="21"/>
        </w:rPr>
        <w:t>Save as regards Unforeseen Site Conditions</w:t>
      </w:r>
      <w:r w:rsidR="00647ACD" w:rsidRPr="00630080">
        <w:rPr>
          <w:rFonts w:asciiTheme="minorHAnsi" w:hAnsiTheme="minorHAnsi" w:cstheme="minorBidi"/>
          <w:color w:val="53565A" w:themeColor="text2"/>
          <w:sz w:val="21"/>
        </w:rPr>
        <w:t>, the</w:t>
      </w:r>
      <w:r w:rsidR="00AC435F" w:rsidRPr="00630080">
        <w:rPr>
          <w:rFonts w:asciiTheme="minorHAnsi" w:hAnsiTheme="minorHAnsi" w:cstheme="minorBidi"/>
          <w:color w:val="53565A" w:themeColor="text2"/>
          <w:sz w:val="21"/>
        </w:rPr>
        <w:t xml:space="preserve"> Contractor shall be responsible for identifying and fully detailing all relevant Site and climatic conditions applicable to the </w:t>
      </w:r>
      <w:r w:rsidR="00457741" w:rsidRPr="00630080">
        <w:rPr>
          <w:rFonts w:asciiTheme="minorHAnsi" w:hAnsiTheme="minorHAnsi" w:cstheme="minorBidi"/>
          <w:color w:val="53565A" w:themeColor="text2"/>
          <w:sz w:val="21"/>
        </w:rPr>
        <w:t>Plant and</w:t>
      </w:r>
      <w:r w:rsidR="00AC435F" w:rsidRPr="00630080">
        <w:rPr>
          <w:rFonts w:asciiTheme="minorHAnsi" w:hAnsiTheme="minorHAnsi" w:cstheme="minorBidi"/>
          <w:color w:val="53565A" w:themeColor="text2"/>
          <w:sz w:val="21"/>
        </w:rPr>
        <w:t xml:space="preserve"> documenting these conditions in a Site Conditions report to be submitted within four (4) weeks of </w:t>
      </w:r>
      <w:r w:rsidR="00FB7C32" w:rsidRPr="00630080">
        <w:rPr>
          <w:rFonts w:asciiTheme="minorHAnsi" w:hAnsiTheme="minorHAnsi" w:cstheme="minorBidi"/>
          <w:color w:val="53565A" w:themeColor="text2"/>
          <w:sz w:val="21"/>
        </w:rPr>
        <w:t xml:space="preserve">the </w:t>
      </w:r>
      <w:r w:rsidR="00AC435F" w:rsidRPr="00630080">
        <w:rPr>
          <w:rFonts w:asciiTheme="minorHAnsi" w:hAnsiTheme="minorHAnsi" w:cstheme="minorBidi"/>
          <w:color w:val="53565A" w:themeColor="text2"/>
          <w:sz w:val="21"/>
        </w:rPr>
        <w:t xml:space="preserve">Notice to Proceed. The Contractor’s assessment shall be based on its own assessment and investigation as to the most severe climatic conditions or local regulations which should be used as a basis for the final design of the </w:t>
      </w:r>
      <w:r w:rsidR="00E75BE9" w:rsidRPr="00630080">
        <w:rPr>
          <w:rFonts w:asciiTheme="minorHAnsi" w:hAnsiTheme="minorHAnsi" w:cstheme="minorBidi"/>
          <w:color w:val="53565A" w:themeColor="text2"/>
          <w:sz w:val="21"/>
        </w:rPr>
        <w:t>Plant</w:t>
      </w:r>
      <w:r w:rsidR="00AC435F" w:rsidRPr="00630080">
        <w:rPr>
          <w:rFonts w:asciiTheme="minorHAnsi" w:hAnsiTheme="minorHAnsi" w:cstheme="minorBidi"/>
          <w:color w:val="53565A" w:themeColor="text2"/>
          <w:sz w:val="21"/>
        </w:rPr>
        <w:t>.</w:t>
      </w:r>
      <w:bookmarkEnd w:id="4909"/>
    </w:p>
    <w:p w14:paraId="473681C8" w14:textId="19006F50" w:rsidR="00305EBB" w:rsidRPr="00630080" w:rsidRDefault="001D0165" w:rsidP="00630080">
      <w:pPr>
        <w:pStyle w:val="Heading2"/>
      </w:pPr>
      <w:bookmarkStart w:id="4910" w:name="smart_superscript1"/>
      <w:bookmarkStart w:id="4911" w:name="smart_superscript2"/>
      <w:bookmarkStart w:id="4912" w:name="_Ref71731614"/>
      <w:bookmarkStart w:id="4913" w:name="_Toc134539737"/>
      <w:bookmarkStart w:id="4914" w:name="_Toc140693230"/>
      <w:bookmarkStart w:id="4915" w:name="_Toc142387483"/>
      <w:bookmarkStart w:id="4916" w:name="_Toc153785522"/>
      <w:bookmarkStart w:id="4917" w:name="_Toc153788382"/>
      <w:bookmarkStart w:id="4918" w:name="_Toc154762550"/>
      <w:bookmarkStart w:id="4919" w:name="_Toc157609982"/>
      <w:bookmarkStart w:id="4920" w:name="_Toc223962123"/>
      <w:bookmarkStart w:id="4921" w:name="_Ref499807401"/>
      <w:bookmarkStart w:id="4922" w:name="_Ref530484454"/>
      <w:bookmarkStart w:id="4923" w:name="_Ref531859954"/>
      <w:bookmarkStart w:id="4924" w:name="_Toc489859060"/>
      <w:bookmarkStart w:id="4925" w:name="_Toc500342182"/>
      <w:bookmarkStart w:id="4926" w:name="_Toc529345141"/>
      <w:bookmarkStart w:id="4927" w:name="_Ref530486731"/>
      <w:bookmarkStart w:id="4928" w:name="_Toc530687648"/>
      <w:bookmarkStart w:id="4929" w:name="_Toc530762244"/>
      <w:bookmarkStart w:id="4930" w:name="_Toc534728364"/>
      <w:bookmarkStart w:id="4931" w:name="_Toc534730790"/>
      <w:bookmarkEnd w:id="4910"/>
      <w:bookmarkEnd w:id="4911"/>
      <w:r w:rsidRPr="00630080">
        <w:t>T</w:t>
      </w:r>
      <w:r w:rsidR="00505ED2" w:rsidRPr="00630080">
        <w:t>echnology Specific Scope of Work</w:t>
      </w:r>
      <w:bookmarkEnd w:id="4912"/>
      <w:bookmarkEnd w:id="4913"/>
      <w:bookmarkEnd w:id="4914"/>
      <w:bookmarkEnd w:id="4915"/>
      <w:bookmarkEnd w:id="4916"/>
      <w:bookmarkEnd w:id="4917"/>
      <w:bookmarkEnd w:id="4918"/>
      <w:bookmarkEnd w:id="4919"/>
      <w:bookmarkEnd w:id="4920"/>
    </w:p>
    <w:p w14:paraId="6F823FCC" w14:textId="17B080B7" w:rsidR="001D48DC" w:rsidRDefault="001D48DC" w:rsidP="001D48DC">
      <w:r>
        <w:t xml:space="preserve">This section details the </w:t>
      </w:r>
      <w:r w:rsidR="00843B0E">
        <w:t xml:space="preserve">specifics of the </w:t>
      </w:r>
      <w:r w:rsidR="008B1EA4">
        <w:t xml:space="preserve">Contractor’s scope of </w:t>
      </w:r>
      <w:r w:rsidR="00CA7A17">
        <w:t>W</w:t>
      </w:r>
      <w:r w:rsidR="008B1EA4">
        <w:t xml:space="preserve">ork in relation to the Project. </w:t>
      </w:r>
      <w:r w:rsidRPr="00AC435F">
        <w:t xml:space="preserve">The Contractor’s </w:t>
      </w:r>
      <w:r w:rsidR="00843B0E">
        <w:t>general</w:t>
      </w:r>
      <w:r w:rsidRPr="00AC435F">
        <w:t xml:space="preserve"> scope of Work is detailed in </w:t>
      </w:r>
      <w:r>
        <w:t>S</w:t>
      </w:r>
      <w:r w:rsidRPr="00AC435F">
        <w:t>ection</w:t>
      </w:r>
      <w:r>
        <w:t xml:space="preserve"> </w:t>
      </w:r>
      <w:r>
        <w:fldChar w:fldCharType="begin"/>
      </w:r>
      <w:r>
        <w:instrText xml:space="preserve"> REF _Ref71711362 \r \h </w:instrText>
      </w:r>
      <w:r>
        <w:fldChar w:fldCharType="separate"/>
      </w:r>
      <w:r w:rsidR="006D2374">
        <w:t>2</w:t>
      </w:r>
      <w:r>
        <w:fldChar w:fldCharType="end"/>
      </w:r>
      <w:r>
        <w:t>.</w:t>
      </w:r>
    </w:p>
    <w:p w14:paraId="346A2A62" w14:textId="5A6F69A2" w:rsidR="00055FD1" w:rsidRPr="00E14CD2" w:rsidRDefault="00055FD1" w:rsidP="001D48DC">
      <w:r>
        <w:t xml:space="preserve">The PV and ICP specific Engineering Requirements have been split from this General Engineering </w:t>
      </w:r>
      <w:r w:rsidRPr="00E14CD2">
        <w:t>Requirements document. These documents are referenced as such:</w:t>
      </w:r>
    </w:p>
    <w:p w14:paraId="755280DE" w14:textId="3C36671A" w:rsidR="00DC70EA" w:rsidRPr="00630080" w:rsidRDefault="00DC70EA" w:rsidP="00505ED2">
      <w:pPr>
        <w:pStyle w:val="Bullet10"/>
      </w:pPr>
      <w:r w:rsidRPr="00630080">
        <w:t xml:space="preserve">PV Technology </w:t>
      </w:r>
      <w:r w:rsidR="00505ED2" w:rsidRPr="00630080">
        <w:t>S</w:t>
      </w:r>
      <w:r w:rsidRPr="00630080">
        <w:t xml:space="preserve">pecific </w:t>
      </w:r>
      <w:r w:rsidR="00505ED2" w:rsidRPr="00630080">
        <w:t>ERs;</w:t>
      </w:r>
    </w:p>
    <w:p w14:paraId="4A068537" w14:textId="0E1E29B0" w:rsidR="00DC70EA" w:rsidRPr="00630080" w:rsidRDefault="00DC70EA" w:rsidP="00505ED2">
      <w:pPr>
        <w:pStyle w:val="Bullet10"/>
      </w:pPr>
      <w:r w:rsidRPr="00630080">
        <w:t xml:space="preserve">ICP Technology </w:t>
      </w:r>
      <w:r w:rsidR="00505ED2" w:rsidRPr="00630080">
        <w:t>S</w:t>
      </w:r>
      <w:r w:rsidRPr="00630080">
        <w:t xml:space="preserve">pecific </w:t>
      </w:r>
      <w:r w:rsidR="00505ED2" w:rsidRPr="00630080">
        <w:t>ERs.</w:t>
      </w:r>
    </w:p>
    <w:p w14:paraId="309EBAC4" w14:textId="07B7B55D" w:rsidR="00AC435F" w:rsidRPr="00405AC5" w:rsidRDefault="009C5095" w:rsidP="00AC435F">
      <w:pPr>
        <w:pStyle w:val="Heading1"/>
        <w:rPr>
          <w:sz w:val="32"/>
        </w:rPr>
      </w:pPr>
      <w:bookmarkStart w:id="4932" w:name="_Toc153871072"/>
      <w:bookmarkStart w:id="4933" w:name="_Toc153877226"/>
      <w:bookmarkStart w:id="4934" w:name="_Toc153878542"/>
      <w:bookmarkStart w:id="4935" w:name="_Toc153879708"/>
      <w:bookmarkStart w:id="4936" w:name="_Toc153884911"/>
      <w:bookmarkStart w:id="4937" w:name="_Toc153886227"/>
      <w:bookmarkStart w:id="4938" w:name="_Toc153871073"/>
      <w:bookmarkStart w:id="4939" w:name="_Toc153877227"/>
      <w:bookmarkStart w:id="4940" w:name="_Toc153878543"/>
      <w:bookmarkStart w:id="4941" w:name="_Toc153879709"/>
      <w:bookmarkStart w:id="4942" w:name="_Toc153884912"/>
      <w:bookmarkStart w:id="4943" w:name="_Toc153886228"/>
      <w:bookmarkStart w:id="4944" w:name="_Toc153871074"/>
      <w:bookmarkStart w:id="4945" w:name="_Toc153877228"/>
      <w:bookmarkStart w:id="4946" w:name="_Toc153878544"/>
      <w:bookmarkStart w:id="4947" w:name="_Toc153879710"/>
      <w:bookmarkStart w:id="4948" w:name="_Toc153884913"/>
      <w:bookmarkStart w:id="4949" w:name="_Toc153886229"/>
      <w:bookmarkStart w:id="4950" w:name="_Toc153871075"/>
      <w:bookmarkStart w:id="4951" w:name="_Toc153877229"/>
      <w:bookmarkStart w:id="4952" w:name="_Toc153878545"/>
      <w:bookmarkStart w:id="4953" w:name="_Toc153879711"/>
      <w:bookmarkStart w:id="4954" w:name="_Toc153884914"/>
      <w:bookmarkStart w:id="4955" w:name="_Toc153886230"/>
      <w:bookmarkStart w:id="4956" w:name="_Toc153871076"/>
      <w:bookmarkStart w:id="4957" w:name="_Toc153877230"/>
      <w:bookmarkStart w:id="4958" w:name="_Toc153878546"/>
      <w:bookmarkStart w:id="4959" w:name="_Toc153879712"/>
      <w:bookmarkStart w:id="4960" w:name="_Toc153884915"/>
      <w:bookmarkStart w:id="4961" w:name="_Toc153886231"/>
      <w:bookmarkStart w:id="4962" w:name="_Toc153871077"/>
      <w:bookmarkStart w:id="4963" w:name="_Toc153877231"/>
      <w:bookmarkStart w:id="4964" w:name="_Toc153878547"/>
      <w:bookmarkStart w:id="4965" w:name="_Toc153879713"/>
      <w:bookmarkStart w:id="4966" w:name="_Toc153884916"/>
      <w:bookmarkStart w:id="4967" w:name="_Toc153886232"/>
      <w:bookmarkStart w:id="4968" w:name="_Toc153871078"/>
      <w:bookmarkStart w:id="4969" w:name="_Toc153877232"/>
      <w:bookmarkStart w:id="4970" w:name="_Toc153878548"/>
      <w:bookmarkStart w:id="4971" w:name="_Toc153879714"/>
      <w:bookmarkStart w:id="4972" w:name="_Toc153884917"/>
      <w:bookmarkStart w:id="4973" w:name="_Toc153886233"/>
      <w:bookmarkStart w:id="4974" w:name="_Toc153871079"/>
      <w:bookmarkStart w:id="4975" w:name="_Toc153877233"/>
      <w:bookmarkStart w:id="4976" w:name="_Toc153878549"/>
      <w:bookmarkStart w:id="4977" w:name="_Toc153879715"/>
      <w:bookmarkStart w:id="4978" w:name="_Toc153884918"/>
      <w:bookmarkStart w:id="4979" w:name="_Toc153886234"/>
      <w:bookmarkStart w:id="4980" w:name="_Toc153871080"/>
      <w:bookmarkStart w:id="4981" w:name="_Toc153877234"/>
      <w:bookmarkStart w:id="4982" w:name="_Toc153878550"/>
      <w:bookmarkStart w:id="4983" w:name="_Toc153879716"/>
      <w:bookmarkStart w:id="4984" w:name="_Toc153884919"/>
      <w:bookmarkStart w:id="4985" w:name="_Toc153886235"/>
      <w:bookmarkStart w:id="4986" w:name="_Toc153871081"/>
      <w:bookmarkStart w:id="4987" w:name="_Toc153877235"/>
      <w:bookmarkStart w:id="4988" w:name="_Toc153878551"/>
      <w:bookmarkStart w:id="4989" w:name="_Toc153879717"/>
      <w:bookmarkStart w:id="4990" w:name="_Toc153884920"/>
      <w:bookmarkStart w:id="4991" w:name="_Toc153886236"/>
      <w:bookmarkStart w:id="4992" w:name="_Toc153871082"/>
      <w:bookmarkStart w:id="4993" w:name="_Toc153877236"/>
      <w:bookmarkStart w:id="4994" w:name="_Toc153878552"/>
      <w:bookmarkStart w:id="4995" w:name="_Toc153879718"/>
      <w:bookmarkStart w:id="4996" w:name="_Toc153884921"/>
      <w:bookmarkStart w:id="4997" w:name="_Toc153886237"/>
      <w:bookmarkStart w:id="4998" w:name="_Toc153871083"/>
      <w:bookmarkStart w:id="4999" w:name="_Toc153877237"/>
      <w:bookmarkStart w:id="5000" w:name="_Toc153878553"/>
      <w:bookmarkStart w:id="5001" w:name="_Toc153879719"/>
      <w:bookmarkStart w:id="5002" w:name="_Toc153884922"/>
      <w:bookmarkStart w:id="5003" w:name="_Toc153886238"/>
      <w:bookmarkStart w:id="5004" w:name="_Toc153871084"/>
      <w:bookmarkStart w:id="5005" w:name="_Toc153877238"/>
      <w:bookmarkStart w:id="5006" w:name="_Toc153878554"/>
      <w:bookmarkStart w:id="5007" w:name="_Toc153879720"/>
      <w:bookmarkStart w:id="5008" w:name="_Toc153884923"/>
      <w:bookmarkStart w:id="5009" w:name="_Toc153886239"/>
      <w:bookmarkStart w:id="5010" w:name="_Toc153871085"/>
      <w:bookmarkStart w:id="5011" w:name="_Toc153877239"/>
      <w:bookmarkStart w:id="5012" w:name="_Toc153878555"/>
      <w:bookmarkStart w:id="5013" w:name="_Toc153879721"/>
      <w:bookmarkStart w:id="5014" w:name="_Toc153884924"/>
      <w:bookmarkStart w:id="5015" w:name="_Toc153886240"/>
      <w:bookmarkStart w:id="5016" w:name="_Toc153871086"/>
      <w:bookmarkStart w:id="5017" w:name="_Toc153877240"/>
      <w:bookmarkStart w:id="5018" w:name="_Toc153878556"/>
      <w:bookmarkStart w:id="5019" w:name="_Toc153879722"/>
      <w:bookmarkStart w:id="5020" w:name="_Toc153884925"/>
      <w:bookmarkStart w:id="5021" w:name="_Toc153886241"/>
      <w:bookmarkStart w:id="5022" w:name="_Toc153871087"/>
      <w:bookmarkStart w:id="5023" w:name="_Toc153877241"/>
      <w:bookmarkStart w:id="5024" w:name="_Toc153878557"/>
      <w:bookmarkStart w:id="5025" w:name="_Toc153879723"/>
      <w:bookmarkStart w:id="5026" w:name="_Toc153884926"/>
      <w:bookmarkStart w:id="5027" w:name="_Toc153886242"/>
      <w:bookmarkStart w:id="5028" w:name="_Toc153871088"/>
      <w:bookmarkStart w:id="5029" w:name="_Toc153877242"/>
      <w:bookmarkStart w:id="5030" w:name="_Toc153878558"/>
      <w:bookmarkStart w:id="5031" w:name="_Toc153879724"/>
      <w:bookmarkStart w:id="5032" w:name="_Toc153884927"/>
      <w:bookmarkStart w:id="5033" w:name="_Toc153886243"/>
      <w:bookmarkStart w:id="5034" w:name="_Toc153871089"/>
      <w:bookmarkStart w:id="5035" w:name="_Toc153877243"/>
      <w:bookmarkStart w:id="5036" w:name="_Toc153878559"/>
      <w:bookmarkStart w:id="5037" w:name="_Toc153879725"/>
      <w:bookmarkStart w:id="5038" w:name="_Toc153884928"/>
      <w:bookmarkStart w:id="5039" w:name="_Toc153886244"/>
      <w:bookmarkStart w:id="5040" w:name="_Toc153871090"/>
      <w:bookmarkStart w:id="5041" w:name="_Toc153877244"/>
      <w:bookmarkStart w:id="5042" w:name="_Toc153878560"/>
      <w:bookmarkStart w:id="5043" w:name="_Toc153879726"/>
      <w:bookmarkStart w:id="5044" w:name="_Toc153884929"/>
      <w:bookmarkStart w:id="5045" w:name="_Toc153886245"/>
      <w:bookmarkStart w:id="5046" w:name="_Toc134539751"/>
      <w:bookmarkStart w:id="5047" w:name="_Toc140693242"/>
      <w:bookmarkStart w:id="5048" w:name="_Toc142387497"/>
      <w:bookmarkStart w:id="5049" w:name="_Toc153785588"/>
      <w:bookmarkStart w:id="5050" w:name="_Toc153788448"/>
      <w:bookmarkStart w:id="5051" w:name="_Toc154762567"/>
      <w:bookmarkStart w:id="5052" w:name="_Toc157609999"/>
      <w:bookmarkStart w:id="5053" w:name="_Toc195518775"/>
      <w:bookmarkStart w:id="5054" w:name="_Toc195599739"/>
      <w:bookmarkStart w:id="5055" w:name="_Toc223962124"/>
      <w:bookmarkEnd w:id="4921"/>
      <w:bookmarkEnd w:id="4922"/>
      <w:bookmarkEnd w:id="4923"/>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r w:rsidRPr="00405AC5">
        <w:rPr>
          <w:sz w:val="32"/>
        </w:rPr>
        <w:lastRenderedPageBreak/>
        <w:t>Project Management</w:t>
      </w:r>
      <w:bookmarkEnd w:id="4924"/>
      <w:bookmarkEnd w:id="4925"/>
      <w:bookmarkEnd w:id="4926"/>
      <w:bookmarkEnd w:id="4927"/>
      <w:bookmarkEnd w:id="4928"/>
      <w:bookmarkEnd w:id="4929"/>
      <w:bookmarkEnd w:id="4930"/>
      <w:bookmarkEnd w:id="4931"/>
      <w:bookmarkEnd w:id="5046"/>
      <w:bookmarkEnd w:id="5047"/>
      <w:bookmarkEnd w:id="5048"/>
      <w:bookmarkEnd w:id="5049"/>
      <w:bookmarkEnd w:id="5050"/>
      <w:bookmarkEnd w:id="5051"/>
      <w:bookmarkEnd w:id="5052"/>
      <w:bookmarkEnd w:id="5053"/>
      <w:bookmarkEnd w:id="5054"/>
      <w:bookmarkEnd w:id="5055"/>
    </w:p>
    <w:p w14:paraId="546FC738" w14:textId="093CD7CB" w:rsidR="00AC435F" w:rsidRDefault="00AC435F" w:rsidP="00AC435F">
      <w:r w:rsidRPr="00AC435F">
        <w:t xml:space="preserve">Until Completion the </w:t>
      </w:r>
      <w:r w:rsidR="00EB2CAB">
        <w:t>CDM compounds</w:t>
      </w:r>
      <w:r w:rsidR="00EB302D" w:rsidRPr="00AC435F">
        <w:t xml:space="preserve"> </w:t>
      </w:r>
      <w:r w:rsidRPr="00AC435F">
        <w:t xml:space="preserve">shall be managed solely by the </w:t>
      </w:r>
      <w:r w:rsidR="00EB2CAB">
        <w:t xml:space="preserve">associated </w:t>
      </w:r>
      <w:r w:rsidRPr="00AC435F">
        <w:t>Contractor</w:t>
      </w:r>
      <w:r w:rsidR="00EB2CAB">
        <w:t>s</w:t>
      </w:r>
      <w:r w:rsidRPr="00AC435F">
        <w:t>.</w:t>
      </w:r>
    </w:p>
    <w:p w14:paraId="7E25DF97" w14:textId="13A1586E" w:rsidR="00EB2CAB" w:rsidRPr="00A92034" w:rsidRDefault="00EB2CAB" w:rsidP="00AC435F">
      <w:r w:rsidRPr="00A92034">
        <w:t>PV Contractor will manage the PV area (</w:t>
      </w:r>
      <w:r w:rsidRPr="00A92034">
        <w:rPr>
          <w:highlight w:val="yellow"/>
        </w:rPr>
        <w:t xml:space="preserve">denoted in </w:t>
      </w:r>
      <w:r w:rsidR="00E556ED" w:rsidRPr="00A92034">
        <w:rPr>
          <w:highlight w:val="yellow"/>
        </w:rPr>
        <w:t>COLOUR…</w:t>
      </w:r>
      <w:r w:rsidRPr="00A92034">
        <w:rPr>
          <w:highlight w:val="yellow"/>
        </w:rPr>
        <w:t>)</w:t>
      </w:r>
      <w:r w:rsidRPr="00A92034">
        <w:t xml:space="preserve"> and all associated welfare facilities.</w:t>
      </w:r>
    </w:p>
    <w:p w14:paraId="47655A5E" w14:textId="74579D5F" w:rsidR="001E61C4" w:rsidRDefault="001E61C4" w:rsidP="00AC435F">
      <w:r w:rsidRPr="00A92034">
        <w:t xml:space="preserve">The ICP Contractor will manage the Grid Compound and </w:t>
      </w:r>
      <w:r w:rsidR="008065EB" w:rsidRPr="00A92034">
        <w:t xml:space="preserve">HV switchgears / </w:t>
      </w:r>
      <w:r w:rsidR="00EF44BB" w:rsidRPr="00A92034">
        <w:t>Ring Main Unit (</w:t>
      </w:r>
      <w:r w:rsidRPr="00A92034">
        <w:t>RMU</w:t>
      </w:r>
      <w:r w:rsidR="00EF44BB" w:rsidRPr="00A92034">
        <w:t xml:space="preserve">) </w:t>
      </w:r>
      <w:r w:rsidR="003B519C" w:rsidRPr="00A92034">
        <w:t xml:space="preserve">(Grid Compound included in </w:t>
      </w:r>
      <w:r w:rsidR="003B519C" w:rsidRPr="00A92034">
        <w:rPr>
          <w:highlight w:val="yellow"/>
        </w:rPr>
        <w:t xml:space="preserve">the </w:t>
      </w:r>
      <w:r w:rsidR="00503ECC" w:rsidRPr="00A92034">
        <w:rPr>
          <w:highlight w:val="yellow"/>
        </w:rPr>
        <w:t>X location</w:t>
      </w:r>
      <w:r w:rsidR="003B519C" w:rsidRPr="00A92034">
        <w:rPr>
          <w:highlight w:val="yellow"/>
        </w:rPr>
        <w:t xml:space="preserve"> of the</w:t>
      </w:r>
      <w:r w:rsidR="00E556ED" w:rsidRPr="00A92034">
        <w:rPr>
          <w:highlight w:val="yellow"/>
        </w:rPr>
        <w:t xml:space="preserve"> COLOUR</w:t>
      </w:r>
      <w:r w:rsidR="00503ECC" w:rsidRPr="00A92034">
        <w:rPr>
          <w:highlight w:val="yellow"/>
        </w:rPr>
        <w:t xml:space="preserve"> region</w:t>
      </w:r>
      <w:r w:rsidR="00E556ED" w:rsidRPr="00A92034">
        <w:rPr>
          <w:highlight w:val="yellow"/>
        </w:rPr>
        <w:t>…)</w:t>
      </w:r>
      <w:r w:rsidR="00125FE0" w:rsidRPr="00A92034">
        <w:t>.</w:t>
      </w:r>
      <w:r w:rsidR="00ED0345" w:rsidRPr="00A92034">
        <w:t xml:space="preserve"> The ICP Contractor will also be responsible for the cable connection via the route indicated in </w:t>
      </w:r>
      <w:r w:rsidR="00F0520D" w:rsidRPr="00A92034">
        <w:t>gold on the map</w:t>
      </w:r>
      <w:r w:rsidR="00CE3053" w:rsidRPr="00A92034">
        <w:t>.</w:t>
      </w:r>
    </w:p>
    <w:p w14:paraId="76CD0401" w14:textId="68FA1D1A" w:rsidR="007D6D7E" w:rsidRPr="007D6D7E" w:rsidRDefault="6D27AAE0" w:rsidP="007D6D7E">
      <w:pPr>
        <w:rPr>
          <w:ins w:id="5056" w:author="Mia Seabrook" w:date="2026-06-02T11:09:00Z" w16du:dateUtc="2026-06-02T11:09:54Z"/>
        </w:rPr>
      </w:pPr>
      <w:r w:rsidRPr="20F1F0F3">
        <w:rPr>
          <w:highlight w:val="yellow"/>
        </w:rPr>
        <w:t>INSERT General Plant Layout denoting areas of work and welfare locations COLOUR)</w:t>
      </w:r>
      <w:r>
        <w:t>.</w:t>
      </w:r>
    </w:p>
    <w:p w14:paraId="6DA256CE" w14:textId="54531B46" w:rsidR="2CFD25B6" w:rsidRDefault="2CFD25B6" w:rsidP="20F1F0F3">
      <w:ins w:id="5057" w:author="Mia Seabrook" w:date="2026-06-02T11:09:00Z" w16du:dateUtc="2026-06-02T11:09:54Z">
        <w:r>
          <w:rPr>
            <w:noProof/>
          </w:rPr>
          <w:drawing>
            <wp:inline distT="0" distB="0" distL="0" distR="0" wp14:anchorId="020AB50E" wp14:editId="375CF5A3">
              <wp:extent cx="5753100" cy="4076700"/>
              <wp:effectExtent l="0" t="0" r="0" b="0"/>
              <wp:docPr id="509802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2068" name="Picture 509802068"/>
                      <pic:cNvPicPr/>
                    </pic:nvPicPr>
                    <pic:blipFill>
                      <a:blip r:embed="rId16">
                        <a:extLst>
                          <a:ext uri="{28A0092B-C50C-407E-A947-70E740481C1C}">
                            <a14:useLocalDpi xmlns:a14="http://schemas.microsoft.com/office/drawing/2010/main"/>
                          </a:ext>
                        </a:extLst>
                      </a:blip>
                      <a:stretch>
                        <a:fillRect/>
                      </a:stretch>
                    </pic:blipFill>
                    <pic:spPr>
                      <a:xfrm>
                        <a:off x="0" y="0"/>
                        <a:ext cx="5753100" cy="4076700"/>
                      </a:xfrm>
                      <a:prstGeom prst="rect">
                        <a:avLst/>
                      </a:prstGeom>
                    </pic:spPr>
                  </pic:pic>
                </a:graphicData>
              </a:graphic>
            </wp:inline>
          </w:drawing>
        </w:r>
      </w:ins>
    </w:p>
    <w:p w14:paraId="6C91D719" w14:textId="56D51385" w:rsidR="00CE3053" w:rsidRDefault="00CE3053" w:rsidP="00AC435F"/>
    <w:p w14:paraId="5F3A9D43" w14:textId="2279917D" w:rsidR="00AC435F" w:rsidRPr="00AC435F" w:rsidRDefault="00AC435F" w:rsidP="00AC435F">
      <w:r w:rsidRPr="00AC435F">
        <w:t xml:space="preserve">The Contractor shall utilise its extensive project management skill, experience and resources to appoint a competent team for the successful execution of the </w:t>
      </w:r>
      <w:r w:rsidR="00394178">
        <w:t>each Facility that is part of the Plant</w:t>
      </w:r>
      <w:r w:rsidRPr="00AC435F">
        <w:t xml:space="preserve">. </w:t>
      </w:r>
    </w:p>
    <w:p w14:paraId="08D9D07A" w14:textId="0A4D7849" w:rsidR="00AC435F" w:rsidRPr="00AC435F" w:rsidRDefault="00AC435F" w:rsidP="00AC435F">
      <w:r w:rsidRPr="00AC435F">
        <w:t>Key project management activities of the Contractor shall include:</w:t>
      </w:r>
    </w:p>
    <w:p w14:paraId="271F97DD" w14:textId="4887B72E" w:rsidR="00AC435F" w:rsidRPr="00AC435F" w:rsidRDefault="00AC435F" w:rsidP="00AC435F">
      <w:pPr>
        <w:pStyle w:val="Bullet10"/>
      </w:pPr>
      <w:r>
        <w:t>Responsibility for all engineering, procurement and construction aspects of the Facilit</w:t>
      </w:r>
      <w:r w:rsidR="00394178">
        <w:t>ies</w:t>
      </w:r>
      <w:r>
        <w:t xml:space="preserve"> ensuring that the Contractor’s individual activities are compatible with each other and with the overall Schedule and Milestone Schedule</w:t>
      </w:r>
      <w:r w:rsidR="00711DAA">
        <w:t>;</w:t>
      </w:r>
    </w:p>
    <w:p w14:paraId="0211ADF7" w14:textId="22059CCA" w:rsidR="00AC435F" w:rsidRPr="00AC435F" w:rsidRDefault="00AC435F" w:rsidP="00AC435F">
      <w:pPr>
        <w:pStyle w:val="Bullet10"/>
      </w:pPr>
      <w:r>
        <w:t xml:space="preserve">Ensuring that </w:t>
      </w:r>
      <w:r w:rsidR="00394178">
        <w:t xml:space="preserve">each </w:t>
      </w:r>
      <w:r>
        <w:t xml:space="preserve">Facility </w:t>
      </w:r>
      <w:r w:rsidR="00394178">
        <w:t>and the overall Plant</w:t>
      </w:r>
      <w:r>
        <w:t xml:space="preserve"> is technically integrated and cohesive</w:t>
      </w:r>
      <w:r w:rsidR="00711DAA">
        <w:t>;</w:t>
      </w:r>
    </w:p>
    <w:p w14:paraId="7B4B8470" w14:textId="1B267D43" w:rsidR="00AC435F" w:rsidRPr="00AC435F" w:rsidRDefault="00AC435F" w:rsidP="00AC435F">
      <w:pPr>
        <w:pStyle w:val="Bullet10"/>
      </w:pPr>
      <w:r>
        <w:t>Ensuring that all documentation is to a common format and style of presentation and is competently rendered in the English language</w:t>
      </w:r>
      <w:r w:rsidR="00711DAA">
        <w:t>;</w:t>
      </w:r>
    </w:p>
    <w:p w14:paraId="1B24C73C" w14:textId="13CFDFAE" w:rsidR="00AC435F" w:rsidRPr="00AC435F" w:rsidRDefault="00AC435F" w:rsidP="00AC435F">
      <w:pPr>
        <w:pStyle w:val="Bullet10"/>
      </w:pPr>
      <w:r>
        <w:lastRenderedPageBreak/>
        <w:t>Applying technical control to ensure that a consistent approach is adopted by all</w:t>
      </w:r>
      <w:r w:rsidR="007B63E6">
        <w:t xml:space="preserve"> </w:t>
      </w:r>
      <w:r>
        <w:t>the Contractor’s engineering teams (including Subcontractors)</w:t>
      </w:r>
      <w:r w:rsidR="00711DAA">
        <w:t xml:space="preserve">; and </w:t>
      </w:r>
    </w:p>
    <w:p w14:paraId="6CFC0DA7" w14:textId="6FA7DF2A" w:rsidR="00AC435F" w:rsidRPr="00AC435F" w:rsidRDefault="00AC435F" w:rsidP="00AC435F">
      <w:pPr>
        <w:pStyle w:val="Bullet10"/>
      </w:pPr>
      <w:r>
        <w:t>Ensuring the cohesive, accurate and timeous provision of documentation in support of review processes, construction activities, commissioning processes, testing processes - all within the timescales agreed as per the Schedule and Milestone Schedule.</w:t>
      </w:r>
    </w:p>
    <w:p w14:paraId="1CA4BD1A" w14:textId="2C721251" w:rsidR="00AC435F" w:rsidRPr="00AC435F" w:rsidRDefault="00D95CD9" w:rsidP="00AC435F">
      <w:pPr>
        <w:pStyle w:val="Heading2"/>
      </w:pPr>
      <w:bookmarkStart w:id="5058" w:name="_Toc411610046"/>
      <w:bookmarkStart w:id="5059" w:name="_Toc487547247"/>
      <w:bookmarkStart w:id="5060" w:name="_Toc489859061"/>
      <w:bookmarkStart w:id="5061" w:name="_Toc500342183"/>
      <w:bookmarkStart w:id="5062" w:name="_Toc529345142"/>
      <w:bookmarkStart w:id="5063" w:name="_Toc530687649"/>
      <w:bookmarkStart w:id="5064" w:name="_Toc530762245"/>
      <w:bookmarkStart w:id="5065" w:name="_Toc534728365"/>
      <w:bookmarkStart w:id="5066" w:name="_Toc534730791"/>
      <w:bookmarkStart w:id="5067" w:name="_Toc134539752"/>
      <w:bookmarkStart w:id="5068" w:name="_Toc140693243"/>
      <w:bookmarkStart w:id="5069" w:name="_Toc142387498"/>
      <w:bookmarkStart w:id="5070" w:name="_Toc153785589"/>
      <w:bookmarkStart w:id="5071" w:name="_Toc153788449"/>
      <w:bookmarkStart w:id="5072" w:name="_Toc154762568"/>
      <w:bookmarkStart w:id="5073" w:name="_Toc157610000"/>
      <w:bookmarkStart w:id="5074" w:name="_Toc195518776"/>
      <w:bookmarkStart w:id="5075" w:name="_Toc195599740"/>
      <w:bookmarkStart w:id="5076" w:name="_Toc223962125"/>
      <w:r w:rsidRPr="00AC435F">
        <w:t>Planning</w:t>
      </w:r>
      <w:bookmarkEnd w:id="5058"/>
      <w:r w:rsidRPr="00AC435F">
        <w:t xml:space="preserve"> </w:t>
      </w:r>
      <w:r w:rsidR="00E52C64">
        <w:t>a</w:t>
      </w:r>
      <w:r>
        <w:t>nd</w:t>
      </w:r>
      <w:r w:rsidRPr="00AC435F">
        <w:t xml:space="preserve"> Coordination</w:t>
      </w:r>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p>
    <w:p w14:paraId="071047C1" w14:textId="05E8268E" w:rsidR="00AC435F" w:rsidRPr="00AC435F" w:rsidRDefault="00AC435F" w:rsidP="00AC435F">
      <w:r w:rsidRPr="00AC435F">
        <w:t xml:space="preserve">The Contractor shall prepare a </w:t>
      </w:r>
      <w:r w:rsidR="00455710">
        <w:t>p</w:t>
      </w:r>
      <w:r w:rsidR="00394178">
        <w:t xml:space="preserve">roject </w:t>
      </w:r>
      <w:r w:rsidR="00455710">
        <w:t>e</w:t>
      </w:r>
      <w:r w:rsidR="00394178">
        <w:t xml:space="preserve">xecution plan </w:t>
      </w:r>
      <w:r w:rsidRPr="00AC435F">
        <w:t xml:space="preserve">outlining how it intends to execute the </w:t>
      </w:r>
      <w:r w:rsidR="00B41659">
        <w:t>Plant</w:t>
      </w:r>
      <w:r w:rsidRPr="00AC435F">
        <w:t xml:space="preserve"> The </w:t>
      </w:r>
      <w:r w:rsidR="00455710">
        <w:t>plan</w:t>
      </w:r>
      <w:r w:rsidRPr="00AC435F">
        <w:t xml:space="preserve"> shall include all major elements of the </w:t>
      </w:r>
      <w:r w:rsidR="00D25FC5">
        <w:t xml:space="preserve">Plant and each </w:t>
      </w:r>
      <w:r w:rsidRPr="00AC435F">
        <w:t xml:space="preserve">Facility including project management and control, engineering design and technical coordination, procurement, point-of-manufacture inspection and testing, construction including pre-commissioning, commissioning and training required for the </w:t>
      </w:r>
      <w:r w:rsidR="00D25FC5">
        <w:t>Plant</w:t>
      </w:r>
      <w:r w:rsidRPr="00AC435F">
        <w:t xml:space="preserve">. The </w:t>
      </w:r>
      <w:r w:rsidR="00455710">
        <w:t>plan</w:t>
      </w:r>
      <w:r w:rsidRPr="00AC435F">
        <w:t xml:space="preserve"> shall include an interface management plan, with detail of authority management, outlining how the Contractor will manage and coordinate interfaces among parties involved in the Work including subcontractors </w:t>
      </w:r>
      <w:r w:rsidR="00D25FC5">
        <w:t>(including ICP Contractor),</w:t>
      </w:r>
      <w:r w:rsidRPr="00AC435F">
        <w:t xml:space="preserve"> equipment suppliers and the </w:t>
      </w:r>
      <w:r w:rsidR="00C010E5">
        <w:t>Employer</w:t>
      </w:r>
      <w:r w:rsidRPr="00AC435F">
        <w:t xml:space="preserve">. </w:t>
      </w:r>
    </w:p>
    <w:p w14:paraId="169D6F63" w14:textId="5667045C" w:rsidR="00AC435F" w:rsidRPr="00AC435F" w:rsidRDefault="00AC435F" w:rsidP="00AC435F">
      <w:r w:rsidRPr="00AC435F">
        <w:t>The Contractor shall undertake</w:t>
      </w:r>
      <w:r w:rsidR="00994D31">
        <w:t>,</w:t>
      </w:r>
      <w:r w:rsidRPr="00AC435F">
        <w:t xml:space="preserve"> as a minimum</w:t>
      </w:r>
      <w:r w:rsidR="00994D31">
        <w:t>,</w:t>
      </w:r>
      <w:r w:rsidRPr="00AC435F">
        <w:t xml:space="preserve"> all of the following services.</w:t>
      </w:r>
    </w:p>
    <w:p w14:paraId="30C6EC40" w14:textId="6639E01C" w:rsidR="00AC435F" w:rsidRPr="00AC435F" w:rsidRDefault="00AC435F" w:rsidP="00AC435F">
      <w:pPr>
        <w:pStyle w:val="Bullet10"/>
      </w:pPr>
      <w:r>
        <w:t>Project management, including project administration, scheduling, cost control, and Quality, Health, Safety and Environment (</w:t>
      </w:r>
      <w:r w:rsidR="00D72249">
        <w:t>SHEQ</w:t>
      </w:r>
      <w:r>
        <w:t>) management</w:t>
      </w:r>
      <w:r w:rsidR="00711DAA">
        <w:t>;</w:t>
      </w:r>
    </w:p>
    <w:p w14:paraId="5A62316F" w14:textId="1CF6F623" w:rsidR="00AC435F" w:rsidRPr="00AC435F" w:rsidRDefault="00AC435F" w:rsidP="00AC435F">
      <w:pPr>
        <w:pStyle w:val="Bullet10"/>
      </w:pPr>
      <w:r>
        <w:t xml:space="preserve">Conduct reviews and incorporate outcome of reviews such as constructability, operability, accessibility, maintainability at appropriate stages of the design process and fully document and provide reports regarding these reviews to the </w:t>
      </w:r>
      <w:r w:rsidR="00C010E5">
        <w:t>Employer</w:t>
      </w:r>
      <w:r w:rsidR="00711DAA">
        <w:t>;</w:t>
      </w:r>
    </w:p>
    <w:p w14:paraId="040F5588" w14:textId="41141246" w:rsidR="00AC435F" w:rsidRPr="00AC435F" w:rsidRDefault="00AC435F" w:rsidP="00AC435F">
      <w:pPr>
        <w:pStyle w:val="Bullet10"/>
      </w:pPr>
      <w:r>
        <w:t xml:space="preserve">Lead and participate in design, coordination and progress meetings with the </w:t>
      </w:r>
      <w:r w:rsidR="00C010E5">
        <w:t>Employer</w:t>
      </w:r>
      <w:r>
        <w:t xml:space="preserve"> (and its engineers), </w:t>
      </w:r>
      <w:r w:rsidR="00D61434">
        <w:t xml:space="preserve">Energy Market </w:t>
      </w:r>
      <w:r w:rsidR="00E75BE9">
        <w:t>Operator</w:t>
      </w:r>
      <w:r w:rsidR="00D61434">
        <w:t xml:space="preserve"> </w:t>
      </w:r>
      <w:r>
        <w:t>or any other party as required</w:t>
      </w:r>
      <w:r w:rsidR="00711DAA">
        <w:t>;</w:t>
      </w:r>
    </w:p>
    <w:p w14:paraId="5B50EC97" w14:textId="381E21A4" w:rsidR="00AC435F" w:rsidRPr="00AC435F" w:rsidRDefault="00AC435F" w:rsidP="00AC435F">
      <w:pPr>
        <w:pStyle w:val="Bullet10"/>
      </w:pPr>
      <w:r>
        <w:t xml:space="preserve">Technical support for the </w:t>
      </w:r>
      <w:r w:rsidR="00C010E5">
        <w:t>Employer</w:t>
      </w:r>
      <w:r>
        <w:t xml:space="preserve">’s permitting and licensing activities including compliance with all relevant requirements of the </w:t>
      </w:r>
      <w:r w:rsidR="00C010E5">
        <w:t>Employer</w:t>
      </w:r>
      <w:r>
        <w:t>’s Permits</w:t>
      </w:r>
      <w:r w:rsidR="00711DAA">
        <w:t>;</w:t>
      </w:r>
    </w:p>
    <w:p w14:paraId="4A9140CF" w14:textId="4B352884" w:rsidR="00AC435F" w:rsidRPr="00AC435F" w:rsidRDefault="00AC435F" w:rsidP="00AC435F">
      <w:pPr>
        <w:pStyle w:val="Bullet10"/>
      </w:pPr>
      <w:r>
        <w:t>The planning and design of the Work</w:t>
      </w:r>
      <w:r w:rsidR="00711DAA">
        <w:t>; and</w:t>
      </w:r>
    </w:p>
    <w:p w14:paraId="41702AE1" w14:textId="29686378" w:rsidR="00AC435F" w:rsidRPr="00AC435F" w:rsidRDefault="00AC435F" w:rsidP="00AC435F">
      <w:pPr>
        <w:pStyle w:val="Bullet10"/>
      </w:pPr>
      <w:r>
        <w:t xml:space="preserve">Coordinate all work with others as required including its Subcontractors, the landowner, the </w:t>
      </w:r>
      <w:r w:rsidR="00C010E5">
        <w:t>Employer</w:t>
      </w:r>
      <w:r>
        <w:t xml:space="preserve"> and the </w:t>
      </w:r>
      <w:r w:rsidR="00C010E5">
        <w:t>Employer</w:t>
      </w:r>
      <w:r>
        <w:t xml:space="preserve">’s personnel, the </w:t>
      </w:r>
      <w:r w:rsidR="002C289E">
        <w:t xml:space="preserve">Energy Market </w:t>
      </w:r>
      <w:r w:rsidR="00E75BE9">
        <w:t>Operator</w:t>
      </w:r>
      <w:r w:rsidR="002C289E">
        <w:t xml:space="preserve"> </w:t>
      </w:r>
      <w:r>
        <w:t xml:space="preserve">and any other affected parties. </w:t>
      </w:r>
    </w:p>
    <w:p w14:paraId="2383F993" w14:textId="0DD1C6B6" w:rsidR="00AC435F" w:rsidRPr="00AC435F" w:rsidRDefault="00D95CD9" w:rsidP="00AC435F">
      <w:pPr>
        <w:pStyle w:val="Heading2"/>
      </w:pPr>
      <w:bookmarkStart w:id="5077" w:name="_Toc530642263"/>
      <w:bookmarkStart w:id="5078" w:name="_Toc530664092"/>
      <w:bookmarkStart w:id="5079" w:name="_Toc530664414"/>
      <w:bookmarkStart w:id="5080" w:name="_Toc530642264"/>
      <w:bookmarkStart w:id="5081" w:name="_Toc530664093"/>
      <w:bookmarkStart w:id="5082" w:name="_Toc530664415"/>
      <w:bookmarkStart w:id="5083" w:name="_Toc530642265"/>
      <w:bookmarkStart w:id="5084" w:name="_Toc530664094"/>
      <w:bookmarkStart w:id="5085" w:name="_Toc530664416"/>
      <w:bookmarkStart w:id="5086" w:name="_Toc530642266"/>
      <w:bookmarkStart w:id="5087" w:name="_Toc530664095"/>
      <w:bookmarkStart w:id="5088" w:name="_Toc530664417"/>
      <w:bookmarkStart w:id="5089" w:name="_Toc530642267"/>
      <w:bookmarkStart w:id="5090" w:name="_Toc530664096"/>
      <w:bookmarkStart w:id="5091" w:name="_Toc530664418"/>
      <w:bookmarkStart w:id="5092" w:name="_Toc31023856"/>
      <w:bookmarkStart w:id="5093" w:name="_Toc31293217"/>
      <w:bookmarkStart w:id="5094" w:name="_Toc31293627"/>
      <w:bookmarkStart w:id="5095" w:name="_Toc46925275"/>
      <w:bookmarkStart w:id="5096" w:name="_Toc53493073"/>
      <w:bookmarkStart w:id="5097" w:name="_Toc64359602"/>
      <w:bookmarkStart w:id="5098" w:name="_Toc64446567"/>
      <w:bookmarkStart w:id="5099" w:name="_Toc66779278"/>
      <w:bookmarkStart w:id="5100" w:name="_Toc66794856"/>
      <w:bookmarkStart w:id="5101" w:name="_Toc71559641"/>
      <w:bookmarkStart w:id="5102" w:name="_Toc71559856"/>
      <w:bookmarkStart w:id="5103" w:name="_Toc31023857"/>
      <w:bookmarkStart w:id="5104" w:name="_Toc31293218"/>
      <w:bookmarkStart w:id="5105" w:name="_Toc31293628"/>
      <w:bookmarkStart w:id="5106" w:name="_Toc46925276"/>
      <w:bookmarkStart w:id="5107" w:name="_Toc53493074"/>
      <w:bookmarkStart w:id="5108" w:name="_Toc64359603"/>
      <w:bookmarkStart w:id="5109" w:name="_Toc64446568"/>
      <w:bookmarkStart w:id="5110" w:name="_Toc66779279"/>
      <w:bookmarkStart w:id="5111" w:name="_Toc66794857"/>
      <w:bookmarkStart w:id="5112" w:name="_Toc71559642"/>
      <w:bookmarkStart w:id="5113" w:name="_Toc71559857"/>
      <w:bookmarkStart w:id="5114" w:name="_Toc31023858"/>
      <w:bookmarkStart w:id="5115" w:name="_Toc31293219"/>
      <w:bookmarkStart w:id="5116" w:name="_Toc31293629"/>
      <w:bookmarkStart w:id="5117" w:name="_Toc46925277"/>
      <w:bookmarkStart w:id="5118" w:name="_Toc53493075"/>
      <w:bookmarkStart w:id="5119" w:name="_Toc64359604"/>
      <w:bookmarkStart w:id="5120" w:name="_Toc64446569"/>
      <w:bookmarkStart w:id="5121" w:name="_Toc66779280"/>
      <w:bookmarkStart w:id="5122" w:name="_Toc66794858"/>
      <w:bookmarkStart w:id="5123" w:name="_Toc71559643"/>
      <w:bookmarkStart w:id="5124" w:name="_Toc71559858"/>
      <w:bookmarkStart w:id="5125" w:name="_Toc31023859"/>
      <w:bookmarkStart w:id="5126" w:name="_Toc31293220"/>
      <w:bookmarkStart w:id="5127" w:name="_Toc31293630"/>
      <w:bookmarkStart w:id="5128" w:name="_Toc46925278"/>
      <w:bookmarkStart w:id="5129" w:name="_Toc53493076"/>
      <w:bookmarkStart w:id="5130" w:name="_Toc64359605"/>
      <w:bookmarkStart w:id="5131" w:name="_Toc64446570"/>
      <w:bookmarkStart w:id="5132" w:name="_Toc66779281"/>
      <w:bookmarkStart w:id="5133" w:name="_Toc66794859"/>
      <w:bookmarkStart w:id="5134" w:name="_Toc71559644"/>
      <w:bookmarkStart w:id="5135" w:name="_Toc71559859"/>
      <w:bookmarkStart w:id="5136" w:name="_Toc31023860"/>
      <w:bookmarkStart w:id="5137" w:name="_Toc31293221"/>
      <w:bookmarkStart w:id="5138" w:name="_Toc31293631"/>
      <w:bookmarkStart w:id="5139" w:name="_Toc46925279"/>
      <w:bookmarkStart w:id="5140" w:name="_Toc53493077"/>
      <w:bookmarkStart w:id="5141" w:name="_Toc64359606"/>
      <w:bookmarkStart w:id="5142" w:name="_Toc64446571"/>
      <w:bookmarkStart w:id="5143" w:name="_Toc66779282"/>
      <w:bookmarkStart w:id="5144" w:name="_Toc66794860"/>
      <w:bookmarkStart w:id="5145" w:name="_Toc71559645"/>
      <w:bookmarkStart w:id="5146" w:name="_Toc71559860"/>
      <w:bookmarkStart w:id="5147" w:name="_Toc31023861"/>
      <w:bookmarkStart w:id="5148" w:name="_Toc31293222"/>
      <w:bookmarkStart w:id="5149" w:name="_Toc31293632"/>
      <w:bookmarkStart w:id="5150" w:name="_Toc46925280"/>
      <w:bookmarkStart w:id="5151" w:name="_Toc53493078"/>
      <w:bookmarkStart w:id="5152" w:name="_Toc64359607"/>
      <w:bookmarkStart w:id="5153" w:name="_Toc64446572"/>
      <w:bookmarkStart w:id="5154" w:name="_Toc66779283"/>
      <w:bookmarkStart w:id="5155" w:name="_Toc66794861"/>
      <w:bookmarkStart w:id="5156" w:name="_Toc71559646"/>
      <w:bookmarkStart w:id="5157" w:name="_Toc71559861"/>
      <w:bookmarkStart w:id="5158" w:name="_Toc31023862"/>
      <w:bookmarkStart w:id="5159" w:name="_Toc31293223"/>
      <w:bookmarkStart w:id="5160" w:name="_Toc31293633"/>
      <w:bookmarkStart w:id="5161" w:name="_Toc46925281"/>
      <w:bookmarkStart w:id="5162" w:name="_Toc53493079"/>
      <w:bookmarkStart w:id="5163" w:name="_Toc64359608"/>
      <w:bookmarkStart w:id="5164" w:name="_Toc64446573"/>
      <w:bookmarkStart w:id="5165" w:name="_Toc66779284"/>
      <w:bookmarkStart w:id="5166" w:name="_Toc66794862"/>
      <w:bookmarkStart w:id="5167" w:name="_Toc71559647"/>
      <w:bookmarkStart w:id="5168" w:name="_Toc71559862"/>
      <w:bookmarkStart w:id="5169" w:name="_Toc31023863"/>
      <w:bookmarkStart w:id="5170" w:name="_Toc31293224"/>
      <w:bookmarkStart w:id="5171" w:name="_Toc31293634"/>
      <w:bookmarkStart w:id="5172" w:name="_Toc46925282"/>
      <w:bookmarkStart w:id="5173" w:name="_Toc53493080"/>
      <w:bookmarkStart w:id="5174" w:name="_Toc64359609"/>
      <w:bookmarkStart w:id="5175" w:name="_Toc64446574"/>
      <w:bookmarkStart w:id="5176" w:name="_Toc66779285"/>
      <w:bookmarkStart w:id="5177" w:name="_Toc66794863"/>
      <w:bookmarkStart w:id="5178" w:name="_Toc71559648"/>
      <w:bookmarkStart w:id="5179" w:name="_Toc71559863"/>
      <w:bookmarkStart w:id="5180" w:name="_Toc31023864"/>
      <w:bookmarkStart w:id="5181" w:name="_Toc31293225"/>
      <w:bookmarkStart w:id="5182" w:name="_Toc31293635"/>
      <w:bookmarkStart w:id="5183" w:name="_Toc46925283"/>
      <w:bookmarkStart w:id="5184" w:name="_Toc53493081"/>
      <w:bookmarkStart w:id="5185" w:name="_Toc64359610"/>
      <w:bookmarkStart w:id="5186" w:name="_Toc64446575"/>
      <w:bookmarkStart w:id="5187" w:name="_Toc66779286"/>
      <w:bookmarkStart w:id="5188" w:name="_Toc66794864"/>
      <w:bookmarkStart w:id="5189" w:name="_Toc71559649"/>
      <w:bookmarkStart w:id="5190" w:name="_Toc71559864"/>
      <w:bookmarkStart w:id="5191" w:name="_Toc31023865"/>
      <w:bookmarkStart w:id="5192" w:name="_Toc31293226"/>
      <w:bookmarkStart w:id="5193" w:name="_Toc31293636"/>
      <w:bookmarkStart w:id="5194" w:name="_Toc46925284"/>
      <w:bookmarkStart w:id="5195" w:name="_Toc53493082"/>
      <w:bookmarkStart w:id="5196" w:name="_Toc64359611"/>
      <w:bookmarkStart w:id="5197" w:name="_Toc64446576"/>
      <w:bookmarkStart w:id="5198" w:name="_Toc66779287"/>
      <w:bookmarkStart w:id="5199" w:name="_Toc66794865"/>
      <w:bookmarkStart w:id="5200" w:name="_Toc71559650"/>
      <w:bookmarkStart w:id="5201" w:name="_Toc71559865"/>
      <w:bookmarkStart w:id="5202" w:name="_Toc31023866"/>
      <w:bookmarkStart w:id="5203" w:name="_Toc31293227"/>
      <w:bookmarkStart w:id="5204" w:name="_Toc31293637"/>
      <w:bookmarkStart w:id="5205" w:name="_Toc46925285"/>
      <w:bookmarkStart w:id="5206" w:name="_Toc53493083"/>
      <w:bookmarkStart w:id="5207" w:name="_Toc64359612"/>
      <w:bookmarkStart w:id="5208" w:name="_Toc64446577"/>
      <w:bookmarkStart w:id="5209" w:name="_Toc66779288"/>
      <w:bookmarkStart w:id="5210" w:name="_Toc66794866"/>
      <w:bookmarkStart w:id="5211" w:name="_Toc71559651"/>
      <w:bookmarkStart w:id="5212" w:name="_Toc71559866"/>
      <w:bookmarkStart w:id="5213" w:name="_Toc31023867"/>
      <w:bookmarkStart w:id="5214" w:name="_Toc31293228"/>
      <w:bookmarkStart w:id="5215" w:name="_Toc31293638"/>
      <w:bookmarkStart w:id="5216" w:name="_Toc46925286"/>
      <w:bookmarkStart w:id="5217" w:name="_Toc53493084"/>
      <w:bookmarkStart w:id="5218" w:name="_Toc64359613"/>
      <w:bookmarkStart w:id="5219" w:name="_Toc64446578"/>
      <w:bookmarkStart w:id="5220" w:name="_Toc66779289"/>
      <w:bookmarkStart w:id="5221" w:name="_Toc66794867"/>
      <w:bookmarkStart w:id="5222" w:name="_Toc71559652"/>
      <w:bookmarkStart w:id="5223" w:name="_Toc71559867"/>
      <w:bookmarkStart w:id="5224" w:name="_Toc31023868"/>
      <w:bookmarkStart w:id="5225" w:name="_Toc31293229"/>
      <w:bookmarkStart w:id="5226" w:name="_Toc31293639"/>
      <w:bookmarkStart w:id="5227" w:name="_Toc46925287"/>
      <w:bookmarkStart w:id="5228" w:name="_Toc53493085"/>
      <w:bookmarkStart w:id="5229" w:name="_Toc64359614"/>
      <w:bookmarkStart w:id="5230" w:name="_Toc64446579"/>
      <w:bookmarkStart w:id="5231" w:name="_Toc66779290"/>
      <w:bookmarkStart w:id="5232" w:name="_Toc66794868"/>
      <w:bookmarkStart w:id="5233" w:name="_Toc71559653"/>
      <w:bookmarkStart w:id="5234" w:name="_Toc71559868"/>
      <w:bookmarkStart w:id="5235" w:name="_Toc31023869"/>
      <w:bookmarkStart w:id="5236" w:name="_Toc31293230"/>
      <w:bookmarkStart w:id="5237" w:name="_Toc31293640"/>
      <w:bookmarkStart w:id="5238" w:name="_Toc46925288"/>
      <w:bookmarkStart w:id="5239" w:name="_Toc53493086"/>
      <w:bookmarkStart w:id="5240" w:name="_Toc64359615"/>
      <w:bookmarkStart w:id="5241" w:name="_Toc64446580"/>
      <w:bookmarkStart w:id="5242" w:name="_Toc66779291"/>
      <w:bookmarkStart w:id="5243" w:name="_Toc66794869"/>
      <w:bookmarkStart w:id="5244" w:name="_Toc71559654"/>
      <w:bookmarkStart w:id="5245" w:name="_Toc71559869"/>
      <w:bookmarkStart w:id="5246" w:name="_Toc31023870"/>
      <w:bookmarkStart w:id="5247" w:name="_Toc31293231"/>
      <w:bookmarkStart w:id="5248" w:name="_Toc31293641"/>
      <w:bookmarkStart w:id="5249" w:name="_Toc46925289"/>
      <w:bookmarkStart w:id="5250" w:name="_Toc53493087"/>
      <w:bookmarkStart w:id="5251" w:name="_Toc64359616"/>
      <w:bookmarkStart w:id="5252" w:name="_Toc64446581"/>
      <w:bookmarkStart w:id="5253" w:name="_Toc66779292"/>
      <w:bookmarkStart w:id="5254" w:name="_Toc66794870"/>
      <w:bookmarkStart w:id="5255" w:name="_Toc71559655"/>
      <w:bookmarkStart w:id="5256" w:name="_Toc71559870"/>
      <w:bookmarkStart w:id="5257" w:name="_Toc31023871"/>
      <w:bookmarkStart w:id="5258" w:name="_Toc31293232"/>
      <w:bookmarkStart w:id="5259" w:name="_Toc31293642"/>
      <w:bookmarkStart w:id="5260" w:name="_Toc46925290"/>
      <w:bookmarkStart w:id="5261" w:name="_Toc53493088"/>
      <w:bookmarkStart w:id="5262" w:name="_Toc64359617"/>
      <w:bookmarkStart w:id="5263" w:name="_Toc64446582"/>
      <w:bookmarkStart w:id="5264" w:name="_Toc66779293"/>
      <w:bookmarkStart w:id="5265" w:name="_Toc66794871"/>
      <w:bookmarkStart w:id="5266" w:name="_Toc71559656"/>
      <w:bookmarkStart w:id="5267" w:name="_Toc71559871"/>
      <w:bookmarkStart w:id="5268" w:name="_Toc489859064"/>
      <w:bookmarkStart w:id="5269" w:name="_Toc500342186"/>
      <w:bookmarkStart w:id="5270" w:name="_Toc487547250"/>
      <w:bookmarkStart w:id="5271" w:name="_Toc529345145"/>
      <w:bookmarkStart w:id="5272" w:name="_Toc530687652"/>
      <w:bookmarkStart w:id="5273" w:name="_Toc530762247"/>
      <w:bookmarkStart w:id="5274" w:name="_Toc534728367"/>
      <w:bookmarkStart w:id="5275" w:name="_Toc534730793"/>
      <w:bookmarkStart w:id="5276" w:name="_Toc134539753"/>
      <w:bookmarkStart w:id="5277" w:name="_Toc140693244"/>
      <w:bookmarkStart w:id="5278" w:name="_Toc142387499"/>
      <w:bookmarkStart w:id="5279" w:name="_Toc153785590"/>
      <w:bookmarkStart w:id="5280" w:name="_Toc153788450"/>
      <w:bookmarkStart w:id="5281" w:name="_Toc154762569"/>
      <w:bookmarkStart w:id="5282" w:name="_Toc157610001"/>
      <w:bookmarkStart w:id="5283" w:name="_Toc195518777"/>
      <w:bookmarkStart w:id="5284" w:name="_Toc195599741"/>
      <w:bookmarkStart w:id="5285" w:name="_Toc22396212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r w:rsidRPr="00AC435F">
        <w:t>Procurement</w:t>
      </w:r>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p>
    <w:p w14:paraId="39232228" w14:textId="794C37E2" w:rsidR="00AC435F" w:rsidRPr="00AC435F" w:rsidRDefault="00AC435F" w:rsidP="00AC435F">
      <w:r w:rsidRPr="00AC435F">
        <w:t xml:space="preserve">The </w:t>
      </w:r>
      <w:r w:rsidR="002040D3">
        <w:t>C</w:t>
      </w:r>
      <w:r w:rsidRPr="00AC435F">
        <w:t xml:space="preserve">ontractor shall be responsible for the overall management of procurement, including expediting, and QA/QC with respect to all elements constituting the Facility. </w:t>
      </w:r>
    </w:p>
    <w:p w14:paraId="13E23957" w14:textId="6B43A3E8" w:rsidR="00AC435F" w:rsidRPr="00AC435F" w:rsidRDefault="00AC435F" w:rsidP="00AC435F">
      <w:r w:rsidRPr="00AC435F">
        <w:t xml:space="preserve">The Contractor shall, in order to satisfy the requirements contained in this </w:t>
      </w:r>
      <w:r w:rsidR="00436782">
        <w:t>ERs</w:t>
      </w:r>
      <w:r w:rsidRPr="00AC435F">
        <w:t xml:space="preserve">, identify the manufacturers and places of manufacture and ensure appropriate testing and inspection of major equipment (i.e. </w:t>
      </w:r>
      <w:r w:rsidRPr="00603329">
        <w:t xml:space="preserve">modules, inverters, </w:t>
      </w:r>
      <w:r w:rsidR="0052308C">
        <w:t xml:space="preserve">AC isolators, </w:t>
      </w:r>
      <w:r w:rsidRPr="00603329">
        <w:t>transformers</w:t>
      </w:r>
      <w:r w:rsidRPr="00AC435F">
        <w:t xml:space="preserve">, </w:t>
      </w:r>
      <w:r w:rsidR="00FB7C32" w:rsidRPr="00885A9E">
        <w:t>[</w:t>
      </w:r>
      <w:r w:rsidRPr="00885A9E">
        <w:t>trackers</w:t>
      </w:r>
      <w:r w:rsidR="00FB7C32" w:rsidRPr="00885A9E">
        <w:t>/</w:t>
      </w:r>
      <w:r w:rsidRPr="00885A9E">
        <w:t>mounting structures</w:t>
      </w:r>
      <w:r w:rsidR="00FB7C32" w:rsidRPr="00885A9E">
        <w:t>]</w:t>
      </w:r>
      <w:r w:rsidRPr="00AC435F">
        <w:t xml:space="preserve">, drives, controls etc.) and switchgear before dispatch to Site. The Contract contains a list of pre-approved Subcontractors to be used for procurement of major equipment. </w:t>
      </w:r>
      <w:r w:rsidR="00AE6AE5" w:rsidRPr="00AE6AE5">
        <w:t xml:space="preserve">Any equipment should be from manufacturing lines with inputs that are </w:t>
      </w:r>
      <w:r w:rsidR="00711DAA" w:rsidRPr="00AE6AE5">
        <w:t>traceable,</w:t>
      </w:r>
      <w:r w:rsidR="00AE6AE5" w:rsidRPr="00AE6AE5">
        <w:t xml:space="preserve"> and prioritisation should be given to supply chains that promote avoidance of labour or materials from </w:t>
      </w:r>
      <w:r w:rsidR="00711DAA" w:rsidRPr="00AE6AE5">
        <w:t>high-risk</w:t>
      </w:r>
      <w:r w:rsidR="00AE6AE5" w:rsidRPr="00AE6AE5">
        <w:t xml:space="preserve"> areas with regards to forced labour / child labour practices and higher environmental damage. A preference should also be given to using suppliers that hold ESG </w:t>
      </w:r>
      <w:r w:rsidR="00711DAA" w:rsidRPr="00AE6AE5">
        <w:t>certification from</w:t>
      </w:r>
      <w:r w:rsidR="00AE6AE5" w:rsidRPr="00AE6AE5">
        <w:t xml:space="preserve"> a recognised independent body covering labour and environmental </w:t>
      </w:r>
      <w:r w:rsidR="00711DAA" w:rsidRPr="00AE6AE5">
        <w:t>practices.</w:t>
      </w:r>
      <w:r w:rsidR="00711DAA" w:rsidRPr="00AC435F">
        <w:t xml:space="preserve"> The</w:t>
      </w:r>
      <w:r w:rsidRPr="00AC435F">
        <w:t xml:space="preserve"> Contractor shall obtain </w:t>
      </w:r>
      <w:r w:rsidR="00C010E5">
        <w:t>Employer</w:t>
      </w:r>
      <w:r w:rsidRPr="00AC435F">
        <w:t xml:space="preserve"> approval for the use of any other Subcontractor for major components or where the subcontract value is above </w:t>
      </w:r>
      <w:r w:rsidR="00976821" w:rsidRPr="00D76E12">
        <w:rPr>
          <w:highlight w:val="yellow"/>
        </w:rPr>
        <w:t xml:space="preserve">GBP </w:t>
      </w:r>
      <w:r w:rsidR="00DD0EDB">
        <w:rPr>
          <w:highlight w:val="yellow"/>
        </w:rPr>
        <w:t>one [</w:t>
      </w:r>
      <w:r w:rsidRPr="00D76E12">
        <w:rPr>
          <w:highlight w:val="yellow"/>
        </w:rPr>
        <w:t>1</w:t>
      </w:r>
      <w:r w:rsidR="00DD0EDB">
        <w:rPr>
          <w:highlight w:val="yellow"/>
        </w:rPr>
        <w:t>]</w:t>
      </w:r>
      <w:r w:rsidRPr="00D76E12">
        <w:rPr>
          <w:highlight w:val="yellow"/>
        </w:rPr>
        <w:t xml:space="preserve"> million</w:t>
      </w:r>
      <w:bookmarkStart w:id="5286" w:name="_Toc411610048"/>
      <w:r w:rsidRPr="00D76E12">
        <w:rPr>
          <w:highlight w:val="yellow"/>
        </w:rPr>
        <w:t>.</w:t>
      </w:r>
      <w:r w:rsidRPr="00AC435F">
        <w:t xml:space="preserve"> </w:t>
      </w:r>
    </w:p>
    <w:p w14:paraId="68BE8C27" w14:textId="615668AA" w:rsidR="00AC435F" w:rsidRPr="00AC435F" w:rsidRDefault="00AC435F" w:rsidP="00AC435F">
      <w:r w:rsidRPr="00AC435F">
        <w:lastRenderedPageBreak/>
        <w:t xml:space="preserve">Where major equipment is yet to be manufactured the Contractor must promptly alert the </w:t>
      </w:r>
      <w:r w:rsidR="00711DAA">
        <w:t>Employer,</w:t>
      </w:r>
      <w:r w:rsidRPr="00AC435F">
        <w:t xml:space="preserve"> accordingly, supplying the anticipated manufacture dates so that the </w:t>
      </w:r>
      <w:r w:rsidR="00C010E5">
        <w:t>Employer</w:t>
      </w:r>
      <w:r w:rsidRPr="00AC435F">
        <w:t xml:space="preserve"> may (at its sole discretion) inspect the point of manufacture prior to manufacturing beginning. </w:t>
      </w:r>
    </w:p>
    <w:p w14:paraId="7113B44B" w14:textId="335B8688" w:rsidR="00AC435F" w:rsidRPr="00AC435F" w:rsidRDefault="00AC435F" w:rsidP="00AC435F">
      <w:r w:rsidRPr="00AC435F">
        <w:t xml:space="preserve">Unpriced copies of purchase orders shall be expeditiously provided to the </w:t>
      </w:r>
      <w:r w:rsidR="00C010E5">
        <w:t>Employer</w:t>
      </w:r>
      <w:r w:rsidRPr="00AC435F">
        <w:t xml:space="preserve"> if requested.</w:t>
      </w:r>
    </w:p>
    <w:p w14:paraId="1BF89251" w14:textId="25EDE6C2" w:rsidR="00AC435F" w:rsidRPr="00AC435F" w:rsidRDefault="00D95CD9" w:rsidP="00AC435F">
      <w:pPr>
        <w:pStyle w:val="Heading2"/>
      </w:pPr>
      <w:bookmarkStart w:id="5287" w:name="_Toc487547251"/>
      <w:bookmarkStart w:id="5288" w:name="_Toc489859065"/>
      <w:bookmarkStart w:id="5289" w:name="_Toc500342187"/>
      <w:bookmarkStart w:id="5290" w:name="_Toc529345146"/>
      <w:bookmarkStart w:id="5291" w:name="_Toc530687653"/>
      <w:bookmarkStart w:id="5292" w:name="_Toc530762248"/>
      <w:bookmarkStart w:id="5293" w:name="_Toc534728368"/>
      <w:bookmarkStart w:id="5294" w:name="_Toc534730794"/>
      <w:bookmarkStart w:id="5295" w:name="_Toc134539754"/>
      <w:bookmarkStart w:id="5296" w:name="_Toc140693245"/>
      <w:bookmarkStart w:id="5297" w:name="_Toc142387500"/>
      <w:bookmarkStart w:id="5298" w:name="_Toc153785591"/>
      <w:bookmarkStart w:id="5299" w:name="_Toc153788451"/>
      <w:bookmarkStart w:id="5300" w:name="_Toc154762570"/>
      <w:bookmarkStart w:id="5301" w:name="_Toc157610002"/>
      <w:bookmarkStart w:id="5302" w:name="_Toc195518778"/>
      <w:bookmarkStart w:id="5303" w:name="_Toc195599742"/>
      <w:bookmarkStart w:id="5304" w:name="_Toc223962127"/>
      <w:bookmarkEnd w:id="5286"/>
      <w:r w:rsidRPr="00AC435F">
        <w:t>Construction Management</w:t>
      </w:r>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p>
    <w:p w14:paraId="2A11E4A6" w14:textId="5FB22DC9" w:rsidR="00AC435F" w:rsidRPr="00AC435F" w:rsidRDefault="00AC435F" w:rsidP="00AC435F">
      <w:r w:rsidRPr="00AC435F">
        <w:t>The Contractor shall be responsible for the overall management of the Facilit</w:t>
      </w:r>
      <w:r w:rsidR="00904969">
        <w:t>ies</w:t>
      </w:r>
      <w:r w:rsidRPr="00AC435F">
        <w:t xml:space="preserve"> </w:t>
      </w:r>
      <w:r w:rsidR="00904969">
        <w:t>and the overall Plant</w:t>
      </w:r>
      <w:r w:rsidRPr="00AC435F">
        <w:t xml:space="preserve"> and operation and maintenance until Completion. These services include but are not limited to: </w:t>
      </w:r>
    </w:p>
    <w:p w14:paraId="0B7D8921" w14:textId="0DD0FA5B" w:rsidR="00AC435F" w:rsidRPr="00AC435F" w:rsidRDefault="00AC435F" w:rsidP="00AC435F">
      <w:pPr>
        <w:pStyle w:val="Bullet10"/>
      </w:pPr>
      <w:r>
        <w:t>Management of the Contractor’s staff and its Subcontractors</w:t>
      </w:r>
      <w:r w:rsidR="00711DAA">
        <w:t>;</w:t>
      </w:r>
    </w:p>
    <w:p w14:paraId="6A025BC7" w14:textId="1A8E46B3" w:rsidR="00AC435F" w:rsidRPr="00AC435F" w:rsidRDefault="00AC435F" w:rsidP="00AC435F">
      <w:pPr>
        <w:pStyle w:val="Bullet10"/>
      </w:pPr>
      <w:r>
        <w:t>The provision of suitable and adequate security for the Site for the duration of the construction period and until Completion</w:t>
      </w:r>
      <w:r w:rsidR="00711DAA">
        <w:t>;</w:t>
      </w:r>
    </w:p>
    <w:p w14:paraId="7787C23F" w14:textId="68E78565" w:rsidR="00AC435F" w:rsidRPr="00AC435F" w:rsidRDefault="00AC435F" w:rsidP="00AC435F">
      <w:pPr>
        <w:pStyle w:val="Bullet10"/>
      </w:pPr>
      <w:r>
        <w:t>Conducting risk assessment and implementing resulting mitigations for all activities related to the Works</w:t>
      </w:r>
      <w:r w:rsidR="00711DAA">
        <w:t>;</w:t>
      </w:r>
    </w:p>
    <w:p w14:paraId="2E33ECBD" w14:textId="53F75FEA" w:rsidR="00AC435F" w:rsidRPr="00AC435F" w:rsidRDefault="00AC435F" w:rsidP="00AC435F">
      <w:pPr>
        <w:pStyle w:val="Bullet10"/>
      </w:pPr>
      <w:r>
        <w:t>Provision of construction power, water, fire protection, lighting, compressed air, telephone, data transmission and sanitary facilities</w:t>
      </w:r>
      <w:r w:rsidR="00711DAA">
        <w:t>;</w:t>
      </w:r>
    </w:p>
    <w:p w14:paraId="190DE043" w14:textId="1ED42206" w:rsidR="00AC435F" w:rsidRPr="00AC435F" w:rsidRDefault="00AC435F" w:rsidP="00AC435F">
      <w:pPr>
        <w:pStyle w:val="Bullet10"/>
      </w:pPr>
      <w:r>
        <w:t>Construction of all necessary access roads and roads on Site and reinstatement of existing roads after the construction, if required</w:t>
      </w:r>
      <w:r w:rsidR="00711DAA">
        <w:t>;</w:t>
      </w:r>
    </w:p>
    <w:p w14:paraId="44611666" w14:textId="5CCBB656" w:rsidR="00AC435F" w:rsidRPr="00AC435F" w:rsidRDefault="00AC435F" w:rsidP="00AC435F">
      <w:pPr>
        <w:pStyle w:val="Bullet10"/>
      </w:pPr>
      <w:r>
        <w:t>Provision of all required tools, components, machinery, and test equipment</w:t>
      </w:r>
      <w:r w:rsidR="00711DAA">
        <w:t>;</w:t>
      </w:r>
    </w:p>
    <w:p w14:paraId="5BA51966" w14:textId="4182CACA" w:rsidR="00AC435F" w:rsidRPr="00AC435F" w:rsidRDefault="00AC435F" w:rsidP="00AC435F">
      <w:pPr>
        <w:pStyle w:val="Bullet10"/>
      </w:pPr>
      <w:r>
        <w:t xml:space="preserve">The positioning of the component parts forming part of the </w:t>
      </w:r>
      <w:r w:rsidR="00C90A4E">
        <w:t>Plant</w:t>
      </w:r>
      <w:r>
        <w:t>, such that they can be operated and maintained in a safe manner wherever possible without requiring specialist Third Party equipment to access, operate, maintain, exchange, or replace. For example, inverters should be placed in an easily and safely accessible area</w:t>
      </w:r>
      <w:r w:rsidR="00711DAA">
        <w:t>;</w:t>
      </w:r>
    </w:p>
    <w:p w14:paraId="67CC4FCB" w14:textId="5DBD1104" w:rsidR="00AC435F" w:rsidRPr="00AC435F" w:rsidRDefault="00AC435F" w:rsidP="00AC435F">
      <w:pPr>
        <w:pStyle w:val="Bullet10"/>
      </w:pPr>
      <w:r>
        <w:t xml:space="preserve">The supply and transportation of all components constituting the </w:t>
      </w:r>
      <w:r w:rsidR="003472A0">
        <w:t xml:space="preserve">Plant </w:t>
      </w:r>
      <w:r>
        <w:t>to the Site and to the specific installation locations</w:t>
      </w:r>
      <w:r w:rsidR="00711DAA">
        <w:t>;</w:t>
      </w:r>
    </w:p>
    <w:p w14:paraId="241E149C" w14:textId="55EBA0BB" w:rsidR="00AC435F" w:rsidRPr="00AC435F" w:rsidRDefault="00AC435F" w:rsidP="00AC435F">
      <w:pPr>
        <w:pStyle w:val="Bullet10"/>
      </w:pPr>
      <w:r>
        <w:t>Transportation, handling and installation methodology of all components which is in line with manufacturers’ recommendations and which does not compromise the integrity or warranties of any components</w:t>
      </w:r>
      <w:r w:rsidR="00711DAA">
        <w:t>;</w:t>
      </w:r>
    </w:p>
    <w:p w14:paraId="310973CC" w14:textId="268A3825" w:rsidR="00AC435F" w:rsidRPr="00AC435F" w:rsidRDefault="00AC435F" w:rsidP="00AC435F">
      <w:pPr>
        <w:pStyle w:val="Bullet10"/>
      </w:pPr>
      <w:r>
        <w:t xml:space="preserve">Equipment and materials-receiving, handling, laydown areas and storage (indoor and outdoor as required). No additional land will be provided by the </w:t>
      </w:r>
      <w:r w:rsidR="00C010E5">
        <w:t>Employer</w:t>
      </w:r>
      <w:r>
        <w:t xml:space="preserve"> for laydown beyond the boundaries of the Site</w:t>
      </w:r>
      <w:r w:rsidR="00711DAA">
        <w:t>;</w:t>
      </w:r>
    </w:p>
    <w:p w14:paraId="52AC2BC1" w14:textId="142D4B24" w:rsidR="00AC435F" w:rsidRPr="00D24186" w:rsidRDefault="00AC435F" w:rsidP="00AC435F">
      <w:pPr>
        <w:pStyle w:val="Bullet10"/>
      </w:pPr>
      <w:r w:rsidRPr="00D24186">
        <w:t>The construction and foundation of all supporting or mounting structures as necessary</w:t>
      </w:r>
      <w:r w:rsidR="00711DAA" w:rsidRPr="00D24186">
        <w:t>;</w:t>
      </w:r>
    </w:p>
    <w:p w14:paraId="3217725E" w14:textId="5E4FE909" w:rsidR="00AC435F" w:rsidRPr="00D24186" w:rsidRDefault="00AC435F" w:rsidP="00AC435F">
      <w:pPr>
        <w:pStyle w:val="Bullet10"/>
      </w:pPr>
      <w:r w:rsidRPr="00D24186">
        <w:t>The assembly and installation of the components</w:t>
      </w:r>
      <w:r w:rsidR="00711DAA" w:rsidRPr="00D24186">
        <w:t>;</w:t>
      </w:r>
    </w:p>
    <w:p w14:paraId="488B3F2A" w14:textId="32774A54" w:rsidR="00AC435F" w:rsidRPr="00630080" w:rsidRDefault="00AC435F" w:rsidP="00AC435F">
      <w:pPr>
        <w:pStyle w:val="Bullet10"/>
      </w:pPr>
      <w:r w:rsidRPr="00630080">
        <w:t>The installation of an approved energy meter and associated communication equipment</w:t>
      </w:r>
      <w:r w:rsidR="00711DAA" w:rsidRPr="00630080">
        <w:t>;</w:t>
      </w:r>
    </w:p>
    <w:p w14:paraId="2102FEE2" w14:textId="0207119D" w:rsidR="00AC435F" w:rsidRPr="00D24186" w:rsidRDefault="00AC435F" w:rsidP="00AC435F">
      <w:pPr>
        <w:pStyle w:val="Bullet10"/>
      </w:pPr>
      <w:r w:rsidRPr="00D24186">
        <w:t xml:space="preserve">The registration of the </w:t>
      </w:r>
      <w:r w:rsidR="003472A0" w:rsidRPr="00D24186">
        <w:t xml:space="preserve">Plant </w:t>
      </w:r>
      <w:r w:rsidRPr="00D24186">
        <w:t>with any applicable authorities, industry bodies, etc</w:t>
      </w:r>
      <w:r w:rsidR="00711DAA" w:rsidRPr="00D24186">
        <w:t>;</w:t>
      </w:r>
    </w:p>
    <w:p w14:paraId="0AF8E8AA" w14:textId="7F357A48" w:rsidR="00AC435F" w:rsidRPr="00D24186" w:rsidRDefault="00AC435F" w:rsidP="00AC435F">
      <w:pPr>
        <w:pStyle w:val="Bullet10"/>
      </w:pPr>
      <w:r w:rsidRPr="00D24186">
        <w:t xml:space="preserve">The design, installation and integration of the </w:t>
      </w:r>
      <w:r w:rsidR="000D3F22" w:rsidRPr="00D24186">
        <w:t xml:space="preserve">Plant </w:t>
      </w:r>
      <w:r w:rsidRPr="00D24186">
        <w:t>earthing and bonding systems</w:t>
      </w:r>
      <w:r w:rsidR="00711DAA" w:rsidRPr="00D24186">
        <w:t>;</w:t>
      </w:r>
      <w:r w:rsidRPr="00D24186">
        <w:t xml:space="preserve"> </w:t>
      </w:r>
    </w:p>
    <w:p w14:paraId="0A027CF4" w14:textId="344550F3" w:rsidR="00AC435F" w:rsidRPr="00AC435F" w:rsidRDefault="00AC435F" w:rsidP="00AC435F">
      <w:pPr>
        <w:pStyle w:val="Bullet10"/>
      </w:pPr>
      <w:r w:rsidRPr="00D24186">
        <w:t xml:space="preserve">The design, installation and integration of the </w:t>
      </w:r>
      <w:r w:rsidR="000D3F22" w:rsidRPr="00D24186">
        <w:t xml:space="preserve">Plant </w:t>
      </w:r>
      <w:r w:rsidR="00FB7C32" w:rsidRPr="00D24186">
        <w:t>lightning protection systems</w:t>
      </w:r>
      <w:r w:rsidR="00711DAA">
        <w:t>; and</w:t>
      </w:r>
    </w:p>
    <w:p w14:paraId="1C806327" w14:textId="492AE644" w:rsidR="00AC435F" w:rsidRPr="00AC435F" w:rsidRDefault="00AC435F" w:rsidP="00AC435F">
      <w:pPr>
        <w:pStyle w:val="Bullet10"/>
      </w:pPr>
      <w:r>
        <w:t>Coordination and cooperation with the party responsible for the Grid Connection Works to facilitate the connection of the Works to the Grid</w:t>
      </w:r>
      <w:r w:rsidRPr="000D3F22">
        <w:t>.</w:t>
      </w:r>
      <w:r>
        <w:t xml:space="preserve"> </w:t>
      </w:r>
    </w:p>
    <w:p w14:paraId="04687FBA" w14:textId="48147408" w:rsidR="00AC435F" w:rsidRPr="00AC435F" w:rsidRDefault="00D95CD9" w:rsidP="00AC435F">
      <w:pPr>
        <w:pStyle w:val="Heading2"/>
      </w:pPr>
      <w:bookmarkStart w:id="5305" w:name="_Toc487547253"/>
      <w:bookmarkStart w:id="5306" w:name="_Toc489859067"/>
      <w:bookmarkStart w:id="5307" w:name="_Toc500342190"/>
      <w:bookmarkStart w:id="5308" w:name="_Toc529345149"/>
      <w:bookmarkStart w:id="5309" w:name="_Toc530687654"/>
      <w:bookmarkStart w:id="5310" w:name="_Toc530762249"/>
      <w:bookmarkStart w:id="5311" w:name="_Toc534728369"/>
      <w:bookmarkStart w:id="5312" w:name="_Toc534730795"/>
      <w:bookmarkStart w:id="5313" w:name="_Toc134539755"/>
      <w:bookmarkStart w:id="5314" w:name="_Toc140693246"/>
      <w:bookmarkStart w:id="5315" w:name="_Toc142387501"/>
      <w:bookmarkStart w:id="5316" w:name="_Toc153785592"/>
      <w:bookmarkStart w:id="5317" w:name="_Toc153788452"/>
      <w:bookmarkStart w:id="5318" w:name="_Toc154762571"/>
      <w:bookmarkStart w:id="5319" w:name="_Toc157610003"/>
      <w:bookmarkStart w:id="5320" w:name="_Toc195518779"/>
      <w:bookmarkStart w:id="5321" w:name="_Toc195599743"/>
      <w:bookmarkStart w:id="5322" w:name="_Toc223962128"/>
      <w:r w:rsidRPr="00AC435F">
        <w:t>Progress Reporting</w:t>
      </w:r>
      <w:bookmarkEnd w:id="5305"/>
      <w:bookmarkEnd w:id="5306"/>
      <w:bookmarkEnd w:id="5307"/>
      <w:bookmarkEnd w:id="5308"/>
      <w:r w:rsidRPr="00AC435F">
        <w:t xml:space="preserve"> </w:t>
      </w:r>
      <w:r w:rsidR="00E52C64">
        <w:t>a</w:t>
      </w:r>
      <w:r>
        <w:t>nd</w:t>
      </w:r>
      <w:r w:rsidRPr="00AC435F">
        <w:t xml:space="preserve"> Meetings</w:t>
      </w:r>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p>
    <w:p w14:paraId="37F8AAA8" w14:textId="11992306" w:rsidR="00AC435F" w:rsidRPr="00AC435F" w:rsidRDefault="00AC435F" w:rsidP="00AC435F">
      <w:r w:rsidRPr="00AC435F">
        <w:t xml:space="preserve">The Contractor shall produce weekly and monthly progress reports, at dates to be agreed with the </w:t>
      </w:r>
      <w:r w:rsidR="00C010E5">
        <w:t>Employer</w:t>
      </w:r>
      <w:r w:rsidRPr="00AC435F">
        <w:t xml:space="preserve">. Reporting requirements </w:t>
      </w:r>
      <w:r w:rsidR="004A4C98">
        <w:t>may be appended to this ERs</w:t>
      </w:r>
      <w:r w:rsidRPr="00AC435F">
        <w:t xml:space="preserve">. </w:t>
      </w:r>
    </w:p>
    <w:p w14:paraId="59B7CFB0" w14:textId="16D84814" w:rsidR="00AC435F" w:rsidRPr="00AC435F" w:rsidRDefault="00AC435F" w:rsidP="00AC435F">
      <w:r w:rsidRPr="00AC435F">
        <w:t xml:space="preserve">The Contractor shall attend monthly site meetings along with any other meetings necessary to complete the Works or reasonably required by the </w:t>
      </w:r>
      <w:r w:rsidR="00C010E5">
        <w:t>Employer</w:t>
      </w:r>
      <w:r w:rsidRPr="00AC435F">
        <w:t xml:space="preserve">. </w:t>
      </w:r>
    </w:p>
    <w:p w14:paraId="7BA778E9" w14:textId="2F9F08ED" w:rsidR="00AC435F" w:rsidRPr="00AC435F" w:rsidRDefault="00D95CD9" w:rsidP="00AC435F">
      <w:pPr>
        <w:pStyle w:val="Heading1"/>
      </w:pPr>
      <w:bookmarkStart w:id="5323" w:name="_Ref489022122"/>
      <w:bookmarkStart w:id="5324" w:name="_Toc489859069"/>
      <w:bookmarkStart w:id="5325" w:name="_Toc500342192"/>
      <w:bookmarkStart w:id="5326" w:name="_Toc529345151"/>
      <w:bookmarkStart w:id="5327" w:name="_Toc530687655"/>
      <w:bookmarkStart w:id="5328" w:name="_Toc530762250"/>
      <w:bookmarkStart w:id="5329" w:name="_Toc534728370"/>
      <w:bookmarkStart w:id="5330" w:name="_Toc534730796"/>
      <w:bookmarkStart w:id="5331" w:name="_Toc134539756"/>
      <w:bookmarkStart w:id="5332" w:name="_Toc140693247"/>
      <w:bookmarkStart w:id="5333" w:name="_Toc142387502"/>
      <w:bookmarkStart w:id="5334" w:name="_Toc153785593"/>
      <w:bookmarkStart w:id="5335" w:name="_Toc153788453"/>
      <w:bookmarkStart w:id="5336" w:name="_Toc154762572"/>
      <w:bookmarkStart w:id="5337" w:name="_Toc157610004"/>
      <w:bookmarkStart w:id="5338" w:name="_Toc195518780"/>
      <w:bookmarkStart w:id="5339" w:name="_Toc195599744"/>
      <w:bookmarkStart w:id="5340" w:name="_Toc223962129"/>
      <w:r>
        <w:lastRenderedPageBreak/>
        <w:t xml:space="preserve">Quality Assurance/Quality Control </w:t>
      </w:r>
      <w:r w:rsidR="00AC435F">
        <w:t>(QA/QC)</w:t>
      </w:r>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p>
    <w:p w14:paraId="62D68B03" w14:textId="6F3C6195" w:rsidR="00AC435F" w:rsidRDefault="00AC435F" w:rsidP="00AC435F">
      <w:r w:rsidRPr="00AC435F">
        <w:t>The Contractor shall be responsible for implementing its Quality Plan, including, but not limited to design, construction, transportation, storage, installation, materials, equipment, checkout, start-up and operation until the Contractor has discharged its obligations in terms of the Contract.</w:t>
      </w:r>
    </w:p>
    <w:p w14:paraId="59B8961E" w14:textId="7C895159" w:rsidR="003C6472" w:rsidRDefault="003C6472" w:rsidP="003C6472">
      <w:r>
        <w:t xml:space="preserve">As a general practice, the Contractor shall have established project management systems for quality management that have been certified to ISO 9001. The Contractor shall use these as the basis for developing a project-specific quality plan to cover all stages of the Project and Site environmental management plans which shall be compatible with each other. </w:t>
      </w:r>
    </w:p>
    <w:p w14:paraId="760B43A6" w14:textId="1B929607" w:rsidR="003C6472" w:rsidRDefault="003C6472" w:rsidP="003C6472">
      <w:r>
        <w:t>The</w:t>
      </w:r>
      <w:r w:rsidR="00557408">
        <w:t xml:space="preserve"> </w:t>
      </w:r>
      <w:r>
        <w:t>Project Quality Plan shall include a QA/QC manual applicable to the scope of the Contract covering design, procurement, construction, Testing and start-up of th</w:t>
      </w:r>
      <w:r w:rsidR="00557408">
        <w:t>e specific technology</w:t>
      </w:r>
      <w:r>
        <w:t xml:space="preserve">. The Quality Plan shall be subject to reasonable audits by the </w:t>
      </w:r>
      <w:r w:rsidR="00E75BE9">
        <w:t>Employer</w:t>
      </w:r>
      <w:r>
        <w:t xml:space="preserve"> or </w:t>
      </w:r>
      <w:r w:rsidR="00E75BE9">
        <w:t>Employer</w:t>
      </w:r>
      <w:r>
        <w:t xml:space="preserve">’s chosen representative. The </w:t>
      </w:r>
      <w:r w:rsidR="00E75BE9">
        <w:t>Employer</w:t>
      </w:r>
      <w:r>
        <w:t xml:space="preserve"> shall maintain the right to identify and request updates to the Project quality plan as a result of the audits, derived from the coordination with the rest of SoW of the Plant. The Contractor shall work diligently with Subcontractors to address the </w:t>
      </w:r>
      <w:r w:rsidR="00E75BE9">
        <w:t>Employer</w:t>
      </w:r>
      <w:r>
        <w:t>’s reasonable requests.</w:t>
      </w:r>
    </w:p>
    <w:p w14:paraId="0AD83FFE" w14:textId="6EE045AE" w:rsidR="00A92034" w:rsidRDefault="0013006C" w:rsidP="00A92034">
      <w:r>
        <w:t>The Project Quality Plan shall include a section for Non-Conformance</w:t>
      </w:r>
      <w:r w:rsidR="00A92034">
        <w:t xml:space="preserve"> management</w:t>
      </w:r>
      <w:r>
        <w:t xml:space="preserve"> requirements, setting a clear Non-Conformance Reporting (NCR) management </w:t>
      </w:r>
      <w:r w:rsidR="00A92034">
        <w:t xml:space="preserve">procedure covering </w:t>
      </w:r>
      <w:r>
        <w:t>as minimum:</w:t>
      </w:r>
    </w:p>
    <w:p w14:paraId="28E0AA21" w14:textId="77777777" w:rsidR="0013006C" w:rsidRDefault="00A92034" w:rsidP="00630080">
      <w:pPr>
        <w:pStyle w:val="ListParagraph"/>
        <w:numPr>
          <w:ilvl w:val="0"/>
          <w:numId w:val="48"/>
        </w:numPr>
        <w:ind w:left="426"/>
      </w:pPr>
      <w:r>
        <w:t xml:space="preserve">NCR classification procedure </w:t>
      </w:r>
    </w:p>
    <w:p w14:paraId="31B63B77" w14:textId="61F2562B" w:rsidR="00A92034" w:rsidRDefault="00A92034" w:rsidP="00630080">
      <w:pPr>
        <w:pStyle w:val="ListParagraph"/>
        <w:numPr>
          <w:ilvl w:val="0"/>
          <w:numId w:val="48"/>
        </w:numPr>
        <w:ind w:left="426"/>
      </w:pPr>
      <w:r>
        <w:t>Timescales for investigation and remediation</w:t>
      </w:r>
    </w:p>
    <w:p w14:paraId="37141335" w14:textId="5EB70052" w:rsidR="00A92034" w:rsidRDefault="00A92034" w:rsidP="00630080">
      <w:pPr>
        <w:pStyle w:val="ListParagraph"/>
        <w:numPr>
          <w:ilvl w:val="0"/>
          <w:numId w:val="48"/>
        </w:numPr>
        <w:ind w:left="426"/>
      </w:pPr>
      <w:r>
        <w:t>R</w:t>
      </w:r>
      <w:r w:rsidR="0013006C">
        <w:t>oot Cause analyses (R</w:t>
      </w:r>
      <w:r>
        <w:t>CA</w:t>
      </w:r>
      <w:r w:rsidR="0013006C">
        <w:t>)</w:t>
      </w:r>
      <w:r>
        <w:t xml:space="preserve"> requirements </w:t>
      </w:r>
    </w:p>
    <w:p w14:paraId="385C2471" w14:textId="753D32C8" w:rsidR="00A92034" w:rsidRPr="00AC435F" w:rsidRDefault="0013006C" w:rsidP="00630080">
      <w:pPr>
        <w:pStyle w:val="ListParagraph"/>
        <w:numPr>
          <w:ilvl w:val="0"/>
          <w:numId w:val="48"/>
        </w:numPr>
        <w:ind w:left="426"/>
      </w:pPr>
      <w:r>
        <w:t>Two-</w:t>
      </w:r>
      <w:r w:rsidR="00A92034">
        <w:t>party sign off and closure procedure</w:t>
      </w:r>
    </w:p>
    <w:p w14:paraId="5B9FE268" w14:textId="468C8782" w:rsidR="00AC435F" w:rsidRPr="00AC435F" w:rsidRDefault="00AC435F" w:rsidP="00AC435F">
      <w:r w:rsidRPr="00AC435F">
        <w:t>The Quality Plan shall be enforced to assure that the Works are conforming to the Contract requirements and shall include as a minimum:</w:t>
      </w:r>
    </w:p>
    <w:p w14:paraId="6D6C1334" w14:textId="17037F0E" w:rsidR="0055290A" w:rsidRDefault="0055290A" w:rsidP="0055290A">
      <w:pPr>
        <w:pStyle w:val="Bullet10"/>
      </w:pPr>
      <w:r>
        <w:t>Contractor’s quality policy and project-specific quality objectives, including identification of key quality risks.</w:t>
      </w:r>
    </w:p>
    <w:p w14:paraId="66299F36" w14:textId="7AA15CFF" w:rsidR="0055290A" w:rsidRDefault="0055290A" w:rsidP="0055290A">
      <w:pPr>
        <w:pStyle w:val="Bullet10"/>
      </w:pPr>
      <w:r>
        <w:t>Project organisation chart defining QA/QC roles and responsibilities.</w:t>
      </w:r>
    </w:p>
    <w:p w14:paraId="65CDB50E" w14:textId="76AF85B0" w:rsidR="0055290A" w:rsidRDefault="0055290A" w:rsidP="0055290A">
      <w:pPr>
        <w:pStyle w:val="Bullet10"/>
      </w:pPr>
      <w:r>
        <w:t>Definition of interfaces between design, procurement, construction and commissioning quality controls.</w:t>
      </w:r>
    </w:p>
    <w:p w14:paraId="1FA7BD25" w14:textId="52050F5D" w:rsidR="0055290A" w:rsidRDefault="0055290A" w:rsidP="0055290A">
      <w:pPr>
        <w:pStyle w:val="Bullet10"/>
      </w:pPr>
      <w:r>
        <w:t>Records management, document control and retention procedures, including maintenance of a quality records register and documentation of all changes to drawings and specifications.</w:t>
      </w:r>
    </w:p>
    <w:p w14:paraId="010FECDE" w14:textId="6F8FFED5" w:rsidR="0055290A" w:rsidRDefault="0055290A" w:rsidP="0055290A">
      <w:pPr>
        <w:pStyle w:val="Bullet10"/>
      </w:pPr>
      <w:r>
        <w:t>Full Inspection and Test Plan (ITP) for the Works, including defined Employer hold and witness points.</w:t>
      </w:r>
    </w:p>
    <w:p w14:paraId="5AFEAB82" w14:textId="7B6A8DF9" w:rsidR="0055290A" w:rsidRDefault="0055290A" w:rsidP="0055290A">
      <w:pPr>
        <w:pStyle w:val="Bullet10"/>
      </w:pPr>
      <w:r>
        <w:t>Audit and surveillance programme.</w:t>
      </w:r>
    </w:p>
    <w:p w14:paraId="7706702B" w14:textId="01639A92" w:rsidR="0055290A" w:rsidRDefault="0055290A" w:rsidP="0055290A">
      <w:pPr>
        <w:pStyle w:val="Bullet10"/>
      </w:pPr>
      <w:r>
        <w:t>Control and qualification of subcontractors and material vendors in accordance with technical specifications, including QA flow-down requirements.</w:t>
      </w:r>
    </w:p>
    <w:p w14:paraId="4D0A1409" w14:textId="3EAAD075" w:rsidR="0055290A" w:rsidRDefault="0055290A" w:rsidP="0055290A">
      <w:pPr>
        <w:pStyle w:val="Bullet10"/>
      </w:pPr>
      <w:r>
        <w:t>Factory inspection and testing, including module factory inspections, flash test data review, and factory quality acceptance standards.</w:t>
      </w:r>
    </w:p>
    <w:p w14:paraId="16AF8533" w14:textId="30045A5C" w:rsidR="0055290A" w:rsidRDefault="0055290A" w:rsidP="0055290A">
      <w:pPr>
        <w:pStyle w:val="Bullet10"/>
      </w:pPr>
      <w:r>
        <w:t>On-site material inspections and material acceptance testing where required (e.g. concrete, steel, specific components).</w:t>
      </w:r>
    </w:p>
    <w:p w14:paraId="6695A687" w14:textId="69E22564" w:rsidR="0055290A" w:rsidRDefault="0055290A" w:rsidP="0055290A">
      <w:pPr>
        <w:pStyle w:val="Bullet10"/>
      </w:pPr>
      <w:r>
        <w:t>Field quality inspections and testing, including coverage of electrical works and associated field testing documentation.</w:t>
      </w:r>
    </w:p>
    <w:p w14:paraId="02C378B0" w14:textId="66882FC5" w:rsidR="0013006C" w:rsidRPr="00AC435F" w:rsidRDefault="0055290A" w:rsidP="0055290A">
      <w:pPr>
        <w:pStyle w:val="Bullet10"/>
      </w:pPr>
      <w:r>
        <w:t>Management of defects, deficiencies, non-conformances and punch list items, including the NCR process with classification, timescales and escalation procedures.</w:t>
      </w:r>
    </w:p>
    <w:p w14:paraId="19A02D60" w14:textId="197784FF" w:rsidR="0088688C" w:rsidRDefault="0088688C" w:rsidP="00AC435F">
      <w:r w:rsidRPr="0088688C">
        <w:lastRenderedPageBreak/>
        <w:t>Sampling procedures for Testing shall follow the international norm ISO 2859:1999.</w:t>
      </w:r>
    </w:p>
    <w:p w14:paraId="3A5F7D1C" w14:textId="4F790C71" w:rsidR="00AC435F" w:rsidRPr="00AC435F" w:rsidRDefault="00AC435F" w:rsidP="00AC435F">
      <w:r w:rsidRPr="00AC435F">
        <w:t xml:space="preserve">The Contractor shall develop and maintain a record of defects, deficiencies and non-conformances identified during construction, which shall be included in weekly progress reports. </w:t>
      </w:r>
    </w:p>
    <w:p w14:paraId="7C4F80B2" w14:textId="77777777" w:rsidR="00AC435F" w:rsidRPr="00AC435F" w:rsidRDefault="00AC435F" w:rsidP="00AC435F">
      <w:r w:rsidRPr="00AC435F">
        <w:t>The rejection criteria for major equipment delivered to the Site shall be equivalent to the factory-leaving acceptance criteria.</w:t>
      </w:r>
    </w:p>
    <w:p w14:paraId="11093197" w14:textId="78BF9DA6" w:rsidR="00AC435F" w:rsidRPr="00AC435F" w:rsidRDefault="00D95CD9" w:rsidP="00AC435F">
      <w:pPr>
        <w:pStyle w:val="Heading2"/>
      </w:pPr>
      <w:bookmarkStart w:id="5341" w:name="_Toc530642273"/>
      <w:bookmarkStart w:id="5342" w:name="_Toc530664102"/>
      <w:bookmarkStart w:id="5343" w:name="_Toc530664424"/>
      <w:bookmarkStart w:id="5344" w:name="_Toc487547256"/>
      <w:bookmarkStart w:id="5345" w:name="_Toc489859070"/>
      <w:bookmarkStart w:id="5346" w:name="_Toc500342193"/>
      <w:bookmarkStart w:id="5347" w:name="_Toc529345152"/>
      <w:bookmarkStart w:id="5348" w:name="_Toc530687656"/>
      <w:bookmarkStart w:id="5349" w:name="_Toc530762251"/>
      <w:bookmarkStart w:id="5350" w:name="_Toc534728371"/>
      <w:bookmarkStart w:id="5351" w:name="_Toc534730797"/>
      <w:bookmarkStart w:id="5352" w:name="_Toc134539757"/>
      <w:bookmarkStart w:id="5353" w:name="_Toc140693248"/>
      <w:bookmarkStart w:id="5354" w:name="_Toc142387503"/>
      <w:bookmarkStart w:id="5355" w:name="_Toc153785594"/>
      <w:bookmarkStart w:id="5356" w:name="_Toc153788454"/>
      <w:bookmarkStart w:id="5357" w:name="_Toc154762573"/>
      <w:bookmarkStart w:id="5358" w:name="_Toc157610005"/>
      <w:bookmarkStart w:id="5359" w:name="_Toc195518781"/>
      <w:bookmarkStart w:id="5360" w:name="_Toc195599745"/>
      <w:bookmarkStart w:id="5361" w:name="_Toc223962130"/>
      <w:bookmarkEnd w:id="5341"/>
      <w:bookmarkEnd w:id="5342"/>
      <w:bookmarkEnd w:id="5343"/>
      <w:r w:rsidRPr="00AC435F">
        <w:t>Factory Acceptance Tests</w:t>
      </w:r>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p>
    <w:p w14:paraId="28C02A53" w14:textId="5DC423FD" w:rsidR="00AC435F" w:rsidRPr="007A202A" w:rsidRDefault="00AC435F" w:rsidP="00AC435F">
      <w:r w:rsidRPr="00AC435F">
        <w:t xml:space="preserve">All goods, Materials and other items forming part of the </w:t>
      </w:r>
      <w:r w:rsidR="00E75BE9">
        <w:t>Plant</w:t>
      </w:r>
      <w:r w:rsidRPr="00AC435F">
        <w:t xml:space="preserve"> shall be tested in accordance with Law, Permits, Standards and the Quality Plan. Quality checklists and test protocols shall be submitted to the </w:t>
      </w:r>
      <w:r w:rsidR="00C010E5">
        <w:t>Employer</w:t>
      </w:r>
      <w:r w:rsidRPr="00AC435F">
        <w:t xml:space="preserve"> prior to factory tests.</w:t>
      </w:r>
    </w:p>
    <w:p w14:paraId="6F247C07" w14:textId="72136A86" w:rsidR="00AC435F" w:rsidRPr="00AC435F" w:rsidRDefault="00AC435F" w:rsidP="00AC435F">
      <w:r w:rsidRPr="00AC435F">
        <w:t xml:space="preserve">Further requirements for Factory Acceptance Tests are contained in </w:t>
      </w:r>
      <w:r w:rsidR="00FE4031">
        <w:t xml:space="preserve">Section </w:t>
      </w:r>
      <w:r w:rsidR="00FE4031">
        <w:fldChar w:fldCharType="begin"/>
      </w:r>
      <w:r w:rsidR="00FE4031">
        <w:instrText xml:space="preserve"> REF _Ref216430378 \n \h </w:instrText>
      </w:r>
      <w:r w:rsidR="00FE4031">
        <w:fldChar w:fldCharType="separate"/>
      </w:r>
      <w:r w:rsidR="006D2374">
        <w:t>2.24</w:t>
      </w:r>
      <w:r w:rsidR="00FE4031">
        <w:fldChar w:fldCharType="end"/>
      </w:r>
      <w:r w:rsidR="000D54B8">
        <w:t xml:space="preserve"> and </w:t>
      </w:r>
      <w:r w:rsidR="007012AC">
        <w:t>T</w:t>
      </w:r>
      <w:r w:rsidR="000D54B8">
        <w:t xml:space="preserve">echnology </w:t>
      </w:r>
      <w:r w:rsidR="007012AC">
        <w:t>S</w:t>
      </w:r>
      <w:r w:rsidR="000D54B8">
        <w:t>pecific ER documents</w:t>
      </w:r>
      <w:r w:rsidR="000D54B8" w:rsidRPr="00AC435F">
        <w:t>.</w:t>
      </w:r>
    </w:p>
    <w:p w14:paraId="65B71C7D" w14:textId="321CEA5F" w:rsidR="00AC435F" w:rsidRPr="00AC435F" w:rsidRDefault="00D95CD9" w:rsidP="00AC435F">
      <w:pPr>
        <w:pStyle w:val="Heading2"/>
      </w:pPr>
      <w:bookmarkStart w:id="5362" w:name="_Toc487547257"/>
      <w:bookmarkStart w:id="5363" w:name="_Toc489859071"/>
      <w:bookmarkStart w:id="5364" w:name="_Toc500342194"/>
      <w:bookmarkStart w:id="5365" w:name="_Toc529345153"/>
      <w:bookmarkStart w:id="5366" w:name="_Toc530687657"/>
      <w:bookmarkStart w:id="5367" w:name="_Toc530762252"/>
      <w:bookmarkStart w:id="5368" w:name="_Toc534728372"/>
      <w:bookmarkStart w:id="5369" w:name="_Toc534730798"/>
      <w:bookmarkStart w:id="5370" w:name="_Ref89260368"/>
      <w:bookmarkStart w:id="5371" w:name="_Toc134539758"/>
      <w:bookmarkStart w:id="5372" w:name="_Toc140693249"/>
      <w:bookmarkStart w:id="5373" w:name="_Toc142387504"/>
      <w:bookmarkStart w:id="5374" w:name="_Toc153785595"/>
      <w:bookmarkStart w:id="5375" w:name="_Toc153788455"/>
      <w:bookmarkStart w:id="5376" w:name="_Toc154762574"/>
      <w:bookmarkStart w:id="5377" w:name="_Toc157610006"/>
      <w:bookmarkStart w:id="5378" w:name="_Toc195518782"/>
      <w:bookmarkStart w:id="5379" w:name="_Toc195599746"/>
      <w:bookmarkStart w:id="5380" w:name="_Toc223962131"/>
      <w:r w:rsidRPr="00AC435F">
        <w:t xml:space="preserve">Inspection </w:t>
      </w:r>
      <w:r w:rsidR="00E52C64">
        <w:t>a</w:t>
      </w:r>
      <w:r>
        <w:t>nd</w:t>
      </w:r>
      <w:r w:rsidRPr="00AC435F">
        <w:t xml:space="preserve"> Test</w:t>
      </w:r>
      <w:bookmarkEnd w:id="5362"/>
      <w:bookmarkEnd w:id="5363"/>
      <w:bookmarkEnd w:id="5364"/>
      <w:bookmarkEnd w:id="5365"/>
      <w:r w:rsidRPr="00AC435F">
        <w:t xml:space="preserve"> Plan</w:t>
      </w:r>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p>
    <w:p w14:paraId="3CCCE2AB" w14:textId="6DEA8F89" w:rsidR="00AC435F" w:rsidRPr="00AC435F" w:rsidRDefault="00AC435F" w:rsidP="00AC435F">
      <w:r w:rsidRPr="00AC435F">
        <w:t>The Contractor shall submit a</w:t>
      </w:r>
      <w:r w:rsidR="0055290A">
        <w:t xml:space="preserve"> Site Specific</w:t>
      </w:r>
      <w:r w:rsidRPr="00AC435F">
        <w:t xml:space="preserve"> ITP covering the whole of the Works within </w:t>
      </w:r>
      <w:r w:rsidRPr="00630080">
        <w:rPr>
          <w:highlight w:val="yellow"/>
        </w:rPr>
        <w:t>60 days</w:t>
      </w:r>
      <w:r w:rsidRPr="00AC435F">
        <w:t xml:space="preserve"> of Notice to Proceed. The Inspection and Test Plan means a document detailing all inspections and tests to be performed by the Contractor, Third Party auditors and the </w:t>
      </w:r>
      <w:r w:rsidR="00C010E5">
        <w:t>Employer</w:t>
      </w:r>
      <w:r w:rsidRPr="00AC435F">
        <w:t xml:space="preserve">, in order to ensure that the </w:t>
      </w:r>
      <w:r w:rsidR="00E75BE9">
        <w:t>Plant</w:t>
      </w:r>
      <w:r w:rsidRPr="00AC435F">
        <w:t xml:space="preserve"> is completed in line with requirements of the Contract. The Inspection and Test Plan will include an overview of all tests to be performed, along with detailed test sheets which will be completed during each test or inspection</w:t>
      </w:r>
      <w:r w:rsidR="00AE6350">
        <w:t xml:space="preserve"> and </w:t>
      </w:r>
      <w:r w:rsidR="0055290A">
        <w:t xml:space="preserve">the </w:t>
      </w:r>
      <w:r w:rsidR="0055290A" w:rsidRPr="0055290A">
        <w:t>acceptance criteria</w:t>
      </w:r>
      <w:r w:rsidR="0055290A">
        <w:t xml:space="preserve">, </w:t>
      </w:r>
      <w:r w:rsidRPr="00AC435F">
        <w:t xml:space="preserve">. All test sheets will be provided to the </w:t>
      </w:r>
      <w:r w:rsidR="00C010E5">
        <w:t>Employer</w:t>
      </w:r>
      <w:r w:rsidRPr="00AC435F">
        <w:t xml:space="preserve"> once relevant tests are completed. The ITP shall be provided in order that the </w:t>
      </w:r>
      <w:r w:rsidR="00C010E5">
        <w:t>Employer</w:t>
      </w:r>
      <w:r w:rsidRPr="00AC435F">
        <w:t xml:space="preserve"> can confirm all tests are being performed to Contract </w:t>
      </w:r>
      <w:r w:rsidR="00EB362B" w:rsidRPr="00AC435F">
        <w:t>requirements and</w:t>
      </w:r>
      <w:r w:rsidRPr="00AC435F">
        <w:t xml:space="preserve"> attend relevant tests. </w:t>
      </w:r>
    </w:p>
    <w:p w14:paraId="1B208C3F" w14:textId="2ED2EF75" w:rsidR="00AC435F" w:rsidRDefault="00AC435F" w:rsidP="00AC435F">
      <w:r w:rsidRPr="00AC435F">
        <w:t xml:space="preserve">Further ITP requirements are contained in Section </w:t>
      </w:r>
      <w:r w:rsidRPr="00AC435F">
        <w:fldChar w:fldCharType="begin"/>
      </w:r>
      <w:r w:rsidRPr="00AC435F">
        <w:instrText xml:space="preserve"> REF _Ref531951860 \r \h </w:instrText>
      </w:r>
      <w:r w:rsidRPr="00AC435F">
        <w:fldChar w:fldCharType="separate"/>
      </w:r>
      <w:r w:rsidR="006D2374">
        <w:t>10</w:t>
      </w:r>
      <w:r w:rsidRPr="00AC435F">
        <w:fldChar w:fldCharType="end"/>
      </w:r>
      <w:r w:rsidR="00AF3B10">
        <w:t xml:space="preserve"> </w:t>
      </w:r>
      <w:r w:rsidR="00861016">
        <w:t xml:space="preserve">and </w:t>
      </w:r>
      <w:r w:rsidR="007012AC">
        <w:t>T</w:t>
      </w:r>
      <w:r w:rsidR="000D54B8">
        <w:t xml:space="preserve">echnology </w:t>
      </w:r>
      <w:r w:rsidR="007012AC">
        <w:t>S</w:t>
      </w:r>
      <w:r w:rsidR="000D54B8">
        <w:t xml:space="preserve">pecific ER documents </w:t>
      </w:r>
      <w:r w:rsidRPr="00AC435F">
        <w:t>.</w:t>
      </w:r>
    </w:p>
    <w:p w14:paraId="28F19C20" w14:textId="6F64B2A8" w:rsidR="0095573D" w:rsidRPr="0095573D" w:rsidRDefault="00D95CD9" w:rsidP="0095573D">
      <w:pPr>
        <w:keepNext/>
        <w:numPr>
          <w:ilvl w:val="2"/>
          <w:numId w:val="3"/>
        </w:numPr>
        <w:spacing w:before="240" w:after="180" w:line="240" w:lineRule="auto"/>
        <w:jc w:val="left"/>
        <w:outlineLvl w:val="2"/>
        <w:rPr>
          <w:rFonts w:asciiTheme="majorHAnsi" w:eastAsia="SimSun" w:hAnsiTheme="majorHAnsi" w:cs="Arial"/>
          <w:color w:val="006BA6" w:themeColor="accent1"/>
          <w:sz w:val="28"/>
        </w:rPr>
      </w:pPr>
      <w:bookmarkStart w:id="5381" w:name="_Toc39222570"/>
      <w:bookmarkStart w:id="5382" w:name="_Toc39785749"/>
      <w:bookmarkStart w:id="5383" w:name="_Toc46859643"/>
      <w:bookmarkStart w:id="5384" w:name="_Toc73698792"/>
      <w:bookmarkStart w:id="5385" w:name="_Toc138937792"/>
      <w:bookmarkStart w:id="5386" w:name="_Toc138940181"/>
      <w:bookmarkStart w:id="5387" w:name="_Toc138948874"/>
      <w:bookmarkStart w:id="5388" w:name="_Toc139013073"/>
      <w:bookmarkStart w:id="5389" w:name="_Toc143525129"/>
      <w:bookmarkStart w:id="5390" w:name="_Toc143677917"/>
      <w:bookmarkStart w:id="5391" w:name="_Toc148629724"/>
      <w:bookmarkStart w:id="5392" w:name="_Toc148865124"/>
      <w:bookmarkStart w:id="5393" w:name="_Toc149146807"/>
      <w:bookmarkStart w:id="5394" w:name="_Toc152148905"/>
      <w:bookmarkStart w:id="5395" w:name="_Toc153785596"/>
      <w:bookmarkStart w:id="5396" w:name="_Toc153788456"/>
      <w:bookmarkStart w:id="5397" w:name="_Toc154762575"/>
      <w:bookmarkStart w:id="5398" w:name="_Toc157610007"/>
      <w:bookmarkStart w:id="5399" w:name="_Toc195518783"/>
      <w:bookmarkStart w:id="5400" w:name="_Toc195599747"/>
      <w:bookmarkStart w:id="5401" w:name="_Toc223962132"/>
      <w:r w:rsidRPr="0095573D">
        <w:rPr>
          <w:rFonts w:asciiTheme="majorHAnsi" w:eastAsia="SimSun" w:hAnsiTheme="majorHAnsi" w:cs="Arial"/>
          <w:color w:val="006BA6" w:themeColor="accent1"/>
          <w:sz w:val="28"/>
        </w:rPr>
        <w:t xml:space="preserve">Notice </w:t>
      </w:r>
      <w:r w:rsidR="00E52C64">
        <w:rPr>
          <w:rFonts w:asciiTheme="majorHAnsi" w:eastAsia="SimSun" w:hAnsiTheme="majorHAnsi" w:cs="Arial"/>
          <w:color w:val="006BA6" w:themeColor="accent1"/>
          <w:sz w:val="28"/>
        </w:rPr>
        <w:t>o</w:t>
      </w:r>
      <w:r>
        <w:rPr>
          <w:rFonts w:asciiTheme="majorHAnsi" w:eastAsia="SimSun" w:hAnsiTheme="majorHAnsi" w:cs="Arial"/>
          <w:color w:val="006BA6" w:themeColor="accent1"/>
          <w:sz w:val="28"/>
        </w:rPr>
        <w:t>f</w:t>
      </w:r>
      <w:r w:rsidRPr="0095573D">
        <w:rPr>
          <w:rFonts w:asciiTheme="majorHAnsi" w:eastAsia="SimSun" w:hAnsiTheme="majorHAnsi" w:cs="Arial"/>
          <w:color w:val="006BA6" w:themeColor="accent1"/>
          <w:sz w:val="28"/>
        </w:rPr>
        <w:t xml:space="preserve"> Inspection </w:t>
      </w:r>
      <w:r w:rsidR="00E52C64">
        <w:rPr>
          <w:rFonts w:asciiTheme="majorHAnsi" w:eastAsia="SimSun" w:hAnsiTheme="majorHAnsi" w:cs="Arial"/>
          <w:color w:val="006BA6" w:themeColor="accent1"/>
          <w:sz w:val="28"/>
        </w:rPr>
        <w:t>a</w:t>
      </w:r>
      <w:r>
        <w:rPr>
          <w:rFonts w:asciiTheme="majorHAnsi" w:eastAsia="SimSun" w:hAnsiTheme="majorHAnsi" w:cs="Arial"/>
          <w:color w:val="006BA6" w:themeColor="accent1"/>
          <w:sz w:val="28"/>
        </w:rPr>
        <w:t>nd</w:t>
      </w:r>
      <w:r w:rsidRPr="0095573D">
        <w:rPr>
          <w:rFonts w:asciiTheme="majorHAnsi" w:eastAsia="SimSun" w:hAnsiTheme="majorHAnsi" w:cs="Arial"/>
          <w:color w:val="006BA6" w:themeColor="accent1"/>
          <w:sz w:val="28"/>
        </w:rPr>
        <w:t xml:space="preserve"> Test</w:t>
      </w:r>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r w:rsidRPr="0095573D">
        <w:rPr>
          <w:rFonts w:asciiTheme="majorHAnsi" w:eastAsia="SimSun" w:hAnsiTheme="majorHAnsi" w:cs="Arial"/>
          <w:color w:val="006BA6" w:themeColor="accent1"/>
          <w:sz w:val="28"/>
        </w:rPr>
        <w:t xml:space="preserve"> </w:t>
      </w:r>
    </w:p>
    <w:p w14:paraId="57FF306B" w14:textId="5FBFC9E9" w:rsidR="0095573D" w:rsidRPr="0095573D" w:rsidRDefault="0095573D" w:rsidP="0095573D">
      <w:pPr>
        <w:rPr>
          <w:rFonts w:eastAsia="SimSun"/>
        </w:rPr>
      </w:pPr>
      <w:r w:rsidRPr="0095573D">
        <w:rPr>
          <w:rFonts w:eastAsia="SimSun"/>
        </w:rPr>
        <w:t xml:space="preserve">When monitoring, witness or hold points (inspection points) for quality surveillance or tests require the presence of the </w:t>
      </w:r>
      <w:r w:rsidR="00E75BE9">
        <w:rPr>
          <w:rFonts w:eastAsia="SimSun"/>
        </w:rPr>
        <w:t>Employer</w:t>
      </w:r>
      <w:r w:rsidRPr="0095573D">
        <w:rPr>
          <w:rFonts w:eastAsia="SimSun"/>
        </w:rPr>
        <w:t xml:space="preserve">, the Contractor must give notice by email, at least </w:t>
      </w:r>
      <w:r w:rsidR="00DF1B83">
        <w:rPr>
          <w:rFonts w:eastAsia="SimSun"/>
        </w:rPr>
        <w:t>5 working days</w:t>
      </w:r>
      <w:r w:rsidRPr="0095573D">
        <w:rPr>
          <w:rFonts w:eastAsia="SimSun"/>
        </w:rPr>
        <w:t xml:space="preserve"> prior to each inspection point which requires attendance by the </w:t>
      </w:r>
      <w:r w:rsidR="00E75BE9">
        <w:rPr>
          <w:rFonts w:eastAsia="SimSun"/>
        </w:rPr>
        <w:t>Employer</w:t>
      </w:r>
      <w:r w:rsidRPr="0095573D">
        <w:rPr>
          <w:rFonts w:eastAsia="SimSun"/>
        </w:rPr>
        <w:t>.</w:t>
      </w:r>
    </w:p>
    <w:p w14:paraId="0908AB9F" w14:textId="4F4C030E" w:rsidR="00960942" w:rsidRDefault="0095573D" w:rsidP="0095573D">
      <w:r w:rsidRPr="005906E4">
        <w:rPr>
          <w:rFonts w:eastAsia="SimSun"/>
        </w:rPr>
        <w:t xml:space="preserve">For major inspections requiring off-site resources of the </w:t>
      </w:r>
      <w:r w:rsidR="00E75BE9">
        <w:rPr>
          <w:rFonts w:eastAsia="SimSun"/>
        </w:rPr>
        <w:t>Employer</w:t>
      </w:r>
      <w:r w:rsidRPr="005906E4">
        <w:rPr>
          <w:rFonts w:eastAsia="SimSun"/>
        </w:rPr>
        <w:t xml:space="preserve"> (like FATs), the Contractor shall provide </w:t>
      </w:r>
      <w:r w:rsidR="0066662A">
        <w:rPr>
          <w:rFonts w:eastAsia="SimSun"/>
        </w:rPr>
        <w:t>indicative</w:t>
      </w:r>
      <w:r w:rsidR="005A3568">
        <w:rPr>
          <w:rFonts w:eastAsia="SimSun"/>
        </w:rPr>
        <w:t xml:space="preserve"> timing at least 20 working days in advance, with the date confirmed at least 10 working days in advance.</w:t>
      </w:r>
    </w:p>
    <w:p w14:paraId="71FDE526" w14:textId="25C9AB8A" w:rsidR="00BD7E09" w:rsidRPr="00BD7E09" w:rsidRDefault="00D95CD9" w:rsidP="00BD7E09">
      <w:pPr>
        <w:keepNext/>
        <w:numPr>
          <w:ilvl w:val="2"/>
          <w:numId w:val="3"/>
        </w:numPr>
        <w:spacing w:before="240" w:after="180" w:line="240" w:lineRule="auto"/>
        <w:jc w:val="left"/>
        <w:outlineLvl w:val="2"/>
        <w:rPr>
          <w:rFonts w:asciiTheme="majorHAnsi" w:eastAsia="SimSun" w:hAnsiTheme="majorHAnsi" w:cs="Arial"/>
          <w:color w:val="006BA6" w:themeColor="accent1"/>
          <w:sz w:val="28"/>
        </w:rPr>
      </w:pPr>
      <w:bookmarkStart w:id="5402" w:name="_Toc195518784"/>
      <w:bookmarkStart w:id="5403" w:name="_Toc195599748"/>
      <w:bookmarkStart w:id="5404" w:name="_Toc223962133"/>
      <w:r>
        <w:rPr>
          <w:rFonts w:asciiTheme="majorHAnsi" w:eastAsia="SimSun" w:hAnsiTheme="majorHAnsi" w:cs="Arial"/>
          <w:color w:val="006BA6" w:themeColor="accent1"/>
          <w:sz w:val="28"/>
        </w:rPr>
        <w:t>Records</w:t>
      </w:r>
      <w:bookmarkEnd w:id="5402"/>
      <w:bookmarkEnd w:id="5403"/>
      <w:bookmarkEnd w:id="5404"/>
    </w:p>
    <w:p w14:paraId="344CDBBD" w14:textId="49CAA22C" w:rsidR="00BD7E09" w:rsidRPr="00BD7E09" w:rsidRDefault="00BD7E09" w:rsidP="00BD7E09">
      <w:pPr>
        <w:rPr>
          <w:rFonts w:eastAsia="SimSun"/>
        </w:rPr>
      </w:pPr>
      <w:r w:rsidRPr="00BD7E09">
        <w:rPr>
          <w:rFonts w:eastAsia="SimSun"/>
        </w:rPr>
        <w:t>The Contractor must retain sufficient records as objective evidence to assure that the Contract requirements are being met and that the quality system conforms to the nominated quality management system standard. A register of those records must be maintained.</w:t>
      </w:r>
    </w:p>
    <w:p w14:paraId="0396C219" w14:textId="3D9B7978" w:rsidR="00BD7E09" w:rsidRPr="00BD7E09" w:rsidRDefault="00BD7E09" w:rsidP="00BD7E09">
      <w:pPr>
        <w:rPr>
          <w:rFonts w:eastAsia="SimSun"/>
        </w:rPr>
      </w:pPr>
      <w:r w:rsidRPr="00BD7E09">
        <w:rPr>
          <w:rFonts w:eastAsia="SimSun"/>
        </w:rPr>
        <w:t>These records must be made available for verification of payment claims. Originals of documents must be provided for examination on request and copies submitted where required.</w:t>
      </w:r>
    </w:p>
    <w:p w14:paraId="49A0E3CA" w14:textId="766460DB" w:rsidR="00BD7E09" w:rsidRPr="00BD7E09" w:rsidRDefault="00BD7E09" w:rsidP="00BD7E09">
      <w:pPr>
        <w:rPr>
          <w:rFonts w:eastAsia="SimSun"/>
        </w:rPr>
      </w:pPr>
      <w:r w:rsidRPr="00BD7E09">
        <w:rPr>
          <w:rFonts w:eastAsia="SimSun"/>
        </w:rPr>
        <w:t>Records shall include information on key components and associated BoP, including items such as:</w:t>
      </w:r>
    </w:p>
    <w:p w14:paraId="3C4FAAC1" w14:textId="779596CF" w:rsidR="00BD7E09" w:rsidRPr="00BD7E09" w:rsidRDefault="00BD7E09" w:rsidP="00BD7E09">
      <w:pPr>
        <w:numPr>
          <w:ilvl w:val="0"/>
          <w:numId w:val="1"/>
        </w:numPr>
        <w:spacing w:before="0" w:after="0"/>
        <w:rPr>
          <w:rFonts w:eastAsia="Calibri" w:cs="Arial"/>
        </w:rPr>
      </w:pPr>
      <w:r w:rsidRPr="00BD7E09">
        <w:rPr>
          <w:rFonts w:eastAsia="Calibri" w:cs="Arial"/>
        </w:rPr>
        <w:lastRenderedPageBreak/>
        <w:t>Serial number of components and location;</w:t>
      </w:r>
    </w:p>
    <w:p w14:paraId="575676F1" w14:textId="5FC7C6FF" w:rsidR="00BD7E09" w:rsidRPr="00BD7E09" w:rsidRDefault="00BD7E09" w:rsidP="00BD7E09">
      <w:pPr>
        <w:numPr>
          <w:ilvl w:val="0"/>
          <w:numId w:val="1"/>
        </w:numPr>
        <w:spacing w:before="0" w:after="0"/>
        <w:rPr>
          <w:rFonts w:eastAsia="Calibri" w:cs="Arial"/>
        </w:rPr>
      </w:pPr>
      <w:r w:rsidRPr="00BD7E09">
        <w:rPr>
          <w:rFonts w:eastAsia="Calibri" w:cs="Arial"/>
        </w:rPr>
        <w:t>Commissioning date;</w:t>
      </w:r>
      <w:r w:rsidR="00711DAA">
        <w:rPr>
          <w:rFonts w:eastAsia="Calibri" w:cs="Arial"/>
        </w:rPr>
        <w:t xml:space="preserve"> and</w:t>
      </w:r>
    </w:p>
    <w:p w14:paraId="2B1DEAAC" w14:textId="3E4E5784" w:rsidR="00BD7E09" w:rsidRPr="00BD7E09" w:rsidRDefault="00BD7E09" w:rsidP="00BD7E09">
      <w:pPr>
        <w:numPr>
          <w:ilvl w:val="0"/>
          <w:numId w:val="1"/>
        </w:numPr>
        <w:spacing w:before="0" w:after="0"/>
        <w:rPr>
          <w:rFonts w:eastAsia="Calibri" w:cs="Arial"/>
        </w:rPr>
      </w:pPr>
      <w:r w:rsidRPr="00BD7E09">
        <w:rPr>
          <w:rFonts w:eastAsia="Calibri" w:cs="Arial"/>
        </w:rPr>
        <w:t>Notable events and incidents.</w:t>
      </w:r>
    </w:p>
    <w:p w14:paraId="35C08A46" w14:textId="79302356" w:rsidR="00BD7E09" w:rsidRPr="00BD7E09" w:rsidRDefault="00BD7E09" w:rsidP="00BD7E09">
      <w:pPr>
        <w:rPr>
          <w:rFonts w:eastAsia="SimSun"/>
        </w:rPr>
      </w:pPr>
      <w:r w:rsidRPr="00BD7E09">
        <w:rPr>
          <w:rFonts w:eastAsia="SimSun"/>
        </w:rPr>
        <w:t xml:space="preserve">The Contractor shall retain records as objective evidence to assure that the requirements for Defects </w:t>
      </w:r>
      <w:bookmarkStart w:id="5405" w:name="_Hlk45712209"/>
      <w:r w:rsidRPr="00BD7E09">
        <w:rPr>
          <w:rFonts w:eastAsia="SimSun"/>
        </w:rPr>
        <w:t>identification and notification</w:t>
      </w:r>
      <w:bookmarkEnd w:id="5405"/>
      <w:r w:rsidRPr="00BD7E09">
        <w:rPr>
          <w:rFonts w:eastAsia="SimSun"/>
        </w:rPr>
        <w:t xml:space="preserve"> are being administered in accordance with the quality management system standard.</w:t>
      </w:r>
    </w:p>
    <w:p w14:paraId="689D8ED2" w14:textId="004B4251" w:rsidR="00960942" w:rsidRPr="00AC435F" w:rsidRDefault="00BD7E09" w:rsidP="00BD7E09">
      <w:r w:rsidRPr="00BD7E09">
        <w:rPr>
          <w:rFonts w:eastAsia="SimSun"/>
        </w:rPr>
        <w:t xml:space="preserve">The Contractor must retain the quality records for the Contract for a </w:t>
      </w:r>
      <w:r w:rsidRPr="00B26DB3">
        <w:rPr>
          <w:rFonts w:eastAsia="SimSun"/>
        </w:rPr>
        <w:t xml:space="preserve">minimum period of </w:t>
      </w:r>
      <w:r w:rsidR="00B26DB3" w:rsidRPr="00D57AEE">
        <w:rPr>
          <w:rFonts w:eastAsia="SimSun"/>
        </w:rPr>
        <w:t>5</w:t>
      </w:r>
      <w:r w:rsidRPr="00B26DB3">
        <w:rPr>
          <w:rFonts w:eastAsia="SimSun"/>
        </w:rPr>
        <w:t xml:space="preserve"> years</w:t>
      </w:r>
      <w:r w:rsidR="00B26DB3">
        <w:rPr>
          <w:rFonts w:eastAsia="SimSun"/>
        </w:rPr>
        <w:t>.</w:t>
      </w:r>
    </w:p>
    <w:p w14:paraId="4AB1035C" w14:textId="0A042F55" w:rsidR="00AC435F" w:rsidRPr="00AC435F" w:rsidRDefault="00D95CD9" w:rsidP="00AC435F">
      <w:pPr>
        <w:pStyle w:val="Heading1"/>
      </w:pPr>
      <w:bookmarkStart w:id="5406" w:name="_Toc530556382"/>
      <w:bookmarkStart w:id="5407" w:name="_Toc530642276"/>
      <w:bookmarkStart w:id="5408" w:name="_Toc530664105"/>
      <w:bookmarkStart w:id="5409" w:name="_Toc530664427"/>
      <w:bookmarkStart w:id="5410" w:name="_Toc530642277"/>
      <w:bookmarkStart w:id="5411" w:name="_Toc530664106"/>
      <w:bookmarkStart w:id="5412" w:name="_Toc530664428"/>
      <w:bookmarkStart w:id="5413" w:name="_Toc530642278"/>
      <w:bookmarkStart w:id="5414" w:name="_Toc530664107"/>
      <w:bookmarkStart w:id="5415" w:name="_Toc530664429"/>
      <w:bookmarkStart w:id="5416" w:name="_Toc530642279"/>
      <w:bookmarkStart w:id="5417" w:name="_Toc530664108"/>
      <w:bookmarkStart w:id="5418" w:name="_Toc530664430"/>
      <w:bookmarkStart w:id="5419" w:name="_Toc530642280"/>
      <w:bookmarkStart w:id="5420" w:name="_Toc530664109"/>
      <w:bookmarkStart w:id="5421" w:name="_Toc530664431"/>
      <w:bookmarkStart w:id="5422" w:name="_Toc530642281"/>
      <w:bookmarkStart w:id="5423" w:name="_Toc530664110"/>
      <w:bookmarkStart w:id="5424" w:name="_Toc530664432"/>
      <w:bookmarkStart w:id="5425" w:name="_Toc487539443"/>
      <w:bookmarkStart w:id="5426" w:name="_Toc489859073"/>
      <w:bookmarkStart w:id="5427" w:name="_Toc500342196"/>
      <w:bookmarkStart w:id="5428" w:name="_Toc529345155"/>
      <w:bookmarkStart w:id="5429" w:name="_Toc530687659"/>
      <w:bookmarkStart w:id="5430" w:name="_Toc530762253"/>
      <w:bookmarkStart w:id="5431" w:name="_Toc534730799"/>
      <w:bookmarkStart w:id="5432" w:name="_Toc134539759"/>
      <w:bookmarkStart w:id="5433" w:name="_Toc140693250"/>
      <w:bookmarkStart w:id="5434" w:name="_Toc142387505"/>
      <w:bookmarkStart w:id="5435" w:name="_Toc154762577"/>
      <w:bookmarkStart w:id="5436" w:name="_Toc157610009"/>
      <w:bookmarkStart w:id="5437" w:name="_Toc195518785"/>
      <w:bookmarkStart w:id="5438" w:name="_Toc195599749"/>
      <w:bookmarkStart w:id="5439" w:name="_Toc223962134"/>
      <w:bookmarkStart w:id="5440" w:name="_Toc411610052"/>
      <w:bookmarkStart w:id="5441" w:name="_Toc534728373"/>
      <w:bookmarkStart w:id="5442" w:name="_Toc153785598"/>
      <w:bookmarkStart w:id="5443" w:name="_Toc153788458"/>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r>
        <w:lastRenderedPageBreak/>
        <w:t>Health and Safety Plan</w:t>
      </w:r>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r>
        <w:t xml:space="preserve"> </w:t>
      </w:r>
      <w:bookmarkEnd w:id="5440"/>
      <w:bookmarkEnd w:id="5441"/>
      <w:bookmarkEnd w:id="5442"/>
      <w:bookmarkEnd w:id="5443"/>
    </w:p>
    <w:p w14:paraId="03CDC98A" w14:textId="4DE4932D" w:rsidR="00AD3D6E" w:rsidRDefault="00AC435F" w:rsidP="00AD3D6E">
      <w:pPr>
        <w:rPr>
          <w:rFonts w:eastAsia="Calibri" w:cs="Times New Roman"/>
          <w:bCs/>
          <w:szCs w:val="20"/>
        </w:rPr>
      </w:pPr>
      <w:r w:rsidRPr="00AC435F">
        <w:t xml:space="preserve">The Contractor’s Health and Safety Plan shall document which relevant and current Health and Safety Law and requirements the </w:t>
      </w:r>
      <w:r w:rsidR="00E75BE9">
        <w:t>Plant</w:t>
      </w:r>
      <w:r w:rsidRPr="00AC435F">
        <w:t xml:space="preserve"> falls </w:t>
      </w:r>
      <w:r w:rsidR="00504490" w:rsidRPr="00AC435F">
        <w:t>under and</w:t>
      </w:r>
      <w:r w:rsidRPr="00AC435F">
        <w:t xml:space="preserve"> will describe how the Contractor will ensure the Works are completed in line with such Law, requirements and good industry </w:t>
      </w:r>
      <w:r w:rsidR="001D0DF2" w:rsidRPr="00AC435F">
        <w:t>practi</w:t>
      </w:r>
      <w:r w:rsidR="001D0DF2">
        <w:t>c</w:t>
      </w:r>
      <w:r w:rsidR="001D0DF2" w:rsidRPr="00AC435F">
        <w:t>e</w:t>
      </w:r>
      <w:r w:rsidRPr="00AC435F">
        <w:t>.</w:t>
      </w:r>
      <w:r w:rsidR="00AD3D6E">
        <w:t xml:space="preserve"> </w:t>
      </w:r>
      <w:r w:rsidR="00AD3D6E">
        <w:rPr>
          <w:rFonts w:eastAsia="Calibri" w:cs="Times New Roman"/>
          <w:bCs/>
          <w:szCs w:val="20"/>
        </w:rPr>
        <w:t xml:space="preserve">The contractor and all employees shall be compliant with the HSE 1974 at Work Act under UK law. This also includes compliance with Electricity at Work </w:t>
      </w:r>
      <w:r w:rsidR="00714BF7">
        <w:rPr>
          <w:rFonts w:eastAsia="Calibri" w:cs="Times New Roman"/>
          <w:bCs/>
          <w:szCs w:val="20"/>
        </w:rPr>
        <w:t>Regulations</w:t>
      </w:r>
      <w:r w:rsidR="00AD3D6E">
        <w:rPr>
          <w:rFonts w:eastAsia="Calibri" w:cs="Times New Roman"/>
          <w:bCs/>
          <w:szCs w:val="20"/>
        </w:rPr>
        <w:t xml:space="preserve"> 1989 Act and the Construction Regulations HSE 1996 Act.</w:t>
      </w:r>
    </w:p>
    <w:p w14:paraId="79760A84" w14:textId="77740EA8" w:rsidR="00AC435F" w:rsidRPr="00AC435F" w:rsidRDefault="00AC435F" w:rsidP="00AC435F">
      <w:r w:rsidRPr="00AC435F">
        <w:t xml:space="preserve">The Health and Safety Plan shall include a Health and Safety policy defining the Contractor’s commitment to Health and Safety matters to the satisfaction of the </w:t>
      </w:r>
      <w:r w:rsidR="00C010E5">
        <w:t>Employer</w:t>
      </w:r>
      <w:r w:rsidRPr="00AC435F">
        <w:t xml:space="preserve">. </w:t>
      </w:r>
    </w:p>
    <w:p w14:paraId="407E6D87" w14:textId="120FE4F1" w:rsidR="00AC435F" w:rsidRPr="00AC435F" w:rsidRDefault="00AC435F" w:rsidP="00AC435F">
      <w:r w:rsidRPr="00AC435F">
        <w:t>The Contractor acknowledges is responsible for:</w:t>
      </w:r>
    </w:p>
    <w:p w14:paraId="4D3CAC62" w14:textId="0AFC553C" w:rsidR="00AC435F" w:rsidRPr="00AC435F" w:rsidRDefault="00AC435F" w:rsidP="00AC435F">
      <w:pPr>
        <w:pStyle w:val="Bullet10"/>
      </w:pPr>
      <w:r>
        <w:t xml:space="preserve">Promoting and maintain a safe working environment, implementing the </w:t>
      </w:r>
      <w:r w:rsidR="00C010E5">
        <w:t>Employer</w:t>
      </w:r>
      <w:r>
        <w:t xml:space="preserve">’s Zero Harm policy in the Contractor’s </w:t>
      </w:r>
      <w:r w:rsidR="00D72249">
        <w:t>SHEQ</w:t>
      </w:r>
      <w:r>
        <w:t xml:space="preserve"> policies</w:t>
      </w:r>
      <w:r w:rsidR="00711DAA">
        <w:t>;</w:t>
      </w:r>
    </w:p>
    <w:p w14:paraId="2BAE0B5D" w14:textId="5F49E4A3" w:rsidR="00AC435F" w:rsidRPr="00AC435F" w:rsidRDefault="00AC435F" w:rsidP="00AC435F">
      <w:pPr>
        <w:pStyle w:val="Bullet10"/>
      </w:pPr>
      <w:r>
        <w:t>Management and control of all Works carried out on the Site and the supervision of all employees and Subcontractors on the Site</w:t>
      </w:r>
      <w:r w:rsidR="00711DAA">
        <w:t>;</w:t>
      </w:r>
    </w:p>
    <w:p w14:paraId="4EF6A781" w14:textId="312568F7" w:rsidR="00AC435F" w:rsidRPr="00AC435F" w:rsidRDefault="00AC435F" w:rsidP="00AC435F">
      <w:pPr>
        <w:pStyle w:val="Bullet10"/>
      </w:pPr>
      <w:r>
        <w:t>The safety of all personnel on the Site</w:t>
      </w:r>
      <w:r w:rsidR="00711DAA">
        <w:t>;</w:t>
      </w:r>
    </w:p>
    <w:p w14:paraId="6784ECF5" w14:textId="25E624F8" w:rsidR="00AC435F" w:rsidRPr="00AC435F" w:rsidRDefault="00AC435F" w:rsidP="00AC435F">
      <w:pPr>
        <w:pStyle w:val="Bullet10"/>
      </w:pPr>
      <w:r>
        <w:t>Management and regular review and updating of all Health and Safety documentation, including sub-contractor risk assessments and method statements</w:t>
      </w:r>
      <w:r w:rsidR="00711DAA">
        <w:t>;</w:t>
      </w:r>
    </w:p>
    <w:p w14:paraId="71835ED3" w14:textId="15D92583" w:rsidR="00AC435F" w:rsidRPr="00AC435F" w:rsidRDefault="00AC435F" w:rsidP="00AC435F">
      <w:pPr>
        <w:pStyle w:val="Bullet10"/>
      </w:pPr>
      <w:r>
        <w:t>Provision of all personal protective equipment and clothing required to comply with all Health and Safety legislation</w:t>
      </w:r>
      <w:r w:rsidR="00711DAA">
        <w:t>;</w:t>
      </w:r>
    </w:p>
    <w:p w14:paraId="57D9AD1A" w14:textId="29BD655E" w:rsidR="00AC435F" w:rsidRPr="00AC435F" w:rsidRDefault="00AC435F" w:rsidP="00AC435F">
      <w:pPr>
        <w:pStyle w:val="Bullet10"/>
      </w:pPr>
      <w:r>
        <w:t>Providing induction and appropriate training of all personnel attending site and maintain appropriate records</w:t>
      </w:r>
      <w:r w:rsidR="00711DAA">
        <w:t>;</w:t>
      </w:r>
    </w:p>
    <w:p w14:paraId="54D2A060" w14:textId="24897CD9" w:rsidR="00AC435F" w:rsidRPr="00AC435F" w:rsidRDefault="00AC435F" w:rsidP="00AC435F">
      <w:pPr>
        <w:pStyle w:val="Bullet10"/>
      </w:pPr>
      <w:r>
        <w:t xml:space="preserve">Immediate notification (to the </w:t>
      </w:r>
      <w:r w:rsidR="00C010E5">
        <w:t>Employer</w:t>
      </w:r>
      <w:r>
        <w:t xml:space="preserve"> and relevant authorities as applicable), investigation and reporting of all incidents that caused or could have caused injury to personnel or caused damage to equipment or structures on the Site</w:t>
      </w:r>
      <w:r w:rsidR="00711DAA">
        <w:t>;</w:t>
      </w:r>
    </w:p>
    <w:p w14:paraId="2F5F6C3A" w14:textId="48A9BBE8" w:rsidR="00AC435F" w:rsidRPr="00AC435F" w:rsidRDefault="00AC435F" w:rsidP="00AC435F">
      <w:pPr>
        <w:pStyle w:val="Bullet10"/>
      </w:pPr>
      <w:r>
        <w:t xml:space="preserve">Provision of first aid facilities and trained first aid personnel on the </w:t>
      </w:r>
      <w:r w:rsidR="00FB7C32">
        <w:t>S</w:t>
      </w:r>
      <w:r>
        <w:t>ite at all times that work is being carried out</w:t>
      </w:r>
      <w:r w:rsidR="00711DAA">
        <w:t>; and</w:t>
      </w:r>
    </w:p>
    <w:p w14:paraId="7AC7AF61" w14:textId="4880BA4C" w:rsidR="00AC435F" w:rsidRPr="00AC435F" w:rsidRDefault="00AC435F" w:rsidP="00AC435F">
      <w:pPr>
        <w:pStyle w:val="Bullet10"/>
      </w:pPr>
      <w:r>
        <w:t>Developing, tracking and review of Health and Safety key performance indicators.</w:t>
      </w:r>
    </w:p>
    <w:p w14:paraId="078F783B" w14:textId="0F13AD1A" w:rsidR="004137DD" w:rsidRDefault="004137DD" w:rsidP="004137DD">
      <w:pPr>
        <w:pStyle w:val="Bullet10"/>
        <w:numPr>
          <w:ilvl w:val="0"/>
          <w:numId w:val="0"/>
        </w:numPr>
        <w:ind w:left="340" w:hanging="340"/>
      </w:pPr>
    </w:p>
    <w:p w14:paraId="255CB182" w14:textId="3303DA6E" w:rsidR="002878A3" w:rsidRDefault="002878A3" w:rsidP="002878A3">
      <w:pPr>
        <w:rPr>
          <w:rFonts w:eastAsia="Calibri" w:cs="Times New Roman"/>
          <w:bCs/>
          <w:szCs w:val="20"/>
        </w:rPr>
      </w:pPr>
      <w:r w:rsidRPr="005C62A1">
        <w:rPr>
          <w:rFonts w:eastAsia="Calibri" w:cs="Times New Roman"/>
          <w:bCs/>
          <w:szCs w:val="20"/>
        </w:rPr>
        <w:t>The Contractor shall prepare and implement a Quality, Health, Safety and Environment (‘</w:t>
      </w:r>
      <w:r w:rsidR="00D72249">
        <w:rPr>
          <w:rFonts w:eastAsia="Calibri" w:cs="Times New Roman"/>
          <w:bCs/>
          <w:szCs w:val="20"/>
        </w:rPr>
        <w:t>SHEQ</w:t>
      </w:r>
      <w:r w:rsidRPr="005C62A1">
        <w:rPr>
          <w:rFonts w:eastAsia="Calibri" w:cs="Times New Roman"/>
          <w:bCs/>
          <w:szCs w:val="20"/>
        </w:rPr>
        <w:t xml:space="preserve">) policy and associated procedures which will apply at all times during the design, preparation, construction and operation of </w:t>
      </w:r>
      <w:r w:rsidR="00887C5D">
        <w:rPr>
          <w:rFonts w:eastAsia="Calibri" w:cs="Times New Roman"/>
          <w:bCs/>
          <w:szCs w:val="20"/>
        </w:rPr>
        <w:t>the project.</w:t>
      </w:r>
    </w:p>
    <w:p w14:paraId="70129BFE" w14:textId="4C82DF4E" w:rsidR="002878A3" w:rsidRDefault="002878A3" w:rsidP="002878A3">
      <w:pPr>
        <w:rPr>
          <w:rFonts w:eastAsia="Calibri" w:cs="Times New Roman"/>
          <w:bCs/>
          <w:szCs w:val="20"/>
        </w:rPr>
      </w:pPr>
      <w:r>
        <w:rPr>
          <w:rFonts w:eastAsia="Calibri" w:cs="Times New Roman"/>
          <w:bCs/>
          <w:szCs w:val="20"/>
        </w:rPr>
        <w:t>The Contract</w:t>
      </w:r>
      <w:r w:rsidR="00625491">
        <w:rPr>
          <w:rFonts w:eastAsia="Calibri" w:cs="Times New Roman"/>
          <w:bCs/>
          <w:szCs w:val="20"/>
        </w:rPr>
        <w:t>or</w:t>
      </w:r>
      <w:r>
        <w:rPr>
          <w:rFonts w:eastAsia="Calibri" w:cs="Times New Roman"/>
          <w:bCs/>
          <w:szCs w:val="20"/>
        </w:rPr>
        <w:t xml:space="preserve"> shall a</w:t>
      </w:r>
      <w:r w:rsidRPr="004E60FD">
        <w:rPr>
          <w:rFonts w:eastAsia="Calibri" w:cs="Times New Roman"/>
          <w:bCs/>
          <w:szCs w:val="20"/>
        </w:rPr>
        <w:t>ct as the “Principal Contractor” upon award and throughout the pre-construction and construction phase of the Project for the purposes of the Construction (Design and Management) Regulations 2015 (the “CDM Regulations”) and shall be responsible for the implementation of the necessary working practices, procedures and risks assessments.</w:t>
      </w:r>
      <w:r>
        <w:rPr>
          <w:rFonts w:eastAsia="Calibri" w:cs="Times New Roman"/>
          <w:bCs/>
          <w:szCs w:val="20"/>
        </w:rPr>
        <w:t xml:space="preserve"> </w:t>
      </w:r>
      <w:r w:rsidR="008F1895">
        <w:rPr>
          <w:rFonts w:eastAsia="Calibri" w:cs="Times New Roman"/>
          <w:bCs/>
          <w:szCs w:val="20"/>
        </w:rPr>
        <w:t xml:space="preserve">Section </w:t>
      </w:r>
      <w:r w:rsidR="00FE4031">
        <w:rPr>
          <w:rFonts w:eastAsia="Calibri" w:cs="Times New Roman"/>
          <w:bCs/>
          <w:szCs w:val="20"/>
        </w:rPr>
        <w:fldChar w:fldCharType="begin"/>
      </w:r>
      <w:r w:rsidR="00FE4031">
        <w:rPr>
          <w:rFonts w:eastAsia="Calibri" w:cs="Times New Roman"/>
          <w:bCs/>
          <w:szCs w:val="20"/>
        </w:rPr>
        <w:instrText xml:space="preserve"> REF _Ref216430448 \n \h </w:instrText>
      </w:r>
      <w:r w:rsidR="00FE4031">
        <w:rPr>
          <w:rFonts w:eastAsia="Calibri" w:cs="Times New Roman"/>
          <w:bCs/>
          <w:szCs w:val="20"/>
        </w:rPr>
      </w:r>
      <w:r w:rsidR="00FE4031">
        <w:rPr>
          <w:rFonts w:eastAsia="Calibri" w:cs="Times New Roman"/>
          <w:bCs/>
          <w:szCs w:val="20"/>
        </w:rPr>
        <w:fldChar w:fldCharType="separate"/>
      </w:r>
      <w:r w:rsidR="006D2374">
        <w:rPr>
          <w:rFonts w:eastAsia="Calibri" w:cs="Times New Roman"/>
          <w:bCs/>
          <w:szCs w:val="20"/>
        </w:rPr>
        <w:t>2.16</w:t>
      </w:r>
      <w:r w:rsidR="00FE4031">
        <w:rPr>
          <w:rFonts w:eastAsia="Calibri" w:cs="Times New Roman"/>
          <w:bCs/>
          <w:szCs w:val="20"/>
        </w:rPr>
        <w:fldChar w:fldCharType="end"/>
      </w:r>
      <w:r w:rsidR="00041EFA">
        <w:rPr>
          <w:rFonts w:eastAsia="Calibri" w:cs="Times New Roman"/>
          <w:bCs/>
          <w:szCs w:val="20"/>
        </w:rPr>
        <w:t xml:space="preserve"> provides more details on CDM Regulations. </w:t>
      </w:r>
    </w:p>
    <w:p w14:paraId="51F1EB07" w14:textId="3D2B244C" w:rsidR="0051233F" w:rsidRPr="0051233F" w:rsidRDefault="00D95CD9" w:rsidP="0051233F">
      <w:pPr>
        <w:keepNext/>
        <w:numPr>
          <w:ilvl w:val="1"/>
          <w:numId w:val="3"/>
        </w:numPr>
        <w:spacing w:before="280" w:after="180" w:line="240" w:lineRule="auto"/>
        <w:jc w:val="left"/>
        <w:outlineLvl w:val="1"/>
        <w:rPr>
          <w:rFonts w:asciiTheme="majorHAnsi" w:eastAsia="SimSun" w:hAnsiTheme="majorHAnsi" w:cs="Arial"/>
          <w:color w:val="006BA6" w:themeColor="accent1"/>
          <w:sz w:val="32"/>
        </w:rPr>
      </w:pPr>
      <w:bookmarkStart w:id="5444" w:name="_Toc73698796"/>
      <w:bookmarkStart w:id="5445" w:name="_Toc138937797"/>
      <w:bookmarkStart w:id="5446" w:name="_Toc138940186"/>
      <w:bookmarkStart w:id="5447" w:name="_Toc138948879"/>
      <w:bookmarkStart w:id="5448" w:name="_Toc139013078"/>
      <w:bookmarkStart w:id="5449" w:name="_Toc143525134"/>
      <w:bookmarkStart w:id="5450" w:name="_Toc143677922"/>
      <w:bookmarkStart w:id="5451" w:name="_Toc148629729"/>
      <w:bookmarkStart w:id="5452" w:name="_Toc148865129"/>
      <w:bookmarkStart w:id="5453" w:name="_Toc149146812"/>
      <w:bookmarkStart w:id="5454" w:name="_Toc152749384"/>
      <w:bookmarkStart w:id="5455" w:name="_Toc153785599"/>
      <w:bookmarkStart w:id="5456" w:name="_Toc153788459"/>
      <w:bookmarkStart w:id="5457" w:name="_Toc154762578"/>
      <w:bookmarkStart w:id="5458" w:name="_Toc157610010"/>
      <w:bookmarkStart w:id="5459" w:name="_Toc195518786"/>
      <w:bookmarkStart w:id="5460" w:name="_Toc195599750"/>
      <w:bookmarkStart w:id="5461" w:name="_Toc223962135"/>
      <w:r w:rsidRPr="0051233F">
        <w:rPr>
          <w:rFonts w:asciiTheme="majorHAnsi" w:eastAsia="SimSun" w:hAnsiTheme="majorHAnsi" w:cs="Arial"/>
          <w:color w:val="006BA6" w:themeColor="accent1"/>
          <w:sz w:val="32"/>
        </w:rPr>
        <w:t>Minimum P</w:t>
      </w:r>
      <w:r>
        <w:rPr>
          <w:rFonts w:asciiTheme="majorHAnsi" w:eastAsia="SimSun" w:hAnsiTheme="majorHAnsi" w:cs="Arial"/>
          <w:color w:val="006BA6" w:themeColor="accent1"/>
          <w:sz w:val="32"/>
        </w:rPr>
        <w:t>PE</w:t>
      </w:r>
      <w:r w:rsidRPr="0051233F">
        <w:rPr>
          <w:rFonts w:asciiTheme="majorHAnsi" w:eastAsia="SimSun" w:hAnsiTheme="majorHAnsi" w:cs="Arial"/>
          <w:color w:val="006BA6" w:themeColor="accent1"/>
          <w:sz w:val="32"/>
        </w:rPr>
        <w:t xml:space="preserve"> Requirements</w:t>
      </w:r>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p>
    <w:p w14:paraId="48D23CEA" w14:textId="6C76C4E7" w:rsidR="0051233F" w:rsidRPr="0051233F" w:rsidRDefault="0051233F" w:rsidP="0051233F">
      <w:pPr>
        <w:rPr>
          <w:rFonts w:eastAsia="SimSun"/>
        </w:rPr>
      </w:pPr>
      <w:r w:rsidRPr="0051233F">
        <w:rPr>
          <w:rFonts w:eastAsia="SimSun"/>
        </w:rPr>
        <w:t>The Contractor is responsible for the provision of all Personal Protective Equipment (PPE) required by its employees for the safe execution of the Works and in accordance with the national laws and regulations of U</w:t>
      </w:r>
      <w:r>
        <w:rPr>
          <w:rFonts w:eastAsia="SimSun"/>
        </w:rPr>
        <w:t>K</w:t>
      </w:r>
      <w:r w:rsidRPr="0051233F">
        <w:rPr>
          <w:rFonts w:eastAsia="SimSun"/>
        </w:rPr>
        <w:t>. Toxic materials such as asbestos are strictly prohibited.</w:t>
      </w:r>
    </w:p>
    <w:p w14:paraId="4477C0E3" w14:textId="3E41E4C4" w:rsidR="0051233F" w:rsidRPr="0051233F" w:rsidRDefault="0051233F" w:rsidP="0051233F">
      <w:pPr>
        <w:rPr>
          <w:rFonts w:eastAsia="SimSun"/>
        </w:rPr>
      </w:pPr>
      <w:r w:rsidRPr="0051233F">
        <w:rPr>
          <w:rFonts w:eastAsia="SimSun"/>
        </w:rPr>
        <w:t>The Contractor will provide, install and maintain any necessary barriers, warning signs and other such safety equipment as is required.</w:t>
      </w:r>
    </w:p>
    <w:p w14:paraId="412FA32D" w14:textId="6A978805" w:rsidR="0051233F" w:rsidRPr="0051233F" w:rsidRDefault="0051233F" w:rsidP="0051233F">
      <w:pPr>
        <w:rPr>
          <w:rFonts w:eastAsia="SimSun"/>
        </w:rPr>
      </w:pPr>
      <w:r w:rsidRPr="0051233F">
        <w:rPr>
          <w:rFonts w:eastAsia="SimSun"/>
        </w:rPr>
        <w:lastRenderedPageBreak/>
        <w:t>The following PPE shall be the minimum requirements for all personnel on the Site</w:t>
      </w:r>
      <w:r>
        <w:rPr>
          <w:rFonts w:eastAsia="SimSun"/>
        </w:rPr>
        <w:t>:</w:t>
      </w:r>
    </w:p>
    <w:p w14:paraId="5B93BF9A" w14:textId="77777777" w:rsidR="0051233F" w:rsidRPr="0051233F" w:rsidRDefault="0051233F" w:rsidP="0051233F">
      <w:pPr>
        <w:numPr>
          <w:ilvl w:val="0"/>
          <w:numId w:val="1"/>
        </w:numPr>
        <w:spacing w:before="0" w:after="0"/>
        <w:rPr>
          <w:rFonts w:eastAsia="Calibri" w:cs="Arial"/>
        </w:rPr>
      </w:pPr>
      <w:r w:rsidRPr="0051233F">
        <w:rPr>
          <w:rFonts w:eastAsia="Calibri" w:cs="Arial"/>
        </w:rPr>
        <w:t>Steel toe capped boots (no exposed steel);</w:t>
      </w:r>
    </w:p>
    <w:p w14:paraId="4E2A5102" w14:textId="77777777" w:rsidR="0051233F" w:rsidRPr="0051233F" w:rsidRDefault="0051233F" w:rsidP="0051233F">
      <w:pPr>
        <w:numPr>
          <w:ilvl w:val="0"/>
          <w:numId w:val="1"/>
        </w:numPr>
        <w:spacing w:before="0" w:after="0"/>
        <w:rPr>
          <w:rFonts w:eastAsia="Calibri" w:cs="Arial"/>
        </w:rPr>
      </w:pPr>
      <w:r w:rsidRPr="0051233F">
        <w:rPr>
          <w:rFonts w:eastAsia="Calibri" w:cs="Arial"/>
        </w:rPr>
        <w:t>High visibility jacket/apparel;</w:t>
      </w:r>
    </w:p>
    <w:p w14:paraId="4872A04E" w14:textId="5E366FD5" w:rsidR="0051233F" w:rsidRPr="0051233F" w:rsidRDefault="0051233F" w:rsidP="0051233F">
      <w:pPr>
        <w:numPr>
          <w:ilvl w:val="0"/>
          <w:numId w:val="1"/>
        </w:numPr>
        <w:spacing w:before="0" w:after="0"/>
        <w:rPr>
          <w:rFonts w:eastAsia="Calibri" w:cs="Arial"/>
        </w:rPr>
      </w:pPr>
      <w:r w:rsidRPr="0051233F">
        <w:rPr>
          <w:rFonts w:eastAsia="Calibri" w:cs="Arial"/>
        </w:rPr>
        <w:t>Hard hat (undamaged and identifiable issue date);</w:t>
      </w:r>
    </w:p>
    <w:p w14:paraId="707C9D5C" w14:textId="77777777" w:rsidR="0051233F" w:rsidRPr="0051233F" w:rsidRDefault="0051233F" w:rsidP="0051233F">
      <w:pPr>
        <w:numPr>
          <w:ilvl w:val="0"/>
          <w:numId w:val="1"/>
        </w:numPr>
        <w:spacing w:before="0" w:after="0"/>
        <w:rPr>
          <w:rFonts w:eastAsia="Calibri" w:cs="Arial"/>
        </w:rPr>
      </w:pPr>
      <w:r w:rsidRPr="0051233F">
        <w:rPr>
          <w:rFonts w:eastAsia="Calibri" w:cs="Arial"/>
        </w:rPr>
        <w:t>Safety eye wear (as required);</w:t>
      </w:r>
    </w:p>
    <w:p w14:paraId="77ADC822" w14:textId="77777777" w:rsidR="0051233F" w:rsidRPr="0051233F" w:rsidRDefault="0051233F" w:rsidP="0051233F">
      <w:pPr>
        <w:numPr>
          <w:ilvl w:val="0"/>
          <w:numId w:val="1"/>
        </w:numPr>
        <w:spacing w:before="0" w:after="0"/>
        <w:rPr>
          <w:rFonts w:eastAsia="Calibri" w:cs="Arial"/>
        </w:rPr>
      </w:pPr>
      <w:r w:rsidRPr="0051233F">
        <w:rPr>
          <w:rFonts w:eastAsia="Calibri" w:cs="Arial"/>
        </w:rPr>
        <w:t>Work gloves to be available to all personnel for use as required;</w:t>
      </w:r>
    </w:p>
    <w:p w14:paraId="60E3A7FA" w14:textId="77777777" w:rsidR="0051233F" w:rsidRPr="0051233F" w:rsidRDefault="0051233F" w:rsidP="0051233F">
      <w:pPr>
        <w:numPr>
          <w:ilvl w:val="0"/>
          <w:numId w:val="1"/>
        </w:numPr>
        <w:spacing w:before="0" w:after="0"/>
        <w:rPr>
          <w:rFonts w:eastAsia="Calibri" w:cs="Arial"/>
        </w:rPr>
      </w:pPr>
      <w:r w:rsidRPr="0051233F">
        <w:rPr>
          <w:rFonts w:eastAsia="Calibri" w:cs="Arial"/>
        </w:rPr>
        <w:t>Hearing protection (as required);</w:t>
      </w:r>
    </w:p>
    <w:p w14:paraId="18B003C1" w14:textId="0D5DB3C1" w:rsidR="0051233F" w:rsidRPr="0051233F" w:rsidRDefault="0051233F" w:rsidP="0051233F">
      <w:pPr>
        <w:numPr>
          <w:ilvl w:val="0"/>
          <w:numId w:val="1"/>
        </w:numPr>
        <w:spacing w:before="0" w:after="0"/>
        <w:rPr>
          <w:rFonts w:eastAsia="Calibri" w:cs="Arial"/>
        </w:rPr>
      </w:pPr>
      <w:r w:rsidRPr="0051233F">
        <w:rPr>
          <w:rFonts w:eastAsia="Calibri" w:cs="Arial"/>
        </w:rPr>
        <w:t>Face mask/ screen (as required);</w:t>
      </w:r>
      <w:r w:rsidR="00711DAA">
        <w:rPr>
          <w:rFonts w:eastAsia="Calibri" w:cs="Arial"/>
        </w:rPr>
        <w:t xml:space="preserve"> and</w:t>
      </w:r>
    </w:p>
    <w:p w14:paraId="338CC61A" w14:textId="77777777" w:rsidR="0051233F" w:rsidRPr="0051233F" w:rsidRDefault="0051233F" w:rsidP="0051233F">
      <w:pPr>
        <w:numPr>
          <w:ilvl w:val="0"/>
          <w:numId w:val="1"/>
        </w:numPr>
        <w:spacing w:before="0" w:after="0"/>
        <w:rPr>
          <w:rFonts w:eastAsia="Calibri" w:cs="Arial"/>
        </w:rPr>
      </w:pPr>
      <w:r w:rsidRPr="0051233F">
        <w:rPr>
          <w:rFonts w:eastAsia="Calibri" w:cs="Arial"/>
        </w:rPr>
        <w:t>Dust mask (as required).</w:t>
      </w:r>
    </w:p>
    <w:p w14:paraId="3A9895C2" w14:textId="1E519F6A" w:rsidR="0051233F" w:rsidRPr="0051233F" w:rsidRDefault="0051233F" w:rsidP="0051233F">
      <w:pPr>
        <w:rPr>
          <w:rFonts w:eastAsia="SimSun"/>
        </w:rPr>
      </w:pPr>
      <w:r w:rsidRPr="0051233F">
        <w:rPr>
          <w:rFonts w:eastAsia="SimSun"/>
        </w:rPr>
        <w:t>Any additional specialist PPE required by the Contractor’s personnel to carry out the Works shall be made available by the Contractor as required by the Contractors Health and Safety Plan.</w:t>
      </w:r>
    </w:p>
    <w:p w14:paraId="6D02DD25" w14:textId="01B7128A" w:rsidR="00AC435F" w:rsidRPr="00AC435F" w:rsidRDefault="00D95CD9" w:rsidP="00AC435F">
      <w:pPr>
        <w:pStyle w:val="Heading2"/>
      </w:pPr>
      <w:bookmarkStart w:id="5462" w:name="_Toc534728374"/>
      <w:bookmarkStart w:id="5463" w:name="_Toc487539447"/>
      <w:bookmarkStart w:id="5464" w:name="_Toc489859076"/>
      <w:bookmarkStart w:id="5465" w:name="_Toc500342199"/>
      <w:bookmarkStart w:id="5466" w:name="_Toc529345158"/>
      <w:bookmarkStart w:id="5467" w:name="_Toc530687661"/>
      <w:bookmarkStart w:id="5468" w:name="_Toc534730800"/>
      <w:bookmarkStart w:id="5469" w:name="_Toc134539760"/>
      <w:bookmarkStart w:id="5470" w:name="_Toc140693251"/>
      <w:bookmarkStart w:id="5471" w:name="_Toc142387506"/>
      <w:bookmarkStart w:id="5472" w:name="_Toc153785600"/>
      <w:bookmarkStart w:id="5473" w:name="_Toc153788460"/>
      <w:bookmarkStart w:id="5474" w:name="_Toc154762579"/>
      <w:bookmarkStart w:id="5475" w:name="_Toc157610011"/>
      <w:bookmarkStart w:id="5476" w:name="_Toc195518787"/>
      <w:bookmarkStart w:id="5477" w:name="_Toc195599751"/>
      <w:bookmarkStart w:id="5478" w:name="_Toc223962136"/>
      <w:r w:rsidRPr="00AC435F">
        <w:t>Incident Reporting</w:t>
      </w:r>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p>
    <w:p w14:paraId="0943231F" w14:textId="7441941A" w:rsidR="00E755DF" w:rsidRPr="00A50A38" w:rsidRDefault="00E755DF" w:rsidP="00E755DF">
      <w:r w:rsidRPr="00A50A38">
        <w:t xml:space="preserve">The Contractor must notify the Employer, and any other parties nominated by the Employer, of any incident involving injury, property damage or environmental damage, any near misses and all hazardous observations. The incident reporting procedure shall be defined in the Health and Safety Plan. </w:t>
      </w:r>
      <w:bookmarkStart w:id="5479" w:name="_Toc534800635"/>
      <w:bookmarkStart w:id="5480" w:name="_Toc534811942"/>
      <w:bookmarkStart w:id="5481" w:name="_Toc534812358"/>
      <w:bookmarkStart w:id="5482" w:name="_Toc534878013"/>
      <w:bookmarkStart w:id="5483" w:name="_Toc534878429"/>
      <w:bookmarkStart w:id="5484" w:name="_Toc534890919"/>
      <w:bookmarkStart w:id="5485" w:name="_Toc534895194"/>
      <w:bookmarkStart w:id="5486" w:name="_Toc534896109"/>
      <w:bookmarkStart w:id="5487" w:name="_Toc534897023"/>
      <w:bookmarkStart w:id="5488" w:name="_Toc534899536"/>
      <w:bookmarkStart w:id="5489" w:name="_Toc534900450"/>
      <w:bookmarkStart w:id="5490" w:name="_Toc534901364"/>
      <w:bookmarkStart w:id="5491" w:name="_Toc534902279"/>
      <w:bookmarkStart w:id="5492" w:name="_Toc534903193"/>
      <w:bookmarkStart w:id="5493" w:name="_Toc534905935"/>
      <w:bookmarkStart w:id="5494" w:name="_Toc534976592"/>
      <w:bookmarkStart w:id="5495" w:name="_Toc534977506"/>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p>
    <w:p w14:paraId="6FA7125B" w14:textId="77777777" w:rsidR="00E755DF" w:rsidRPr="00A50A38" w:rsidRDefault="00E755DF" w:rsidP="00E755DF">
      <w:r w:rsidRPr="00A50A38">
        <w:t>The Contractor must ensure that all reportable incidents are reported to the relevant authorities immediately or as required by Law.</w:t>
      </w:r>
      <w:bookmarkStart w:id="5496" w:name="_Toc534800636"/>
      <w:bookmarkStart w:id="5497" w:name="_Toc534811943"/>
      <w:bookmarkStart w:id="5498" w:name="_Toc534812359"/>
      <w:bookmarkStart w:id="5499" w:name="_Toc534878014"/>
      <w:bookmarkStart w:id="5500" w:name="_Toc534878430"/>
      <w:bookmarkStart w:id="5501" w:name="_Toc534890920"/>
      <w:bookmarkStart w:id="5502" w:name="_Toc534895195"/>
      <w:bookmarkStart w:id="5503" w:name="_Toc534896110"/>
      <w:bookmarkStart w:id="5504" w:name="_Toc534897024"/>
      <w:bookmarkStart w:id="5505" w:name="_Toc534899537"/>
      <w:bookmarkStart w:id="5506" w:name="_Toc534900451"/>
      <w:bookmarkStart w:id="5507" w:name="_Toc534901365"/>
      <w:bookmarkStart w:id="5508" w:name="_Toc534902280"/>
      <w:bookmarkStart w:id="5509" w:name="_Toc534903194"/>
      <w:bookmarkStart w:id="5510" w:name="_Toc534905936"/>
      <w:bookmarkStart w:id="5511" w:name="_Toc534976593"/>
      <w:bookmarkStart w:id="5512" w:name="_Toc534977507"/>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p>
    <w:p w14:paraId="21EAC67C" w14:textId="47ED2D21" w:rsidR="00AC435F" w:rsidRPr="00AC435F" w:rsidRDefault="00D95CD9" w:rsidP="00AC435F">
      <w:pPr>
        <w:pStyle w:val="Heading2"/>
      </w:pPr>
      <w:bookmarkStart w:id="5513" w:name="_Toc487445547"/>
      <w:bookmarkStart w:id="5514" w:name="_Toc487467693"/>
      <w:bookmarkStart w:id="5515" w:name="_Toc487467970"/>
      <w:bookmarkStart w:id="5516" w:name="_Toc487539444"/>
      <w:bookmarkStart w:id="5517" w:name="_Toc530642436"/>
      <w:bookmarkStart w:id="5518" w:name="_Toc530664265"/>
      <w:bookmarkStart w:id="5519" w:name="_Toc530664587"/>
      <w:bookmarkStart w:id="5520" w:name="_Toc530642437"/>
      <w:bookmarkStart w:id="5521" w:name="_Toc530664266"/>
      <w:bookmarkStart w:id="5522" w:name="_Toc530664588"/>
      <w:bookmarkStart w:id="5523" w:name="_Toc487445553"/>
      <w:bookmarkStart w:id="5524" w:name="_Toc487467699"/>
      <w:bookmarkStart w:id="5525" w:name="_Toc487467976"/>
      <w:bookmarkStart w:id="5526" w:name="_Toc487539450"/>
      <w:bookmarkStart w:id="5527" w:name="_Toc487539453"/>
      <w:bookmarkStart w:id="5528" w:name="_Toc489859077"/>
      <w:bookmarkStart w:id="5529" w:name="_Toc500342200"/>
      <w:bookmarkStart w:id="5530" w:name="_Toc529345159"/>
      <w:bookmarkStart w:id="5531" w:name="_Toc530687662"/>
      <w:bookmarkStart w:id="5532" w:name="_Toc530762255"/>
      <w:bookmarkStart w:id="5533" w:name="_Toc534728375"/>
      <w:bookmarkStart w:id="5534" w:name="_Toc534730801"/>
      <w:bookmarkStart w:id="5535" w:name="_Toc134539761"/>
      <w:bookmarkStart w:id="5536" w:name="_Toc140693252"/>
      <w:bookmarkStart w:id="5537" w:name="_Toc142387507"/>
      <w:bookmarkStart w:id="5538" w:name="_Toc153785601"/>
      <w:bookmarkStart w:id="5539" w:name="_Toc153788461"/>
      <w:bookmarkStart w:id="5540" w:name="_Toc154762580"/>
      <w:bookmarkStart w:id="5541" w:name="_Toc157610012"/>
      <w:bookmarkStart w:id="5542" w:name="_Toc195518788"/>
      <w:bookmarkStart w:id="5543" w:name="_Toc195599752"/>
      <w:bookmarkStart w:id="5544" w:name="_Toc223962137"/>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r w:rsidRPr="00AC435F">
        <w:t>Hazardous Areas</w:t>
      </w:r>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p>
    <w:p w14:paraId="46CD4835" w14:textId="0F39205E" w:rsidR="00AC435F" w:rsidRPr="00AC435F" w:rsidRDefault="00AC435F" w:rsidP="00AC435F">
      <w:r w:rsidRPr="00AC435F">
        <w:t xml:space="preserve">Areas where a potential flammable atmosphere may exist shall be classified to the relevant sections of Law, Permits and Standards. </w:t>
      </w:r>
    </w:p>
    <w:p w14:paraId="4C57E5D5" w14:textId="6DA31722" w:rsidR="00AC435F" w:rsidRPr="00AC435F" w:rsidRDefault="00AC435F" w:rsidP="00AC435F">
      <w:r w:rsidRPr="00AC435F">
        <w:t>Only suitably certified equipment shall be kept or used in designated hazardous areas. To the maximum extent practicable, equipment requiring operator attention and/or electrical equipment shall not be installed in hazardous areas.</w:t>
      </w:r>
    </w:p>
    <w:p w14:paraId="6318E848" w14:textId="41FFF1CA" w:rsidR="00AC435F" w:rsidRPr="00AC435F" w:rsidRDefault="00AC435F" w:rsidP="00AC435F">
      <w:r w:rsidRPr="00AC435F">
        <w:t xml:space="preserve">The Contractor is required to demonstrate in the </w:t>
      </w:r>
      <w:r w:rsidR="00E75BE9">
        <w:t>Plant</w:t>
      </w:r>
      <w:r w:rsidRPr="00AC435F">
        <w:t xml:space="preserve"> design that adequate segregation of electrical equipment from hazardous areas has been made, and that no hazardous area extends beyond the Site boundary fence.</w:t>
      </w:r>
    </w:p>
    <w:p w14:paraId="4D93EC12" w14:textId="2A5A4A8E" w:rsidR="00AC435F" w:rsidRPr="00AC435F" w:rsidRDefault="00D95CD9" w:rsidP="00AC435F">
      <w:pPr>
        <w:pStyle w:val="Heading2"/>
      </w:pPr>
      <w:bookmarkStart w:id="5545" w:name="_Toc487539454"/>
      <w:bookmarkStart w:id="5546" w:name="_Toc489859078"/>
      <w:bookmarkStart w:id="5547" w:name="_Toc500342201"/>
      <w:bookmarkStart w:id="5548" w:name="_Toc529345160"/>
      <w:bookmarkStart w:id="5549" w:name="_Toc530687663"/>
      <w:bookmarkStart w:id="5550" w:name="_Toc530762256"/>
      <w:bookmarkStart w:id="5551" w:name="_Toc534728376"/>
      <w:bookmarkStart w:id="5552" w:name="_Toc534730802"/>
      <w:bookmarkStart w:id="5553" w:name="_Toc134539762"/>
      <w:bookmarkStart w:id="5554" w:name="_Toc140693253"/>
      <w:bookmarkStart w:id="5555" w:name="_Toc142387508"/>
      <w:bookmarkStart w:id="5556" w:name="_Toc153785602"/>
      <w:bookmarkStart w:id="5557" w:name="_Toc153788462"/>
      <w:bookmarkStart w:id="5558" w:name="_Toc154762581"/>
      <w:bookmarkStart w:id="5559" w:name="_Toc157610013"/>
      <w:bookmarkStart w:id="5560" w:name="_Toc195518789"/>
      <w:bookmarkStart w:id="5561" w:name="_Toc195599753"/>
      <w:bookmarkStart w:id="5562" w:name="_Toc223962138"/>
      <w:r w:rsidRPr="00AC435F">
        <w:t xml:space="preserve">Fire Protection </w:t>
      </w:r>
      <w:r w:rsidR="00E52C64">
        <w:t>a</w:t>
      </w:r>
      <w:r>
        <w:t>nd</w:t>
      </w:r>
      <w:r w:rsidRPr="00AC435F">
        <w:t xml:space="preserve"> Fire Fighting Systems</w:t>
      </w:r>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p>
    <w:p w14:paraId="3ED4472E" w14:textId="09C5CFD1" w:rsidR="00AC435F" w:rsidRPr="007A202A" w:rsidRDefault="00AC435F" w:rsidP="00AC435F">
      <w:r w:rsidRPr="00AC435F">
        <w:t>The fire alarm and detection, fire protection and firefighting systems shall accord with recognised good practice and shall comply to all applicable Law, Permits and Standards.</w:t>
      </w:r>
    </w:p>
    <w:p w14:paraId="70BB84FA" w14:textId="09ED3336" w:rsidR="00AC435F" w:rsidRPr="00AC435F" w:rsidRDefault="00910D62" w:rsidP="00AC435F">
      <w:r w:rsidRPr="00AC435F">
        <w:t xml:space="preserve">The </w:t>
      </w:r>
      <w:r w:rsidR="00E75BE9">
        <w:t>Plant</w:t>
      </w:r>
      <w:r w:rsidRPr="00AC435F">
        <w:t xml:space="preserve"> shall be designed, installed and commissioned so as to ensure a safe operating environment for equipment and personnel. This shall be achieved through the separation and segregation of equipment with sufficient distances and by</w:t>
      </w:r>
      <w:r>
        <w:t xml:space="preserve"> the</w:t>
      </w:r>
      <w:r w:rsidRPr="00AC435F">
        <w:t xml:space="preserve"> selection of suitable equipment and materials with respect to</w:t>
      </w:r>
      <w:r>
        <w:t xml:space="preserve"> their</w:t>
      </w:r>
      <w:r w:rsidRPr="00AC435F">
        <w:t xml:space="preserve"> intended purpose. A reasonable degree of self-sufficiency shall be designed for</w:t>
      </w:r>
      <w:r>
        <w:t>,</w:t>
      </w:r>
      <w:r w:rsidRPr="00AC435F">
        <w:t xml:space="preserve"> taking into account the location of the nearest fire department or formally constituted and adequately maintained and resourced fire-response cooperative.</w:t>
      </w:r>
    </w:p>
    <w:p w14:paraId="64E95FC8" w14:textId="66267302" w:rsidR="00AC435F" w:rsidRPr="00AC435F" w:rsidRDefault="00AC435F" w:rsidP="00AC435F">
      <w:r w:rsidRPr="00AC435F">
        <w:lastRenderedPageBreak/>
        <w:t xml:space="preserve">Hazardous areas shall be </w:t>
      </w:r>
      <w:r w:rsidR="000302F5" w:rsidRPr="00AC435F">
        <w:t>identified,</w:t>
      </w:r>
      <w:r w:rsidRPr="00AC435F">
        <w:t xml:space="preserve"> and suitable equipment shall be selected for use in such areas. Different firefighting systems shall be adopted according to the operational characteristics of the particular </w:t>
      </w:r>
      <w:r w:rsidR="00E75BE9">
        <w:t>Plant</w:t>
      </w:r>
      <w:r w:rsidRPr="00AC435F">
        <w:t xml:space="preserve"> areas and buildings to be protected.</w:t>
      </w:r>
    </w:p>
    <w:p w14:paraId="680C6A53" w14:textId="0CAAB89F" w:rsidR="00AC435F" w:rsidRPr="00AC435F" w:rsidRDefault="00AC435F" w:rsidP="00AC435F">
      <w:r w:rsidRPr="00AC435F">
        <w:t>For the protection of personnel and the Works the Contractor shall ensure adequate on-site fire-fighting facilities and water storage are available on the Site. The Contractor shall liaise with local authorities so as to inform themselves of requirements, capability, fire prevention practices and in order to determine the scope of the facilities to be provided.</w:t>
      </w:r>
    </w:p>
    <w:p w14:paraId="3F57D6DB" w14:textId="77777777" w:rsidR="00AC435F" w:rsidRPr="00AC435F" w:rsidRDefault="00AC435F" w:rsidP="00AC435F">
      <w:r w:rsidRPr="00AC435F">
        <w:t>Notwithstanding the requirements outlined above the Contractor shall:</w:t>
      </w:r>
    </w:p>
    <w:p w14:paraId="27DA6E32" w14:textId="46A86B2F" w:rsidR="00AC435F" w:rsidRPr="00AC435F" w:rsidRDefault="00910D62" w:rsidP="00AC435F">
      <w:pPr>
        <w:pStyle w:val="Bullet10"/>
      </w:pPr>
      <w:r>
        <w:t>Conduct a fire risk assessment in accordance with good industry practice and applicable to both construction and operation of the Work</w:t>
      </w:r>
      <w:r w:rsidR="00711DAA">
        <w:t>;</w:t>
      </w:r>
    </w:p>
    <w:p w14:paraId="01C23774" w14:textId="61D19BCF" w:rsidR="00AC435F" w:rsidRPr="00AC435F" w:rsidRDefault="00AC435F" w:rsidP="00AC435F">
      <w:pPr>
        <w:pStyle w:val="Bullet10"/>
      </w:pPr>
      <w:r>
        <w:t>Design, plan, construct, test, commission and operate the Works in such a way as to minimise the fire risk of the Work</w:t>
      </w:r>
      <w:r w:rsidR="00EE738E">
        <w:t>;</w:t>
      </w:r>
    </w:p>
    <w:p w14:paraId="12D614F7" w14:textId="5CAE8240" w:rsidR="00AC435F" w:rsidRPr="00AC435F" w:rsidRDefault="00AC435F" w:rsidP="00AC435F">
      <w:pPr>
        <w:pStyle w:val="Bullet10"/>
      </w:pPr>
      <w:r>
        <w:t>Ensure that the Site and Work is suitably equipped to respond to any fires on site</w:t>
      </w:r>
      <w:r w:rsidR="00EE738E">
        <w:t>;</w:t>
      </w:r>
    </w:p>
    <w:p w14:paraId="39EF0793" w14:textId="4D878269" w:rsidR="00AC435F" w:rsidRPr="00AC435F" w:rsidRDefault="00AC435F" w:rsidP="00AC435F">
      <w:pPr>
        <w:pStyle w:val="Bullet10"/>
      </w:pPr>
      <w:r>
        <w:t>Notify the relevant local emergency management committee following construction of the Works, and prior to the commencement of operations</w:t>
      </w:r>
      <w:r w:rsidR="00EE738E">
        <w:t>; and</w:t>
      </w:r>
    </w:p>
    <w:p w14:paraId="22025398" w14:textId="6B6FCE88" w:rsidR="00AC435F" w:rsidRDefault="00AC435F" w:rsidP="00AC435F">
      <w:pPr>
        <w:pStyle w:val="Bullet10"/>
      </w:pPr>
      <w:r>
        <w:t xml:space="preserve">The Emergency Response Plan shall identify fire risks and controls, and procedures that would be implemented if there is a fire on site or in the vicinity of the site. </w:t>
      </w:r>
    </w:p>
    <w:p w14:paraId="6A795690" w14:textId="77777777" w:rsidR="003F3D92" w:rsidRDefault="003F3D92" w:rsidP="003F3D92">
      <w:pPr>
        <w:pStyle w:val="Bullet10"/>
        <w:numPr>
          <w:ilvl w:val="0"/>
          <w:numId w:val="0"/>
        </w:numPr>
        <w:ind w:left="340" w:hanging="340"/>
      </w:pPr>
    </w:p>
    <w:p w14:paraId="36E97AF1" w14:textId="00DD6A0F" w:rsidR="00F612DF" w:rsidRPr="00F612DF" w:rsidRDefault="00D95CD9" w:rsidP="00F612DF">
      <w:pPr>
        <w:keepNext/>
        <w:numPr>
          <w:ilvl w:val="1"/>
          <w:numId w:val="3"/>
        </w:numPr>
        <w:spacing w:before="280" w:after="180" w:line="240" w:lineRule="auto"/>
        <w:jc w:val="left"/>
        <w:outlineLvl w:val="1"/>
        <w:rPr>
          <w:rFonts w:asciiTheme="majorHAnsi" w:eastAsia="SimSun" w:hAnsiTheme="majorHAnsi" w:cs="Arial"/>
          <w:color w:val="006BA6" w:themeColor="accent1"/>
          <w:sz w:val="32"/>
        </w:rPr>
      </w:pPr>
      <w:bookmarkStart w:id="5563" w:name="_Toc138792322"/>
      <w:bookmarkStart w:id="5564" w:name="_Toc138792892"/>
      <w:bookmarkStart w:id="5565" w:name="_Ref468102553"/>
      <w:bookmarkStart w:id="5566" w:name="_Toc18999494"/>
      <w:bookmarkStart w:id="5567" w:name="_Toc24649909"/>
      <w:bookmarkStart w:id="5568" w:name="_Toc138072564"/>
      <w:bookmarkStart w:id="5569" w:name="_Toc138149885"/>
      <w:bookmarkStart w:id="5570" w:name="_Toc138157146"/>
      <w:bookmarkStart w:id="5571" w:name="_Toc138153499"/>
      <w:bookmarkStart w:id="5572" w:name="_Toc138177532"/>
      <w:bookmarkStart w:id="5573" w:name="_Toc138256890"/>
      <w:bookmarkStart w:id="5574" w:name="_Toc138406158"/>
      <w:bookmarkStart w:id="5575" w:name="_Toc138403179"/>
      <w:bookmarkStart w:id="5576" w:name="_Toc138657451"/>
      <w:bookmarkStart w:id="5577" w:name="_Toc138847468"/>
      <w:bookmarkStart w:id="5578" w:name="_Toc138937830"/>
      <w:bookmarkStart w:id="5579" w:name="_Toc138940219"/>
      <w:bookmarkStart w:id="5580" w:name="_Toc138948912"/>
      <w:bookmarkStart w:id="5581" w:name="_Toc139013111"/>
      <w:bookmarkStart w:id="5582" w:name="_Toc143525153"/>
      <w:bookmarkStart w:id="5583" w:name="_Toc143677941"/>
      <w:bookmarkStart w:id="5584" w:name="_Toc148629748"/>
      <w:bookmarkStart w:id="5585" w:name="_Toc148865148"/>
      <w:bookmarkStart w:id="5586" w:name="_Toc149146831"/>
      <w:bookmarkStart w:id="5587" w:name="_Toc152148929"/>
      <w:bookmarkStart w:id="5588" w:name="_Toc153785603"/>
      <w:bookmarkStart w:id="5589" w:name="_Toc153788463"/>
      <w:bookmarkStart w:id="5590" w:name="_Toc154762582"/>
      <w:bookmarkStart w:id="5591" w:name="_Toc157610014"/>
      <w:bookmarkStart w:id="5592" w:name="_Toc195518790"/>
      <w:bookmarkStart w:id="5593" w:name="_Toc195599754"/>
      <w:bookmarkStart w:id="5594" w:name="_Toc223962139"/>
      <w:bookmarkStart w:id="5595" w:name="_Toc138417591"/>
      <w:bookmarkEnd w:id="5563"/>
      <w:bookmarkEnd w:id="5564"/>
      <w:r w:rsidRPr="00F612DF">
        <w:rPr>
          <w:rFonts w:asciiTheme="majorHAnsi" w:eastAsia="SimSun" w:hAnsiTheme="majorHAnsi" w:cs="Arial"/>
          <w:color w:val="006BA6" w:themeColor="accent1"/>
          <w:sz w:val="32"/>
        </w:rPr>
        <w:t>Noise Limits</w:t>
      </w:r>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p>
    <w:bookmarkEnd w:id="5595"/>
    <w:p w14:paraId="0AC9B7D6" w14:textId="25116107" w:rsidR="00FF0646" w:rsidRDefault="00F612DF" w:rsidP="00F612DF">
      <w:pPr>
        <w:rPr>
          <w:rFonts w:eastAsia="SimSun"/>
        </w:rPr>
      </w:pPr>
      <w:r w:rsidRPr="00F612DF">
        <w:rPr>
          <w:rFonts w:eastAsia="SimSun"/>
        </w:rPr>
        <w:t xml:space="preserve">The </w:t>
      </w:r>
      <w:r w:rsidR="00632570">
        <w:rPr>
          <w:rFonts w:eastAsia="SimSun"/>
        </w:rPr>
        <w:t>Control of Noise at Work Regulations 2005</w:t>
      </w:r>
      <w:r w:rsidRPr="00F612DF">
        <w:rPr>
          <w:rFonts w:eastAsia="SimSun"/>
        </w:rPr>
        <w:t xml:space="preserve"> is a national policy</w:t>
      </w:r>
      <w:r w:rsidR="0083271D">
        <w:rPr>
          <w:rFonts w:eastAsia="SimSun"/>
        </w:rPr>
        <w:t xml:space="preserve"> based on the EU Directives </w:t>
      </w:r>
      <w:r w:rsidR="00B97E67">
        <w:rPr>
          <w:rFonts w:eastAsia="SimSun"/>
        </w:rPr>
        <w:t>and</w:t>
      </w:r>
      <w:r w:rsidRPr="00F612DF">
        <w:rPr>
          <w:rFonts w:eastAsia="SimSun"/>
        </w:rPr>
        <w:t xml:space="preserve"> designed to promote an environment free from noise that may impact health and welfare. </w:t>
      </w:r>
      <w:r w:rsidRPr="005433AD">
        <w:rPr>
          <w:rFonts w:eastAsia="SimSun"/>
        </w:rPr>
        <w:t>The Act recommends maintaining environmental noises</w:t>
      </w:r>
      <w:r w:rsidR="00BE5EA9">
        <w:rPr>
          <w:rFonts w:eastAsia="SimSun"/>
        </w:rPr>
        <w:t xml:space="preserve"> at </w:t>
      </w:r>
      <w:r w:rsidR="00BC19B0">
        <w:rPr>
          <w:rFonts w:eastAsia="SimSun"/>
        </w:rPr>
        <w:t>80 dB(A)</w:t>
      </w:r>
      <w:r w:rsidR="00BE5EA9">
        <w:rPr>
          <w:rFonts w:eastAsia="SimSun"/>
        </w:rPr>
        <w:t xml:space="preserve">. </w:t>
      </w:r>
      <w:r w:rsidRPr="005433AD">
        <w:rPr>
          <w:rFonts w:eastAsia="SimSun"/>
        </w:rPr>
        <w:t xml:space="preserve"> </w:t>
      </w:r>
      <w:bookmarkStart w:id="5596" w:name="_Toc138792323"/>
      <w:bookmarkStart w:id="5597" w:name="_Toc138792893"/>
      <w:bookmarkEnd w:id="5596"/>
      <w:bookmarkEnd w:id="5597"/>
    </w:p>
    <w:p w14:paraId="73D65046" w14:textId="7EBB0249" w:rsidR="00CE4CC4" w:rsidRDefault="00997F17" w:rsidP="00F612DF">
      <w:pPr>
        <w:rPr>
          <w:rFonts w:eastAsia="SimSun"/>
        </w:rPr>
      </w:pPr>
      <w:r>
        <w:rPr>
          <w:rFonts w:eastAsia="SimSun"/>
        </w:rPr>
        <w:t>The contractors</w:t>
      </w:r>
      <w:r w:rsidR="00A55A85">
        <w:rPr>
          <w:rFonts w:eastAsia="SimSun"/>
        </w:rPr>
        <w:t xml:space="preserve"> are required to</w:t>
      </w:r>
      <w:r w:rsidR="00AB27CD">
        <w:rPr>
          <w:rFonts w:eastAsia="SimSun"/>
        </w:rPr>
        <w:t xml:space="preserve"> comply with</w:t>
      </w:r>
      <w:r w:rsidR="00B1208C">
        <w:rPr>
          <w:rFonts w:eastAsia="SimSun"/>
        </w:rPr>
        <w:t xml:space="preserve"> the following</w:t>
      </w:r>
      <w:r w:rsidR="00CE4CC4">
        <w:rPr>
          <w:rFonts w:eastAsia="SimSun"/>
        </w:rPr>
        <w:t>:</w:t>
      </w:r>
    </w:p>
    <w:p w14:paraId="4ADE0530" w14:textId="572BBBAA" w:rsidR="00A55A85" w:rsidRDefault="008A4744" w:rsidP="00B64632">
      <w:pPr>
        <w:pStyle w:val="Bullet10"/>
        <w:rPr>
          <w:rFonts w:eastAsia="SimSun"/>
        </w:rPr>
      </w:pPr>
      <w:r>
        <w:rPr>
          <w:rFonts w:eastAsia="SimSun"/>
        </w:rPr>
        <w:t xml:space="preserve">Assess the risk of the employees </w:t>
      </w:r>
      <w:r w:rsidR="00446CB9">
        <w:rPr>
          <w:rFonts w:eastAsia="SimSun"/>
        </w:rPr>
        <w:t>from noise at work</w:t>
      </w:r>
      <w:r w:rsidR="004E46BE">
        <w:rPr>
          <w:rFonts w:eastAsia="SimSun"/>
        </w:rPr>
        <w:t>;</w:t>
      </w:r>
    </w:p>
    <w:p w14:paraId="1C37F259" w14:textId="75B729F8" w:rsidR="00446CB9" w:rsidRDefault="00446CB9" w:rsidP="00B64632">
      <w:pPr>
        <w:pStyle w:val="Bullet10"/>
        <w:rPr>
          <w:rFonts w:eastAsia="SimSun"/>
        </w:rPr>
      </w:pPr>
      <w:r>
        <w:rPr>
          <w:rFonts w:eastAsia="SimSun"/>
        </w:rPr>
        <w:t>Ensure preventative measures are in place to reduce any noise impact</w:t>
      </w:r>
      <w:r w:rsidR="004E46BE">
        <w:rPr>
          <w:rFonts w:eastAsia="SimSun"/>
        </w:rPr>
        <w:t>;</w:t>
      </w:r>
    </w:p>
    <w:p w14:paraId="3921DA7E" w14:textId="28EDC3B5" w:rsidR="00446CB9" w:rsidRDefault="003E65A2" w:rsidP="00B64632">
      <w:pPr>
        <w:pStyle w:val="Bullet10"/>
        <w:rPr>
          <w:rFonts w:eastAsia="SimSun"/>
        </w:rPr>
      </w:pPr>
      <w:r>
        <w:rPr>
          <w:rFonts w:eastAsia="SimSun"/>
        </w:rPr>
        <w:t>Provide correct PPE (hearing protection) if noise exposure is not reduced to a suitable level</w:t>
      </w:r>
      <w:r w:rsidR="004E46BE">
        <w:rPr>
          <w:rFonts w:eastAsia="SimSun"/>
        </w:rPr>
        <w:t>;</w:t>
      </w:r>
    </w:p>
    <w:p w14:paraId="16805267" w14:textId="3C474F54" w:rsidR="003E65A2" w:rsidRDefault="003E65A2" w:rsidP="00B64632">
      <w:pPr>
        <w:pStyle w:val="Bullet10"/>
        <w:rPr>
          <w:rFonts w:eastAsia="SimSun"/>
        </w:rPr>
      </w:pPr>
      <w:r>
        <w:rPr>
          <w:rFonts w:eastAsia="SimSun"/>
        </w:rPr>
        <w:t>Ensure the legal limits on noise exposure is not exceeded</w:t>
      </w:r>
      <w:r w:rsidR="004E46BE">
        <w:rPr>
          <w:rFonts w:eastAsia="SimSun"/>
        </w:rPr>
        <w:t>;</w:t>
      </w:r>
    </w:p>
    <w:p w14:paraId="39D306DB" w14:textId="70952A53" w:rsidR="003E65A2" w:rsidRDefault="00137059" w:rsidP="00B64632">
      <w:pPr>
        <w:pStyle w:val="Bullet10"/>
        <w:rPr>
          <w:rFonts w:eastAsia="SimSun"/>
        </w:rPr>
      </w:pPr>
      <w:r>
        <w:rPr>
          <w:rFonts w:eastAsia="SimSun"/>
        </w:rPr>
        <w:t>Ensure employees are provided with information, instructions and training</w:t>
      </w:r>
      <w:r w:rsidR="004E46BE">
        <w:rPr>
          <w:rFonts w:eastAsia="SimSun"/>
        </w:rPr>
        <w:t>;</w:t>
      </w:r>
      <w:r w:rsidR="00EE738E">
        <w:rPr>
          <w:rFonts w:eastAsia="SimSun"/>
        </w:rPr>
        <w:t xml:space="preserve"> and</w:t>
      </w:r>
    </w:p>
    <w:p w14:paraId="3639D447" w14:textId="127D8D57" w:rsidR="00137059" w:rsidRPr="00F612DF" w:rsidRDefault="00137059" w:rsidP="00D57AEE">
      <w:pPr>
        <w:pStyle w:val="Bullet10"/>
        <w:rPr>
          <w:rFonts w:eastAsia="SimSun"/>
        </w:rPr>
      </w:pPr>
      <w:r>
        <w:rPr>
          <w:rFonts w:eastAsia="SimSun"/>
        </w:rPr>
        <w:t>Carry out health surveillance where there is risk to health</w:t>
      </w:r>
      <w:r w:rsidR="004E46BE">
        <w:rPr>
          <w:rFonts w:eastAsia="SimSun"/>
        </w:rPr>
        <w:t>.</w:t>
      </w:r>
    </w:p>
    <w:p w14:paraId="41DB7F8B" w14:textId="215455A8" w:rsidR="00F612DF" w:rsidRDefault="00E413E2" w:rsidP="00F612DF">
      <w:pPr>
        <w:rPr>
          <w:rFonts w:eastAsia="SimSun"/>
        </w:rPr>
      </w:pPr>
      <w:r>
        <w:rPr>
          <w:rFonts w:eastAsia="SimSun"/>
        </w:rPr>
        <w:t>E</w:t>
      </w:r>
      <w:r w:rsidR="00F612DF" w:rsidRPr="00F612DF">
        <w:rPr>
          <w:rFonts w:eastAsia="SimSun"/>
        </w:rPr>
        <w:t xml:space="preserve">xposure to loud noise (over 85 dBA) should be limited as much as possible and construction workers should use protective gear </w:t>
      </w:r>
      <w:r w:rsidR="00F00A68">
        <w:rPr>
          <w:rFonts w:eastAsia="SimSun"/>
        </w:rPr>
        <w:t>(PPE)</w:t>
      </w:r>
      <w:r w:rsidR="00F612DF" w:rsidRPr="00F612DF">
        <w:rPr>
          <w:rFonts w:eastAsia="SimSun"/>
        </w:rPr>
        <w:t xml:space="preserve"> when working in a noisy environment </w:t>
      </w:r>
      <w:r w:rsidR="00E93329" w:rsidRPr="00F612DF">
        <w:rPr>
          <w:rFonts w:eastAsia="SimSun"/>
        </w:rPr>
        <w:t>e.g.,</w:t>
      </w:r>
      <w:r w:rsidR="00F612DF" w:rsidRPr="00F612DF">
        <w:rPr>
          <w:rFonts w:eastAsia="SimSun"/>
        </w:rPr>
        <w:t xml:space="preserve"> hearing protection device. It is </w:t>
      </w:r>
      <w:r w:rsidR="003E423D" w:rsidRPr="00F612DF">
        <w:rPr>
          <w:rFonts w:eastAsia="SimSun"/>
        </w:rPr>
        <w:t>recommended</w:t>
      </w:r>
      <w:r w:rsidR="00F612DF" w:rsidRPr="00F612DF">
        <w:rPr>
          <w:rFonts w:eastAsia="SimSun"/>
        </w:rPr>
        <w:t xml:space="preserve"> that the site has sound barriers</w:t>
      </w:r>
      <w:r w:rsidR="00095CA8">
        <w:rPr>
          <w:rFonts w:eastAsia="SimSun"/>
        </w:rPr>
        <w:t xml:space="preserve"> erected</w:t>
      </w:r>
      <w:r w:rsidR="00064483">
        <w:rPr>
          <w:rFonts w:eastAsia="SimSun"/>
        </w:rPr>
        <w:t xml:space="preserve"> (when necessary)</w:t>
      </w:r>
      <w:r w:rsidR="00F612DF" w:rsidRPr="00F612DF">
        <w:rPr>
          <w:rFonts w:eastAsia="SimSun"/>
        </w:rPr>
        <w:t xml:space="preserve"> to protect residential properties from noise exposure</w:t>
      </w:r>
      <w:r w:rsidR="00064483">
        <w:rPr>
          <w:rFonts w:eastAsia="SimSun"/>
        </w:rPr>
        <w:t xml:space="preserve"> during construction work</w:t>
      </w:r>
      <w:r w:rsidR="00F612DF" w:rsidRPr="00F612DF">
        <w:rPr>
          <w:rFonts w:eastAsia="SimSun"/>
        </w:rPr>
        <w:t xml:space="preserve">. There should also be </w:t>
      </w:r>
      <w:r w:rsidR="00171F09">
        <w:rPr>
          <w:rFonts w:eastAsia="SimSun"/>
        </w:rPr>
        <w:t>a competent individual (part of the EPC)</w:t>
      </w:r>
      <w:r w:rsidR="00F612DF" w:rsidRPr="00F612DF">
        <w:rPr>
          <w:rFonts w:eastAsia="SimSun"/>
        </w:rPr>
        <w:t xml:space="preserve"> to overlook on-site safety and all noisy work should be scheduled to limit exposure. </w:t>
      </w:r>
      <w:r w:rsidR="00E93329">
        <w:rPr>
          <w:rFonts w:eastAsia="SimSun"/>
        </w:rPr>
        <w:t>In addition, where possible the</w:t>
      </w:r>
      <w:r w:rsidR="00F612DF" w:rsidRPr="00F612DF">
        <w:rPr>
          <w:rFonts w:eastAsia="SimSun"/>
        </w:rPr>
        <w:t xml:space="preserve"> use </w:t>
      </w:r>
      <w:r w:rsidR="00E93329">
        <w:rPr>
          <w:rFonts w:eastAsia="SimSun"/>
        </w:rPr>
        <w:t xml:space="preserve">of </w:t>
      </w:r>
      <w:r w:rsidR="00F612DF" w:rsidRPr="00F612DF">
        <w:rPr>
          <w:rFonts w:eastAsia="SimSun"/>
        </w:rPr>
        <w:t xml:space="preserve">quieter or noise cancelling equipment </w:t>
      </w:r>
      <w:bookmarkStart w:id="5598" w:name="_Toc138792324"/>
      <w:bookmarkStart w:id="5599" w:name="_Toc138792894"/>
      <w:bookmarkEnd w:id="5598"/>
      <w:bookmarkEnd w:id="5599"/>
      <w:r w:rsidR="00E93329">
        <w:rPr>
          <w:rFonts w:eastAsia="SimSun"/>
        </w:rPr>
        <w:t>is encouraged.</w:t>
      </w:r>
    </w:p>
    <w:p w14:paraId="41B62143" w14:textId="0E50C522" w:rsidR="003E444D" w:rsidRDefault="003E444D">
      <w:pPr>
        <w:pStyle w:val="Caption"/>
      </w:pPr>
      <w:r>
        <w:t xml:space="preserve">Table </w:t>
      </w:r>
      <w:r>
        <w:fldChar w:fldCharType="begin"/>
      </w:r>
      <w:r>
        <w:instrText>SEQ Table \* ARABIC</w:instrText>
      </w:r>
      <w:r>
        <w:fldChar w:fldCharType="separate"/>
      </w:r>
      <w:r w:rsidR="006D2374">
        <w:rPr>
          <w:noProof/>
        </w:rPr>
        <w:t>4</w:t>
      </w:r>
      <w:r>
        <w:fldChar w:fldCharType="end"/>
      </w:r>
      <w:r>
        <w:t xml:space="preserve">: </w:t>
      </w:r>
      <w:r w:rsidR="00B6459F">
        <w:t xml:space="preserve">Noise Levels </w:t>
      </w:r>
    </w:p>
    <w:tbl>
      <w:tblPr>
        <w:tblStyle w:val="RINATable"/>
        <w:tblW w:w="9080" w:type="dxa"/>
        <w:tblLayout w:type="fixed"/>
        <w:tblLook w:val="0620" w:firstRow="1" w:lastRow="0" w:firstColumn="0" w:lastColumn="0" w:noHBand="1" w:noVBand="1"/>
      </w:tblPr>
      <w:tblGrid>
        <w:gridCol w:w="4578"/>
        <w:gridCol w:w="4502"/>
      </w:tblGrid>
      <w:tr w:rsidR="00B6459F" w:rsidRPr="00B6459F" w14:paraId="733D4130" w14:textId="77777777" w:rsidTr="00D57AEE">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006BA6"/>
              <w:left w:val="single" w:sz="4" w:space="0" w:color="006BA6"/>
              <w:bottom w:val="single" w:sz="4" w:space="0" w:color="006BA6"/>
              <w:right w:val="single" w:sz="4" w:space="0" w:color="FFFFFF"/>
            </w:tcBorders>
            <w:shd w:val="clear" w:color="auto" w:fill="006BA6"/>
          </w:tcPr>
          <w:p w14:paraId="0326E41B" w14:textId="468E832C" w:rsidR="003E444D" w:rsidRPr="00B6459F" w:rsidRDefault="00F05138" w:rsidP="00B6459F">
            <w:pPr>
              <w:pStyle w:val="TableHeadingLeft"/>
            </w:pPr>
            <w:r>
              <w:t xml:space="preserve">Exposure Action </w:t>
            </w:r>
          </w:p>
        </w:tc>
        <w:tc>
          <w:tcPr>
            <w:tcW w:w="0" w:type="pct"/>
            <w:tcBorders>
              <w:top w:val="single" w:sz="4" w:space="0" w:color="006BA6"/>
              <w:left w:val="single" w:sz="4" w:space="0" w:color="FFFFFF"/>
              <w:bottom w:val="single" w:sz="4" w:space="0" w:color="006BA6"/>
              <w:right w:val="single" w:sz="4" w:space="0" w:color="006BA6"/>
            </w:tcBorders>
            <w:shd w:val="clear" w:color="auto" w:fill="006BA6"/>
          </w:tcPr>
          <w:p w14:paraId="59B44162" w14:textId="5FB57A8E" w:rsidR="003E444D" w:rsidRPr="00B6459F" w:rsidRDefault="00434BD1" w:rsidP="00B6459F">
            <w:pPr>
              <w:pStyle w:val="TableHeadingRight"/>
            </w:pPr>
            <w:r>
              <w:t xml:space="preserve">Values </w:t>
            </w:r>
          </w:p>
        </w:tc>
      </w:tr>
      <w:tr w:rsidR="00B6459F" w:rsidRPr="00B6459F" w14:paraId="4D85BE1A" w14:textId="77777777" w:rsidTr="00B6459F">
        <w:tc>
          <w:tcPr>
            <w:tcW w:w="2521" w:type="pct"/>
            <w:tcBorders>
              <w:top w:val="single" w:sz="4" w:space="0" w:color="006BA6"/>
            </w:tcBorders>
          </w:tcPr>
          <w:p w14:paraId="47DF4163" w14:textId="302511DA" w:rsidR="003E444D" w:rsidRPr="00B6459F" w:rsidRDefault="00820565" w:rsidP="00B6459F">
            <w:pPr>
              <w:pStyle w:val="TableTextLeft"/>
            </w:pPr>
            <w:r>
              <w:t xml:space="preserve">Low Exposure (Daily </w:t>
            </w:r>
            <w:r w:rsidR="00721EB9">
              <w:t>or Weekly)</w:t>
            </w:r>
          </w:p>
        </w:tc>
        <w:tc>
          <w:tcPr>
            <w:tcW w:w="2479" w:type="pct"/>
            <w:tcBorders>
              <w:top w:val="single" w:sz="4" w:space="0" w:color="006BA6"/>
            </w:tcBorders>
          </w:tcPr>
          <w:p w14:paraId="3E9E5C35" w14:textId="4946E1E9" w:rsidR="003E444D" w:rsidRPr="00B6459F" w:rsidRDefault="00474433" w:rsidP="00B6459F">
            <w:pPr>
              <w:pStyle w:val="TableTextRight"/>
            </w:pPr>
            <w:r>
              <w:t>80 dB</w:t>
            </w:r>
            <w:r w:rsidR="00E95DF0">
              <w:t>(</w:t>
            </w:r>
            <w:r>
              <w:t>A</w:t>
            </w:r>
            <w:r w:rsidR="00E95DF0">
              <w:t>)</w:t>
            </w:r>
          </w:p>
        </w:tc>
      </w:tr>
      <w:tr w:rsidR="003E444D" w:rsidRPr="00B6459F" w14:paraId="1CC81A6E" w14:textId="77777777" w:rsidTr="00D57AEE">
        <w:tc>
          <w:tcPr>
            <w:tcW w:w="0" w:type="pct"/>
          </w:tcPr>
          <w:p w14:paraId="3F924A6F" w14:textId="6DA76464" w:rsidR="003E444D" w:rsidRPr="00B6459F" w:rsidRDefault="005F4DE9" w:rsidP="00B6459F">
            <w:pPr>
              <w:pStyle w:val="TableTextLeft"/>
            </w:pPr>
            <w:r>
              <w:t xml:space="preserve">Low Exposure </w:t>
            </w:r>
            <w:r w:rsidR="00E95DF0">
              <w:t>(Peak Sound Pressure)</w:t>
            </w:r>
          </w:p>
        </w:tc>
        <w:tc>
          <w:tcPr>
            <w:tcW w:w="0" w:type="pct"/>
          </w:tcPr>
          <w:p w14:paraId="1725B61C" w14:textId="309AD2F0" w:rsidR="003E444D" w:rsidRPr="00B6459F" w:rsidRDefault="00E95DF0" w:rsidP="00B6459F">
            <w:pPr>
              <w:pStyle w:val="TableTextRight"/>
            </w:pPr>
            <w:r>
              <w:t>135 dB(C)</w:t>
            </w:r>
          </w:p>
        </w:tc>
      </w:tr>
      <w:tr w:rsidR="003E444D" w:rsidRPr="00B6459F" w14:paraId="4A90E31D" w14:textId="77777777" w:rsidTr="00D57AEE">
        <w:tc>
          <w:tcPr>
            <w:tcW w:w="0" w:type="pct"/>
          </w:tcPr>
          <w:p w14:paraId="43AAA1A9" w14:textId="38C005F3" w:rsidR="003E444D" w:rsidRPr="00B6459F" w:rsidRDefault="00E95DF0" w:rsidP="00B6459F">
            <w:pPr>
              <w:pStyle w:val="TableTextLeft"/>
            </w:pPr>
            <w:r>
              <w:t>Upper Exposure (Daily or Weekly)</w:t>
            </w:r>
          </w:p>
        </w:tc>
        <w:tc>
          <w:tcPr>
            <w:tcW w:w="0" w:type="pct"/>
          </w:tcPr>
          <w:p w14:paraId="08BCB5A3" w14:textId="7CC36228" w:rsidR="003E444D" w:rsidRPr="00B6459F" w:rsidRDefault="003B14BF" w:rsidP="00B6459F">
            <w:pPr>
              <w:pStyle w:val="TableTextRight"/>
            </w:pPr>
            <w:r>
              <w:t>85 dB(A)</w:t>
            </w:r>
          </w:p>
        </w:tc>
      </w:tr>
      <w:tr w:rsidR="003E444D" w:rsidRPr="00B6459F" w14:paraId="29A4768F" w14:textId="77777777" w:rsidTr="00D57AEE">
        <w:tc>
          <w:tcPr>
            <w:tcW w:w="0" w:type="pct"/>
          </w:tcPr>
          <w:p w14:paraId="3365B284" w14:textId="7677EAAE" w:rsidR="003E444D" w:rsidRPr="00B6459F" w:rsidRDefault="00F02654" w:rsidP="00B6459F">
            <w:pPr>
              <w:pStyle w:val="TableTextLeft"/>
            </w:pPr>
            <w:r>
              <w:lastRenderedPageBreak/>
              <w:t>Upper Exposure (Peak Sound Pressure)</w:t>
            </w:r>
          </w:p>
        </w:tc>
        <w:tc>
          <w:tcPr>
            <w:tcW w:w="0" w:type="pct"/>
          </w:tcPr>
          <w:p w14:paraId="2BC46D5E" w14:textId="7ACFFCCE" w:rsidR="003E444D" w:rsidRPr="00B6459F" w:rsidRDefault="00F02654" w:rsidP="00B6459F">
            <w:pPr>
              <w:pStyle w:val="TableTextRight"/>
            </w:pPr>
            <w:r>
              <w:t>137 dB(C)</w:t>
            </w:r>
          </w:p>
        </w:tc>
      </w:tr>
    </w:tbl>
    <w:p w14:paraId="70C463BF" w14:textId="182272AF" w:rsidR="00F02654" w:rsidRPr="00F612DF" w:rsidRDefault="00BC19B0" w:rsidP="00F612DF">
      <w:pPr>
        <w:rPr>
          <w:rFonts w:eastAsia="SimSun"/>
        </w:rPr>
      </w:pPr>
      <w:r>
        <w:rPr>
          <w:rFonts w:eastAsia="SimSun"/>
        </w:rPr>
        <w:t xml:space="preserve">Noise values </w:t>
      </w:r>
      <w:r w:rsidR="00352169">
        <w:rPr>
          <w:rFonts w:eastAsia="SimSun"/>
        </w:rPr>
        <w:t xml:space="preserve">of </w:t>
      </w:r>
      <w:r w:rsidR="00C91F47">
        <w:rPr>
          <w:rFonts w:eastAsia="SimSun"/>
        </w:rPr>
        <w:t xml:space="preserve">87 dB(A) and </w:t>
      </w:r>
      <w:r w:rsidR="00FC2706">
        <w:rPr>
          <w:rFonts w:eastAsia="SimSun"/>
        </w:rPr>
        <w:t>Peak Sound Pressure of 140 dB(C) should not be exceeded.</w:t>
      </w:r>
      <w:r w:rsidR="006C67AB">
        <w:rPr>
          <w:rFonts w:eastAsia="SimSun"/>
        </w:rPr>
        <w:t xml:space="preserve"> Where </w:t>
      </w:r>
      <w:r w:rsidR="007043D4">
        <w:rPr>
          <w:rFonts w:eastAsia="SimSun"/>
        </w:rPr>
        <w:t>t</w:t>
      </w:r>
      <w:r w:rsidR="007043D4" w:rsidRPr="007043D4">
        <w:rPr>
          <w:rFonts w:eastAsia="SimSun"/>
        </w:rPr>
        <w:t>he letters "A" and "C" refer to different frequency weightings. </w:t>
      </w:r>
      <w:r w:rsidR="007043D4" w:rsidRPr="00DD0EDB">
        <w:rPr>
          <w:rFonts w:eastAsia="SimSun"/>
        </w:rPr>
        <w:t>dB(A) uses an A-weighting filter that mimics the human ear's sensitivity to various frequencies, making it suitable for general noise assessments and potential hearing damage evaluation. dB(C) employs</w:t>
      </w:r>
      <w:r w:rsidR="007043D4" w:rsidRPr="007043D4">
        <w:rPr>
          <w:rFonts w:eastAsia="SimSun"/>
        </w:rPr>
        <w:t xml:space="preserve"> a C-weighting filter that captures more low-frequency sounds and is used for measuring peak sound levels.</w:t>
      </w:r>
    </w:p>
    <w:p w14:paraId="46CC3F77" w14:textId="0E19AB71" w:rsidR="00F612DF" w:rsidRPr="00EA5002" w:rsidRDefault="00F612DF" w:rsidP="00F612DF">
      <w:pPr>
        <w:rPr>
          <w:rFonts w:eastAsia="SimSun"/>
        </w:rPr>
      </w:pPr>
      <w:bookmarkStart w:id="5600" w:name="_Toc138792325"/>
      <w:bookmarkStart w:id="5601" w:name="_Toc138792895"/>
      <w:bookmarkStart w:id="5602" w:name="_Toc138792326"/>
      <w:bookmarkStart w:id="5603" w:name="_Toc138792896"/>
      <w:bookmarkStart w:id="5604" w:name="_Toc138792339"/>
      <w:bookmarkStart w:id="5605" w:name="_Toc138792909"/>
      <w:bookmarkEnd w:id="5600"/>
      <w:bookmarkEnd w:id="5601"/>
      <w:bookmarkEnd w:id="5602"/>
      <w:bookmarkEnd w:id="5603"/>
      <w:bookmarkEnd w:id="5604"/>
      <w:bookmarkEnd w:id="5605"/>
      <w:r w:rsidRPr="00EA5002">
        <w:rPr>
          <w:rFonts w:eastAsia="SimSun"/>
        </w:rPr>
        <w:t xml:space="preserve">In the event that the Works are found to exceed the noise level required in the Development Approval </w:t>
      </w:r>
      <w:r w:rsidR="00EA5002" w:rsidRPr="00EA5002">
        <w:rPr>
          <w:rFonts w:eastAsia="SimSun"/>
        </w:rPr>
        <w:t>conditions or</w:t>
      </w:r>
      <w:r w:rsidRPr="00EA5002">
        <w:rPr>
          <w:rFonts w:eastAsia="SimSun"/>
        </w:rPr>
        <w:t xml:space="preserve"> found otherwise unacceptable to the Planning Authority solely on the basis of noise, the Contractor will work diligently with the </w:t>
      </w:r>
      <w:r w:rsidR="00E75BE9">
        <w:rPr>
          <w:rFonts w:eastAsia="SimSun"/>
        </w:rPr>
        <w:t>Employer</w:t>
      </w:r>
      <w:r w:rsidRPr="00EA5002">
        <w:rPr>
          <w:rFonts w:eastAsia="SimSun"/>
        </w:rPr>
        <w:t xml:space="preserve"> and the Planning Authority to design and implement acceptable noise mitigation. Such additional mitigation will be handled as a variation to the Contract. </w:t>
      </w:r>
      <w:bookmarkStart w:id="5606" w:name="_Toc138792340"/>
      <w:bookmarkStart w:id="5607" w:name="_Toc138792910"/>
      <w:bookmarkEnd w:id="5606"/>
      <w:bookmarkEnd w:id="5607"/>
    </w:p>
    <w:p w14:paraId="4D4A5108" w14:textId="5D9BD975" w:rsidR="003F3D92" w:rsidRPr="00AC435F" w:rsidRDefault="003F3D92" w:rsidP="00D57AEE">
      <w:pPr>
        <w:pStyle w:val="Bullet10"/>
        <w:numPr>
          <w:ilvl w:val="0"/>
          <w:numId w:val="0"/>
        </w:numPr>
        <w:ind w:left="340" w:hanging="340"/>
      </w:pPr>
    </w:p>
    <w:p w14:paraId="4E4DA2BE" w14:textId="095BAE2C" w:rsidR="00AC435F" w:rsidRPr="00AC435F" w:rsidRDefault="00D95CD9" w:rsidP="00AC435F">
      <w:pPr>
        <w:pStyle w:val="Heading1"/>
      </w:pPr>
      <w:bookmarkStart w:id="5608" w:name="_Toc489859079"/>
      <w:bookmarkStart w:id="5609" w:name="_Toc500342202"/>
      <w:bookmarkStart w:id="5610" w:name="_Toc529345161"/>
      <w:bookmarkStart w:id="5611" w:name="_Toc530687664"/>
      <w:bookmarkStart w:id="5612" w:name="_Toc530762257"/>
      <w:bookmarkStart w:id="5613" w:name="_Toc534728377"/>
      <w:bookmarkStart w:id="5614" w:name="_Toc534730803"/>
      <w:bookmarkStart w:id="5615" w:name="_Toc134539763"/>
      <w:bookmarkStart w:id="5616" w:name="_Toc140693254"/>
      <w:bookmarkStart w:id="5617" w:name="_Toc142387509"/>
      <w:bookmarkStart w:id="5618" w:name="_Toc153785604"/>
      <w:bookmarkStart w:id="5619" w:name="_Toc153788464"/>
      <w:bookmarkStart w:id="5620" w:name="_Toc154762583"/>
      <w:bookmarkStart w:id="5621" w:name="_Toc157610015"/>
      <w:bookmarkStart w:id="5622" w:name="_Toc195518791"/>
      <w:bookmarkStart w:id="5623" w:name="_Toc195599755"/>
      <w:bookmarkStart w:id="5624" w:name="_Toc223962140"/>
      <w:r>
        <w:lastRenderedPageBreak/>
        <w:t xml:space="preserve">Environmental </w:t>
      </w:r>
      <w:bookmarkEnd w:id="5608"/>
      <w:bookmarkEnd w:id="5609"/>
      <w:bookmarkEnd w:id="5610"/>
      <w:bookmarkEnd w:id="5611"/>
      <w:r>
        <w:t>Plan</w:t>
      </w:r>
      <w:bookmarkEnd w:id="5612"/>
      <w:bookmarkEnd w:id="5613"/>
      <w:bookmarkEnd w:id="5614"/>
      <w:bookmarkEnd w:id="5615"/>
      <w:bookmarkEnd w:id="5616"/>
      <w:bookmarkEnd w:id="5617"/>
      <w:bookmarkEnd w:id="5618"/>
      <w:bookmarkEnd w:id="5619"/>
      <w:bookmarkEnd w:id="5620"/>
      <w:bookmarkEnd w:id="5621"/>
      <w:bookmarkEnd w:id="5622"/>
      <w:bookmarkEnd w:id="5623"/>
      <w:bookmarkEnd w:id="5624"/>
    </w:p>
    <w:p w14:paraId="13693987" w14:textId="6845FE2F" w:rsidR="00AC435F" w:rsidRDefault="00FB65D5" w:rsidP="00AC435F">
      <w:r w:rsidRPr="00502A49">
        <w:t>The Contractor shall operate an industry standard environmental management system in line with ISO</w:t>
      </w:r>
      <w:r>
        <w:t xml:space="preserve"> </w:t>
      </w:r>
      <w:r w:rsidRPr="00F47F7B">
        <w:t>14001</w:t>
      </w:r>
      <w:r w:rsidR="00576A5D" w:rsidRPr="00F47F7B">
        <w:t xml:space="preserve"> and the Environmental Act 2021</w:t>
      </w:r>
      <w:r w:rsidRPr="00F47F7B">
        <w:t xml:space="preserve">. </w:t>
      </w:r>
      <w:r w:rsidR="00910D62" w:rsidRPr="00F47F7B">
        <w:t xml:space="preserve">The </w:t>
      </w:r>
      <w:r w:rsidR="007B2E9B" w:rsidRPr="00F47F7B">
        <w:t xml:space="preserve">Contractor's </w:t>
      </w:r>
      <w:r w:rsidR="00910D62" w:rsidRPr="00F47F7B">
        <w:t>Environmental Plan shall</w:t>
      </w:r>
      <w:r w:rsidR="00910D62" w:rsidRPr="00AC435F">
        <w:t xml:space="preserve"> document how the Contractor will ensure compliance with all statutory obligations, including Law, legislation, and requirements of </w:t>
      </w:r>
      <w:r w:rsidR="00910D62">
        <w:t>Employer</w:t>
      </w:r>
      <w:r w:rsidR="00910D62" w:rsidRPr="00AC435F">
        <w:t xml:space="preserve">’s Permits and Contractor’s Permits. The Contractor shall, to the greatest extent possible, complete the Works to minimise disruption and damage to the </w:t>
      </w:r>
      <w:r w:rsidR="00910D62">
        <w:t>environment</w:t>
      </w:r>
      <w:r w:rsidR="00910D62" w:rsidRPr="00AC435F">
        <w:t xml:space="preserve"> and minimise where possible the impact of the </w:t>
      </w:r>
      <w:r w:rsidR="00807B0C">
        <w:t>Plant</w:t>
      </w:r>
      <w:r w:rsidR="00807B0C" w:rsidRPr="00AC435F">
        <w:t xml:space="preserve"> </w:t>
      </w:r>
      <w:r w:rsidR="00910D62" w:rsidRPr="00AC435F">
        <w:t>on the environment.</w:t>
      </w:r>
    </w:p>
    <w:p w14:paraId="6EC6C469" w14:textId="728CC061" w:rsidR="008754DB" w:rsidRDefault="00E344BB" w:rsidP="00AC435F">
      <w:r>
        <w:t>The purpose of the environmental plan is to ensure that the planned development is in line with the environmental legislation. It should highlight the EMS requirements</w:t>
      </w:r>
      <w:r w:rsidR="00191348">
        <w:t xml:space="preserve">, provide </w:t>
      </w:r>
      <w:r>
        <w:t>mitigations</w:t>
      </w:r>
      <w:r w:rsidR="00191348">
        <w:t xml:space="preserve"> te</w:t>
      </w:r>
      <w:r w:rsidR="00B502A2">
        <w:t>chniques</w:t>
      </w:r>
      <w:r>
        <w:t xml:space="preserve"> </w:t>
      </w:r>
      <w:r w:rsidR="000A70B8">
        <w:t xml:space="preserve">within the </w:t>
      </w:r>
      <w:r w:rsidR="00191348">
        <w:t>Environmental</w:t>
      </w:r>
      <w:r w:rsidR="00C342C6">
        <w:t xml:space="preserve"> Statement</w:t>
      </w:r>
      <w:r w:rsidR="00B502A2">
        <w:t xml:space="preserve"> that will be implemented on site</w:t>
      </w:r>
      <w:r w:rsidR="002F4D97">
        <w:t xml:space="preserve"> and provide necessary method statements.</w:t>
      </w:r>
      <w:r w:rsidR="00C342C6">
        <w:t xml:space="preserve"> </w:t>
      </w:r>
    </w:p>
    <w:p w14:paraId="44D71E45" w14:textId="6F5921E2" w:rsidR="008754DB" w:rsidRDefault="006055B0" w:rsidP="00AC435F">
      <w:r>
        <w:t>As per the Act 2021, t</w:t>
      </w:r>
      <w:r w:rsidR="000965E4">
        <w:t>he following subject areas should be covered</w:t>
      </w:r>
      <w:r>
        <w:t xml:space="preserve"> in the Environmental Plan</w:t>
      </w:r>
      <w:r w:rsidR="000965E4">
        <w:t>:</w:t>
      </w:r>
    </w:p>
    <w:p w14:paraId="07ECCE8A" w14:textId="1B6D6F85" w:rsidR="000965E4" w:rsidRDefault="001A5A7A" w:rsidP="001A5A7A">
      <w:pPr>
        <w:pStyle w:val="Bullet10"/>
      </w:pPr>
      <w:r>
        <w:t>Air Quality</w:t>
      </w:r>
      <w:r w:rsidR="00EE738E">
        <w:t>;</w:t>
      </w:r>
    </w:p>
    <w:p w14:paraId="455C3B1D" w14:textId="1BA17F2D" w:rsidR="001A5A7A" w:rsidRDefault="001A5A7A" w:rsidP="001A5A7A">
      <w:pPr>
        <w:pStyle w:val="Bullet10"/>
      </w:pPr>
      <w:r>
        <w:t>Water Quality and Drainage</w:t>
      </w:r>
      <w:r w:rsidR="00EE738E">
        <w:t>;</w:t>
      </w:r>
      <w:r>
        <w:t xml:space="preserve"> </w:t>
      </w:r>
    </w:p>
    <w:p w14:paraId="78C65A4B" w14:textId="6D4863A6" w:rsidR="001A5A7A" w:rsidRDefault="001A5A7A" w:rsidP="001A5A7A">
      <w:pPr>
        <w:pStyle w:val="Bullet10"/>
      </w:pPr>
      <w:r>
        <w:t>Noise and Vibrations</w:t>
      </w:r>
      <w:r w:rsidR="00EE738E">
        <w:t>;</w:t>
      </w:r>
    </w:p>
    <w:p w14:paraId="3FBCFF2F" w14:textId="1A2CFB46" w:rsidR="001A5A7A" w:rsidRDefault="001A5A7A" w:rsidP="001A5A7A">
      <w:pPr>
        <w:pStyle w:val="Bullet10"/>
      </w:pPr>
      <w:r>
        <w:t>Landscape and Visual Impact</w:t>
      </w:r>
      <w:r w:rsidR="00EE738E">
        <w:t>;</w:t>
      </w:r>
    </w:p>
    <w:p w14:paraId="3DE15B12" w14:textId="502CFAB8" w:rsidR="001A5A7A" w:rsidRDefault="001A5A7A" w:rsidP="001A5A7A">
      <w:pPr>
        <w:pStyle w:val="Bullet10"/>
      </w:pPr>
      <w:r>
        <w:t>Archaeology and Heritage</w:t>
      </w:r>
      <w:r w:rsidR="00EE738E">
        <w:t>;</w:t>
      </w:r>
      <w:r>
        <w:t xml:space="preserve"> </w:t>
      </w:r>
    </w:p>
    <w:p w14:paraId="30E230E6" w14:textId="3DE63A89" w:rsidR="0049186A" w:rsidRDefault="0049186A" w:rsidP="0049186A">
      <w:pPr>
        <w:pStyle w:val="Bullet10"/>
      </w:pPr>
      <w:r>
        <w:t>Waste</w:t>
      </w:r>
      <w:r w:rsidR="00EE738E">
        <w:t>;</w:t>
      </w:r>
    </w:p>
    <w:p w14:paraId="11415E53" w14:textId="5DE8604B" w:rsidR="001A5A7A" w:rsidRDefault="001A5A7A" w:rsidP="001A5A7A">
      <w:pPr>
        <w:pStyle w:val="Bullet10"/>
      </w:pPr>
      <w:r>
        <w:t>Energy</w:t>
      </w:r>
      <w:r w:rsidR="00EE738E">
        <w:t>;</w:t>
      </w:r>
      <w:r>
        <w:t xml:space="preserve"> </w:t>
      </w:r>
    </w:p>
    <w:p w14:paraId="70ACACE4" w14:textId="26EAFECC" w:rsidR="001A5A7A" w:rsidRDefault="001A5A7A" w:rsidP="001A5A7A">
      <w:pPr>
        <w:pStyle w:val="Bullet10"/>
      </w:pPr>
      <w:r>
        <w:t>Transport</w:t>
      </w:r>
      <w:r w:rsidR="00EE738E">
        <w:t>; and</w:t>
      </w:r>
      <w:r>
        <w:t xml:space="preserve"> </w:t>
      </w:r>
    </w:p>
    <w:p w14:paraId="640F4E8F" w14:textId="1DB413EC" w:rsidR="001A5A7A" w:rsidRDefault="001A5A7A" w:rsidP="001A5A7A">
      <w:pPr>
        <w:pStyle w:val="Bullet10"/>
      </w:pPr>
      <w:r>
        <w:t>Geology and Soil</w:t>
      </w:r>
      <w:r w:rsidR="00EE738E">
        <w:t>.</w:t>
      </w:r>
      <w:r>
        <w:t xml:space="preserve"> </w:t>
      </w:r>
    </w:p>
    <w:p w14:paraId="1F7E7E09" w14:textId="6035497B" w:rsidR="001A5A7A" w:rsidRDefault="00A42902" w:rsidP="00DD1CA2">
      <w:r>
        <w:t xml:space="preserve">Under </w:t>
      </w:r>
      <w:r w:rsidR="00A90E65">
        <w:t xml:space="preserve">the Environmental Act 2021, the </w:t>
      </w:r>
      <w:r w:rsidR="00EC0D8F">
        <w:t>C</w:t>
      </w:r>
      <w:r w:rsidR="00A90E65">
        <w:t xml:space="preserve">ontractor is required to </w:t>
      </w:r>
      <w:r w:rsidR="006F6C9C">
        <w:t>comply with all regulations for</w:t>
      </w:r>
      <w:r w:rsidR="00A90E65">
        <w:t xml:space="preserve"> waste </w:t>
      </w:r>
      <w:r w:rsidR="006F6C9C">
        <w:t xml:space="preserve">disposal. </w:t>
      </w:r>
      <w:r w:rsidR="001A5A7A">
        <w:t xml:space="preserve">For </w:t>
      </w:r>
      <w:r w:rsidR="00BB5576">
        <w:t>electrical and electronic</w:t>
      </w:r>
      <w:r w:rsidR="001A5A7A">
        <w:t xml:space="preserve"> waste management, the UK has specific requirements under the </w:t>
      </w:r>
      <w:r w:rsidR="009F3E6C" w:rsidRPr="009F3E6C">
        <w:t>Waste Electrical and Electronic Equipment (WEEE)</w:t>
      </w:r>
      <w:r w:rsidR="001A5A7A">
        <w:t xml:space="preserve"> Regulations</w:t>
      </w:r>
      <w:r w:rsidR="00B00771">
        <w:t xml:space="preserve"> that the contractor shall </w:t>
      </w:r>
      <w:r w:rsidR="005D07B8">
        <w:t>comply with</w:t>
      </w:r>
      <w:r w:rsidR="003F1308">
        <w:t xml:space="preserve">. </w:t>
      </w:r>
    </w:p>
    <w:p w14:paraId="65CFB62F" w14:textId="1A5E8214" w:rsidR="00AC435F" w:rsidRPr="00AC435F" w:rsidRDefault="00D95CD9" w:rsidP="00AC435F">
      <w:pPr>
        <w:pStyle w:val="Heading1"/>
      </w:pPr>
      <w:bookmarkStart w:id="5625" w:name="_Toc530642443"/>
      <w:bookmarkStart w:id="5626" w:name="_Toc530664272"/>
      <w:bookmarkStart w:id="5627" w:name="_Toc530664594"/>
      <w:bookmarkStart w:id="5628" w:name="_Toc530642444"/>
      <w:bookmarkStart w:id="5629" w:name="_Toc530664273"/>
      <w:bookmarkStart w:id="5630" w:name="_Toc530664595"/>
      <w:bookmarkStart w:id="5631" w:name="_Toc489859080"/>
      <w:bookmarkStart w:id="5632" w:name="_Toc500342203"/>
      <w:bookmarkStart w:id="5633" w:name="_Toc529345162"/>
      <w:bookmarkStart w:id="5634" w:name="_Toc530687665"/>
      <w:bookmarkStart w:id="5635" w:name="_Toc530762258"/>
      <w:bookmarkStart w:id="5636" w:name="_Toc534728378"/>
      <w:bookmarkStart w:id="5637" w:name="_Toc534730804"/>
      <w:bookmarkStart w:id="5638" w:name="_Toc134539764"/>
      <w:bookmarkStart w:id="5639" w:name="_Toc140693255"/>
      <w:bookmarkStart w:id="5640" w:name="_Toc142387510"/>
      <w:bookmarkStart w:id="5641" w:name="_Toc153785605"/>
      <w:bookmarkStart w:id="5642" w:name="_Toc153788465"/>
      <w:bookmarkStart w:id="5643" w:name="_Toc154762584"/>
      <w:bookmarkStart w:id="5644" w:name="_Toc157610016"/>
      <w:bookmarkStart w:id="5645" w:name="_Toc195518792"/>
      <w:bookmarkStart w:id="5646" w:name="_Toc195599756"/>
      <w:bookmarkStart w:id="5647" w:name="_Toc223962141"/>
      <w:bookmarkEnd w:id="5625"/>
      <w:bookmarkEnd w:id="5626"/>
      <w:bookmarkEnd w:id="5627"/>
      <w:bookmarkEnd w:id="5628"/>
      <w:bookmarkEnd w:id="5629"/>
      <w:bookmarkEnd w:id="5630"/>
      <w:r>
        <w:lastRenderedPageBreak/>
        <w:t>Design Requirements</w:t>
      </w:r>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p>
    <w:p w14:paraId="6C8D077B" w14:textId="47B4E6D6" w:rsidR="00AC435F" w:rsidRPr="00AC435F" w:rsidRDefault="00D95CD9" w:rsidP="00AC435F">
      <w:pPr>
        <w:pStyle w:val="Heading2"/>
      </w:pPr>
      <w:bookmarkStart w:id="5648" w:name="_Toc487547274"/>
      <w:bookmarkStart w:id="5649" w:name="_Toc489859081"/>
      <w:bookmarkStart w:id="5650" w:name="_Toc500342204"/>
      <w:bookmarkStart w:id="5651" w:name="_Toc529345163"/>
      <w:bookmarkStart w:id="5652" w:name="_Toc530687666"/>
      <w:bookmarkStart w:id="5653" w:name="_Toc530762259"/>
      <w:bookmarkStart w:id="5654" w:name="_Toc534728379"/>
      <w:bookmarkStart w:id="5655" w:name="_Toc534730805"/>
      <w:bookmarkStart w:id="5656" w:name="_Toc134539765"/>
      <w:bookmarkStart w:id="5657" w:name="_Toc140693256"/>
      <w:bookmarkStart w:id="5658" w:name="_Toc142387511"/>
      <w:bookmarkStart w:id="5659" w:name="_Toc153785606"/>
      <w:bookmarkStart w:id="5660" w:name="_Toc153788466"/>
      <w:bookmarkStart w:id="5661" w:name="_Toc154762585"/>
      <w:bookmarkStart w:id="5662" w:name="_Toc157610017"/>
      <w:bookmarkStart w:id="5663" w:name="_Toc195518793"/>
      <w:bookmarkStart w:id="5664" w:name="_Toc195599757"/>
      <w:bookmarkStart w:id="5665" w:name="_Toc223962142"/>
      <w:r w:rsidRPr="00AC435F">
        <w:t>General</w:t>
      </w:r>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p>
    <w:p w14:paraId="7964F4CA" w14:textId="54C7077E" w:rsidR="00AC435F" w:rsidRPr="00AC435F" w:rsidRDefault="00AC435F" w:rsidP="00AC435F">
      <w:r w:rsidRPr="00AC435F">
        <w:t xml:space="preserve">The </w:t>
      </w:r>
      <w:r w:rsidR="00E75BE9">
        <w:t>Plant</w:t>
      </w:r>
      <w:r w:rsidRPr="00AC435F">
        <w:t xml:space="preserve"> </w:t>
      </w:r>
      <w:r w:rsidRPr="009042E3">
        <w:t xml:space="preserve">shall </w:t>
      </w:r>
      <w:r w:rsidRPr="00246B04">
        <w:t>be designed for</w:t>
      </w:r>
      <w:r w:rsidR="00EC0D8F">
        <w:t xml:space="preserve"> </w:t>
      </w:r>
      <w:r w:rsidR="00101967" w:rsidRPr="00405AC5">
        <w:t xml:space="preserve">40 </w:t>
      </w:r>
      <w:r w:rsidRPr="00405AC5">
        <w:t>years’ continuous performance</w:t>
      </w:r>
      <w:r w:rsidRPr="00246B04">
        <w:t xml:space="preserve"> of its intended</w:t>
      </w:r>
      <w:r w:rsidRPr="00AC435F">
        <w:t xml:space="preserve"> function </w:t>
      </w:r>
      <w:r w:rsidR="00A64DBF">
        <w:t xml:space="preserve">from first export of electricity </w:t>
      </w:r>
      <w:r w:rsidRPr="00AC435F">
        <w:t>with respect to Site Conditions and anticipated operating conditions (including but not limited to lightning prevalence and severity, ambient temperature, soil, flooding, dust and mud, irradiation, grid conditions, and altitude) based on regular scheduled</w:t>
      </w:r>
      <w:r w:rsidR="00910D62">
        <w:t>/preventative</w:t>
      </w:r>
      <w:r w:rsidRPr="00AC435F">
        <w:t xml:space="preserve"> maintenance being performed.</w:t>
      </w:r>
    </w:p>
    <w:p w14:paraId="310FD402" w14:textId="42A1282A" w:rsidR="00AC435F" w:rsidRPr="00AC435F" w:rsidRDefault="00AC435F" w:rsidP="00AC435F">
      <w:r w:rsidRPr="00AC435F">
        <w:t xml:space="preserve">The designs, components and materials to be used by the Contractor shall be of proven quality and shall have been used in international non-recourse project-financed projects. The </w:t>
      </w:r>
      <w:r w:rsidR="00E75BE9">
        <w:t>Plant</w:t>
      </w:r>
      <w:r w:rsidR="00E75BE9" w:rsidRPr="00AC435F">
        <w:t xml:space="preserve"> </w:t>
      </w:r>
      <w:r w:rsidRPr="00AC435F">
        <w:t>design shall consider future safe and economical decommissioning and Site rehabilitation without undue harm to the environment.</w:t>
      </w:r>
    </w:p>
    <w:p w14:paraId="4745167C" w14:textId="6EFCD6B1" w:rsidR="00AC435F" w:rsidRPr="00AC435F" w:rsidRDefault="00AC435F" w:rsidP="00AC435F">
      <w:r w:rsidRPr="00AC435F">
        <w:t>The systems shall be designed and optimised in such a way as to minimise the losses due to shading, soiling, DC &amp; AC cable losses, inverter losses, mismatch and transformer losses. In particular:</w:t>
      </w:r>
    </w:p>
    <w:p w14:paraId="407C7102" w14:textId="706AD2A8" w:rsidR="00AC435F" w:rsidRPr="00AC435F" w:rsidRDefault="00AC435F" w:rsidP="00AC435F">
      <w:pPr>
        <w:pStyle w:val="Bullet10"/>
      </w:pPr>
      <w:r>
        <w:t xml:space="preserve">The array cabling network must be designed to ensure that the total cable losses (DC &amp; AC) are less than </w:t>
      </w:r>
      <w:r w:rsidRPr="00630080">
        <w:rPr>
          <w:highlight w:val="cyan"/>
        </w:rPr>
        <w:t>2% in</w:t>
      </w:r>
      <w:r>
        <w:t xml:space="preserve"> average for the total array cabling network, as a percentage of total generated energy</w:t>
      </w:r>
      <w:r w:rsidR="00E61462">
        <w:t>;</w:t>
      </w:r>
    </w:p>
    <w:p w14:paraId="01082B07" w14:textId="3C2CB573" w:rsidR="00AC435F" w:rsidRPr="00AC435F" w:rsidRDefault="00910D62">
      <w:pPr>
        <w:pStyle w:val="Bullet10"/>
      </w:pPr>
      <w:r>
        <w:t xml:space="preserve">The HV transformer losses must be less than </w:t>
      </w:r>
      <w:r w:rsidRPr="00630080">
        <w:rPr>
          <w:highlight w:val="cyan"/>
        </w:rPr>
        <w:t>1.3%</w:t>
      </w:r>
      <w:r>
        <w:t xml:space="preserve"> for annualised electrical losses in average as a percentage of total generated energy</w:t>
      </w:r>
      <w:r w:rsidR="00E61462">
        <w:t>;</w:t>
      </w:r>
    </w:p>
    <w:p w14:paraId="31676218" w14:textId="236405AD" w:rsidR="00AC435F" w:rsidRPr="00AC435F" w:rsidRDefault="00AC435F" w:rsidP="00AC435F">
      <w:pPr>
        <w:pStyle w:val="Bullet10"/>
      </w:pPr>
      <w:r>
        <w:t>The LV/</w:t>
      </w:r>
      <w:r w:rsidR="0030723B">
        <w:t>H</w:t>
      </w:r>
      <w:r>
        <w:t xml:space="preserve">V transformers shall not contribute more than </w:t>
      </w:r>
      <w:r w:rsidRPr="00630080">
        <w:rPr>
          <w:highlight w:val="cyan"/>
        </w:rPr>
        <w:t>1.3%</w:t>
      </w:r>
      <w:r>
        <w:t xml:space="preserve"> power loss while in operation</w:t>
      </w:r>
      <w:r w:rsidR="00E61462">
        <w:t>;</w:t>
      </w:r>
    </w:p>
    <w:p w14:paraId="662AEF2F" w14:textId="1142155E" w:rsidR="00AC435F" w:rsidRPr="00AC435F" w:rsidRDefault="00AC435F" w:rsidP="00AC435F">
      <w:pPr>
        <w:pStyle w:val="Bullet10"/>
      </w:pPr>
      <w:r>
        <w:t xml:space="preserve">The calculation of electrical losses shall consider the expected irradiance for the </w:t>
      </w:r>
      <w:r w:rsidR="00E75BE9">
        <w:t xml:space="preserve">PV </w:t>
      </w:r>
      <w:r>
        <w:t>Facility</w:t>
      </w:r>
      <w:r w:rsidR="00E61462">
        <w:t>; and</w:t>
      </w:r>
    </w:p>
    <w:p w14:paraId="1826D9D2" w14:textId="4E0484A4" w:rsidR="00AC435F" w:rsidRPr="00AC435F" w:rsidRDefault="00AC435F" w:rsidP="00AC435F">
      <w:pPr>
        <w:pStyle w:val="Bullet10"/>
      </w:pPr>
      <w:r>
        <w:t xml:space="preserve">The loss calculation shall include all assumptions made and be provided to the </w:t>
      </w:r>
      <w:r w:rsidR="00C010E5">
        <w:t>Employer</w:t>
      </w:r>
      <w:r>
        <w:t xml:space="preserve"> for review. </w:t>
      </w:r>
    </w:p>
    <w:p w14:paraId="257F1320" w14:textId="77777777" w:rsidR="00AC435F" w:rsidRPr="00AC435F" w:rsidRDefault="00AC435F" w:rsidP="00AC435F">
      <w:r w:rsidRPr="00AC435F">
        <w:t>Auxiliary loads shall be kept to a minimum, particularly during non-generation periods.</w:t>
      </w:r>
    </w:p>
    <w:p w14:paraId="170D7131" w14:textId="412C847B" w:rsidR="00AC435F" w:rsidRPr="00AC435F" w:rsidRDefault="00AC435F" w:rsidP="00AC435F">
      <w:r w:rsidRPr="00AC435F">
        <w:t xml:space="preserve">The </w:t>
      </w:r>
      <w:r w:rsidR="00E75BE9">
        <w:t>Plant</w:t>
      </w:r>
      <w:r w:rsidR="00E75BE9" w:rsidRPr="00AC435F">
        <w:t xml:space="preserve"> </w:t>
      </w:r>
      <w:r w:rsidRPr="00AC435F">
        <w:t xml:space="preserve">shall be designed such that normal operation of the </w:t>
      </w:r>
      <w:r w:rsidR="00E75BE9">
        <w:t>Plant</w:t>
      </w:r>
      <w:r w:rsidR="00E75BE9" w:rsidRPr="00AC435F">
        <w:t xml:space="preserve"> </w:t>
      </w:r>
      <w:r w:rsidRPr="00AC435F">
        <w:t xml:space="preserve">shall not create risks to operations or maintenance personnel. The </w:t>
      </w:r>
      <w:r w:rsidR="00E75BE9">
        <w:t>Plant</w:t>
      </w:r>
      <w:r w:rsidR="00E75BE9" w:rsidRPr="00AC435F">
        <w:t xml:space="preserve"> </w:t>
      </w:r>
      <w:r w:rsidRPr="00AC435F">
        <w:t xml:space="preserve">shall incorporate all </w:t>
      </w:r>
      <w:r w:rsidR="00D72249">
        <w:t>SHEQ</w:t>
      </w:r>
      <w:r w:rsidRPr="00AC435F">
        <w:t xml:space="preserve"> elements required and in accordance with good industry practice, including, if required hazard identification sessions.</w:t>
      </w:r>
    </w:p>
    <w:p w14:paraId="79BC31F9" w14:textId="2D59405C" w:rsidR="00AC435F" w:rsidRPr="00AC435F" w:rsidRDefault="00B04A0D" w:rsidP="00AC435F">
      <w:pPr>
        <w:pStyle w:val="Heading2"/>
      </w:pPr>
      <w:bookmarkStart w:id="5666" w:name="_Toc534800642"/>
      <w:bookmarkStart w:id="5667" w:name="_Toc534811949"/>
      <w:bookmarkStart w:id="5668" w:name="_Toc534812365"/>
      <w:bookmarkStart w:id="5669" w:name="_Toc534878020"/>
      <w:bookmarkStart w:id="5670" w:name="_Toc534878436"/>
      <w:bookmarkStart w:id="5671" w:name="_Toc534890926"/>
      <w:bookmarkStart w:id="5672" w:name="_Toc534895201"/>
      <w:bookmarkStart w:id="5673" w:name="_Toc534896116"/>
      <w:bookmarkStart w:id="5674" w:name="_Toc534897030"/>
      <w:bookmarkStart w:id="5675" w:name="_Toc534899543"/>
      <w:bookmarkStart w:id="5676" w:name="_Toc534900457"/>
      <w:bookmarkStart w:id="5677" w:name="_Toc534901371"/>
      <w:bookmarkStart w:id="5678" w:name="_Toc534902286"/>
      <w:bookmarkStart w:id="5679" w:name="_Toc534903200"/>
      <w:bookmarkStart w:id="5680" w:name="_Toc534905942"/>
      <w:bookmarkStart w:id="5681" w:name="_Toc534976599"/>
      <w:bookmarkStart w:id="5682" w:name="_Toc534977513"/>
      <w:bookmarkStart w:id="5683" w:name="_Toc530642447"/>
      <w:bookmarkStart w:id="5684" w:name="_Toc530664276"/>
      <w:bookmarkStart w:id="5685" w:name="_Toc530664598"/>
      <w:bookmarkStart w:id="5686" w:name="_Toc530642448"/>
      <w:bookmarkStart w:id="5687" w:name="_Toc530664277"/>
      <w:bookmarkStart w:id="5688" w:name="_Toc530664599"/>
      <w:bookmarkStart w:id="5689" w:name="_Toc530642449"/>
      <w:bookmarkStart w:id="5690" w:name="_Toc530664278"/>
      <w:bookmarkStart w:id="5691" w:name="_Toc530664600"/>
      <w:bookmarkStart w:id="5692" w:name="_Toc530642450"/>
      <w:bookmarkStart w:id="5693" w:name="_Toc530664279"/>
      <w:bookmarkStart w:id="5694" w:name="_Toc530664601"/>
      <w:bookmarkStart w:id="5695" w:name="_Toc530642451"/>
      <w:bookmarkStart w:id="5696" w:name="_Toc530664280"/>
      <w:bookmarkStart w:id="5697" w:name="_Toc530664602"/>
      <w:bookmarkStart w:id="5698" w:name="_Toc530642452"/>
      <w:bookmarkStart w:id="5699" w:name="_Toc530664281"/>
      <w:bookmarkStart w:id="5700" w:name="_Toc530664603"/>
      <w:bookmarkStart w:id="5701" w:name="_Toc530642453"/>
      <w:bookmarkStart w:id="5702" w:name="_Toc530664282"/>
      <w:bookmarkStart w:id="5703" w:name="_Toc530664604"/>
      <w:bookmarkStart w:id="5704" w:name="_Toc530642454"/>
      <w:bookmarkStart w:id="5705" w:name="_Toc530664283"/>
      <w:bookmarkStart w:id="5706" w:name="_Toc530664605"/>
      <w:bookmarkStart w:id="5707" w:name="_Toc530642455"/>
      <w:bookmarkStart w:id="5708" w:name="_Toc530664284"/>
      <w:bookmarkStart w:id="5709" w:name="_Toc530664606"/>
      <w:bookmarkStart w:id="5710" w:name="_Toc530642456"/>
      <w:bookmarkStart w:id="5711" w:name="_Toc530664285"/>
      <w:bookmarkStart w:id="5712" w:name="_Toc530664607"/>
      <w:bookmarkStart w:id="5713" w:name="_Toc530642457"/>
      <w:bookmarkStart w:id="5714" w:name="_Toc530664286"/>
      <w:bookmarkStart w:id="5715" w:name="_Toc530664608"/>
      <w:bookmarkStart w:id="5716" w:name="_Toc530642458"/>
      <w:bookmarkStart w:id="5717" w:name="_Toc530664287"/>
      <w:bookmarkStart w:id="5718" w:name="_Toc530664609"/>
      <w:bookmarkStart w:id="5719" w:name="_Toc530642459"/>
      <w:bookmarkStart w:id="5720" w:name="_Toc530664288"/>
      <w:bookmarkStart w:id="5721" w:name="_Toc530664610"/>
      <w:bookmarkStart w:id="5722" w:name="_Toc489859083"/>
      <w:bookmarkStart w:id="5723" w:name="_Toc500342206"/>
      <w:bookmarkStart w:id="5724" w:name="_Toc529345165"/>
      <w:bookmarkStart w:id="5725" w:name="_Toc530687668"/>
      <w:bookmarkStart w:id="5726" w:name="_Toc530762260"/>
      <w:bookmarkStart w:id="5727" w:name="_Toc534730806"/>
      <w:bookmarkStart w:id="5728" w:name="_Toc534728380"/>
      <w:bookmarkStart w:id="5729" w:name="_Toc134539766"/>
      <w:bookmarkStart w:id="5730" w:name="_Toc140693257"/>
      <w:bookmarkStart w:id="5731" w:name="_Toc142387512"/>
      <w:bookmarkStart w:id="5732" w:name="_Toc153785607"/>
      <w:bookmarkStart w:id="5733" w:name="_Toc153788467"/>
      <w:bookmarkStart w:id="5734" w:name="_Toc154762586"/>
      <w:bookmarkStart w:id="5735" w:name="_Toc157610018"/>
      <w:bookmarkStart w:id="5736" w:name="_Toc195518794"/>
      <w:bookmarkStart w:id="5737" w:name="_Toc195599758"/>
      <w:bookmarkStart w:id="5738" w:name="_Toc223962143"/>
      <w:bookmarkStart w:id="5739" w:name="_Hlk489442447"/>
      <w:bookmarkStart w:id="5740" w:name="_Toc411610220"/>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r w:rsidRPr="00AC435F">
        <w:t xml:space="preserve">Design Review </w:t>
      </w:r>
      <w:r w:rsidR="00E52C64">
        <w:t>b</w:t>
      </w:r>
      <w:r w:rsidRPr="00AC435F">
        <w:t xml:space="preserve">y </w:t>
      </w:r>
      <w:bookmarkEnd w:id="5722"/>
      <w:bookmarkEnd w:id="5723"/>
      <w:bookmarkEnd w:id="5724"/>
      <w:bookmarkEnd w:id="5725"/>
      <w:bookmarkEnd w:id="5726"/>
      <w:bookmarkEnd w:id="5727"/>
      <w:bookmarkEnd w:id="5728"/>
      <w:r>
        <w:t>Employer</w:t>
      </w:r>
      <w:bookmarkEnd w:id="5729"/>
      <w:bookmarkEnd w:id="5730"/>
      <w:bookmarkEnd w:id="5731"/>
      <w:bookmarkEnd w:id="5732"/>
      <w:bookmarkEnd w:id="5733"/>
      <w:bookmarkEnd w:id="5734"/>
      <w:bookmarkEnd w:id="5735"/>
      <w:bookmarkEnd w:id="5736"/>
      <w:bookmarkEnd w:id="5737"/>
      <w:bookmarkEnd w:id="5738"/>
    </w:p>
    <w:p w14:paraId="43D6211B" w14:textId="6EFCFE8C" w:rsidR="00AC435F" w:rsidRPr="00AC435F" w:rsidRDefault="00AC435F" w:rsidP="00AC435F">
      <w:r w:rsidRPr="00AC435F">
        <w:t xml:space="preserve">During the course of </w:t>
      </w:r>
      <w:r w:rsidR="00910D62">
        <w:t xml:space="preserve">the </w:t>
      </w:r>
      <w:r w:rsidRPr="00AC435F">
        <w:t xml:space="preserve">engineering, procurement and construction of the </w:t>
      </w:r>
      <w:r w:rsidR="00E75BE9">
        <w:t>Plant</w:t>
      </w:r>
      <w:r w:rsidRPr="00AC435F">
        <w:t xml:space="preserve">, the Contractor shall submit design documentation for review by the </w:t>
      </w:r>
      <w:r w:rsidR="00C010E5">
        <w:t>Employer</w:t>
      </w:r>
      <w:r w:rsidRPr="00AC435F">
        <w:t xml:space="preserve">. The documents and drawings listed in Section </w:t>
      </w:r>
      <w:r w:rsidR="00910D62">
        <w:fldChar w:fldCharType="begin"/>
      </w:r>
      <w:r w:rsidR="00910D62">
        <w:instrText xml:space="preserve"> REF _Ref31037158 \r \h </w:instrText>
      </w:r>
      <w:r w:rsidR="00910D62">
        <w:fldChar w:fldCharType="separate"/>
      </w:r>
      <w:r w:rsidR="006D2374">
        <w:t>13</w:t>
      </w:r>
      <w:r w:rsidR="00910D62">
        <w:fldChar w:fldCharType="end"/>
      </w:r>
      <w:r w:rsidR="00910D62">
        <w:t xml:space="preserve"> </w:t>
      </w:r>
      <w:r w:rsidRPr="00AC435F">
        <w:t xml:space="preserve">should be used as an indication of design documentation to be produced and reviewed. </w:t>
      </w:r>
    </w:p>
    <w:p w14:paraId="54CFAB1E" w14:textId="391ED1FB" w:rsidR="00AC435F" w:rsidRPr="00AC435F" w:rsidRDefault="00AC435F" w:rsidP="00AC435F">
      <w:r w:rsidRPr="00AC435F">
        <w:t>The Contractor shall maintain a document management system</w:t>
      </w:r>
      <w:r w:rsidR="004A4C98">
        <w:t xml:space="preserve"> </w:t>
      </w:r>
      <w:r w:rsidRPr="00AC435F">
        <w:t xml:space="preserve">and tracker sufficient to identify status and revision numbers associated with the document. </w:t>
      </w:r>
    </w:p>
    <w:p w14:paraId="3DE487EC" w14:textId="2695CF5E" w:rsidR="00AC435F" w:rsidRPr="00AC435F" w:rsidRDefault="00AC435F" w:rsidP="00AC435F">
      <w:r w:rsidRPr="00AC435F">
        <w:t xml:space="preserve">As part of the design packages the Contractor shall submit detailed design reports including specifications and drawings to the </w:t>
      </w:r>
      <w:r w:rsidR="00C010E5">
        <w:t>Employer</w:t>
      </w:r>
      <w:r w:rsidRPr="00AC435F">
        <w:t xml:space="preserve"> for review, comment and approval. The scope for the design report shall cover design input, design output, design reviews, design verification and design validation to ensure compliance with the Contract. The Contractor shall provide the </w:t>
      </w:r>
      <w:r w:rsidR="00C010E5">
        <w:t>Employer</w:t>
      </w:r>
      <w:r w:rsidRPr="00AC435F">
        <w:t xml:space="preserve"> with </w:t>
      </w:r>
      <w:r w:rsidRPr="00AC435F">
        <w:lastRenderedPageBreak/>
        <w:t>not less than five</w:t>
      </w:r>
      <w:r w:rsidR="00697C0A">
        <w:t xml:space="preserve"> (5)</w:t>
      </w:r>
      <w:r w:rsidRPr="00AC435F">
        <w:t xml:space="preserve"> </w:t>
      </w:r>
      <w:bookmarkStart w:id="5741" w:name="_Hlk530757878"/>
      <w:r w:rsidRPr="00AC435F">
        <w:t>Business Days</w:t>
      </w:r>
      <w:bookmarkEnd w:id="5741"/>
      <w:r w:rsidRPr="00AC435F">
        <w:t xml:space="preserve">’ notice in advance of submitting the relevant design package. The </w:t>
      </w:r>
      <w:r w:rsidR="00C010E5">
        <w:t>Employer</w:t>
      </w:r>
      <w:r w:rsidRPr="00AC435F">
        <w:t xml:space="preserve"> shall review the design package and provide comment </w:t>
      </w:r>
      <w:r w:rsidRPr="00E75BE9">
        <w:t xml:space="preserve">within </w:t>
      </w:r>
      <w:r w:rsidRPr="00D57AEE">
        <w:t>1</w:t>
      </w:r>
      <w:r w:rsidR="00E75BE9" w:rsidRPr="00E75BE9">
        <w:t>5</w:t>
      </w:r>
      <w:r w:rsidRPr="00E75BE9">
        <w:t xml:space="preserve"> Business</w:t>
      </w:r>
      <w:r w:rsidRPr="00AC435F">
        <w:t xml:space="preserve"> Days. </w:t>
      </w:r>
    </w:p>
    <w:p w14:paraId="033F4367" w14:textId="4D6FE516" w:rsidR="00AC435F" w:rsidRPr="00AC435F" w:rsidRDefault="00AC435F" w:rsidP="00AC435F">
      <w:r w:rsidRPr="00AC435F">
        <w:t xml:space="preserve">The Contractor is to ensure that all documentation submitted to the </w:t>
      </w:r>
      <w:r w:rsidR="00C010E5">
        <w:t>Employer</w:t>
      </w:r>
      <w:r w:rsidRPr="00AC435F">
        <w:t xml:space="preserve"> is complete and has been subject to the Contractor’s review and approval process as documented in its Quality Plan.</w:t>
      </w:r>
    </w:p>
    <w:p w14:paraId="2D0971A7" w14:textId="0730168A" w:rsidR="00AC435F" w:rsidRPr="00AC435F" w:rsidRDefault="00AC435F" w:rsidP="00AC435F">
      <w:r w:rsidRPr="00AC435F">
        <w:t xml:space="preserve">All comments made by the </w:t>
      </w:r>
      <w:r w:rsidR="00C010E5">
        <w:t>Employer</w:t>
      </w:r>
      <w:r w:rsidRPr="00AC435F">
        <w:t xml:space="preserve"> are to be addressed by the Contractor to the satisfaction of the </w:t>
      </w:r>
      <w:r w:rsidR="00C010E5">
        <w:t>Employer</w:t>
      </w:r>
      <w:r w:rsidRPr="00AC435F">
        <w:t xml:space="preserve"> and relevant documents or drawings shall be re-submitted so that the </w:t>
      </w:r>
      <w:r w:rsidR="00C010E5">
        <w:t>Employer</w:t>
      </w:r>
      <w:r w:rsidRPr="00AC435F">
        <w:t xml:space="preserve"> may assess the adequacy of the revised submissions. For the avoidance of doubt the </w:t>
      </w:r>
      <w:r w:rsidR="00C010E5">
        <w:t>Employer</w:t>
      </w:r>
      <w:r w:rsidRPr="00AC435F">
        <w:t xml:space="preserve">’s right to comment on design documentation does not transfer any responsibility to the </w:t>
      </w:r>
      <w:r w:rsidR="00C010E5">
        <w:t>Employer</w:t>
      </w:r>
      <w:r w:rsidRPr="00AC435F">
        <w:t xml:space="preserve">, and the Contractor shall ensure the Facility is designed in line with requirements of the Contract. </w:t>
      </w:r>
    </w:p>
    <w:p w14:paraId="5E59E617" w14:textId="35AF9B5C" w:rsidR="00AC435F" w:rsidRPr="00AC435F" w:rsidRDefault="00AC435F" w:rsidP="00AC435F">
      <w:r w:rsidRPr="00AC435F">
        <w:t xml:space="preserve">Documents and designs shall be submitted electronically in both editable (native) and PDF formats. Drawings shall be provided in an editable AutoCAD DWG format so as to enable reproduction of drawings and PDF, unless otherwise agreed in writing. </w:t>
      </w:r>
    </w:p>
    <w:p w14:paraId="39DCE9B5" w14:textId="56014BA5" w:rsidR="00AC435F" w:rsidRPr="00AC435F" w:rsidRDefault="00AC435F" w:rsidP="00AC435F">
      <w:r w:rsidRPr="00AC435F">
        <w:t xml:space="preserve">All drawings shall be unique to the </w:t>
      </w:r>
      <w:r w:rsidR="00E75BE9">
        <w:t>Plant</w:t>
      </w:r>
      <w:r w:rsidR="00E75BE9" w:rsidRPr="00AC435F">
        <w:t xml:space="preserve"> </w:t>
      </w:r>
      <w:r w:rsidRPr="00AC435F">
        <w:t xml:space="preserve">and not typical or indicative. </w:t>
      </w:r>
    </w:p>
    <w:p w14:paraId="6AFE8710" w14:textId="7D7323E6" w:rsidR="00AC435F" w:rsidRPr="00AC435F" w:rsidRDefault="0004614F" w:rsidP="00AC435F">
      <w:pPr>
        <w:pStyle w:val="Heading2"/>
      </w:pPr>
      <w:bookmarkStart w:id="5742" w:name="_Toc530642461"/>
      <w:bookmarkStart w:id="5743" w:name="_Toc530664290"/>
      <w:bookmarkStart w:id="5744" w:name="_Toc530664612"/>
      <w:bookmarkStart w:id="5745" w:name="_Toc530642462"/>
      <w:bookmarkStart w:id="5746" w:name="_Toc530664291"/>
      <w:bookmarkStart w:id="5747" w:name="_Toc530664613"/>
      <w:bookmarkStart w:id="5748" w:name="_Toc530642463"/>
      <w:bookmarkStart w:id="5749" w:name="_Toc530664292"/>
      <w:bookmarkStart w:id="5750" w:name="_Toc530664614"/>
      <w:bookmarkStart w:id="5751" w:name="_Toc530642464"/>
      <w:bookmarkStart w:id="5752" w:name="_Toc530664293"/>
      <w:bookmarkStart w:id="5753" w:name="_Toc530664615"/>
      <w:bookmarkStart w:id="5754" w:name="_Toc411610221"/>
      <w:bookmarkStart w:id="5755" w:name="_Toc487547277"/>
      <w:bookmarkStart w:id="5756" w:name="_Toc489859085"/>
      <w:bookmarkStart w:id="5757" w:name="_Toc500342208"/>
      <w:bookmarkStart w:id="5758" w:name="_Toc529345167"/>
      <w:bookmarkStart w:id="5759" w:name="_Toc530687670"/>
      <w:bookmarkStart w:id="5760" w:name="_Toc530762261"/>
      <w:bookmarkStart w:id="5761" w:name="_Toc534728381"/>
      <w:bookmarkStart w:id="5762" w:name="_Toc534730807"/>
      <w:bookmarkStart w:id="5763" w:name="_Toc134539767"/>
      <w:bookmarkStart w:id="5764" w:name="_Toc140693258"/>
      <w:bookmarkStart w:id="5765" w:name="_Toc142387513"/>
      <w:bookmarkStart w:id="5766" w:name="_Toc153785608"/>
      <w:bookmarkStart w:id="5767" w:name="_Toc153788468"/>
      <w:bookmarkStart w:id="5768" w:name="_Toc154762587"/>
      <w:bookmarkStart w:id="5769" w:name="_Toc157610019"/>
      <w:bookmarkStart w:id="5770" w:name="_Toc195518795"/>
      <w:bookmarkStart w:id="5771" w:name="_Toc195599759"/>
      <w:bookmarkStart w:id="5772" w:name="_Toc223962144"/>
      <w:bookmarkEnd w:id="5739"/>
      <w:bookmarkEnd w:id="5740"/>
      <w:bookmarkEnd w:id="5742"/>
      <w:bookmarkEnd w:id="5743"/>
      <w:bookmarkEnd w:id="5744"/>
      <w:bookmarkEnd w:id="5745"/>
      <w:bookmarkEnd w:id="5746"/>
      <w:bookmarkEnd w:id="5747"/>
      <w:bookmarkEnd w:id="5748"/>
      <w:bookmarkEnd w:id="5749"/>
      <w:bookmarkEnd w:id="5750"/>
      <w:bookmarkEnd w:id="5751"/>
      <w:bookmarkEnd w:id="5752"/>
      <w:bookmarkEnd w:id="5753"/>
      <w:r w:rsidRPr="00AC435F">
        <w:t>Civil And Structural Works</w:t>
      </w:r>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p>
    <w:p w14:paraId="41906780" w14:textId="20251488" w:rsidR="00AC435F" w:rsidRDefault="00AC435F" w:rsidP="00AC435F">
      <w:r w:rsidRPr="00AC435F">
        <w:t>The Contractor shall be responsible for all ground risk in accordance with the Contract including the design and construction of foundations, drainage and subsurface works suitable for the actual geotechnical conditions of the Site.</w:t>
      </w:r>
    </w:p>
    <w:p w14:paraId="548839DD" w14:textId="3C4F1064" w:rsidR="00CB79EE" w:rsidRDefault="00CB79EE" w:rsidP="00AC435F">
      <w:r w:rsidRPr="00CB79EE">
        <w:t>The Contractor shall be deemed to have satisfied itself as to the ground, groundwater and contamination conditions at the Site.</w:t>
      </w:r>
    </w:p>
    <w:p w14:paraId="177F38DF" w14:textId="70E1CBA4" w:rsidR="00163701" w:rsidRDefault="00163701" w:rsidP="00AC435F">
      <w:r w:rsidRPr="00163701">
        <w:t>The Contractor shall be responsible for validating and, where necessary, supplementing available ground investigation data.</w:t>
      </w:r>
    </w:p>
    <w:p w14:paraId="1782C7F4" w14:textId="77777777" w:rsidR="00A936C8" w:rsidRDefault="004D6CE2" w:rsidP="00AC435F">
      <w:r w:rsidRPr="00163701">
        <w:t>The Contractor shall be responsible for</w:t>
      </w:r>
      <w:r w:rsidR="00A936C8">
        <w:t>:</w:t>
      </w:r>
    </w:p>
    <w:p w14:paraId="7A01F4DC" w14:textId="77777777" w:rsidR="00A936C8" w:rsidRDefault="004D6CE2" w:rsidP="008E7FD1">
      <w:pPr>
        <w:pStyle w:val="ListParagraph"/>
        <w:numPr>
          <w:ilvl w:val="0"/>
          <w:numId w:val="12"/>
        </w:numPr>
        <w:ind w:left="284" w:hanging="284"/>
      </w:pPr>
      <w:r>
        <w:t>the d</w:t>
      </w:r>
      <w:r w:rsidRPr="004D6CE2">
        <w:t>esign and construction of all foundations, plinths, slabs, earthworks and substructures required to support permanent and temporary loads</w:t>
      </w:r>
      <w:r w:rsidR="00A936C8">
        <w:t>;</w:t>
      </w:r>
    </w:p>
    <w:p w14:paraId="3B68C8B4" w14:textId="77777777" w:rsidR="00A936C8" w:rsidRDefault="00A936C8" w:rsidP="008E7FD1">
      <w:pPr>
        <w:pStyle w:val="ListParagraph"/>
        <w:numPr>
          <w:ilvl w:val="0"/>
          <w:numId w:val="12"/>
        </w:numPr>
        <w:ind w:left="284" w:hanging="284"/>
      </w:pPr>
      <w:r>
        <w:t>the d</w:t>
      </w:r>
      <w:r w:rsidRPr="00A936C8">
        <w:t>esign and installation of permanent and temporary surface water and subsurface drainage systems</w:t>
      </w:r>
      <w:r>
        <w:t>;</w:t>
      </w:r>
    </w:p>
    <w:p w14:paraId="7BBC6031" w14:textId="77777777" w:rsidR="00A936C8" w:rsidRDefault="00A936C8" w:rsidP="008E7FD1">
      <w:pPr>
        <w:pStyle w:val="ListParagraph"/>
        <w:numPr>
          <w:ilvl w:val="0"/>
          <w:numId w:val="12"/>
        </w:numPr>
        <w:ind w:left="284" w:hanging="284"/>
      </w:pPr>
      <w:r>
        <w:t>g</w:t>
      </w:r>
      <w:r w:rsidRPr="00A936C8">
        <w:t>roundwater control, dewatering and protection against flooding during construction and operation</w:t>
      </w:r>
      <w:r>
        <w:t>;</w:t>
      </w:r>
    </w:p>
    <w:p w14:paraId="2D62B6CB" w14:textId="77777777" w:rsidR="00A936C8" w:rsidRPr="004F5156" w:rsidRDefault="00A936C8" w:rsidP="008E7FD1">
      <w:pPr>
        <w:pStyle w:val="ListParagraph"/>
        <w:numPr>
          <w:ilvl w:val="0"/>
          <w:numId w:val="12"/>
        </w:numPr>
        <w:spacing w:before="100" w:beforeAutospacing="1" w:after="100" w:afterAutospacing="1" w:line="240" w:lineRule="auto"/>
        <w:ind w:left="284" w:hanging="284"/>
        <w:jc w:val="left"/>
        <w:rPr>
          <w:rFonts w:eastAsia="Times New Roman" w:cs="Arial"/>
          <w:color w:val="auto"/>
          <w:lang w:eastAsia="en-GB"/>
        </w:rPr>
      </w:pPr>
      <w:r w:rsidRPr="004F5156">
        <w:rPr>
          <w:rFonts w:eastAsia="Times New Roman" w:cs="Arial"/>
          <w:color w:val="53565A"/>
          <w:lang w:eastAsia="en-GB"/>
        </w:rPr>
        <w:t>Temporary works design to be undertaken</w:t>
      </w:r>
      <w:r>
        <w:rPr>
          <w:rFonts w:eastAsia="Times New Roman" w:cs="Arial"/>
          <w:color w:val="53565A"/>
          <w:lang w:eastAsia="en-GB"/>
        </w:rPr>
        <w:t>;</w:t>
      </w:r>
    </w:p>
    <w:p w14:paraId="2DCA0E01" w14:textId="7016C5C8" w:rsidR="004D6CE2" w:rsidRPr="00AC435F" w:rsidRDefault="00A936C8" w:rsidP="008E7FD1">
      <w:pPr>
        <w:pStyle w:val="ListParagraph"/>
        <w:numPr>
          <w:ilvl w:val="0"/>
          <w:numId w:val="12"/>
        </w:numPr>
        <w:spacing w:before="100" w:beforeAutospacing="1" w:after="100" w:afterAutospacing="1" w:line="240" w:lineRule="auto"/>
        <w:ind w:left="284" w:hanging="284"/>
        <w:jc w:val="left"/>
      </w:pPr>
      <w:r w:rsidRPr="004F5156">
        <w:rPr>
          <w:rFonts w:eastAsia="Times New Roman" w:cs="Arial"/>
          <w:color w:val="53565A"/>
          <w:lang w:eastAsia="en-GB"/>
        </w:rPr>
        <w:t>All civil and structural works to comply with applicable British Standards, Eurocodes, statutory requirements and local authority approvals</w:t>
      </w:r>
      <w:r w:rsidRPr="00A936C8">
        <w:t>.</w:t>
      </w:r>
    </w:p>
    <w:p w14:paraId="5BDF688C" w14:textId="40ADA3F1" w:rsidR="00AC435F" w:rsidRPr="00AC435F" w:rsidRDefault="0004614F" w:rsidP="00AC435F">
      <w:pPr>
        <w:pStyle w:val="Heading3"/>
      </w:pPr>
      <w:bookmarkStart w:id="5773" w:name="_Toc411610222"/>
      <w:bookmarkStart w:id="5774" w:name="_Toc487547278"/>
      <w:bookmarkStart w:id="5775" w:name="_Toc489859086"/>
      <w:bookmarkStart w:id="5776" w:name="_Toc500342209"/>
      <w:bookmarkStart w:id="5777" w:name="_Toc529345168"/>
      <w:bookmarkStart w:id="5778" w:name="_Toc530687671"/>
      <w:bookmarkStart w:id="5779" w:name="_Toc530762262"/>
      <w:bookmarkStart w:id="5780" w:name="_Toc534728382"/>
      <w:bookmarkStart w:id="5781" w:name="_Toc534730808"/>
      <w:bookmarkStart w:id="5782" w:name="_Toc134539768"/>
      <w:bookmarkStart w:id="5783" w:name="_Toc140693259"/>
      <w:bookmarkStart w:id="5784" w:name="_Toc142387514"/>
      <w:bookmarkStart w:id="5785" w:name="_Toc153785609"/>
      <w:bookmarkStart w:id="5786" w:name="_Toc153788469"/>
      <w:bookmarkStart w:id="5787" w:name="_Toc154762588"/>
      <w:bookmarkStart w:id="5788" w:name="_Toc157610020"/>
      <w:bookmarkStart w:id="5789" w:name="_Toc195518796"/>
      <w:bookmarkStart w:id="5790" w:name="_Toc195599760"/>
      <w:bookmarkStart w:id="5791" w:name="_Toc223962145"/>
      <w:r w:rsidRPr="00AC435F">
        <w:t>General Characteristic</w:t>
      </w:r>
      <w:bookmarkEnd w:id="5773"/>
      <w:bookmarkEnd w:id="5774"/>
      <w:bookmarkEnd w:id="5775"/>
      <w:bookmarkEnd w:id="5776"/>
      <w:bookmarkEnd w:id="5777"/>
      <w:bookmarkEnd w:id="5778"/>
      <w:bookmarkEnd w:id="5779"/>
      <w:r w:rsidRPr="00AC435F">
        <w:t>s</w:t>
      </w:r>
      <w:bookmarkEnd w:id="5780"/>
      <w:bookmarkEnd w:id="5781"/>
      <w:bookmarkEnd w:id="5782"/>
      <w:bookmarkEnd w:id="5783"/>
      <w:bookmarkEnd w:id="5784"/>
      <w:bookmarkEnd w:id="5785"/>
      <w:bookmarkEnd w:id="5786"/>
      <w:bookmarkEnd w:id="5787"/>
      <w:bookmarkEnd w:id="5788"/>
      <w:bookmarkEnd w:id="5789"/>
      <w:bookmarkEnd w:id="5790"/>
      <w:bookmarkEnd w:id="5791"/>
    </w:p>
    <w:p w14:paraId="24BAB4E7" w14:textId="337C92D4" w:rsidR="00AC435F" w:rsidRPr="00AC435F" w:rsidRDefault="00AC435F" w:rsidP="00AC435F">
      <w:r w:rsidRPr="00AC435F">
        <w:t>Civil works shall include but not be limited to the following items:</w:t>
      </w:r>
    </w:p>
    <w:p w14:paraId="29BAC6EE" w14:textId="5CBFA237" w:rsidR="00AC435F" w:rsidRPr="00AC435F" w:rsidRDefault="00AC435F" w:rsidP="00AC435F">
      <w:pPr>
        <w:pStyle w:val="Bullet10"/>
      </w:pPr>
      <w:r>
        <w:t>Site investigations and surveys</w:t>
      </w:r>
      <w:r w:rsidR="00D14E98">
        <w:t>;</w:t>
      </w:r>
    </w:p>
    <w:p w14:paraId="7D6E5719" w14:textId="1A5048C4" w:rsidR="00AC435F" w:rsidRPr="00AC435F" w:rsidRDefault="00AC435F" w:rsidP="00AC435F">
      <w:pPr>
        <w:pStyle w:val="Bullet10"/>
      </w:pPr>
      <w:r>
        <w:t>Conservation and re-use of topsoil</w:t>
      </w:r>
      <w:r w:rsidR="00487F77">
        <w:t>;</w:t>
      </w:r>
    </w:p>
    <w:p w14:paraId="0D105498" w14:textId="256316EE" w:rsidR="00AC435F" w:rsidRPr="00AC435F" w:rsidRDefault="00AC435F" w:rsidP="00AC435F">
      <w:pPr>
        <w:pStyle w:val="Bullet10"/>
      </w:pPr>
      <w:r>
        <w:t xml:space="preserve">The establishment of all necessary access roads to construct, operate and maintain the </w:t>
      </w:r>
      <w:r w:rsidR="00E75BE9">
        <w:t>Plant</w:t>
      </w:r>
      <w:r>
        <w:t xml:space="preserve">, including permanent access to the </w:t>
      </w:r>
      <w:r w:rsidR="00E75BE9">
        <w:t>Plant</w:t>
      </w:r>
      <w:r w:rsidR="00487F77">
        <w:t>;</w:t>
      </w:r>
    </w:p>
    <w:p w14:paraId="4689FE18" w14:textId="6226C32B" w:rsidR="00AC435F" w:rsidRPr="00AC435F" w:rsidRDefault="00AC435F" w:rsidP="00AC435F">
      <w:pPr>
        <w:pStyle w:val="Bullet10"/>
      </w:pPr>
      <w:r>
        <w:t>Site preparation: site clearance, earthworks, excavations, fillings, and levelling</w:t>
      </w:r>
      <w:r w:rsidR="00487F77">
        <w:t>;</w:t>
      </w:r>
    </w:p>
    <w:p w14:paraId="36E5C55F" w14:textId="6D080E67" w:rsidR="00AC435F" w:rsidRPr="00AC435F" w:rsidRDefault="00AC435F" w:rsidP="00AC435F">
      <w:pPr>
        <w:pStyle w:val="Bullet10"/>
      </w:pPr>
      <w:r>
        <w:t>Foundation and structural systems</w:t>
      </w:r>
      <w:r w:rsidR="00487F77">
        <w:t>;</w:t>
      </w:r>
    </w:p>
    <w:p w14:paraId="27D1A182" w14:textId="5FFCE38E" w:rsidR="00AC435F" w:rsidRPr="00AC435F" w:rsidRDefault="00AC435F" w:rsidP="00AC435F">
      <w:pPr>
        <w:pStyle w:val="Bullet10"/>
      </w:pPr>
      <w:r>
        <w:lastRenderedPageBreak/>
        <w:t>General buildings and all electrical and mechanical buildings</w:t>
      </w:r>
      <w:r w:rsidR="00487F77">
        <w:t>;</w:t>
      </w:r>
    </w:p>
    <w:p w14:paraId="302DC375" w14:textId="2265815F" w:rsidR="00AC435F" w:rsidRPr="00AC435F" w:rsidRDefault="00AC435F" w:rsidP="00AC435F">
      <w:pPr>
        <w:pStyle w:val="Bullet10"/>
      </w:pPr>
      <w:r>
        <w:t xml:space="preserve">Furnishing and equipping of all buildings required for operation and maintenance of </w:t>
      </w:r>
      <w:r w:rsidR="00C974B8">
        <w:t>the Plant</w:t>
      </w:r>
      <w:r>
        <w:t xml:space="preserve"> (e.g. tables, chairs, cupboards, etc.)</w:t>
      </w:r>
      <w:r w:rsidR="00487F77">
        <w:t>;</w:t>
      </w:r>
    </w:p>
    <w:p w14:paraId="66B02110" w14:textId="5B3DB760" w:rsidR="00AC435F" w:rsidRPr="00AC435F" w:rsidRDefault="00AC435F" w:rsidP="00AC435F">
      <w:pPr>
        <w:pStyle w:val="Bullet10"/>
      </w:pPr>
      <w:r>
        <w:t>Storm-water drainage systems</w:t>
      </w:r>
      <w:r w:rsidR="00487F77">
        <w:t>;</w:t>
      </w:r>
    </w:p>
    <w:p w14:paraId="0DF1608C" w14:textId="6421B699" w:rsidR="00AC435F" w:rsidRPr="00AC435F" w:rsidRDefault="00AC435F" w:rsidP="00AC435F">
      <w:pPr>
        <w:pStyle w:val="Bullet10"/>
      </w:pPr>
      <w:r>
        <w:t>Sewers and sewage systems</w:t>
      </w:r>
      <w:r w:rsidR="00487F77">
        <w:t>;</w:t>
      </w:r>
    </w:p>
    <w:p w14:paraId="25BFD4E2" w14:textId="5846A3B7" w:rsidR="00910D62" w:rsidRPr="00AC435F" w:rsidRDefault="00910D62" w:rsidP="00910D62">
      <w:pPr>
        <w:pStyle w:val="Bullet10"/>
      </w:pPr>
      <w:r>
        <w:t>Water supply and storage – if applicable</w:t>
      </w:r>
      <w:r w:rsidR="00487F77">
        <w:t>;</w:t>
      </w:r>
    </w:p>
    <w:p w14:paraId="4B569BA5" w14:textId="2369A7FB" w:rsidR="00910D62" w:rsidRPr="00AC435F" w:rsidRDefault="00910D62" w:rsidP="00910D62">
      <w:pPr>
        <w:pStyle w:val="Bullet10"/>
      </w:pPr>
      <w:r>
        <w:t>Road crossings and directional/horizontal drilling as required</w:t>
      </w:r>
      <w:r w:rsidR="00487F77">
        <w:t>;</w:t>
      </w:r>
    </w:p>
    <w:p w14:paraId="10B4F3FE" w14:textId="588E728F" w:rsidR="00AC435F" w:rsidRPr="00AC435F" w:rsidRDefault="00AC435F" w:rsidP="00AC435F">
      <w:pPr>
        <w:pStyle w:val="Bullet10"/>
      </w:pPr>
      <w:r>
        <w:t>Electrical and earthing trenches</w:t>
      </w:r>
      <w:r w:rsidR="00487F77">
        <w:t>;</w:t>
      </w:r>
    </w:p>
    <w:p w14:paraId="09010B6D" w14:textId="7773591F" w:rsidR="00AC435F" w:rsidRPr="00AC435F" w:rsidRDefault="00AC435F" w:rsidP="00AC435F">
      <w:pPr>
        <w:pStyle w:val="Bullet10"/>
      </w:pPr>
      <w:r>
        <w:t>Ducts and ducting</w:t>
      </w:r>
      <w:r w:rsidR="00487F77">
        <w:t>;</w:t>
      </w:r>
    </w:p>
    <w:p w14:paraId="08201843" w14:textId="579B91B0" w:rsidR="00AC435F" w:rsidRPr="00AC435F" w:rsidRDefault="00AC435F" w:rsidP="00AC435F">
      <w:pPr>
        <w:pStyle w:val="Bullet10"/>
      </w:pPr>
      <w:r>
        <w:t>Parking lots, storage areas</w:t>
      </w:r>
      <w:r w:rsidR="00487F77">
        <w:t>;</w:t>
      </w:r>
    </w:p>
    <w:p w14:paraId="524F76A4" w14:textId="15B1D5C5" w:rsidR="00AC435F" w:rsidRPr="00AC435F" w:rsidRDefault="00AC435F" w:rsidP="00AC435F">
      <w:pPr>
        <w:pStyle w:val="Bullet10"/>
      </w:pPr>
      <w:r>
        <w:t>Fencing, gating and access control</w:t>
      </w:r>
      <w:r w:rsidR="00487F77">
        <w:t>;</w:t>
      </w:r>
    </w:p>
    <w:p w14:paraId="4D87432D" w14:textId="7F00D5A1" w:rsidR="00AC435F" w:rsidRPr="00AC435F" w:rsidRDefault="00AC435F" w:rsidP="00AC435F">
      <w:pPr>
        <w:pStyle w:val="Bullet10"/>
      </w:pPr>
      <w:r>
        <w:t xml:space="preserve">Landscaping and establishment of appropriate low-maintenance </w:t>
      </w:r>
      <w:r w:rsidR="00487F77">
        <w:t>groundcover;</w:t>
      </w:r>
    </w:p>
    <w:p w14:paraId="5928E7C4" w14:textId="1E3B0AA3" w:rsidR="00AC435F" w:rsidRPr="00AC435F" w:rsidRDefault="00910D62" w:rsidP="00AC435F">
      <w:pPr>
        <w:pStyle w:val="Bullet10"/>
      </w:pPr>
      <w:r>
        <w:t>Any further civil works arising out of the Employer’s Permits</w:t>
      </w:r>
      <w:r w:rsidR="00487F77">
        <w:t>;</w:t>
      </w:r>
    </w:p>
    <w:p w14:paraId="115042EA" w14:textId="7922A67D" w:rsidR="00AC435F" w:rsidRPr="00AC435F" w:rsidRDefault="00AC435F" w:rsidP="00AC435F">
      <w:pPr>
        <w:pStyle w:val="Bullet10"/>
      </w:pPr>
      <w:r>
        <w:t>Maintenance until Completion is achieved</w:t>
      </w:r>
      <w:r w:rsidR="00487F77">
        <w:t>;</w:t>
      </w:r>
    </w:p>
    <w:p w14:paraId="4F23D663" w14:textId="0ECBDA2D" w:rsidR="00AC435F" w:rsidRPr="00AC435F" w:rsidRDefault="00AC435F" w:rsidP="00AC435F">
      <w:pPr>
        <w:pStyle w:val="Bullet10"/>
      </w:pPr>
      <w:r>
        <w:t>Rectification of defects</w:t>
      </w:r>
      <w:r w:rsidR="00487F77">
        <w:t>;</w:t>
      </w:r>
    </w:p>
    <w:p w14:paraId="2CE46377" w14:textId="583F357F" w:rsidR="00AC435F" w:rsidRPr="00AC435F" w:rsidRDefault="00AC435F" w:rsidP="00AC435F">
      <w:pPr>
        <w:pStyle w:val="Bullet10"/>
      </w:pPr>
      <w:r>
        <w:t>Temporary buildings (e.g., offices for the Contractor)</w:t>
      </w:r>
      <w:r w:rsidR="00487F77">
        <w:t>;</w:t>
      </w:r>
    </w:p>
    <w:p w14:paraId="50C89B5B" w14:textId="596F29B5" w:rsidR="00AC435F" w:rsidRPr="00AC435F" w:rsidRDefault="00AC435F" w:rsidP="00AC435F">
      <w:pPr>
        <w:pStyle w:val="Bullet10"/>
      </w:pPr>
      <w:r>
        <w:t>Temporary roads and parking and laydown and storage areas</w:t>
      </w:r>
      <w:r w:rsidR="00487F77">
        <w:t>;</w:t>
      </w:r>
    </w:p>
    <w:p w14:paraId="3AFCC4B5" w14:textId="47F778B9" w:rsidR="00AC435F" w:rsidRPr="00AC435F" w:rsidRDefault="00AC435F" w:rsidP="00AC435F">
      <w:pPr>
        <w:pStyle w:val="Bullet10"/>
      </w:pPr>
      <w:r>
        <w:t>Temporary fencing, lighting and security for all materials</w:t>
      </w:r>
      <w:r w:rsidR="00487F77">
        <w:t>;</w:t>
      </w:r>
    </w:p>
    <w:p w14:paraId="0E1314A5" w14:textId="7A82E662" w:rsidR="00AC435F" w:rsidRPr="00AC435F" w:rsidRDefault="00AC435F" w:rsidP="00AC435F">
      <w:pPr>
        <w:pStyle w:val="Bullet10"/>
      </w:pPr>
      <w:r>
        <w:t>Reinstatement of access roads outside the Site area</w:t>
      </w:r>
      <w:r w:rsidR="00487F77">
        <w:t>; and</w:t>
      </w:r>
    </w:p>
    <w:p w14:paraId="0D0BBCF6" w14:textId="63011108" w:rsidR="00AC435F" w:rsidRPr="00AC435F" w:rsidRDefault="00AC435F" w:rsidP="00AC435F">
      <w:pPr>
        <w:pStyle w:val="Bullet10"/>
      </w:pPr>
      <w:r>
        <w:t>Reinstatement, and where appropriate, rehabilitation of the Site.</w:t>
      </w:r>
    </w:p>
    <w:p w14:paraId="165CD3A1" w14:textId="49FED361" w:rsidR="00AC435F" w:rsidRPr="00AC435F" w:rsidRDefault="00AC435F" w:rsidP="00AC435F">
      <w:r w:rsidRPr="00AC435F">
        <w:t>Any temporary work shall be promptly removed by the Contractor before Completion or upgraded to meet requirements for permanent civil works as part of the scope of works.</w:t>
      </w:r>
    </w:p>
    <w:p w14:paraId="022F8C0D" w14:textId="78212343" w:rsidR="00AC435F" w:rsidRPr="00AC435F" w:rsidRDefault="00D95CD9" w:rsidP="00AC435F">
      <w:pPr>
        <w:pStyle w:val="Heading3"/>
      </w:pPr>
      <w:bookmarkStart w:id="5792" w:name="_Toc411610223"/>
      <w:bookmarkStart w:id="5793" w:name="_Toc487547279"/>
      <w:bookmarkStart w:id="5794" w:name="_Toc489859087"/>
      <w:bookmarkStart w:id="5795" w:name="_Toc500342210"/>
      <w:bookmarkStart w:id="5796" w:name="_Toc529345169"/>
      <w:bookmarkStart w:id="5797" w:name="_Toc530687672"/>
      <w:bookmarkStart w:id="5798" w:name="_Toc530762263"/>
      <w:bookmarkStart w:id="5799" w:name="_Toc534728383"/>
      <w:bookmarkStart w:id="5800" w:name="_Toc534730809"/>
      <w:bookmarkStart w:id="5801" w:name="_Toc134539769"/>
      <w:bookmarkStart w:id="5802" w:name="_Toc140693260"/>
      <w:bookmarkStart w:id="5803" w:name="_Toc142387515"/>
      <w:bookmarkStart w:id="5804" w:name="_Toc153785610"/>
      <w:bookmarkStart w:id="5805" w:name="_Toc153788470"/>
      <w:bookmarkStart w:id="5806" w:name="_Toc154762589"/>
      <w:bookmarkStart w:id="5807" w:name="_Toc157610021"/>
      <w:bookmarkStart w:id="5808" w:name="_Toc195518797"/>
      <w:bookmarkStart w:id="5809" w:name="_Toc195599761"/>
      <w:bookmarkStart w:id="5810" w:name="_Toc223962146"/>
      <w:r w:rsidRPr="00AC435F">
        <w:t>Access Roads, Parking Areas, Other Areas</w:t>
      </w:r>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p>
    <w:p w14:paraId="751C89EA" w14:textId="397AA58B" w:rsidR="00AC435F" w:rsidRPr="00AC435F" w:rsidRDefault="00AC435F" w:rsidP="00AC435F">
      <w:r w:rsidRPr="00AC435F">
        <w:t xml:space="preserve">Internal roads, parking areas, and other surfaces within the Site shall be the responsibility of the Contractor. </w:t>
      </w:r>
    </w:p>
    <w:p w14:paraId="62E3C2E1" w14:textId="240320D7" w:rsidR="00AC435F" w:rsidRPr="00AC435F" w:rsidRDefault="00AC435F" w:rsidP="00AC435F">
      <w:r w:rsidRPr="00AC435F">
        <w:t xml:space="preserve">Internal roads shall be planned and constructed according to the </w:t>
      </w:r>
      <w:r w:rsidR="00E75BE9">
        <w:t>Plant</w:t>
      </w:r>
      <w:r w:rsidRPr="00AC435F">
        <w:t xml:space="preserve"> configuration proposed by the Contractor and shall be adequate and suitable for the operation and maintenance activities that will be required for the design life of the </w:t>
      </w:r>
      <w:r w:rsidR="00E75BE9">
        <w:t>Plant</w:t>
      </w:r>
      <w:r w:rsidRPr="00AC435F">
        <w:t>.</w:t>
      </w:r>
    </w:p>
    <w:p w14:paraId="56B81FA8" w14:textId="2B20D7B4" w:rsidR="00AC435F" w:rsidRPr="00AC435F" w:rsidRDefault="00AC435F" w:rsidP="00AC435F">
      <w:r w:rsidRPr="00AC435F">
        <w:t xml:space="preserve">All surfaces shall be designed to allow proper drainage. The drainage system will be designed such that water drains away from key components following periods of rainfall. The drainage system shall be designed in a manner such that other infrastructure (such as trenches, ducts or cable conduits) </w:t>
      </w:r>
      <w:r w:rsidR="00A13B12" w:rsidRPr="00AC435F">
        <w:t>does</w:t>
      </w:r>
      <w:r w:rsidRPr="00AC435F">
        <w:t xml:space="preserve"> not act as part of the drainage system.</w:t>
      </w:r>
      <w:r w:rsidR="00910D62">
        <w:t xml:space="preserve"> The drainage system shall also comply with the requirements stated by the local authorities.</w:t>
      </w:r>
    </w:p>
    <w:p w14:paraId="70A35BC7" w14:textId="5AD52224" w:rsidR="00AC435F" w:rsidRPr="00AC435F" w:rsidRDefault="00AC435F" w:rsidP="00AC435F">
      <w:r w:rsidRPr="00AC435F">
        <w:t xml:space="preserve">Surfaces shall be designed to support the use of heavy vehicles needed for the transportation of goods and Materials to and within the Site during the construction and operations phases of the </w:t>
      </w:r>
      <w:r w:rsidR="00E75BE9">
        <w:t>Plant</w:t>
      </w:r>
      <w:r w:rsidRPr="00AC435F">
        <w:t xml:space="preserve">. Heavy vehicle loading shall be analysed based on a </w:t>
      </w:r>
      <w:r w:rsidR="00E75BE9">
        <w:t>Plant</w:t>
      </w:r>
      <w:r w:rsidRPr="00AC435F">
        <w:t xml:space="preserve"> specific analysis of vehicle movements over the construction and operations phases. Roads and parking areas shall be designed to suit Site Conditions and the findings of the Geotechnical Report. Compacted crushed rock shall be used as a construction material if periods of wet weather are anticipated. </w:t>
      </w:r>
    </w:p>
    <w:p w14:paraId="4604C2C6" w14:textId="319B4858" w:rsidR="00AC435F" w:rsidRPr="00AC435F" w:rsidRDefault="00AC435F" w:rsidP="00AC435F">
      <w:r w:rsidRPr="00AC435F">
        <w:t xml:space="preserve">All buildings and surfaces to receive equipment shall be designed with appropriate specifications to manage flood risk, including height above ground level. If required, a flood risk assessment shall be produced to confirm flood resistant design criteria are appropriate. </w:t>
      </w:r>
    </w:p>
    <w:p w14:paraId="3FB10BE8" w14:textId="54EBB4F1" w:rsidR="00AC435F" w:rsidRPr="00AC435F" w:rsidRDefault="00910D62" w:rsidP="00AC435F">
      <w:r w:rsidRPr="00AC435F">
        <w:lastRenderedPageBreak/>
        <w:t>Roads and surfaces shall be designed in conformity with a specialist geotechnical report procured by the Contractor. When compliant with the structural requirements, locally available material shall be used. Road surfacing shall mitigate against potential module damage or soiling caused by traffic. Roads shall provide easy access to all the SCADA boxes, tracker drives</w:t>
      </w:r>
      <w:r>
        <w:t xml:space="preserve"> (if the </w:t>
      </w:r>
      <w:r w:rsidR="00E75BE9">
        <w:t>Plant</w:t>
      </w:r>
      <w:r>
        <w:t xml:space="preserve"> uses trackers as mounting structures)</w:t>
      </w:r>
      <w:r w:rsidRPr="00AC435F">
        <w:t xml:space="preserve">, inverters, </w:t>
      </w:r>
      <w:r w:rsidR="0052308C">
        <w:t xml:space="preserve">AC isolators, </w:t>
      </w:r>
      <w:r w:rsidRPr="00AC435F">
        <w:t>transformers, substation, and permanent buildings, located within the Site.</w:t>
      </w:r>
    </w:p>
    <w:p w14:paraId="0622A54B" w14:textId="25FFE517" w:rsidR="00AC435F" w:rsidRPr="00AC435F" w:rsidRDefault="00AC435F" w:rsidP="00AC435F">
      <w:r w:rsidRPr="00AC435F">
        <w:t>Road width (the usable surface) shall be at least 4 metres for internal roads and 6 meters for main site access road, or as per relevant local requirements. The turning radius shall be sufficient to allow access for maintenance and replacement of the largest components and for emergency personnel</w:t>
      </w:r>
      <w:r w:rsidR="008656FD">
        <w:t xml:space="preserve">, including lifting and replacement of </w:t>
      </w:r>
      <w:r w:rsidR="003833A5">
        <w:t>heavy</w:t>
      </w:r>
      <w:r w:rsidR="008656FD">
        <w:t xml:space="preserve"> components</w:t>
      </w:r>
      <w:r w:rsidR="003833A5">
        <w:t xml:space="preserve"> </w:t>
      </w:r>
      <w:r w:rsidR="00BC6567">
        <w:t>that may be pre-assembled in factory and transported</w:t>
      </w:r>
      <w:r w:rsidR="00E925F8">
        <w:t>, lifted and placed on site by means of heavy-duty cranes</w:t>
      </w:r>
      <w:r w:rsidRPr="00AC435F">
        <w:t>.</w:t>
      </w:r>
      <w:r w:rsidRPr="00AC435F" w:rsidDel="00BE63CC">
        <w:t xml:space="preserve"> </w:t>
      </w:r>
    </w:p>
    <w:p w14:paraId="7A2BD1D5" w14:textId="57E3230D" w:rsidR="00AC435F" w:rsidRPr="00AC435F" w:rsidRDefault="00AC435F" w:rsidP="00AC435F">
      <w:r w:rsidRPr="00AC435F">
        <w:t>Dust control measures are to be implemented during construction as well as permanent measures at the end of construction to minimise dust during operation and maintenance activities.</w:t>
      </w:r>
    </w:p>
    <w:p w14:paraId="7E1DE34B" w14:textId="3F1BBE36" w:rsidR="00AC435F" w:rsidRPr="007A202A" w:rsidRDefault="00AC435F" w:rsidP="00AC435F">
      <w:r w:rsidRPr="00AC435F">
        <w:t xml:space="preserve">Parking and storage areas sufficient for operation and maintenance of the </w:t>
      </w:r>
      <w:r w:rsidR="00E75BE9">
        <w:t>Plant</w:t>
      </w:r>
      <w:r w:rsidRPr="00AC435F">
        <w:t xml:space="preserve"> shall be foreseen and provided.</w:t>
      </w:r>
      <w:r w:rsidRPr="007A202A">
        <w:t xml:space="preserve"> </w:t>
      </w:r>
    </w:p>
    <w:p w14:paraId="5BA5AB75" w14:textId="4AB94EF7" w:rsidR="00AC435F" w:rsidRPr="00AC435F" w:rsidRDefault="00D95CD9" w:rsidP="00AC435F">
      <w:pPr>
        <w:pStyle w:val="Heading3"/>
      </w:pPr>
      <w:bookmarkStart w:id="5811" w:name="_Toc530642468"/>
      <w:bookmarkStart w:id="5812" w:name="_Toc530664297"/>
      <w:bookmarkStart w:id="5813" w:name="_Toc530664619"/>
      <w:bookmarkStart w:id="5814" w:name="_Toc530642469"/>
      <w:bookmarkStart w:id="5815" w:name="_Toc530664298"/>
      <w:bookmarkStart w:id="5816" w:name="_Toc530664620"/>
      <w:bookmarkStart w:id="5817" w:name="_Toc530642470"/>
      <w:bookmarkStart w:id="5818" w:name="_Toc530664299"/>
      <w:bookmarkStart w:id="5819" w:name="_Toc530664621"/>
      <w:bookmarkStart w:id="5820" w:name="_Toc530642471"/>
      <w:bookmarkStart w:id="5821" w:name="_Toc530664300"/>
      <w:bookmarkStart w:id="5822" w:name="_Toc530664622"/>
      <w:bookmarkStart w:id="5823" w:name="_Toc530642472"/>
      <w:bookmarkStart w:id="5824" w:name="_Toc530664301"/>
      <w:bookmarkStart w:id="5825" w:name="_Toc530664623"/>
      <w:bookmarkStart w:id="5826" w:name="_Toc530642473"/>
      <w:bookmarkStart w:id="5827" w:name="_Toc530664302"/>
      <w:bookmarkStart w:id="5828" w:name="_Toc530664624"/>
      <w:bookmarkStart w:id="5829" w:name="_Toc530642474"/>
      <w:bookmarkStart w:id="5830" w:name="_Toc530664303"/>
      <w:bookmarkStart w:id="5831" w:name="_Toc530664625"/>
      <w:bookmarkStart w:id="5832" w:name="_Toc530642475"/>
      <w:bookmarkStart w:id="5833" w:name="_Toc530664304"/>
      <w:bookmarkStart w:id="5834" w:name="_Toc530664626"/>
      <w:bookmarkStart w:id="5835" w:name="_Toc530642476"/>
      <w:bookmarkStart w:id="5836" w:name="_Toc530664305"/>
      <w:bookmarkStart w:id="5837" w:name="_Toc530664627"/>
      <w:bookmarkStart w:id="5838" w:name="_Toc411609820"/>
      <w:bookmarkStart w:id="5839" w:name="_Toc411610225"/>
      <w:bookmarkStart w:id="5840" w:name="_Toc411609821"/>
      <w:bookmarkStart w:id="5841" w:name="_Toc411610226"/>
      <w:bookmarkStart w:id="5842" w:name="_Toc411609822"/>
      <w:bookmarkStart w:id="5843" w:name="_Toc411610227"/>
      <w:bookmarkStart w:id="5844" w:name="_Toc411609823"/>
      <w:bookmarkStart w:id="5845" w:name="_Toc411610228"/>
      <w:bookmarkStart w:id="5846" w:name="_Toc411609824"/>
      <w:bookmarkStart w:id="5847" w:name="_Toc411610229"/>
      <w:bookmarkStart w:id="5848" w:name="_Toc411609825"/>
      <w:bookmarkStart w:id="5849" w:name="_Toc411610230"/>
      <w:bookmarkStart w:id="5850" w:name="_Toc411610231"/>
      <w:bookmarkStart w:id="5851" w:name="_Toc487547281"/>
      <w:bookmarkStart w:id="5852" w:name="_Toc489859089"/>
      <w:bookmarkStart w:id="5853" w:name="_Toc500342212"/>
      <w:bookmarkStart w:id="5854" w:name="_Toc529345171"/>
      <w:bookmarkStart w:id="5855" w:name="_Toc530687674"/>
      <w:bookmarkStart w:id="5856" w:name="_Toc530762264"/>
      <w:bookmarkStart w:id="5857" w:name="_Toc534728384"/>
      <w:bookmarkStart w:id="5858" w:name="_Toc534730810"/>
      <w:bookmarkStart w:id="5859" w:name="_Toc134539770"/>
      <w:bookmarkStart w:id="5860" w:name="_Toc140693261"/>
      <w:bookmarkStart w:id="5861" w:name="_Toc142387516"/>
      <w:bookmarkStart w:id="5862" w:name="_Toc153785611"/>
      <w:bookmarkStart w:id="5863" w:name="_Toc153788471"/>
      <w:bookmarkStart w:id="5864" w:name="_Toc154762590"/>
      <w:bookmarkStart w:id="5865" w:name="_Toc157610022"/>
      <w:bookmarkStart w:id="5866" w:name="_Toc195518798"/>
      <w:bookmarkStart w:id="5867" w:name="_Toc195599762"/>
      <w:bookmarkStart w:id="5868" w:name="_Toc223962147"/>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r w:rsidRPr="00AC435F">
        <w:t>Foundations</w:t>
      </w:r>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p>
    <w:p w14:paraId="7DAF810A" w14:textId="491B6301" w:rsidR="00AC435F" w:rsidRPr="00AC435F" w:rsidRDefault="00AC435F" w:rsidP="00AC435F">
      <w:r w:rsidRPr="00AC435F">
        <w:t>Prior to construction the Contractor shall carry out all necessary geological and geotechnical investigations and studies so as to satisfy itself of the ground conditions.</w:t>
      </w:r>
    </w:p>
    <w:p w14:paraId="50F65F28" w14:textId="5A177B09" w:rsidR="00AC435F" w:rsidRPr="00AC435F" w:rsidRDefault="00AC435F" w:rsidP="00AC435F">
      <w:r w:rsidRPr="00AC435F">
        <w:t xml:space="preserve">In the Contractor’s calculation notes and drawings, the following information, as a minimum, shall be made available to the </w:t>
      </w:r>
      <w:r w:rsidR="00C010E5">
        <w:t>Employer</w:t>
      </w:r>
      <w:r w:rsidRPr="00AC435F">
        <w:t>:</w:t>
      </w:r>
    </w:p>
    <w:p w14:paraId="16AD6B8F" w14:textId="06343BA6" w:rsidR="00AC435F" w:rsidRPr="00AC435F" w:rsidRDefault="00AC435F" w:rsidP="00AC435F">
      <w:pPr>
        <w:pStyle w:val="Bullet10"/>
      </w:pPr>
      <w:r>
        <w:t>Detailed foundations characteristics (type, dimensions)</w:t>
      </w:r>
      <w:r w:rsidR="00487F77">
        <w:t>;</w:t>
      </w:r>
    </w:p>
    <w:p w14:paraId="16040141" w14:textId="20A0FCCD" w:rsidR="00AC435F" w:rsidRPr="00AC435F" w:rsidRDefault="00AC435F" w:rsidP="00AC435F">
      <w:pPr>
        <w:pStyle w:val="Bullet10"/>
      </w:pPr>
      <w:r>
        <w:t>Reinforcement characteristics (diameter, steel grade, protection against corrosion)</w:t>
      </w:r>
      <w:r w:rsidR="00487F77">
        <w:t>;</w:t>
      </w:r>
    </w:p>
    <w:p w14:paraId="32B0C5D9" w14:textId="2143A4E8" w:rsidR="00AC435F" w:rsidRPr="00AC435F" w:rsidRDefault="00AC435F" w:rsidP="00AC435F">
      <w:pPr>
        <w:pStyle w:val="Bullet10"/>
      </w:pPr>
      <w:r>
        <w:t>Concrete characteristics (grade, composition)</w:t>
      </w:r>
      <w:r w:rsidR="00487F77">
        <w:t>; and</w:t>
      </w:r>
    </w:p>
    <w:p w14:paraId="42A2E841" w14:textId="6517FAAA" w:rsidR="00AC435F" w:rsidRPr="00AC435F" w:rsidRDefault="00AC435F" w:rsidP="00AC435F">
      <w:pPr>
        <w:pStyle w:val="Bullet10"/>
      </w:pPr>
      <w:r>
        <w:t>Static and (if applicable) dynamic calculations.</w:t>
      </w:r>
    </w:p>
    <w:p w14:paraId="7EB4D7F5" w14:textId="63F3EF7A" w:rsidR="00AC435F" w:rsidRPr="00AC435F" w:rsidRDefault="00AC435F" w:rsidP="00AC435F">
      <w:r w:rsidRPr="00AC435F">
        <w:t xml:space="preserve">Foundation surfaces shall be carefully finished, and all concrete works shall be floated and have bevelled edges. </w:t>
      </w:r>
    </w:p>
    <w:p w14:paraId="00ACEB34" w14:textId="49866759" w:rsidR="00AC435F" w:rsidRPr="00AC435F" w:rsidRDefault="00D95CD9" w:rsidP="00AC435F">
      <w:pPr>
        <w:pStyle w:val="Heading4"/>
      </w:pPr>
      <w:bookmarkStart w:id="5869" w:name="_Toc411610233"/>
      <w:bookmarkStart w:id="5870" w:name="_Toc487547283"/>
      <w:r w:rsidRPr="00AC435F">
        <w:t>Other Foundations</w:t>
      </w:r>
      <w:bookmarkEnd w:id="5869"/>
      <w:bookmarkEnd w:id="5870"/>
    </w:p>
    <w:p w14:paraId="04C7C9D0" w14:textId="74859DBB" w:rsidR="00AC435F" w:rsidRPr="00AC435F" w:rsidRDefault="00AC435F" w:rsidP="00AC435F">
      <w:r w:rsidRPr="00AC435F">
        <w:t>The Contractor shall provide a detailed structural analysis demonstrating that the design conforms to the Contract and shall clearly state in the report the load assumptions and the design specifications.</w:t>
      </w:r>
    </w:p>
    <w:p w14:paraId="7F95F292" w14:textId="4F25D7C6" w:rsidR="00AC435F" w:rsidRPr="00AC435F" w:rsidRDefault="00AC435F" w:rsidP="00AC435F">
      <w:r w:rsidRPr="00AC435F">
        <w:t xml:space="preserve">Foundations shall be designed to withstand the Site Conditions for the entire lifetime of the </w:t>
      </w:r>
      <w:r w:rsidR="00E75BE9">
        <w:t>Plant</w:t>
      </w:r>
      <w:r w:rsidRPr="00AC435F">
        <w:t xml:space="preserve">, without being replaced. </w:t>
      </w:r>
    </w:p>
    <w:p w14:paraId="3687D7B7" w14:textId="54808588" w:rsidR="00AC435F" w:rsidRPr="00AC435F" w:rsidRDefault="00AC435F" w:rsidP="00AC435F">
      <w:r w:rsidRPr="00AC435F">
        <w:t xml:space="preserve">In designing the foundations, the Contractor shall take into account the loads the foundation will be subjected to. The foundations shall be able to transfer all actual load combinations, including horizontal and uplift forces, safely to the foundation system with a suitable factor of safety. </w:t>
      </w:r>
    </w:p>
    <w:p w14:paraId="146B47B2" w14:textId="5A6045EE" w:rsidR="00AC435F" w:rsidRPr="00AC435F" w:rsidRDefault="00AC435F" w:rsidP="00AC435F">
      <w:r w:rsidRPr="00AC435F">
        <w:t xml:space="preserve">Platforms for oil-filled step-up transformers shall include an oil spill containment basin and shall allow for oil-water separation. Bunding shall be provided for 110% of the full volume of oil contained in the equipment placed on the foundation or be designed as required by local regulations. </w:t>
      </w:r>
    </w:p>
    <w:p w14:paraId="72AA44B0" w14:textId="2E2ADB09" w:rsidR="00AC435F" w:rsidRPr="00AC435F" w:rsidRDefault="00D95CD9" w:rsidP="00AC435F">
      <w:pPr>
        <w:pStyle w:val="Heading3"/>
      </w:pPr>
      <w:bookmarkStart w:id="5871" w:name="_Toc411610237"/>
      <w:bookmarkStart w:id="5872" w:name="_Toc487547284"/>
      <w:bookmarkStart w:id="5873" w:name="_Toc489859090"/>
      <w:bookmarkStart w:id="5874" w:name="_Toc500342213"/>
      <w:bookmarkStart w:id="5875" w:name="_Toc529345172"/>
      <w:bookmarkStart w:id="5876" w:name="_Toc530687675"/>
      <w:bookmarkStart w:id="5877" w:name="_Toc530762265"/>
      <w:bookmarkStart w:id="5878" w:name="_Toc534728385"/>
      <w:bookmarkStart w:id="5879" w:name="_Toc534730811"/>
      <w:bookmarkStart w:id="5880" w:name="_Toc134539771"/>
      <w:bookmarkStart w:id="5881" w:name="_Toc140693262"/>
      <w:bookmarkStart w:id="5882" w:name="_Toc142387517"/>
      <w:bookmarkStart w:id="5883" w:name="_Toc153785612"/>
      <w:bookmarkStart w:id="5884" w:name="_Toc153788472"/>
      <w:bookmarkStart w:id="5885" w:name="_Toc154762591"/>
      <w:bookmarkStart w:id="5886" w:name="_Toc157610023"/>
      <w:bookmarkStart w:id="5887" w:name="_Toc195518799"/>
      <w:bookmarkStart w:id="5888" w:name="_Toc195599763"/>
      <w:bookmarkStart w:id="5889" w:name="_Toc223962148"/>
      <w:r w:rsidRPr="00AC435F">
        <w:lastRenderedPageBreak/>
        <w:t>Structural Design Principles</w:t>
      </w:r>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p>
    <w:p w14:paraId="091A09A7" w14:textId="337B5546" w:rsidR="00AC435F" w:rsidRPr="00AC435F" w:rsidRDefault="00AC435F" w:rsidP="00AC435F">
      <w:r w:rsidRPr="00935C28">
        <w:t>All</w:t>
      </w:r>
      <w:r w:rsidR="285C15BB" w:rsidRPr="00935C28">
        <w:t xml:space="preserve"> </w:t>
      </w:r>
      <w:r w:rsidR="689FDF17" w:rsidRPr="00935C28">
        <w:t>structural</w:t>
      </w:r>
      <w:r w:rsidRPr="00935C28">
        <w:t xml:space="preserve"> design reports, calculations and drawings prepared by the Contractor shall be signed by a certified structural engineer as being appropriate.</w:t>
      </w:r>
    </w:p>
    <w:p w14:paraId="46F10CEE" w14:textId="27009EF5" w:rsidR="00AC435F" w:rsidRPr="00AC435F" w:rsidRDefault="00AC435F" w:rsidP="00AC435F">
      <w:r w:rsidRPr="00AC435F">
        <w:t>Dynamic loads shall be considered when these might lead to higher stresses than static loads, and these shall be estimated using state-of-art tools and methodologies. A modal analysis shall be performed when necessary.</w:t>
      </w:r>
    </w:p>
    <w:p w14:paraId="2889E852" w14:textId="4D829036" w:rsidR="00AC435F" w:rsidRPr="00AC435F" w:rsidRDefault="00AC435F" w:rsidP="00AC435F">
      <w:r w:rsidRPr="00AC435F">
        <w:t>Fatigue verification shall be performed should fatigue be considered as critical for the component under evaluation. Estimations shall be performed using state-of-art tools and methodologies.</w:t>
      </w:r>
    </w:p>
    <w:p w14:paraId="4DA24DCE" w14:textId="292DEBF4" w:rsidR="00AC435F" w:rsidRPr="00AC435F" w:rsidRDefault="00D95CD9" w:rsidP="00AC435F">
      <w:pPr>
        <w:pStyle w:val="Heading3"/>
      </w:pPr>
      <w:bookmarkStart w:id="5890" w:name="_Toc487547285"/>
      <w:bookmarkStart w:id="5891" w:name="_Toc489859091"/>
      <w:bookmarkStart w:id="5892" w:name="_Toc500342214"/>
      <w:bookmarkStart w:id="5893" w:name="_Toc529345173"/>
      <w:bookmarkStart w:id="5894" w:name="_Toc530687676"/>
      <w:bookmarkStart w:id="5895" w:name="_Toc530762266"/>
      <w:bookmarkStart w:id="5896" w:name="_Toc534728386"/>
      <w:bookmarkStart w:id="5897" w:name="_Toc534730812"/>
      <w:bookmarkStart w:id="5898" w:name="_Toc134539772"/>
      <w:bookmarkStart w:id="5899" w:name="_Toc140693263"/>
      <w:bookmarkStart w:id="5900" w:name="_Toc142387518"/>
      <w:bookmarkStart w:id="5901" w:name="_Toc153785613"/>
      <w:bookmarkStart w:id="5902" w:name="_Toc153788473"/>
      <w:bookmarkStart w:id="5903" w:name="_Toc154762592"/>
      <w:bookmarkStart w:id="5904" w:name="_Toc157610024"/>
      <w:bookmarkStart w:id="5905" w:name="_Toc195518800"/>
      <w:bookmarkStart w:id="5906" w:name="_Toc195599764"/>
      <w:bookmarkStart w:id="5907" w:name="_Toc223962149"/>
      <w:bookmarkStart w:id="5908" w:name="_Toc411610238"/>
      <w:r w:rsidRPr="00AC435F">
        <w:t>Load Assumptions</w:t>
      </w:r>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p>
    <w:p w14:paraId="668FC4A1" w14:textId="4D648CE6" w:rsidR="00AC435F" w:rsidRPr="00AC435F" w:rsidRDefault="00AC435F" w:rsidP="00AC435F">
      <w:r w:rsidRPr="00AC435F">
        <w:t xml:space="preserve">In designing the </w:t>
      </w:r>
      <w:r w:rsidR="00E75BE9">
        <w:t>Plant</w:t>
      </w:r>
      <w:r w:rsidRPr="00AC435F">
        <w:t xml:space="preserve">, the Contractor shall take into account all the reasonably expected loads that the </w:t>
      </w:r>
      <w:r w:rsidR="00E75BE9">
        <w:t>Plant</w:t>
      </w:r>
      <w:r w:rsidRPr="00AC435F">
        <w:t xml:space="preserve"> might be subject to, including, but not limited to:</w:t>
      </w:r>
    </w:p>
    <w:p w14:paraId="34774ACD" w14:textId="629FA0E8" w:rsidR="00AC435F" w:rsidRPr="00AC435F" w:rsidRDefault="00AC435F" w:rsidP="00AC435F">
      <w:pPr>
        <w:pStyle w:val="Bullet10"/>
      </w:pPr>
      <w:r>
        <w:t>Self-weight loads</w:t>
      </w:r>
      <w:r w:rsidR="00487F77">
        <w:t>;</w:t>
      </w:r>
    </w:p>
    <w:p w14:paraId="5F7D6D0B" w14:textId="6C4AEBC2" w:rsidR="00AC435F" w:rsidRPr="00AC435F" w:rsidRDefault="00AC435F" w:rsidP="00AC435F">
      <w:pPr>
        <w:pStyle w:val="Bullet10"/>
      </w:pPr>
      <w:r>
        <w:t>Transportation and handling loads</w:t>
      </w:r>
      <w:r w:rsidR="00487F77">
        <w:t>;</w:t>
      </w:r>
    </w:p>
    <w:p w14:paraId="69CD1F47" w14:textId="25F22A2E" w:rsidR="00AC435F" w:rsidRPr="00AC435F" w:rsidRDefault="00AC435F" w:rsidP="00AC435F">
      <w:pPr>
        <w:pStyle w:val="Bullet10"/>
      </w:pPr>
      <w:r>
        <w:t>Construction loads</w:t>
      </w:r>
      <w:r w:rsidR="00487F77">
        <w:t>;</w:t>
      </w:r>
    </w:p>
    <w:p w14:paraId="7D35D04A" w14:textId="1C1A2ECE" w:rsidR="00AC435F" w:rsidRPr="00AC435F" w:rsidRDefault="00AC435F" w:rsidP="00AC435F">
      <w:pPr>
        <w:pStyle w:val="Bullet10"/>
      </w:pPr>
      <w:r>
        <w:t>Wind loads</w:t>
      </w:r>
      <w:r w:rsidR="00487F77">
        <w:t>;</w:t>
      </w:r>
    </w:p>
    <w:p w14:paraId="14849D7F" w14:textId="7BCD89B5" w:rsidR="00AC435F" w:rsidRPr="00AC435F" w:rsidRDefault="00AC435F" w:rsidP="00AC435F">
      <w:pPr>
        <w:pStyle w:val="Bullet10"/>
      </w:pPr>
      <w:r>
        <w:t>Thermal loads</w:t>
      </w:r>
      <w:r w:rsidR="00487F77">
        <w:t>;</w:t>
      </w:r>
    </w:p>
    <w:p w14:paraId="3E9AD94B" w14:textId="3EC6E57F" w:rsidR="00AC435F" w:rsidRPr="00AC435F" w:rsidRDefault="00AC435F" w:rsidP="00AC435F">
      <w:pPr>
        <w:pStyle w:val="Bullet10"/>
      </w:pPr>
      <w:r>
        <w:t>Snow loads</w:t>
      </w:r>
      <w:r w:rsidR="00487F77">
        <w:t>;</w:t>
      </w:r>
    </w:p>
    <w:p w14:paraId="558EE903" w14:textId="5FCA5731" w:rsidR="00AC435F" w:rsidRPr="00AC435F" w:rsidRDefault="00AC435F" w:rsidP="00AC435F">
      <w:pPr>
        <w:pStyle w:val="Bullet10"/>
      </w:pPr>
      <w:r>
        <w:t>Seismic loads</w:t>
      </w:r>
      <w:r w:rsidR="00487F77">
        <w:t>; and</w:t>
      </w:r>
    </w:p>
    <w:p w14:paraId="668DFEF7" w14:textId="77777777" w:rsidR="00AC435F" w:rsidRPr="00AC435F" w:rsidRDefault="00AC435F" w:rsidP="00AC435F">
      <w:pPr>
        <w:pStyle w:val="Bullet10"/>
      </w:pPr>
      <w:r>
        <w:t>Water (flooding) loads.</w:t>
      </w:r>
    </w:p>
    <w:p w14:paraId="707B32A1" w14:textId="1A78EC79" w:rsidR="00AC435F" w:rsidRPr="00AC435F" w:rsidRDefault="00AC435F" w:rsidP="00AC435F">
      <w:r w:rsidRPr="00AC435F">
        <w:t xml:space="preserve">The Contractor shall consider the loads and load combinations as applicable to the Site. </w:t>
      </w:r>
    </w:p>
    <w:p w14:paraId="41522FB7" w14:textId="52E9B057" w:rsidR="00AC435F" w:rsidRDefault="00AC435F" w:rsidP="00AC435F">
      <w:r w:rsidRPr="00AC435F">
        <w:t xml:space="preserve">The Contractor is responsible for system survivability over the design life of the </w:t>
      </w:r>
      <w:r w:rsidR="00E75BE9">
        <w:t>Plant</w:t>
      </w:r>
      <w:r w:rsidRPr="00AC435F">
        <w:t>.</w:t>
      </w:r>
    </w:p>
    <w:p w14:paraId="3C1EA674" w14:textId="3C8883BE" w:rsidR="00503AE4" w:rsidRPr="00AC435F" w:rsidRDefault="00503AE4" w:rsidP="00AC435F">
      <w:r>
        <w:t>All components shall be designed or verified against ULS load combinations expected over a return period of no less than 50 years.</w:t>
      </w:r>
    </w:p>
    <w:p w14:paraId="08FD689C" w14:textId="6944BD62" w:rsidR="00AC435F" w:rsidRPr="00AC435F" w:rsidRDefault="00D95CD9" w:rsidP="00AC435F">
      <w:pPr>
        <w:pStyle w:val="Heading3"/>
      </w:pPr>
      <w:bookmarkStart w:id="5909" w:name="_Toc487547286"/>
      <w:bookmarkStart w:id="5910" w:name="_Toc489859092"/>
      <w:bookmarkStart w:id="5911" w:name="_Toc500342215"/>
      <w:bookmarkStart w:id="5912" w:name="_Toc529345174"/>
      <w:bookmarkStart w:id="5913" w:name="_Toc530687677"/>
      <w:bookmarkStart w:id="5914" w:name="_Toc530762267"/>
      <w:bookmarkStart w:id="5915" w:name="_Toc534728387"/>
      <w:bookmarkStart w:id="5916" w:name="_Toc534730813"/>
      <w:bookmarkStart w:id="5917" w:name="_Toc134539773"/>
      <w:bookmarkStart w:id="5918" w:name="_Toc140693264"/>
      <w:bookmarkStart w:id="5919" w:name="_Toc142387519"/>
      <w:bookmarkStart w:id="5920" w:name="_Toc153785614"/>
      <w:bookmarkStart w:id="5921" w:name="_Toc153788474"/>
      <w:bookmarkStart w:id="5922" w:name="_Toc154762593"/>
      <w:bookmarkStart w:id="5923" w:name="_Toc157610025"/>
      <w:bookmarkStart w:id="5924" w:name="_Toc195518801"/>
      <w:bookmarkStart w:id="5925" w:name="_Toc195599765"/>
      <w:bookmarkStart w:id="5926" w:name="_Toc223962150"/>
      <w:r w:rsidRPr="00AC435F">
        <w:t>Wind Loads</w:t>
      </w:r>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p>
    <w:p w14:paraId="7CA2D613" w14:textId="7E185489" w:rsidR="00AC435F" w:rsidRPr="00AC435F" w:rsidRDefault="00AC435F" w:rsidP="00AC435F">
      <w:r w:rsidRPr="00AC435F">
        <w:t>The Contractor shall verify the suitability of the structures and components for the Site Conditions and shall document the assumptions made.</w:t>
      </w:r>
    </w:p>
    <w:p w14:paraId="0DFB99F5" w14:textId="089E5610" w:rsidR="00AC435F" w:rsidRPr="00AC435F" w:rsidRDefault="00910D62" w:rsidP="00AC435F">
      <w:r w:rsidRPr="00AC435F">
        <w:t xml:space="preserve">Each component forming part of the </w:t>
      </w:r>
      <w:r w:rsidR="00E75BE9">
        <w:t>Plant</w:t>
      </w:r>
      <w:r w:rsidRPr="00AC435F">
        <w:t xml:space="preserve"> shall be designed or verified for the expected wind loads. This includes, but is not limited to, foundations, buildings, </w:t>
      </w:r>
      <w:r w:rsidR="00640583">
        <w:t>m</w:t>
      </w:r>
      <w:r>
        <w:t>odule</w:t>
      </w:r>
      <w:r w:rsidRPr="00AC435F">
        <w:t xml:space="preserve">s, </w:t>
      </w:r>
      <w:r w:rsidR="00640583">
        <w:t>trackers</w:t>
      </w:r>
      <w:r w:rsidRPr="00AC435F">
        <w:t>, towers, weather stations, fences etc.</w:t>
      </w:r>
    </w:p>
    <w:p w14:paraId="084DF3A5" w14:textId="3BD634F8" w:rsidR="00AC435F" w:rsidRPr="00AC435F" w:rsidRDefault="00AC435F" w:rsidP="00AC435F">
      <w:r w:rsidRPr="00AC435F">
        <w:t>The Contractor shall perform its own investigation as to the maximum expected wind conditions over a return period, in any case not less than 50 years.</w:t>
      </w:r>
    </w:p>
    <w:p w14:paraId="3188B7CA" w14:textId="11EFF392" w:rsidR="00AC435F" w:rsidRPr="00AC435F" w:rsidRDefault="00AC435F" w:rsidP="00AC435F">
      <w:r w:rsidRPr="00AC435F">
        <w:t>Wind induced vortex shedding shall be taken into account and checked against the frequencies of the structure. Wind-induced dynamic instability shall be avoided.</w:t>
      </w:r>
    </w:p>
    <w:p w14:paraId="3C92D0F7" w14:textId="23BAE89C" w:rsidR="00AC435F" w:rsidRPr="007A202A" w:rsidRDefault="00AC435F" w:rsidP="00AC435F">
      <w:r w:rsidRPr="00AC435F">
        <w:t>Wind loads shall be duly combined with other loads by implementing adequate safety factors.</w:t>
      </w:r>
    </w:p>
    <w:p w14:paraId="676772D0" w14:textId="23E4EC90" w:rsidR="00AC435F" w:rsidRPr="007A202A" w:rsidRDefault="00AC435F" w:rsidP="00AC435F">
      <w:r w:rsidRPr="00AC435F">
        <w:t>The Contractor shall seek to support its assumptions and calculations using wind load tests, such as wind tunnel tests or computational fluid dynamics tests whenever necessary to demonstrate compliance with the Contract.</w:t>
      </w:r>
    </w:p>
    <w:p w14:paraId="06AC82A9" w14:textId="47701F9B" w:rsidR="00AC435F" w:rsidRPr="00AC435F" w:rsidRDefault="00D95CD9" w:rsidP="00AC435F">
      <w:pPr>
        <w:pStyle w:val="Heading3"/>
      </w:pPr>
      <w:bookmarkStart w:id="5927" w:name="_Toc487547287"/>
      <w:bookmarkStart w:id="5928" w:name="_Toc489859093"/>
      <w:bookmarkStart w:id="5929" w:name="_Toc500342216"/>
      <w:bookmarkStart w:id="5930" w:name="_Toc529345175"/>
      <w:bookmarkStart w:id="5931" w:name="_Toc530687678"/>
      <w:bookmarkStart w:id="5932" w:name="_Toc530762268"/>
      <w:bookmarkStart w:id="5933" w:name="_Toc534728388"/>
      <w:bookmarkStart w:id="5934" w:name="_Toc534730814"/>
      <w:bookmarkStart w:id="5935" w:name="_Toc134539774"/>
      <w:bookmarkStart w:id="5936" w:name="_Toc140693265"/>
      <w:bookmarkStart w:id="5937" w:name="_Toc142387520"/>
      <w:bookmarkStart w:id="5938" w:name="_Toc153785615"/>
      <w:bookmarkStart w:id="5939" w:name="_Toc153788475"/>
      <w:bookmarkStart w:id="5940" w:name="_Toc154762594"/>
      <w:bookmarkStart w:id="5941" w:name="_Toc157610026"/>
      <w:bookmarkStart w:id="5942" w:name="_Toc195518802"/>
      <w:bookmarkStart w:id="5943" w:name="_Toc195599766"/>
      <w:bookmarkStart w:id="5944" w:name="_Toc223962151"/>
      <w:r w:rsidRPr="00AC435F">
        <w:lastRenderedPageBreak/>
        <w:t>Seismic Loads</w:t>
      </w:r>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r w:rsidRPr="00AC435F">
        <w:t xml:space="preserve"> </w:t>
      </w:r>
    </w:p>
    <w:p w14:paraId="231D52DB" w14:textId="5607A12D" w:rsidR="00AC435F" w:rsidRPr="00AC435F" w:rsidRDefault="00AC435F" w:rsidP="00AC435F">
      <w:r w:rsidRPr="00AC435F">
        <w:t xml:space="preserve">The Contractor shall perform its own investigation as to the maximum expected seismic accelerations over a return period compatible with the </w:t>
      </w:r>
      <w:r w:rsidR="00326071">
        <w:t>D</w:t>
      </w:r>
      <w:r w:rsidR="00326071" w:rsidRPr="00AC435F">
        <w:t xml:space="preserve">esign </w:t>
      </w:r>
      <w:r w:rsidR="00326071">
        <w:t>L</w:t>
      </w:r>
      <w:r w:rsidR="00326071" w:rsidRPr="00AC435F">
        <w:t>ife</w:t>
      </w:r>
      <w:r w:rsidRPr="00AC435F">
        <w:t xml:space="preserve"> and use of the </w:t>
      </w:r>
      <w:r w:rsidR="00E75BE9">
        <w:t>Plant</w:t>
      </w:r>
      <w:r w:rsidRPr="00AC435F">
        <w:t>.</w:t>
      </w:r>
    </w:p>
    <w:p w14:paraId="37005DA5" w14:textId="7DD75F6A" w:rsidR="00AC435F" w:rsidRPr="00AC435F" w:rsidRDefault="00AC435F" w:rsidP="00AC435F">
      <w:r w:rsidRPr="00AC435F">
        <w:t xml:space="preserve">The Contractor shall duly document the assumptions made using available measurements and any supporting material verifying the suitability of the structures and components to the Site Conditions. Each component forming part of the </w:t>
      </w:r>
      <w:r w:rsidR="00E75BE9">
        <w:t>Plant</w:t>
      </w:r>
      <w:r w:rsidRPr="00AC435F">
        <w:t xml:space="preserve"> shall be designed or verified against the expected seismic loads. </w:t>
      </w:r>
    </w:p>
    <w:p w14:paraId="241564BA" w14:textId="12C56B4C" w:rsidR="00AC435F" w:rsidRPr="00AC435F" w:rsidRDefault="00AC435F" w:rsidP="00AC435F">
      <w:r w:rsidRPr="00AC435F">
        <w:t>Seismic loads shall be combined with other loads by implementing adequate safety factors.</w:t>
      </w:r>
    </w:p>
    <w:p w14:paraId="63C5E89E" w14:textId="77A3EEF9" w:rsidR="00AC435F" w:rsidRPr="00AC435F" w:rsidRDefault="00D95CD9" w:rsidP="00AC435F">
      <w:pPr>
        <w:pStyle w:val="Heading3"/>
      </w:pPr>
      <w:bookmarkStart w:id="5945" w:name="_Toc487547288"/>
      <w:bookmarkStart w:id="5946" w:name="_Toc489859094"/>
      <w:bookmarkStart w:id="5947" w:name="_Toc500342217"/>
      <w:bookmarkStart w:id="5948" w:name="_Toc529345176"/>
      <w:bookmarkStart w:id="5949" w:name="_Toc530687679"/>
      <w:bookmarkStart w:id="5950" w:name="_Toc530762269"/>
      <w:bookmarkStart w:id="5951" w:name="_Toc534728389"/>
      <w:bookmarkStart w:id="5952" w:name="_Toc534730815"/>
      <w:bookmarkStart w:id="5953" w:name="_Toc134539775"/>
      <w:bookmarkStart w:id="5954" w:name="_Toc140693266"/>
      <w:bookmarkStart w:id="5955" w:name="_Toc142387521"/>
      <w:bookmarkStart w:id="5956" w:name="_Toc153785616"/>
      <w:bookmarkStart w:id="5957" w:name="_Toc153788476"/>
      <w:bookmarkStart w:id="5958" w:name="_Toc154762595"/>
      <w:bookmarkStart w:id="5959" w:name="_Toc157610027"/>
      <w:bookmarkStart w:id="5960" w:name="_Toc195518803"/>
      <w:bookmarkStart w:id="5961" w:name="_Toc195599767"/>
      <w:bookmarkStart w:id="5962" w:name="_Toc223962152"/>
      <w:bookmarkEnd w:id="5908"/>
      <w:r w:rsidRPr="00AC435F">
        <w:t>Civil Construction Material</w:t>
      </w:r>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p>
    <w:p w14:paraId="3A79E651" w14:textId="22AAAA07" w:rsidR="00AC435F" w:rsidRPr="00AC435F" w:rsidRDefault="00AC435F" w:rsidP="00AC435F">
      <w:r w:rsidRPr="00AC435F">
        <w:t xml:space="preserve">Materials selected by the Contractor shall be proven to be suitable and sufficient for the </w:t>
      </w:r>
      <w:r w:rsidR="00E75BE9">
        <w:t>Plant</w:t>
      </w:r>
      <w:r w:rsidRPr="00AC435F">
        <w:t xml:space="preserve"> design life. In particular, structural steel will be procured in line with all </w:t>
      </w:r>
      <w:r w:rsidR="0005366D">
        <w:t>A</w:t>
      </w:r>
      <w:r w:rsidR="0005366D" w:rsidRPr="00AC435F">
        <w:t xml:space="preserve">pplicable </w:t>
      </w:r>
      <w:r w:rsidRPr="00AC435F">
        <w:t xml:space="preserve">Laws and </w:t>
      </w:r>
      <w:r w:rsidR="0005366D">
        <w:t>S</w:t>
      </w:r>
      <w:r w:rsidR="0005366D" w:rsidRPr="00AC435F">
        <w:t>tandards</w:t>
      </w:r>
      <w:r w:rsidRPr="00AC435F">
        <w:t xml:space="preserve">, and concrete testing shall be performed in line with local requirements. </w:t>
      </w:r>
    </w:p>
    <w:p w14:paraId="718580FF" w14:textId="65046EE2" w:rsidR="00AC435F" w:rsidRPr="00AC435F" w:rsidRDefault="00AC435F" w:rsidP="00AC435F">
      <w:pPr>
        <w:pStyle w:val="Heading2"/>
      </w:pPr>
      <w:bookmarkStart w:id="5963" w:name="_Toc530642483"/>
      <w:bookmarkStart w:id="5964" w:name="_Toc530664312"/>
      <w:bookmarkStart w:id="5965" w:name="_Toc530664634"/>
      <w:bookmarkStart w:id="5966" w:name="_Toc530642484"/>
      <w:bookmarkStart w:id="5967" w:name="_Toc530664313"/>
      <w:bookmarkStart w:id="5968" w:name="_Toc530664635"/>
      <w:bookmarkStart w:id="5969" w:name="_Toc530642485"/>
      <w:bookmarkStart w:id="5970" w:name="_Toc530664314"/>
      <w:bookmarkStart w:id="5971" w:name="_Toc530664636"/>
      <w:bookmarkStart w:id="5972" w:name="_Toc530642486"/>
      <w:bookmarkStart w:id="5973" w:name="_Toc530664315"/>
      <w:bookmarkStart w:id="5974" w:name="_Toc530664637"/>
      <w:bookmarkStart w:id="5975" w:name="_Toc530642487"/>
      <w:bookmarkStart w:id="5976" w:name="_Toc530664316"/>
      <w:bookmarkStart w:id="5977" w:name="_Toc530664638"/>
      <w:bookmarkStart w:id="5978" w:name="_Toc530642488"/>
      <w:bookmarkStart w:id="5979" w:name="_Toc530664317"/>
      <w:bookmarkStart w:id="5980" w:name="_Toc530664639"/>
      <w:bookmarkStart w:id="5981" w:name="_Toc530642489"/>
      <w:bookmarkStart w:id="5982" w:name="_Toc530664318"/>
      <w:bookmarkStart w:id="5983" w:name="_Toc530664640"/>
      <w:bookmarkStart w:id="5984" w:name="_Toc530642490"/>
      <w:bookmarkStart w:id="5985" w:name="_Toc530664319"/>
      <w:bookmarkStart w:id="5986" w:name="_Toc530664641"/>
      <w:bookmarkStart w:id="5987" w:name="_Toc530642491"/>
      <w:bookmarkStart w:id="5988" w:name="_Toc530664320"/>
      <w:bookmarkStart w:id="5989" w:name="_Toc530664642"/>
      <w:bookmarkStart w:id="5990" w:name="_Toc487445576"/>
      <w:bookmarkStart w:id="5991" w:name="_Toc487467722"/>
      <w:bookmarkStart w:id="5992" w:name="_Toc487467999"/>
      <w:bookmarkStart w:id="5993" w:name="_Toc487539475"/>
      <w:bookmarkStart w:id="5994" w:name="_Toc487547291"/>
      <w:bookmarkStart w:id="5995" w:name="_Toc487547292"/>
      <w:bookmarkStart w:id="5996" w:name="_Toc489859095"/>
      <w:bookmarkStart w:id="5997" w:name="_Toc500342218"/>
      <w:bookmarkStart w:id="5998" w:name="_Toc529345177"/>
      <w:bookmarkStart w:id="5999" w:name="_Toc530687680"/>
      <w:bookmarkStart w:id="6000" w:name="_Toc530762270"/>
      <w:bookmarkStart w:id="6001" w:name="_Toc534728390"/>
      <w:bookmarkStart w:id="6002" w:name="_Toc534730816"/>
      <w:bookmarkStart w:id="6003" w:name="_Toc134539776"/>
      <w:bookmarkStart w:id="6004" w:name="_Toc140693267"/>
      <w:bookmarkStart w:id="6005" w:name="_Toc142387522"/>
      <w:bookmarkStart w:id="6006" w:name="_Toc153785617"/>
      <w:bookmarkStart w:id="6007" w:name="_Toc153788477"/>
      <w:bookmarkStart w:id="6008" w:name="_Toc154762596"/>
      <w:bookmarkStart w:id="6009" w:name="_Toc157610028"/>
      <w:bookmarkStart w:id="6010" w:name="_Toc195518804"/>
      <w:bookmarkStart w:id="6011" w:name="_Toc195599768"/>
      <w:bookmarkStart w:id="6012" w:name="_Toc223962153"/>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r w:rsidRPr="00AC435F">
        <w:t>HV</w:t>
      </w:r>
      <w:r w:rsidR="00B05A9B">
        <w:t xml:space="preserve"> </w:t>
      </w:r>
      <w:r w:rsidRPr="00AC435F">
        <w:t xml:space="preserve">AC </w:t>
      </w:r>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r w:rsidR="00D95CD9" w:rsidRPr="00AC435F">
        <w:t>Works</w:t>
      </w:r>
      <w:bookmarkEnd w:id="6010"/>
      <w:bookmarkEnd w:id="6011"/>
      <w:bookmarkEnd w:id="6012"/>
    </w:p>
    <w:p w14:paraId="29B2B318" w14:textId="0B3B1B62" w:rsidR="00AC435F" w:rsidRDefault="00AC435F" w:rsidP="00AC435F">
      <w:r w:rsidRPr="00AC435F">
        <w:t xml:space="preserve">HVAC works shall be designed in accordance with the requirements of equipment manufacturers and the Contract, accounting for local ambient conditions over the </w:t>
      </w:r>
      <w:r w:rsidR="00E75BE9">
        <w:t>Plant</w:t>
      </w:r>
      <w:r w:rsidRPr="00AC435F">
        <w:t xml:space="preserve"> design life.</w:t>
      </w:r>
    </w:p>
    <w:p w14:paraId="73DE603C" w14:textId="2D808AEF" w:rsidR="00E75BE9" w:rsidRPr="00630080" w:rsidRDefault="00E75BE9" w:rsidP="00AC435F">
      <w:pPr>
        <w:rPr>
          <w:highlight w:val="cyan"/>
        </w:rPr>
      </w:pPr>
      <w:r w:rsidRPr="00630080">
        <w:rPr>
          <w:highlight w:val="cyan"/>
        </w:rPr>
        <w:t xml:space="preserve">The internal </w:t>
      </w:r>
      <w:r w:rsidR="006C7483" w:rsidRPr="00630080">
        <w:rPr>
          <w:highlight w:val="cyan"/>
        </w:rPr>
        <w:t xml:space="preserve">HV </w:t>
      </w:r>
      <w:r w:rsidRPr="00630080">
        <w:rPr>
          <w:highlight w:val="cyan"/>
        </w:rPr>
        <w:t>RMU</w:t>
      </w:r>
      <w:r w:rsidR="007E00B9" w:rsidRPr="00630080">
        <w:rPr>
          <w:highlight w:val="cyan"/>
        </w:rPr>
        <w:t xml:space="preserve"> switchgear</w:t>
      </w:r>
      <w:r w:rsidRPr="00630080">
        <w:rPr>
          <w:highlight w:val="cyan"/>
        </w:rPr>
        <w:t xml:space="preserve"> shall be at </w:t>
      </w:r>
      <w:r w:rsidR="006A7ECE" w:rsidRPr="00630080">
        <w:rPr>
          <w:highlight w:val="cyan"/>
        </w:rPr>
        <w:t>[X]</w:t>
      </w:r>
      <w:r w:rsidRPr="00630080">
        <w:rPr>
          <w:highlight w:val="cyan"/>
        </w:rPr>
        <w:t>kV.</w:t>
      </w:r>
    </w:p>
    <w:p w14:paraId="4A1F1231" w14:textId="129F0733" w:rsidR="00E75BE9" w:rsidRPr="00AC435F" w:rsidRDefault="00E75BE9" w:rsidP="00AC435F">
      <w:r w:rsidRPr="00630080">
        <w:rPr>
          <w:highlight w:val="cyan"/>
        </w:rPr>
        <w:t xml:space="preserve">The connection to the grid shall be at </w:t>
      </w:r>
      <w:r w:rsidR="006A7ECE" w:rsidRPr="00630080">
        <w:rPr>
          <w:highlight w:val="cyan"/>
        </w:rPr>
        <w:t>[X]</w:t>
      </w:r>
      <w:r w:rsidRPr="00630080">
        <w:rPr>
          <w:highlight w:val="cyan"/>
        </w:rPr>
        <w:t>kV.</w:t>
      </w:r>
    </w:p>
    <w:p w14:paraId="478D6E52" w14:textId="52C07683" w:rsidR="00AC435F" w:rsidRPr="00AC435F" w:rsidRDefault="00D95CD9" w:rsidP="00AC435F">
      <w:pPr>
        <w:pStyle w:val="Heading2"/>
      </w:pPr>
      <w:bookmarkStart w:id="6013" w:name="_Toc487445578"/>
      <w:bookmarkStart w:id="6014" w:name="_Toc487467724"/>
      <w:bookmarkStart w:id="6015" w:name="_Toc487468001"/>
      <w:bookmarkStart w:id="6016" w:name="_Toc487539477"/>
      <w:bookmarkStart w:id="6017" w:name="_Toc487547293"/>
      <w:bookmarkStart w:id="6018" w:name="_Toc487547294"/>
      <w:bookmarkStart w:id="6019" w:name="_Toc489859096"/>
      <w:bookmarkStart w:id="6020" w:name="_Toc500342219"/>
      <w:bookmarkStart w:id="6021" w:name="_Toc529345178"/>
      <w:bookmarkStart w:id="6022" w:name="_Toc530687681"/>
      <w:bookmarkStart w:id="6023" w:name="_Toc530762271"/>
      <w:bookmarkStart w:id="6024" w:name="_Toc534728391"/>
      <w:bookmarkStart w:id="6025" w:name="_Toc534730817"/>
      <w:bookmarkStart w:id="6026" w:name="_Toc134539777"/>
      <w:bookmarkStart w:id="6027" w:name="_Toc140693268"/>
      <w:bookmarkStart w:id="6028" w:name="_Toc142387523"/>
      <w:bookmarkStart w:id="6029" w:name="_Toc153785618"/>
      <w:bookmarkStart w:id="6030" w:name="_Toc153788478"/>
      <w:bookmarkStart w:id="6031" w:name="_Toc154762597"/>
      <w:bookmarkStart w:id="6032" w:name="_Toc157610029"/>
      <w:bookmarkStart w:id="6033" w:name="_Toc195518805"/>
      <w:bookmarkStart w:id="6034" w:name="_Toc195599769"/>
      <w:bookmarkStart w:id="6035" w:name="_Toc223962154"/>
      <w:bookmarkEnd w:id="6013"/>
      <w:bookmarkEnd w:id="6014"/>
      <w:bookmarkEnd w:id="6015"/>
      <w:bookmarkEnd w:id="6016"/>
      <w:bookmarkEnd w:id="6017"/>
      <w:r w:rsidRPr="00AC435F">
        <w:t>Electrical Works</w:t>
      </w:r>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p>
    <w:p w14:paraId="17CE0806" w14:textId="1718E80E" w:rsidR="00AC435F" w:rsidRPr="00AC435F" w:rsidRDefault="00AC435F" w:rsidP="00AC435F">
      <w:r w:rsidRPr="00AC435F">
        <w:t xml:space="preserve">All electrical equipment shall bear nameplates according to international and country-specific requirements. All materials shall be of high </w:t>
      </w:r>
      <w:r w:rsidR="006A7ECE" w:rsidRPr="00AC435F">
        <w:t>quality and</w:t>
      </w:r>
      <w:r w:rsidRPr="00AC435F">
        <w:t xml:space="preserve"> shall be supplied by leading manufacturers that are capable of providing material in accordance with international good practice. Special care shall be taken to choose equipment that is backed by reliable support and maintenance in </w:t>
      </w:r>
      <w:r w:rsidR="00AF6399">
        <w:t>United Kingdom.</w:t>
      </w:r>
    </w:p>
    <w:p w14:paraId="5616858D" w14:textId="7E7A123B" w:rsidR="00AC435F" w:rsidRPr="00AC435F" w:rsidRDefault="00AC435F" w:rsidP="00AC435F">
      <w:r w:rsidRPr="00AC435F">
        <w:t xml:space="preserve">Voltage insulation levels, earthing, and protection schemes shall be coordinated in conjunction with the requirements of </w:t>
      </w:r>
      <w:r w:rsidR="00E75BE9">
        <w:t>National Grid and relevant British Standards</w:t>
      </w:r>
      <w:r w:rsidRPr="00AC435F">
        <w:t>, and all relevant transmission, distribution, and grid code requirements. Consequently, the Contractor is responsible for conducting all electrical studies required to ensure compliance to</w:t>
      </w:r>
      <w:r w:rsidR="00E75BE9">
        <w:t xml:space="preserve"> National Grid’s connection</w:t>
      </w:r>
      <w:r w:rsidRPr="00AC435F">
        <w:t xml:space="preserve"> requirements. </w:t>
      </w:r>
    </w:p>
    <w:p w14:paraId="390E54FB" w14:textId="084C1C8E" w:rsidR="00AC435F" w:rsidRPr="00AC435F" w:rsidRDefault="00AC435F" w:rsidP="00AC435F">
      <w:r w:rsidRPr="00AC435F">
        <w:t>Protection studies are to be carried out to address the following and shall establish suitable relay settings, as necessary, including:</w:t>
      </w:r>
    </w:p>
    <w:p w14:paraId="75DEE417" w14:textId="7AD08461" w:rsidR="00AC435F" w:rsidRPr="00AC435F" w:rsidRDefault="00AC435F" w:rsidP="00AC435F">
      <w:pPr>
        <w:pStyle w:val="Bullet10"/>
      </w:pPr>
      <w:r>
        <w:t>Overcurrent and earth fault relay co-ordination with grading curves</w:t>
      </w:r>
      <w:r w:rsidR="00487F77">
        <w:t>;</w:t>
      </w:r>
    </w:p>
    <w:p w14:paraId="02E14E6E" w14:textId="4C1CA231" w:rsidR="00AC435F" w:rsidRPr="00AC435F" w:rsidRDefault="00AC435F" w:rsidP="00AC435F">
      <w:pPr>
        <w:pStyle w:val="Bullet10"/>
      </w:pPr>
      <w:r>
        <w:t>Overload protection</w:t>
      </w:r>
      <w:r w:rsidR="00487F77">
        <w:t>;</w:t>
      </w:r>
    </w:p>
    <w:p w14:paraId="188A800B" w14:textId="29F0464B" w:rsidR="00AC435F" w:rsidRPr="00AC435F" w:rsidRDefault="00AC435F" w:rsidP="00AC435F">
      <w:pPr>
        <w:pStyle w:val="Bullet10"/>
      </w:pPr>
      <w:r>
        <w:t>Differential and restricted earth fault protection</w:t>
      </w:r>
      <w:r w:rsidR="00487F77">
        <w:t>;</w:t>
      </w:r>
    </w:p>
    <w:p w14:paraId="145EF4AD" w14:textId="27D99633" w:rsidR="00AC435F" w:rsidRPr="00AC435F" w:rsidRDefault="00AC435F" w:rsidP="00AC435F">
      <w:pPr>
        <w:pStyle w:val="Bullet10"/>
      </w:pPr>
      <w:r>
        <w:t>Bus bar protection</w:t>
      </w:r>
      <w:r w:rsidR="00487F77">
        <w:t>;</w:t>
      </w:r>
    </w:p>
    <w:p w14:paraId="19DD50B0" w14:textId="2E20BA55" w:rsidR="00AC435F" w:rsidRPr="00AC435F" w:rsidRDefault="00AC435F" w:rsidP="00AC435F">
      <w:pPr>
        <w:pStyle w:val="Bullet10"/>
      </w:pPr>
      <w:r>
        <w:t>Over-voltage, under-voltage protection</w:t>
      </w:r>
      <w:r w:rsidR="00487F77">
        <w:t>;</w:t>
      </w:r>
    </w:p>
    <w:p w14:paraId="5A6D407C" w14:textId="48508E33" w:rsidR="00AC435F" w:rsidRPr="00AC435F" w:rsidRDefault="00AC435F" w:rsidP="00AC435F">
      <w:pPr>
        <w:pStyle w:val="Bullet10"/>
      </w:pPr>
      <w:r>
        <w:t>Over-frequency, under-frequency protection</w:t>
      </w:r>
      <w:r w:rsidR="00487F77">
        <w:t>; and</w:t>
      </w:r>
    </w:p>
    <w:p w14:paraId="2C4FB901" w14:textId="7D962C38" w:rsidR="00AC435F" w:rsidRPr="00AC435F" w:rsidRDefault="00AC435F" w:rsidP="00AC435F">
      <w:pPr>
        <w:pStyle w:val="Bullet10"/>
      </w:pPr>
      <w:r>
        <w:t xml:space="preserve">Anti-islanding protection. </w:t>
      </w:r>
    </w:p>
    <w:p w14:paraId="09791AAE" w14:textId="15211D7F" w:rsidR="00AC435F" w:rsidRDefault="00AC435F" w:rsidP="00AC435F">
      <w:r w:rsidRPr="00AC435F">
        <w:lastRenderedPageBreak/>
        <w:t xml:space="preserve">Protection studies and system studies shall cover all equipment and systems including but not limited to </w:t>
      </w:r>
      <w:r w:rsidR="00AA08A0">
        <w:t xml:space="preserve">PV </w:t>
      </w:r>
      <w:r w:rsidRPr="00AC435F">
        <w:t>modules, combiner boxes, inverters</w:t>
      </w:r>
      <w:r w:rsidR="00E75BE9">
        <w:t>,</w:t>
      </w:r>
      <w:r w:rsidRPr="00AC435F">
        <w:t xml:space="preserve"> </w:t>
      </w:r>
      <w:r w:rsidR="0052308C">
        <w:t xml:space="preserve">MVS, </w:t>
      </w:r>
      <w:r w:rsidR="00E75BE9">
        <w:t>H</w:t>
      </w:r>
      <w:r w:rsidRPr="00AC435F">
        <w:t>V system including switchgear and cabling, all auxiliary systems, DC systems, UPS systems, earthing and bonding systems, lightning protection systems, building services, and connection compliance equipment (if required), etc.</w:t>
      </w:r>
    </w:p>
    <w:p w14:paraId="4BAF76F2" w14:textId="77777777" w:rsidR="008D0AFD" w:rsidRDefault="008D0AFD" w:rsidP="008D0AFD">
      <w:r>
        <w:t>The Contractor shall complete a harmonics study that demonstrates compliance to harmonics limits using measured background harmonics data is provided. If non-compliance is shown the Contractor shall identify the remediation.</w:t>
      </w:r>
    </w:p>
    <w:p w14:paraId="06014B59" w14:textId="559DF0AF" w:rsidR="00AC435F" w:rsidRPr="00AC435F" w:rsidRDefault="00AC435F" w:rsidP="00AC435F">
      <w:r w:rsidRPr="00AC435F">
        <w:t xml:space="preserve">All </w:t>
      </w:r>
      <w:r w:rsidR="00E75BE9">
        <w:t>high</w:t>
      </w:r>
      <w:r w:rsidR="00E75BE9" w:rsidRPr="00AC435F">
        <w:t xml:space="preserve"> </w:t>
      </w:r>
      <w:r w:rsidRPr="00AC435F">
        <w:t>voltage and low voltage switchgear, DC equipment and AC equipment shall be designed with respect to the Site Conditions and shall be equipped to withstand high amounts of dust in the air.</w:t>
      </w:r>
    </w:p>
    <w:p w14:paraId="7AB44967" w14:textId="2A1836BF" w:rsidR="00AC435F" w:rsidRPr="00AC435F" w:rsidRDefault="00AC435F" w:rsidP="00AC435F">
      <w:r w:rsidRPr="00AC435F">
        <w:t xml:space="preserve">The electrical system shall be controlled and monitored through the SCADA </w:t>
      </w:r>
      <w:r w:rsidR="00910D62">
        <w:t>s</w:t>
      </w:r>
      <w:r w:rsidR="00910D62" w:rsidRPr="00AC435F">
        <w:t>ystem</w:t>
      </w:r>
      <w:r w:rsidRPr="00AC435F">
        <w:t xml:space="preserve">. </w:t>
      </w:r>
    </w:p>
    <w:p w14:paraId="7170FDD5" w14:textId="5ECA477B" w:rsidR="00AC435F" w:rsidRPr="00AC435F" w:rsidRDefault="00AC435F" w:rsidP="00AC435F">
      <w:r w:rsidRPr="00AC435F">
        <w:t xml:space="preserve">The </w:t>
      </w:r>
      <w:r w:rsidR="00E75BE9">
        <w:t>Plant</w:t>
      </w:r>
      <w:r w:rsidRPr="00AC435F">
        <w:t xml:space="preserve"> is to be equipped with a low-voltage system for powering:</w:t>
      </w:r>
    </w:p>
    <w:p w14:paraId="16C6D9AE" w14:textId="6817A77B" w:rsidR="00AC435F" w:rsidRPr="00AC435F" w:rsidRDefault="00910D62" w:rsidP="00AC435F">
      <w:pPr>
        <w:pStyle w:val="Bullet10"/>
      </w:pPr>
      <w:r>
        <w:t>Buildings and support facilities</w:t>
      </w:r>
      <w:r w:rsidR="00487F77">
        <w:t>;</w:t>
      </w:r>
    </w:p>
    <w:p w14:paraId="6599A114" w14:textId="786E10AF" w:rsidR="00AC435F" w:rsidRPr="00AC435F" w:rsidRDefault="00AC435F" w:rsidP="00AC435F">
      <w:pPr>
        <w:pStyle w:val="Bullet10"/>
      </w:pPr>
      <w:r>
        <w:t>Lighting</w:t>
      </w:r>
      <w:r w:rsidR="00487F77">
        <w:t>;</w:t>
      </w:r>
    </w:p>
    <w:p w14:paraId="51C5774C" w14:textId="155B05B6" w:rsidR="00AC435F" w:rsidRPr="00AC435F" w:rsidRDefault="00AC435F" w:rsidP="00AC435F">
      <w:pPr>
        <w:pStyle w:val="Bullet10"/>
      </w:pPr>
      <w:r>
        <w:t>SCADA System</w:t>
      </w:r>
      <w:r w:rsidR="00487F77">
        <w:t>;</w:t>
      </w:r>
    </w:p>
    <w:p w14:paraId="1F7E8231" w14:textId="65FCC158" w:rsidR="00AC435F" w:rsidRPr="00AC435F" w:rsidRDefault="00AC435F" w:rsidP="00AC435F">
      <w:pPr>
        <w:pStyle w:val="Bullet10"/>
      </w:pPr>
      <w:r>
        <w:t>Security system</w:t>
      </w:r>
      <w:r w:rsidR="00E75BE9">
        <w:t>, including CCTV and Intruder Alarms</w:t>
      </w:r>
      <w:r w:rsidR="00487F77">
        <w:t>;</w:t>
      </w:r>
    </w:p>
    <w:p w14:paraId="535554A3" w14:textId="23FFFE78" w:rsidR="00E75BE9" w:rsidRDefault="00AC435F" w:rsidP="00E75BE9">
      <w:pPr>
        <w:pStyle w:val="Bullet10"/>
      </w:pPr>
      <w:r>
        <w:t>Meteorological stations</w:t>
      </w:r>
      <w:r w:rsidR="00487F77">
        <w:t>; and</w:t>
      </w:r>
    </w:p>
    <w:p w14:paraId="08892A2F" w14:textId="373BC55C" w:rsidR="00E75BE9" w:rsidRPr="00AC435F" w:rsidRDefault="00E75BE9" w:rsidP="00E75BE9">
      <w:pPr>
        <w:pStyle w:val="Bullet10"/>
      </w:pPr>
      <w:r>
        <w:t xml:space="preserve">Fire Protection and Alarm systems. </w:t>
      </w:r>
    </w:p>
    <w:p w14:paraId="0B9CCBF5" w14:textId="2084D9A6" w:rsidR="00AC435F" w:rsidRPr="00AC435F" w:rsidRDefault="00AC435F" w:rsidP="00AC435F">
      <w:r w:rsidRPr="00AC435F">
        <w:t>All electrical installations are to be installed in a neat manner in order to facilitate access during operations, and ease trouble-shooting and maintenance activities.</w:t>
      </w:r>
    </w:p>
    <w:p w14:paraId="19492835" w14:textId="54B563E5" w:rsidR="00AC435F" w:rsidRPr="00AC435F" w:rsidRDefault="00AC435F" w:rsidP="00AC435F">
      <w:r w:rsidRPr="00AC435F">
        <w:t xml:space="preserve">The Contractor is responsible for the supply, installation and termination of a complete electrical system and the </w:t>
      </w:r>
      <w:r w:rsidR="00E75BE9">
        <w:t>Facility</w:t>
      </w:r>
      <w:r w:rsidR="00E75BE9" w:rsidRPr="00AC435F">
        <w:t xml:space="preserve"> </w:t>
      </w:r>
      <w:r w:rsidRPr="00AC435F">
        <w:t>must be designed in such a way as to include the following:</w:t>
      </w:r>
    </w:p>
    <w:p w14:paraId="2698478E" w14:textId="3A13A965" w:rsidR="00AC435F" w:rsidRPr="00AC435F" w:rsidRDefault="00AC435F" w:rsidP="00AC435F">
      <w:pPr>
        <w:pStyle w:val="Bullet10"/>
      </w:pPr>
      <w:r>
        <w:t xml:space="preserve">Meet the requirements of the </w:t>
      </w:r>
      <w:r w:rsidR="00C83C2D">
        <w:t>Connection Agreement</w:t>
      </w:r>
      <w:r w:rsidR="00487F77">
        <w:t>;</w:t>
      </w:r>
    </w:p>
    <w:p w14:paraId="3AFDE54F" w14:textId="2A0C7AF4" w:rsidR="00AC435F" w:rsidRPr="00AC435F" w:rsidRDefault="00AC435F" w:rsidP="00AC435F">
      <w:pPr>
        <w:pStyle w:val="Bullet10"/>
      </w:pPr>
      <w:r>
        <w:t>Passive and active inverter anti-islanding protection built into each inverter</w:t>
      </w:r>
      <w:r w:rsidR="00DF406A">
        <w:t>;</w:t>
      </w:r>
    </w:p>
    <w:p w14:paraId="3952CF8E" w14:textId="3856A7C3" w:rsidR="00AC435F" w:rsidRPr="00AC435F" w:rsidRDefault="00AC435F" w:rsidP="00AC435F">
      <w:pPr>
        <w:pStyle w:val="Bullet10"/>
      </w:pPr>
      <w:r>
        <w:t>Independent backup power for protection devices</w:t>
      </w:r>
      <w:r w:rsidR="00D5236C">
        <w:t>;</w:t>
      </w:r>
    </w:p>
    <w:p w14:paraId="38F15BD8" w14:textId="551CF2D4" w:rsidR="00AC435F" w:rsidRPr="00AC435F" w:rsidRDefault="00AC435F" w:rsidP="00AC435F">
      <w:pPr>
        <w:pStyle w:val="Bullet10"/>
      </w:pPr>
      <w:r>
        <w:t>Trip circuit continuity, monitoring and fail alarming</w:t>
      </w:r>
      <w:r w:rsidR="00D5236C">
        <w:t>;</w:t>
      </w:r>
    </w:p>
    <w:p w14:paraId="1E5D3E78" w14:textId="75A214D7" w:rsidR="00AC435F" w:rsidRPr="00AC435F" w:rsidRDefault="00AC435F" w:rsidP="00AC435F">
      <w:pPr>
        <w:pStyle w:val="Bullet10"/>
      </w:pPr>
      <w:r>
        <w:t>All equipment shall be rated for full load and the maximum prospective fault current levels</w:t>
      </w:r>
      <w:r w:rsidR="00442ADB">
        <w:t>;</w:t>
      </w:r>
    </w:p>
    <w:p w14:paraId="7A3242A1" w14:textId="59911D78" w:rsidR="00AC435F" w:rsidRPr="00AC435F" w:rsidRDefault="00AC435F" w:rsidP="00AC435F">
      <w:pPr>
        <w:pStyle w:val="Bullet10"/>
      </w:pPr>
      <w:r>
        <w:t>Co-ordination with upstream protection</w:t>
      </w:r>
      <w:r w:rsidR="00442ADB">
        <w:t>;</w:t>
      </w:r>
    </w:p>
    <w:p w14:paraId="75330DCD" w14:textId="5AD873CD" w:rsidR="00AC435F" w:rsidRPr="00AC435F" w:rsidRDefault="00AC435F" w:rsidP="00AC435F">
      <w:pPr>
        <w:pStyle w:val="Bullet10"/>
      </w:pPr>
      <w:r>
        <w:t>Auto-restarting of the inverters following interruption of grid supply, where permitted</w:t>
      </w:r>
      <w:r w:rsidR="00442ADB">
        <w:t>;</w:t>
      </w:r>
    </w:p>
    <w:p w14:paraId="42A5604B" w14:textId="1BB78DFB" w:rsidR="00AC435F" w:rsidRPr="00AC435F" w:rsidRDefault="00AC435F" w:rsidP="00AC435F">
      <w:pPr>
        <w:pStyle w:val="Bullet10"/>
      </w:pPr>
      <w:r>
        <w:t>Earthing for substations, inverters, array and array frames</w:t>
      </w:r>
      <w:r w:rsidR="00D71F43">
        <w:t xml:space="preserve">, </w:t>
      </w:r>
      <w:r>
        <w:t>fences and other structures as required</w:t>
      </w:r>
      <w:r w:rsidR="00442ADB">
        <w:t>;</w:t>
      </w:r>
    </w:p>
    <w:p w14:paraId="0FED6FF2" w14:textId="4935B49C" w:rsidR="00AC435F" w:rsidRPr="00AC435F" w:rsidRDefault="00AC435F" w:rsidP="00AC435F">
      <w:pPr>
        <w:pStyle w:val="Bullet10"/>
      </w:pPr>
      <w:r>
        <w:t>SCADA requirements</w:t>
      </w:r>
      <w:r w:rsidR="00442ADB">
        <w:t>;</w:t>
      </w:r>
    </w:p>
    <w:p w14:paraId="22EC56D4" w14:textId="6BCE9F29" w:rsidR="00AC435F" w:rsidRPr="000D2471" w:rsidRDefault="00AC435F" w:rsidP="00AC435F">
      <w:pPr>
        <w:pStyle w:val="Bullet10"/>
      </w:pPr>
      <w:r w:rsidRPr="009C26AA">
        <w:t xml:space="preserve">Inter-trips signals from the </w:t>
      </w:r>
      <w:r w:rsidR="00E75BE9" w:rsidRPr="009C26AA">
        <w:t>GNSP</w:t>
      </w:r>
      <w:r w:rsidRPr="009C26AA">
        <w:t xml:space="preserve"> (where required)</w:t>
      </w:r>
      <w:r w:rsidR="00442ADB">
        <w:t>;</w:t>
      </w:r>
    </w:p>
    <w:p w14:paraId="5FCBDA88" w14:textId="4BDEB61E" w:rsidR="00AC435F" w:rsidRPr="00AC435F" w:rsidRDefault="00D1254B" w:rsidP="00AC435F">
      <w:pPr>
        <w:pStyle w:val="Bullet10"/>
      </w:pPr>
      <w:r>
        <w:t>R</w:t>
      </w:r>
      <w:r w:rsidR="00AC435F">
        <w:t>evenue metering</w:t>
      </w:r>
      <w:r w:rsidR="00442ADB">
        <w:t>;</w:t>
      </w:r>
    </w:p>
    <w:p w14:paraId="42D0D136" w14:textId="3F2D44FB" w:rsidR="00AC435F" w:rsidRPr="00AC435F" w:rsidRDefault="00E75BE9" w:rsidP="00AC435F">
      <w:pPr>
        <w:pStyle w:val="Bullet10"/>
      </w:pPr>
      <w:r>
        <w:t>Plant</w:t>
      </w:r>
      <w:r w:rsidR="00AC435F">
        <w:t xml:space="preserve"> auxiliaries supply including auxiliary transformers, </w:t>
      </w:r>
      <w:r w:rsidR="004B764C">
        <w:t>H</w:t>
      </w:r>
      <w:r w:rsidR="00AC435F">
        <w:t xml:space="preserve">V switchgear, LV switchgear, </w:t>
      </w:r>
      <w:r w:rsidR="004B764C">
        <w:t>H</w:t>
      </w:r>
      <w:r w:rsidR="00AC435F">
        <w:t>V/LV bus ducts and cables, DC and UPS systems, lighting</w:t>
      </w:r>
      <w:r w:rsidR="00442ADB">
        <w:t>;</w:t>
      </w:r>
    </w:p>
    <w:p w14:paraId="5FF6ED97" w14:textId="719F5681" w:rsidR="00AC435F" w:rsidRPr="00AC435F" w:rsidRDefault="00AC435F" w:rsidP="00AC435F">
      <w:pPr>
        <w:pStyle w:val="Bullet10"/>
      </w:pPr>
      <w:r>
        <w:t>Remote monitoring system of the PV system</w:t>
      </w:r>
      <w:r w:rsidR="00442ADB">
        <w:t>;</w:t>
      </w:r>
    </w:p>
    <w:p w14:paraId="1F05A60E" w14:textId="6F8E88C4" w:rsidR="00AC435F" w:rsidRPr="00AC435F" w:rsidRDefault="00AC435F" w:rsidP="00AC435F">
      <w:pPr>
        <w:pStyle w:val="Bullet10"/>
      </w:pPr>
      <w:r>
        <w:t>Electrical building services to all buildings</w:t>
      </w:r>
      <w:r w:rsidR="00442ADB">
        <w:t>;</w:t>
      </w:r>
    </w:p>
    <w:p w14:paraId="36C025A7" w14:textId="056B7E3B" w:rsidR="00AC435F" w:rsidRPr="00AC435F" w:rsidRDefault="00AC435F" w:rsidP="00AC435F">
      <w:pPr>
        <w:pStyle w:val="Bullet10"/>
      </w:pPr>
      <w:r>
        <w:t>Security and surveillance systems and equipment</w:t>
      </w:r>
      <w:r w:rsidR="00442ADB">
        <w:t>;</w:t>
      </w:r>
    </w:p>
    <w:p w14:paraId="047144D9" w14:textId="6F1E1439" w:rsidR="00AC435F" w:rsidRPr="00AC435F" w:rsidRDefault="00AC435F" w:rsidP="00AC435F">
      <w:pPr>
        <w:pStyle w:val="Bullet10"/>
      </w:pPr>
      <w:r>
        <w:t>Access control system</w:t>
      </w:r>
      <w:r w:rsidR="00442ADB">
        <w:t>; and</w:t>
      </w:r>
    </w:p>
    <w:p w14:paraId="086AEFC2" w14:textId="06845223" w:rsidR="00AC435F" w:rsidRDefault="00AC435F" w:rsidP="00AC435F">
      <w:pPr>
        <w:pStyle w:val="Bullet10"/>
      </w:pPr>
      <w:r>
        <w:t>Site lighting.</w:t>
      </w:r>
    </w:p>
    <w:p w14:paraId="1D4FC915" w14:textId="01DB1877" w:rsidR="00746329" w:rsidRDefault="00746329" w:rsidP="00746329">
      <w:pPr>
        <w:pStyle w:val="Bullet10"/>
        <w:numPr>
          <w:ilvl w:val="0"/>
          <w:numId w:val="0"/>
        </w:numPr>
        <w:ind w:left="340" w:hanging="340"/>
      </w:pPr>
    </w:p>
    <w:p w14:paraId="21162752" w14:textId="1964680E" w:rsidR="00A0749C" w:rsidRDefault="00552F8B" w:rsidP="00A0749C">
      <w:pPr>
        <w:pStyle w:val="Heading3"/>
      </w:pPr>
      <w:bookmarkStart w:id="6036" w:name="_Toc73024883"/>
      <w:bookmarkStart w:id="6037" w:name="_Toc134539778"/>
      <w:bookmarkStart w:id="6038" w:name="_Toc140693269"/>
      <w:bookmarkStart w:id="6039" w:name="_Toc142387524"/>
      <w:bookmarkStart w:id="6040" w:name="_Toc153785619"/>
      <w:bookmarkStart w:id="6041" w:name="_Toc153788479"/>
      <w:bookmarkStart w:id="6042" w:name="_Toc154762598"/>
      <w:bookmarkStart w:id="6043" w:name="_Toc157610030"/>
      <w:bookmarkStart w:id="6044" w:name="_Toc195518806"/>
      <w:bookmarkStart w:id="6045" w:name="_Toc195599770"/>
      <w:bookmarkStart w:id="6046" w:name="_Toc223962155"/>
      <w:r>
        <w:lastRenderedPageBreak/>
        <w:t xml:space="preserve">P28 </w:t>
      </w:r>
      <w:r w:rsidR="00D95CD9">
        <w:t>and</w:t>
      </w:r>
      <w:r>
        <w:t xml:space="preserve"> </w:t>
      </w:r>
      <w:r w:rsidR="004B764C">
        <w:t>P29</w:t>
      </w:r>
      <w:r w:rsidR="00A0749C">
        <w:t xml:space="preserve"> </w:t>
      </w:r>
      <w:r w:rsidR="00D95CD9">
        <w:t>Modelling Package</w:t>
      </w:r>
      <w:bookmarkEnd w:id="6036"/>
      <w:bookmarkEnd w:id="6037"/>
      <w:bookmarkEnd w:id="6038"/>
      <w:bookmarkEnd w:id="6039"/>
      <w:bookmarkEnd w:id="6040"/>
      <w:bookmarkEnd w:id="6041"/>
      <w:bookmarkEnd w:id="6042"/>
      <w:bookmarkEnd w:id="6043"/>
      <w:bookmarkEnd w:id="6044"/>
      <w:bookmarkEnd w:id="6045"/>
      <w:bookmarkEnd w:id="6046"/>
    </w:p>
    <w:p w14:paraId="17AE9581" w14:textId="27D6F274" w:rsidR="008F005F" w:rsidRDefault="00746329" w:rsidP="008F005F">
      <w:pPr>
        <w:pStyle w:val="Bullet10"/>
        <w:numPr>
          <w:ilvl w:val="0"/>
          <w:numId w:val="0"/>
        </w:numPr>
      </w:pPr>
      <w:r>
        <w:t xml:space="preserve">Detailed design inputs are to be incorporated into the </w:t>
      </w:r>
      <w:r w:rsidR="00552F8B">
        <w:t>Harmonics Study</w:t>
      </w:r>
      <w:r>
        <w:t xml:space="preserve"> model</w:t>
      </w:r>
      <w:r w:rsidR="00552F8B">
        <w:t>s as required by National Grid under the Connection Agreement</w:t>
      </w:r>
      <w:r>
        <w:t xml:space="preserve">. </w:t>
      </w:r>
    </w:p>
    <w:p w14:paraId="7C57C98D" w14:textId="00C6ECCB" w:rsidR="008F005F" w:rsidRDefault="008F005F" w:rsidP="008F005F">
      <w:pPr>
        <w:pStyle w:val="Bullet10"/>
        <w:numPr>
          <w:ilvl w:val="0"/>
          <w:numId w:val="0"/>
        </w:numPr>
      </w:pPr>
    </w:p>
    <w:p w14:paraId="6F1E94F6" w14:textId="4C6B0798" w:rsidR="008F005F" w:rsidRDefault="006E44CF" w:rsidP="008F005F">
      <w:pPr>
        <w:pStyle w:val="Bullet10"/>
        <w:numPr>
          <w:ilvl w:val="0"/>
          <w:numId w:val="0"/>
        </w:numPr>
      </w:pPr>
      <w:r>
        <w:t>The Contractor or a</w:t>
      </w:r>
      <w:r w:rsidR="00906DD5">
        <w:t>ny ICP Subcontractor</w:t>
      </w:r>
      <w:r w:rsidR="008F005F">
        <w:t xml:space="preserve"> is to lead on the National Grid connection procedure, including BEGA compliance and certifications.</w:t>
      </w:r>
    </w:p>
    <w:p w14:paraId="6EAAF34D" w14:textId="11DE9A78" w:rsidR="008F005F" w:rsidRDefault="008F005F" w:rsidP="008F005F">
      <w:pPr>
        <w:pStyle w:val="Bullet10"/>
        <w:numPr>
          <w:ilvl w:val="0"/>
          <w:numId w:val="0"/>
        </w:numPr>
      </w:pPr>
    </w:p>
    <w:p w14:paraId="2116C8CA" w14:textId="410F1FFF" w:rsidR="008F005F" w:rsidRDefault="008F005F" w:rsidP="008F005F">
      <w:pPr>
        <w:pStyle w:val="Bullet10"/>
        <w:numPr>
          <w:ilvl w:val="0"/>
          <w:numId w:val="0"/>
        </w:numPr>
      </w:pPr>
      <w:r>
        <w:t>The Contractor</w:t>
      </w:r>
      <w:r w:rsidR="00E92BC6">
        <w:t xml:space="preserve"> </w:t>
      </w:r>
      <w:r>
        <w:t xml:space="preserve">will assist whenever asked in </w:t>
      </w:r>
      <w:r w:rsidR="003F0695">
        <w:t>the connection procedures, including support with paperwork, models and testing/commissioning activities.</w:t>
      </w:r>
    </w:p>
    <w:p w14:paraId="059A570A" w14:textId="1F86709D" w:rsidR="00746329" w:rsidRDefault="00746329" w:rsidP="009C26AA">
      <w:pPr>
        <w:pStyle w:val="Bullet10"/>
        <w:numPr>
          <w:ilvl w:val="0"/>
          <w:numId w:val="0"/>
        </w:numPr>
      </w:pPr>
    </w:p>
    <w:p w14:paraId="4D463B50" w14:textId="4E0A9407" w:rsidR="00746329" w:rsidRPr="00AC435F" w:rsidRDefault="00746329" w:rsidP="006016A9">
      <w:pPr>
        <w:pStyle w:val="Bullet10"/>
        <w:numPr>
          <w:ilvl w:val="0"/>
          <w:numId w:val="0"/>
        </w:numPr>
        <w:ind w:left="340" w:hanging="340"/>
      </w:pPr>
    </w:p>
    <w:p w14:paraId="097C9E6D" w14:textId="6820E92E" w:rsidR="00AC435F" w:rsidRPr="00AC435F" w:rsidRDefault="00E92BC6" w:rsidP="00AC435F">
      <w:pPr>
        <w:pStyle w:val="Heading1"/>
      </w:pPr>
      <w:bookmarkStart w:id="6047" w:name="_Toc411610242"/>
      <w:bookmarkStart w:id="6048" w:name="_Toc487547295"/>
      <w:bookmarkStart w:id="6049" w:name="_Toc489859097"/>
      <w:bookmarkStart w:id="6050" w:name="_Toc500342220"/>
      <w:bookmarkStart w:id="6051" w:name="_Toc530687682"/>
      <w:bookmarkStart w:id="6052" w:name="_Toc530762272"/>
      <w:bookmarkStart w:id="6053" w:name="_Ref532285305"/>
      <w:bookmarkStart w:id="6054" w:name="_Toc534728392"/>
      <w:bookmarkStart w:id="6055" w:name="_Toc534730818"/>
      <w:bookmarkStart w:id="6056" w:name="_Toc134539779"/>
      <w:bookmarkStart w:id="6057" w:name="_Toc140693270"/>
      <w:bookmarkStart w:id="6058" w:name="_Toc142387525"/>
      <w:bookmarkStart w:id="6059" w:name="_Toc153785620"/>
      <w:bookmarkStart w:id="6060" w:name="_Toc153788480"/>
      <w:bookmarkStart w:id="6061" w:name="_Toc154762599"/>
      <w:bookmarkStart w:id="6062" w:name="_Toc157610031"/>
      <w:bookmarkStart w:id="6063" w:name="_Toc195518807"/>
      <w:bookmarkStart w:id="6064" w:name="_Toc195599771"/>
      <w:bookmarkStart w:id="6065" w:name="_Toc223962156"/>
      <w:r>
        <w:lastRenderedPageBreak/>
        <w:t>Equipment And System Requirements</w:t>
      </w:r>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p>
    <w:p w14:paraId="0CD670E0" w14:textId="49204E73" w:rsidR="00AC435F" w:rsidRPr="00AC435F" w:rsidRDefault="00E92BC6" w:rsidP="00AC435F">
      <w:pPr>
        <w:pStyle w:val="Heading2"/>
      </w:pPr>
      <w:bookmarkStart w:id="6066" w:name="_Toc411610243"/>
      <w:bookmarkStart w:id="6067" w:name="_Toc487547296"/>
      <w:bookmarkStart w:id="6068" w:name="_Toc489859098"/>
      <w:bookmarkStart w:id="6069" w:name="_Toc500342221"/>
      <w:bookmarkStart w:id="6070" w:name="_Toc530687683"/>
      <w:bookmarkStart w:id="6071" w:name="_Toc530762273"/>
      <w:bookmarkStart w:id="6072" w:name="_Toc534728393"/>
      <w:bookmarkStart w:id="6073" w:name="_Toc534730819"/>
      <w:bookmarkStart w:id="6074" w:name="_Toc134539780"/>
      <w:bookmarkStart w:id="6075" w:name="_Toc140693271"/>
      <w:bookmarkStart w:id="6076" w:name="_Toc142387526"/>
      <w:bookmarkStart w:id="6077" w:name="_Toc153785621"/>
      <w:bookmarkStart w:id="6078" w:name="_Toc153788481"/>
      <w:bookmarkStart w:id="6079" w:name="_Toc154762600"/>
      <w:bookmarkStart w:id="6080" w:name="_Toc157610032"/>
      <w:bookmarkStart w:id="6081" w:name="_Toc195518808"/>
      <w:bookmarkStart w:id="6082" w:name="_Toc195599772"/>
      <w:bookmarkStart w:id="6083" w:name="_Toc223962157"/>
      <w:bookmarkStart w:id="6084" w:name="_Toc244069817"/>
      <w:bookmarkStart w:id="6085" w:name="_Toc364357667"/>
      <w:bookmarkStart w:id="6086" w:name="_Toc364440648"/>
      <w:r w:rsidRPr="00AC435F">
        <w:t>General</w:t>
      </w:r>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p>
    <w:p w14:paraId="19B4FA79" w14:textId="122E03FD" w:rsidR="00AC435F" w:rsidRPr="00AC435F" w:rsidRDefault="00AC435F" w:rsidP="00AC435F">
      <w:r w:rsidRPr="00AC435F">
        <w:t>All components and equipment provided shall be suitable for installation at the Site. The Contractor will bear responsibility for assessing and accommodating for the Site Conditions.</w:t>
      </w:r>
    </w:p>
    <w:p w14:paraId="4EF9B72B" w14:textId="741BB6A9" w:rsidR="00AC435F" w:rsidRPr="007A202A" w:rsidRDefault="00AC435F" w:rsidP="00AC435F">
      <w:r w:rsidRPr="00AC435F">
        <w:t xml:space="preserve">The </w:t>
      </w:r>
      <w:r w:rsidR="00E75BE9">
        <w:t>Plant</w:t>
      </w:r>
      <w:r w:rsidRPr="00AC435F">
        <w:t xml:space="preserve"> equipment shall be designed, transported, stored, and installed or constructed in compliance with all component manufacturer installation guidelines ensuring that all warranties and guarantees are maintained intact. The Contractor shall, during the execution of the </w:t>
      </w:r>
      <w:r w:rsidR="00E75BE9">
        <w:t>Plant</w:t>
      </w:r>
      <w:r w:rsidRPr="00AC435F">
        <w:t>, adequately protect all equipment and materials against exposure to adverse environmental conditions.</w:t>
      </w:r>
    </w:p>
    <w:p w14:paraId="5CF4C3D6" w14:textId="5502D134" w:rsidR="00AC435F" w:rsidRPr="00AC435F" w:rsidRDefault="00AC435F" w:rsidP="00AC435F">
      <w:r w:rsidRPr="00AC435F">
        <w:t xml:space="preserve">Major equipment components (not limited to </w:t>
      </w:r>
      <w:r w:rsidR="00466C25">
        <w:t xml:space="preserve">PV </w:t>
      </w:r>
      <w:r w:rsidR="0025378E">
        <w:t>m</w:t>
      </w:r>
      <w:r w:rsidRPr="00AC435F">
        <w:t>odules</w:t>
      </w:r>
      <w:r w:rsidR="00466C25">
        <w:t>,</w:t>
      </w:r>
      <w:r w:rsidR="00E73FDF">
        <w:t xml:space="preserve"> </w:t>
      </w:r>
      <w:r w:rsidRPr="0002291B">
        <w:t>inverters</w:t>
      </w:r>
      <w:r w:rsidR="0002291B" w:rsidRPr="00F469B3">
        <w:t xml:space="preserve">, </w:t>
      </w:r>
      <w:r w:rsidR="0052308C">
        <w:t xml:space="preserve">AC isolators, </w:t>
      </w:r>
      <w:r w:rsidR="0002291B" w:rsidRPr="00F469B3">
        <w:t>transformers and switchgear</w:t>
      </w:r>
      <w:r w:rsidRPr="00AC435F">
        <w:t xml:space="preserve">) shall be of high market standard and proven technology, being a technology/product that has been installed (included tested, commissioned and operated) at international non-recourse project financed projects of similar size and complexity to the </w:t>
      </w:r>
      <w:r w:rsidR="00E75BE9">
        <w:t>Plant</w:t>
      </w:r>
      <w:r w:rsidRPr="00AC435F">
        <w:t>.</w:t>
      </w:r>
    </w:p>
    <w:p w14:paraId="23DC6557" w14:textId="7CACEB7C" w:rsidR="00486248" w:rsidRPr="00AC435F" w:rsidRDefault="00486248" w:rsidP="00AC435F">
      <w:r w:rsidRPr="009C26AA">
        <w:rPr>
          <w:rStyle w:val="normaltextrun"/>
          <w:rFonts w:ascii="Arial" w:hAnsi="Arial" w:cs="Arial"/>
          <w:color w:val="53565A"/>
          <w:shd w:val="clear" w:color="auto" w:fill="FFFFFF"/>
        </w:rPr>
        <w:t xml:space="preserve">The </w:t>
      </w:r>
      <w:r w:rsidR="00FD1520">
        <w:rPr>
          <w:rStyle w:val="normaltextrun"/>
          <w:rFonts w:ascii="Arial" w:hAnsi="Arial" w:cs="Arial"/>
          <w:color w:val="53565A"/>
          <w:shd w:val="clear" w:color="auto" w:fill="FFFFFF"/>
        </w:rPr>
        <w:t>Contractor must</w:t>
      </w:r>
      <w:r w:rsidRPr="009C26AA">
        <w:rPr>
          <w:rStyle w:val="normaltextrun"/>
          <w:rFonts w:ascii="Arial" w:hAnsi="Arial" w:cs="Arial"/>
          <w:color w:val="53565A"/>
          <w:shd w:val="clear" w:color="auto" w:fill="FFFFFF"/>
        </w:rPr>
        <w:t xml:space="preserve"> ensure all equipment shall be maintained in a climate-controlled shipping enclosure and protected from the weather during all the processes under its responsibility, including manufacturing, end of line storage, shipping and delivery to </w:t>
      </w:r>
      <w:r w:rsidR="00E92BC6" w:rsidRPr="009C26AA">
        <w:rPr>
          <w:rStyle w:val="normaltextrun"/>
          <w:rFonts w:ascii="Arial" w:hAnsi="Arial" w:cs="Arial"/>
          <w:color w:val="53565A"/>
          <w:shd w:val="clear" w:color="auto" w:fill="FFFFFF"/>
        </w:rPr>
        <w:t>site.</w:t>
      </w:r>
      <w:r w:rsidR="00E92BC6">
        <w:rPr>
          <w:rStyle w:val="normaltextrun"/>
          <w:rFonts w:ascii="Arial" w:hAnsi="Arial" w:cs="Arial"/>
          <w:color w:val="53565A"/>
          <w:shd w:val="clear" w:color="auto" w:fill="FFFFFF"/>
        </w:rPr>
        <w:t xml:space="preserve"> </w:t>
      </w:r>
      <w:r w:rsidR="00E92BC6">
        <w:t>The</w:t>
      </w:r>
      <w:r w:rsidR="00F07A43">
        <w:t xml:space="preserve"> Contractor will be responsible </w:t>
      </w:r>
      <w:r w:rsidR="001F0E6D">
        <w:t>for</w:t>
      </w:r>
      <w:r w:rsidR="00F07A43">
        <w:t xml:space="preserve"> unloading, erecting and installing all the equipment, </w:t>
      </w:r>
      <w:r w:rsidR="001F0E6D">
        <w:t>a</w:t>
      </w:r>
      <w:r w:rsidR="00F07A43">
        <w:t xml:space="preserve">s well as </w:t>
      </w:r>
      <w:r w:rsidR="001F0E6D">
        <w:t>for storing and keeping it in site.</w:t>
      </w:r>
      <w:r w:rsidR="00F07A43" w:rsidRPr="009C26AA">
        <w:rPr>
          <w:rStyle w:val="normaltextrun"/>
          <w:rFonts w:ascii="Arial" w:hAnsi="Arial" w:cs="Arial"/>
          <w:color w:val="53565A"/>
          <w:shd w:val="clear" w:color="auto" w:fill="FFFFFF"/>
        </w:rPr>
        <w:t xml:space="preserve"> </w:t>
      </w:r>
      <w:r w:rsidRPr="009C26AA">
        <w:rPr>
          <w:rStyle w:val="normaltextrun"/>
          <w:rFonts w:ascii="Arial" w:hAnsi="Arial" w:cs="Arial"/>
          <w:color w:val="53565A"/>
          <w:shd w:val="clear" w:color="auto" w:fill="FFFFFF"/>
        </w:rPr>
        <w:t>The equipment</w:t>
      </w:r>
      <w:r w:rsidR="00B3746C" w:rsidRPr="00F469B3">
        <w:rPr>
          <w:rStyle w:val="normaltextrun"/>
          <w:rFonts w:ascii="Arial" w:hAnsi="Arial" w:cs="Arial"/>
          <w:color w:val="53565A"/>
          <w:shd w:val="clear" w:color="auto" w:fill="FFFFFF"/>
        </w:rPr>
        <w:t xml:space="preserve"> </w:t>
      </w:r>
      <w:r w:rsidRPr="009C26AA">
        <w:rPr>
          <w:rStyle w:val="normaltextrun"/>
          <w:rFonts w:ascii="Arial" w:hAnsi="Arial" w:cs="Arial"/>
          <w:color w:val="53565A"/>
          <w:shd w:val="clear" w:color="auto" w:fill="FFFFFF"/>
        </w:rPr>
        <w:t xml:space="preserve">shall be stored in the temperature and humidity range specified by the OEM of each component. </w:t>
      </w:r>
      <w:r>
        <w:rPr>
          <w:rStyle w:val="normaltextrun"/>
          <w:rFonts w:ascii="Arial" w:hAnsi="Arial" w:cs="Arial"/>
          <w:color w:val="53565A"/>
          <w:shd w:val="clear" w:color="auto" w:fill="FFFFFF"/>
        </w:rPr>
        <w:t xml:space="preserve">The </w:t>
      </w:r>
      <w:r w:rsidR="00E75BE9">
        <w:rPr>
          <w:rStyle w:val="normaltextrun"/>
          <w:rFonts w:ascii="Arial" w:hAnsi="Arial" w:cs="Arial"/>
          <w:color w:val="53565A"/>
          <w:shd w:val="clear" w:color="auto" w:fill="FFFFFF"/>
        </w:rPr>
        <w:t>Employer</w:t>
      </w:r>
      <w:r>
        <w:rPr>
          <w:rStyle w:val="normaltextrun"/>
          <w:rFonts w:ascii="Arial" w:hAnsi="Arial" w:cs="Arial"/>
          <w:color w:val="53565A"/>
          <w:shd w:val="clear" w:color="auto" w:fill="FFFFFF"/>
        </w:rPr>
        <w:t xml:space="preserve"> retains the right to reject any equipment that has been damaged during transportation. Detailed equipment inspections will be performed by the </w:t>
      </w:r>
      <w:r w:rsidR="007F4B58">
        <w:rPr>
          <w:rStyle w:val="normaltextrun"/>
          <w:rFonts w:ascii="Arial" w:hAnsi="Arial" w:cs="Arial"/>
          <w:color w:val="53565A"/>
          <w:shd w:val="clear" w:color="auto" w:fill="FFFFFF"/>
        </w:rPr>
        <w:t>Contractor</w:t>
      </w:r>
      <w:r>
        <w:rPr>
          <w:rStyle w:val="normaltextrun"/>
          <w:rFonts w:ascii="Arial" w:hAnsi="Arial" w:cs="Arial"/>
          <w:color w:val="53565A"/>
          <w:shd w:val="clear" w:color="auto" w:fill="FFFFFF"/>
        </w:rPr>
        <w:t xml:space="preserve"> during the Site Acceptance Tests</w:t>
      </w:r>
      <w:r w:rsidRPr="009C26AA">
        <w:rPr>
          <w:rStyle w:val="normaltextrun"/>
          <w:rFonts w:ascii="Arial" w:hAnsi="Arial" w:cs="Arial"/>
          <w:color w:val="53565A"/>
          <w:shd w:val="clear" w:color="auto" w:fill="FFFFFF"/>
        </w:rPr>
        <w:t xml:space="preserve"> (SAT)</w:t>
      </w:r>
      <w:r>
        <w:rPr>
          <w:rStyle w:val="normaltextrun"/>
          <w:rFonts w:ascii="Arial" w:hAnsi="Arial" w:cs="Arial"/>
          <w:color w:val="53565A"/>
          <w:shd w:val="clear" w:color="auto" w:fill="FFFFFF"/>
        </w:rPr>
        <w:t xml:space="preserve">, with the </w:t>
      </w:r>
      <w:r w:rsidR="00E75BE9">
        <w:rPr>
          <w:rStyle w:val="normaltextrun"/>
          <w:rFonts w:ascii="Arial" w:hAnsi="Arial" w:cs="Arial"/>
          <w:color w:val="53565A"/>
          <w:shd w:val="clear" w:color="auto" w:fill="FFFFFF"/>
        </w:rPr>
        <w:t>Employer</w:t>
      </w:r>
      <w:r>
        <w:rPr>
          <w:rStyle w:val="normaltextrun"/>
          <w:rFonts w:ascii="Arial" w:hAnsi="Arial" w:cs="Arial"/>
          <w:color w:val="53565A"/>
          <w:shd w:val="clear" w:color="auto" w:fill="FFFFFF"/>
        </w:rPr>
        <w:t xml:space="preserve"> or </w:t>
      </w:r>
      <w:r w:rsidR="00E75BE9">
        <w:rPr>
          <w:rStyle w:val="normaltextrun"/>
          <w:rFonts w:ascii="Arial" w:hAnsi="Arial" w:cs="Arial"/>
          <w:color w:val="53565A"/>
          <w:shd w:val="clear" w:color="auto" w:fill="FFFFFF"/>
        </w:rPr>
        <w:t>Employer</w:t>
      </w:r>
      <w:r>
        <w:rPr>
          <w:rStyle w:val="normaltextrun"/>
          <w:rFonts w:ascii="Arial" w:hAnsi="Arial" w:cs="Arial"/>
          <w:color w:val="53565A"/>
          <w:shd w:val="clear" w:color="auto" w:fill="FFFFFF"/>
        </w:rPr>
        <w:t>’s representative as witness.</w:t>
      </w:r>
      <w:r w:rsidR="002A6FD9">
        <w:rPr>
          <w:rStyle w:val="normaltextrun"/>
          <w:rFonts w:ascii="Arial" w:hAnsi="Arial" w:cs="Arial"/>
          <w:color w:val="53565A"/>
          <w:shd w:val="clear" w:color="auto" w:fill="FFFFFF"/>
        </w:rPr>
        <w:t xml:space="preserve"> </w:t>
      </w:r>
      <w:r w:rsidR="002A6FD9">
        <w:t>Given that the Supplier’s responsibility ends in the on-site reception, the offloading process will be witnessed by the Contractor to check that no damage is produced during the offloading process</w:t>
      </w:r>
    </w:p>
    <w:p w14:paraId="3509D311" w14:textId="65C570CE" w:rsidR="00AC435F" w:rsidRPr="00AC435F" w:rsidRDefault="00AC435F" w:rsidP="00AC435F">
      <w:r w:rsidRPr="00AC435F">
        <w:t xml:space="preserve">Robust and clearly visible signage shall be installed as is required by </w:t>
      </w:r>
      <w:r w:rsidR="00B3746C">
        <w:t>best practices and</w:t>
      </w:r>
      <w:r w:rsidRPr="00AC435F">
        <w:t xml:space="preserve"> regulation</w:t>
      </w:r>
      <w:r w:rsidR="00B3746C">
        <w:t>s</w:t>
      </w:r>
      <w:r w:rsidRPr="00AC435F">
        <w:t>.</w:t>
      </w:r>
    </w:p>
    <w:p w14:paraId="54F30359" w14:textId="72862C68" w:rsidR="00AC435F" w:rsidRPr="00AC435F" w:rsidRDefault="008A7147" w:rsidP="00AC435F">
      <w:pPr>
        <w:pStyle w:val="Heading2"/>
      </w:pPr>
      <w:bookmarkStart w:id="6087" w:name="_Toc530642496"/>
      <w:bookmarkStart w:id="6088" w:name="_Toc530664325"/>
      <w:bookmarkStart w:id="6089" w:name="_Toc530664647"/>
      <w:bookmarkStart w:id="6090" w:name="_Toc487547297"/>
      <w:bookmarkStart w:id="6091" w:name="_Toc489859099"/>
      <w:bookmarkStart w:id="6092" w:name="_Toc500342222"/>
      <w:bookmarkStart w:id="6093" w:name="_Toc530687684"/>
      <w:bookmarkStart w:id="6094" w:name="_Toc530762274"/>
      <w:bookmarkStart w:id="6095" w:name="_Toc534728394"/>
      <w:bookmarkStart w:id="6096" w:name="_Toc534730820"/>
      <w:bookmarkStart w:id="6097" w:name="_Toc134539781"/>
      <w:bookmarkStart w:id="6098" w:name="_Toc140693272"/>
      <w:bookmarkStart w:id="6099" w:name="_Toc142387527"/>
      <w:bookmarkStart w:id="6100" w:name="_Toc153785622"/>
      <w:bookmarkStart w:id="6101" w:name="_Toc153788482"/>
      <w:bookmarkStart w:id="6102" w:name="_Toc154762601"/>
      <w:bookmarkStart w:id="6103" w:name="_Toc157610033"/>
      <w:bookmarkStart w:id="6104" w:name="_Toc195518809"/>
      <w:bookmarkStart w:id="6105" w:name="_Toc195599773"/>
      <w:bookmarkStart w:id="6106" w:name="_Toc223962158"/>
      <w:bookmarkEnd w:id="6087"/>
      <w:bookmarkEnd w:id="6088"/>
      <w:bookmarkEnd w:id="6089"/>
      <w:r w:rsidRPr="00AC435F">
        <w:t>Labelling</w:t>
      </w:r>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p>
    <w:p w14:paraId="09D454D0" w14:textId="69D7F439" w:rsidR="00AC435F" w:rsidRPr="00AC435F" w:rsidRDefault="00AC435F" w:rsidP="00AC435F">
      <w:r w:rsidRPr="00AC435F">
        <w:t xml:space="preserve">All labels must be clear, easily visible, constructed and affixed to last and remain legible for the life of the </w:t>
      </w:r>
      <w:r w:rsidR="00E75BE9">
        <w:t>Plant</w:t>
      </w:r>
      <w:r w:rsidRPr="00AC435F">
        <w:t xml:space="preserve"> and shall, at least, report the following:</w:t>
      </w:r>
    </w:p>
    <w:p w14:paraId="31C65D1F" w14:textId="73D2CB3C" w:rsidR="00AC435F" w:rsidRPr="00AC435F" w:rsidRDefault="00AC435F" w:rsidP="00AC435F">
      <w:pPr>
        <w:pStyle w:val="Bullet10"/>
      </w:pPr>
      <w:r>
        <w:t>Name of manufacturer</w:t>
      </w:r>
      <w:r w:rsidR="00442ADB">
        <w:t>;</w:t>
      </w:r>
    </w:p>
    <w:p w14:paraId="21EF3286" w14:textId="08E78EA4" w:rsidR="00AC435F" w:rsidRPr="00AC435F" w:rsidRDefault="00AC435F" w:rsidP="00AC435F">
      <w:pPr>
        <w:pStyle w:val="Bullet10"/>
      </w:pPr>
      <w:r>
        <w:t>Product name and serial number</w:t>
      </w:r>
      <w:r w:rsidR="00442ADB">
        <w:t>;</w:t>
      </w:r>
    </w:p>
    <w:p w14:paraId="7072045C" w14:textId="3FA52DE5" w:rsidR="00AC435F" w:rsidRPr="00AC435F" w:rsidRDefault="00AC435F" w:rsidP="00AC435F">
      <w:pPr>
        <w:pStyle w:val="Bullet10"/>
      </w:pPr>
      <w:r>
        <w:t>Key technical parameters</w:t>
      </w:r>
      <w:r w:rsidR="00442ADB">
        <w:t>;</w:t>
      </w:r>
    </w:p>
    <w:p w14:paraId="611E3AC6" w14:textId="066E7F99" w:rsidR="00AC435F" w:rsidRPr="00AC435F" w:rsidRDefault="00AC435F" w:rsidP="00AC435F">
      <w:pPr>
        <w:pStyle w:val="Bullet10"/>
      </w:pPr>
      <w:r>
        <w:t>Manufacturing date and place</w:t>
      </w:r>
      <w:r w:rsidR="00442ADB">
        <w:t>; and</w:t>
      </w:r>
    </w:p>
    <w:p w14:paraId="5FC1B9C9" w14:textId="77777777" w:rsidR="00AC435F" w:rsidRPr="00AC435F" w:rsidRDefault="00AC435F" w:rsidP="00AC435F">
      <w:pPr>
        <w:pStyle w:val="Bullet10"/>
      </w:pPr>
      <w:r>
        <w:t>Protection index (where applicable).</w:t>
      </w:r>
    </w:p>
    <w:p w14:paraId="26013787" w14:textId="7FFC27A1" w:rsidR="00AC435F" w:rsidRPr="00AC435F" w:rsidRDefault="00AC435F" w:rsidP="00AC435F">
      <w:r w:rsidRPr="00AC435F">
        <w:t>Major equipment components</w:t>
      </w:r>
      <w:r w:rsidR="00F71959">
        <w:t xml:space="preserve"> such as</w:t>
      </w:r>
      <w:r w:rsidRPr="00AC435F">
        <w:t xml:space="preserve"> PV array sections and all electric cables and circuits within the </w:t>
      </w:r>
      <w:r w:rsidR="00E75BE9">
        <w:t>Plant</w:t>
      </w:r>
      <w:r w:rsidRPr="00AC435F">
        <w:t xml:space="preserve"> shall be </w:t>
      </w:r>
      <w:r w:rsidR="0089306A">
        <w:t xml:space="preserve">uniquely </w:t>
      </w:r>
      <w:r w:rsidRPr="00AC435F">
        <w:t xml:space="preserve">labelled </w:t>
      </w:r>
      <w:r w:rsidR="0089306A">
        <w:t xml:space="preserve">at each end and aligned with cable and termination schedules </w:t>
      </w:r>
      <w:r w:rsidRPr="00AC435F">
        <w:t xml:space="preserve">to identify their location and function. </w:t>
      </w:r>
      <w:r w:rsidR="008928F0">
        <w:t>T</w:t>
      </w:r>
      <w:r w:rsidR="008928F0" w:rsidRPr="00AC435F">
        <w:t xml:space="preserve">his </w:t>
      </w:r>
      <w:r w:rsidRPr="00AC435F">
        <w:t>shall include at least the following</w:t>
      </w:r>
      <w:r w:rsidR="00300933">
        <w:t>:</w:t>
      </w:r>
    </w:p>
    <w:p w14:paraId="17BBF1EA" w14:textId="7DA1A7CD" w:rsidR="00AC435F" w:rsidRPr="00AC435F" w:rsidRDefault="00AC435F" w:rsidP="00AC435F">
      <w:pPr>
        <w:pStyle w:val="Bullet10"/>
      </w:pPr>
      <w:r>
        <w:t>PV array row numbering</w:t>
      </w:r>
      <w:r w:rsidR="00442ADB">
        <w:t>;</w:t>
      </w:r>
    </w:p>
    <w:p w14:paraId="203C5682" w14:textId="312B6BAC" w:rsidR="00AC435F" w:rsidRPr="00AC435F" w:rsidRDefault="00AC435F" w:rsidP="00AC435F">
      <w:pPr>
        <w:pStyle w:val="Bullet10"/>
      </w:pPr>
      <w:r>
        <w:t>String numbering</w:t>
      </w:r>
      <w:r w:rsidR="00442ADB">
        <w:t>;</w:t>
      </w:r>
    </w:p>
    <w:p w14:paraId="45CF6B0E" w14:textId="5C97D8B0" w:rsidR="00AC435F" w:rsidRPr="00AC435F" w:rsidRDefault="00AC435F" w:rsidP="00AC435F">
      <w:pPr>
        <w:pStyle w:val="Bullet10"/>
      </w:pPr>
      <w:r>
        <w:t>DC combiner box numbering</w:t>
      </w:r>
      <w:r w:rsidR="00442ADB">
        <w:t>;</w:t>
      </w:r>
    </w:p>
    <w:p w14:paraId="414AC9E8" w14:textId="3DB445A5" w:rsidR="00AC435F" w:rsidRPr="00AC435F" w:rsidRDefault="00AC435F" w:rsidP="00AC435F">
      <w:pPr>
        <w:pStyle w:val="Bullet10"/>
      </w:pPr>
      <w:r>
        <w:t>DC/AC conversion blocks numbering</w:t>
      </w:r>
      <w:r w:rsidR="00442ADB">
        <w:t>;</w:t>
      </w:r>
    </w:p>
    <w:p w14:paraId="6D30B09B" w14:textId="0F5B8F1A" w:rsidR="00AC435F" w:rsidRPr="00AC435F" w:rsidRDefault="00AC435F" w:rsidP="00AC435F">
      <w:pPr>
        <w:pStyle w:val="Bullet10"/>
      </w:pPr>
      <w:r>
        <w:lastRenderedPageBreak/>
        <w:t>Major components including all inverters</w:t>
      </w:r>
      <w:r w:rsidR="00300933">
        <w:t>,</w:t>
      </w:r>
      <w:r>
        <w:t xml:space="preserve"> </w:t>
      </w:r>
      <w:r w:rsidR="0052308C">
        <w:t xml:space="preserve">AC isolators, </w:t>
      </w:r>
      <w:r>
        <w:t>transformers, switchgears</w:t>
      </w:r>
      <w:r w:rsidR="00442ADB">
        <w:t>;</w:t>
      </w:r>
    </w:p>
    <w:p w14:paraId="5BB8A51D" w14:textId="3C39AA6A" w:rsidR="00910D62" w:rsidRDefault="00910D62" w:rsidP="00910D62">
      <w:pPr>
        <w:pStyle w:val="Bullet10"/>
      </w:pPr>
      <w:r>
        <w:t>Mounting structure numbering</w:t>
      </w:r>
      <w:r w:rsidR="00442ADB">
        <w:t>;</w:t>
      </w:r>
    </w:p>
    <w:p w14:paraId="55A33DF9" w14:textId="752D37DF" w:rsidR="00910D62" w:rsidRPr="00AC435F" w:rsidRDefault="00910D62" w:rsidP="00910D62">
      <w:pPr>
        <w:pStyle w:val="Bullet10"/>
      </w:pPr>
      <w:r>
        <w:t>Array tables and supporting structures</w:t>
      </w:r>
      <w:r w:rsidR="00442ADB">
        <w:t>;</w:t>
      </w:r>
    </w:p>
    <w:p w14:paraId="5215F7AF" w14:textId="43B5213C" w:rsidR="00AC435F" w:rsidRPr="00AC435F" w:rsidRDefault="00AC435F" w:rsidP="00AC435F">
      <w:pPr>
        <w:pStyle w:val="Bullet10"/>
      </w:pPr>
      <w:r>
        <w:t>All electrical circuits including DC string numbering</w:t>
      </w:r>
      <w:r w:rsidR="00300933">
        <w:t>, LV AC cables and HV cable</w:t>
      </w:r>
      <w:r w:rsidR="00442ADB">
        <w:t>s</w:t>
      </w:r>
      <w:r w:rsidR="00AE6350">
        <w:t>, communications and signal wires</w:t>
      </w:r>
      <w:r w:rsidR="00442ADB">
        <w:t>; and</w:t>
      </w:r>
    </w:p>
    <w:p w14:paraId="2FCBC785" w14:textId="04B6A07D" w:rsidR="00AC435F" w:rsidRPr="00AC435F" w:rsidRDefault="00AC435F" w:rsidP="00AC435F">
      <w:pPr>
        <w:pStyle w:val="Bullet10"/>
      </w:pPr>
      <w:r>
        <w:t>All required electrical safety labels and signage in line with good industry practice to identify live equipment.</w:t>
      </w:r>
    </w:p>
    <w:p w14:paraId="37B21614" w14:textId="06F2F1D5" w:rsidR="00AC435F" w:rsidRPr="00AC435F" w:rsidRDefault="00AC435F" w:rsidP="00AC435F">
      <w:r w:rsidRPr="00AC435F">
        <w:t xml:space="preserve">Labelling and numbering systems must be aligned with </w:t>
      </w:r>
      <w:r w:rsidR="00E75BE9">
        <w:t>Plant</w:t>
      </w:r>
      <w:r w:rsidRPr="00AC435F">
        <w:t xml:space="preserve"> as-built documentation.</w:t>
      </w:r>
    </w:p>
    <w:p w14:paraId="4605D229" w14:textId="77777777" w:rsidR="00AC435F" w:rsidRPr="00AC435F" w:rsidRDefault="00AC435F" w:rsidP="00AC435F">
      <w:r w:rsidRPr="00AC435F">
        <w:t>Any components not in compliance to the above requirements must be agreed between the Parties prior to installation.</w:t>
      </w:r>
    </w:p>
    <w:p w14:paraId="3A956726" w14:textId="2ABBBC24" w:rsidR="00AC435F" w:rsidRPr="00AC435F" w:rsidRDefault="00AC435F" w:rsidP="00AC435F">
      <w:pPr>
        <w:pStyle w:val="Heading2"/>
      </w:pPr>
      <w:bookmarkStart w:id="6107" w:name="_Toc152575852"/>
      <w:bookmarkStart w:id="6108" w:name="_Toc152922808"/>
      <w:bookmarkStart w:id="6109" w:name="_Toc152765196"/>
      <w:bookmarkStart w:id="6110" w:name="_Toc152935212"/>
      <w:bookmarkStart w:id="6111" w:name="_Toc153785623"/>
      <w:bookmarkStart w:id="6112" w:name="_Toc153286215"/>
      <w:bookmarkStart w:id="6113" w:name="_Toc153546932"/>
      <w:bookmarkStart w:id="6114" w:name="_Toc153788483"/>
      <w:bookmarkStart w:id="6115" w:name="_Toc153803429"/>
      <w:bookmarkStart w:id="6116" w:name="_Toc153871126"/>
      <w:bookmarkStart w:id="6117" w:name="_Toc153877280"/>
      <w:bookmarkStart w:id="6118" w:name="_Toc153878596"/>
      <w:bookmarkStart w:id="6119" w:name="_Toc153879762"/>
      <w:bookmarkStart w:id="6120" w:name="_Toc153884965"/>
      <w:bookmarkStart w:id="6121" w:name="_Toc153886281"/>
      <w:bookmarkStart w:id="6122" w:name="_Toc152575853"/>
      <w:bookmarkStart w:id="6123" w:name="_Toc152922809"/>
      <w:bookmarkStart w:id="6124" w:name="_Toc152765197"/>
      <w:bookmarkStart w:id="6125" w:name="_Toc152935213"/>
      <w:bookmarkStart w:id="6126" w:name="_Toc153785624"/>
      <w:bookmarkStart w:id="6127" w:name="_Toc153286216"/>
      <w:bookmarkStart w:id="6128" w:name="_Toc153546933"/>
      <w:bookmarkStart w:id="6129" w:name="_Toc153788484"/>
      <w:bookmarkStart w:id="6130" w:name="_Toc153803430"/>
      <w:bookmarkStart w:id="6131" w:name="_Toc153871127"/>
      <w:bookmarkStart w:id="6132" w:name="_Toc153877281"/>
      <w:bookmarkStart w:id="6133" w:name="_Toc153878597"/>
      <w:bookmarkStart w:id="6134" w:name="_Toc153879763"/>
      <w:bookmarkStart w:id="6135" w:name="_Toc153884966"/>
      <w:bookmarkStart w:id="6136" w:name="_Toc153886282"/>
      <w:bookmarkStart w:id="6137" w:name="_Toc152575854"/>
      <w:bookmarkStart w:id="6138" w:name="_Toc152922810"/>
      <w:bookmarkStart w:id="6139" w:name="_Toc152765198"/>
      <w:bookmarkStart w:id="6140" w:name="_Toc152935214"/>
      <w:bookmarkStart w:id="6141" w:name="_Toc153785625"/>
      <w:bookmarkStart w:id="6142" w:name="_Toc153286217"/>
      <w:bookmarkStart w:id="6143" w:name="_Toc153546934"/>
      <w:bookmarkStart w:id="6144" w:name="_Toc153788485"/>
      <w:bookmarkStart w:id="6145" w:name="_Toc153803431"/>
      <w:bookmarkStart w:id="6146" w:name="_Toc153871128"/>
      <w:bookmarkStart w:id="6147" w:name="_Toc153877282"/>
      <w:bookmarkStart w:id="6148" w:name="_Toc153878598"/>
      <w:bookmarkStart w:id="6149" w:name="_Toc153879764"/>
      <w:bookmarkStart w:id="6150" w:name="_Toc153884967"/>
      <w:bookmarkStart w:id="6151" w:name="_Toc153886283"/>
      <w:bookmarkStart w:id="6152" w:name="_Toc152575855"/>
      <w:bookmarkStart w:id="6153" w:name="_Toc152922811"/>
      <w:bookmarkStart w:id="6154" w:name="_Toc152765199"/>
      <w:bookmarkStart w:id="6155" w:name="_Toc152935215"/>
      <w:bookmarkStart w:id="6156" w:name="_Toc153785626"/>
      <w:bookmarkStart w:id="6157" w:name="_Toc153286218"/>
      <w:bookmarkStart w:id="6158" w:name="_Toc153546935"/>
      <w:bookmarkStart w:id="6159" w:name="_Toc153788486"/>
      <w:bookmarkStart w:id="6160" w:name="_Toc153803432"/>
      <w:bookmarkStart w:id="6161" w:name="_Toc153871129"/>
      <w:bookmarkStart w:id="6162" w:name="_Toc153877283"/>
      <w:bookmarkStart w:id="6163" w:name="_Toc153878599"/>
      <w:bookmarkStart w:id="6164" w:name="_Toc153879765"/>
      <w:bookmarkStart w:id="6165" w:name="_Toc153884968"/>
      <w:bookmarkStart w:id="6166" w:name="_Toc153886284"/>
      <w:bookmarkStart w:id="6167" w:name="_Toc152575856"/>
      <w:bookmarkStart w:id="6168" w:name="_Toc152922812"/>
      <w:bookmarkStart w:id="6169" w:name="_Toc152765200"/>
      <w:bookmarkStart w:id="6170" w:name="_Toc152935216"/>
      <w:bookmarkStart w:id="6171" w:name="_Toc153785627"/>
      <w:bookmarkStart w:id="6172" w:name="_Toc153286219"/>
      <w:bookmarkStart w:id="6173" w:name="_Toc153546936"/>
      <w:bookmarkStart w:id="6174" w:name="_Toc153788487"/>
      <w:bookmarkStart w:id="6175" w:name="_Toc153803433"/>
      <w:bookmarkStart w:id="6176" w:name="_Toc153871130"/>
      <w:bookmarkStart w:id="6177" w:name="_Toc153877284"/>
      <w:bookmarkStart w:id="6178" w:name="_Toc153878600"/>
      <w:bookmarkStart w:id="6179" w:name="_Toc153879766"/>
      <w:bookmarkStart w:id="6180" w:name="_Toc153884969"/>
      <w:bookmarkStart w:id="6181" w:name="_Toc153886285"/>
      <w:bookmarkStart w:id="6182" w:name="_Toc152575857"/>
      <w:bookmarkStart w:id="6183" w:name="_Toc152922813"/>
      <w:bookmarkStart w:id="6184" w:name="_Toc152765201"/>
      <w:bookmarkStart w:id="6185" w:name="_Toc152935217"/>
      <w:bookmarkStart w:id="6186" w:name="_Toc153785628"/>
      <w:bookmarkStart w:id="6187" w:name="_Toc153286220"/>
      <w:bookmarkStart w:id="6188" w:name="_Toc153546937"/>
      <w:bookmarkStart w:id="6189" w:name="_Toc153788488"/>
      <w:bookmarkStart w:id="6190" w:name="_Toc153803434"/>
      <w:bookmarkStart w:id="6191" w:name="_Toc153871131"/>
      <w:bookmarkStart w:id="6192" w:name="_Toc153877285"/>
      <w:bookmarkStart w:id="6193" w:name="_Toc153878601"/>
      <w:bookmarkStart w:id="6194" w:name="_Toc153879767"/>
      <w:bookmarkStart w:id="6195" w:name="_Toc153884970"/>
      <w:bookmarkStart w:id="6196" w:name="_Toc153886286"/>
      <w:bookmarkStart w:id="6197" w:name="_Toc152575858"/>
      <w:bookmarkStart w:id="6198" w:name="_Toc152922814"/>
      <w:bookmarkStart w:id="6199" w:name="_Toc152765202"/>
      <w:bookmarkStart w:id="6200" w:name="_Toc152935218"/>
      <w:bookmarkStart w:id="6201" w:name="_Toc153785629"/>
      <w:bookmarkStart w:id="6202" w:name="_Toc153286221"/>
      <w:bookmarkStart w:id="6203" w:name="_Toc153546938"/>
      <w:bookmarkStart w:id="6204" w:name="_Toc153788489"/>
      <w:bookmarkStart w:id="6205" w:name="_Toc153803435"/>
      <w:bookmarkStart w:id="6206" w:name="_Toc153871132"/>
      <w:bookmarkStart w:id="6207" w:name="_Toc153877286"/>
      <w:bookmarkStart w:id="6208" w:name="_Toc153878602"/>
      <w:bookmarkStart w:id="6209" w:name="_Toc153879768"/>
      <w:bookmarkStart w:id="6210" w:name="_Toc153884971"/>
      <w:bookmarkStart w:id="6211" w:name="_Toc153886287"/>
      <w:bookmarkStart w:id="6212" w:name="_Toc152575859"/>
      <w:bookmarkStart w:id="6213" w:name="_Toc152922815"/>
      <w:bookmarkStart w:id="6214" w:name="_Toc152765203"/>
      <w:bookmarkStart w:id="6215" w:name="_Toc152935219"/>
      <w:bookmarkStart w:id="6216" w:name="_Toc153785630"/>
      <w:bookmarkStart w:id="6217" w:name="_Toc153286222"/>
      <w:bookmarkStart w:id="6218" w:name="_Toc153546939"/>
      <w:bookmarkStart w:id="6219" w:name="_Toc153788490"/>
      <w:bookmarkStart w:id="6220" w:name="_Toc153803436"/>
      <w:bookmarkStart w:id="6221" w:name="_Toc153871133"/>
      <w:bookmarkStart w:id="6222" w:name="_Toc153877287"/>
      <w:bookmarkStart w:id="6223" w:name="_Toc153878603"/>
      <w:bookmarkStart w:id="6224" w:name="_Toc153879769"/>
      <w:bookmarkStart w:id="6225" w:name="_Toc153884972"/>
      <w:bookmarkStart w:id="6226" w:name="_Toc153886288"/>
      <w:bookmarkStart w:id="6227" w:name="_Toc152575860"/>
      <w:bookmarkStart w:id="6228" w:name="_Toc152922816"/>
      <w:bookmarkStart w:id="6229" w:name="_Toc152765204"/>
      <w:bookmarkStart w:id="6230" w:name="_Toc152935220"/>
      <w:bookmarkStart w:id="6231" w:name="_Toc153785631"/>
      <w:bookmarkStart w:id="6232" w:name="_Toc153286223"/>
      <w:bookmarkStart w:id="6233" w:name="_Toc153546940"/>
      <w:bookmarkStart w:id="6234" w:name="_Toc153788491"/>
      <w:bookmarkStart w:id="6235" w:name="_Toc153803437"/>
      <w:bookmarkStart w:id="6236" w:name="_Toc153871134"/>
      <w:bookmarkStart w:id="6237" w:name="_Toc153877288"/>
      <w:bookmarkStart w:id="6238" w:name="_Toc153878604"/>
      <w:bookmarkStart w:id="6239" w:name="_Toc153879770"/>
      <w:bookmarkStart w:id="6240" w:name="_Toc153884973"/>
      <w:bookmarkStart w:id="6241" w:name="_Toc153886289"/>
      <w:bookmarkStart w:id="6242" w:name="_Toc152575861"/>
      <w:bookmarkStart w:id="6243" w:name="_Toc152922817"/>
      <w:bookmarkStart w:id="6244" w:name="_Toc152765205"/>
      <w:bookmarkStart w:id="6245" w:name="_Toc152935221"/>
      <w:bookmarkStart w:id="6246" w:name="_Toc153785632"/>
      <w:bookmarkStart w:id="6247" w:name="_Toc153286224"/>
      <w:bookmarkStart w:id="6248" w:name="_Toc153546941"/>
      <w:bookmarkStart w:id="6249" w:name="_Toc153788492"/>
      <w:bookmarkStart w:id="6250" w:name="_Toc153803438"/>
      <w:bookmarkStart w:id="6251" w:name="_Toc153871135"/>
      <w:bookmarkStart w:id="6252" w:name="_Toc153877289"/>
      <w:bookmarkStart w:id="6253" w:name="_Toc153878605"/>
      <w:bookmarkStart w:id="6254" w:name="_Toc153879771"/>
      <w:bookmarkStart w:id="6255" w:name="_Toc153884974"/>
      <w:bookmarkStart w:id="6256" w:name="_Toc153886290"/>
      <w:bookmarkStart w:id="6257" w:name="_Toc152575862"/>
      <w:bookmarkStart w:id="6258" w:name="_Toc152922818"/>
      <w:bookmarkStart w:id="6259" w:name="_Toc152765206"/>
      <w:bookmarkStart w:id="6260" w:name="_Toc152935222"/>
      <w:bookmarkStart w:id="6261" w:name="_Toc153785633"/>
      <w:bookmarkStart w:id="6262" w:name="_Toc153286225"/>
      <w:bookmarkStart w:id="6263" w:name="_Toc153546942"/>
      <w:bookmarkStart w:id="6264" w:name="_Toc153788493"/>
      <w:bookmarkStart w:id="6265" w:name="_Toc153803439"/>
      <w:bookmarkStart w:id="6266" w:name="_Toc153871136"/>
      <w:bookmarkStart w:id="6267" w:name="_Toc153877290"/>
      <w:bookmarkStart w:id="6268" w:name="_Toc153878606"/>
      <w:bookmarkStart w:id="6269" w:name="_Toc153879772"/>
      <w:bookmarkStart w:id="6270" w:name="_Toc153884975"/>
      <w:bookmarkStart w:id="6271" w:name="_Toc153886291"/>
      <w:bookmarkStart w:id="6272" w:name="_Toc152575863"/>
      <w:bookmarkStart w:id="6273" w:name="_Toc152922819"/>
      <w:bookmarkStart w:id="6274" w:name="_Toc152765207"/>
      <w:bookmarkStart w:id="6275" w:name="_Toc152935223"/>
      <w:bookmarkStart w:id="6276" w:name="_Toc153785634"/>
      <w:bookmarkStart w:id="6277" w:name="_Toc153286226"/>
      <w:bookmarkStart w:id="6278" w:name="_Toc153546943"/>
      <w:bookmarkStart w:id="6279" w:name="_Toc153788494"/>
      <w:bookmarkStart w:id="6280" w:name="_Toc153803440"/>
      <w:bookmarkStart w:id="6281" w:name="_Toc153871137"/>
      <w:bookmarkStart w:id="6282" w:name="_Toc153877291"/>
      <w:bookmarkStart w:id="6283" w:name="_Toc153878607"/>
      <w:bookmarkStart w:id="6284" w:name="_Toc153879773"/>
      <w:bookmarkStart w:id="6285" w:name="_Toc153884976"/>
      <w:bookmarkStart w:id="6286" w:name="_Toc153886292"/>
      <w:bookmarkStart w:id="6287" w:name="_Toc152575864"/>
      <w:bookmarkStart w:id="6288" w:name="_Toc152922820"/>
      <w:bookmarkStart w:id="6289" w:name="_Toc152765208"/>
      <w:bookmarkStart w:id="6290" w:name="_Toc152935224"/>
      <w:bookmarkStart w:id="6291" w:name="_Toc153785635"/>
      <w:bookmarkStart w:id="6292" w:name="_Toc153286227"/>
      <w:bookmarkStart w:id="6293" w:name="_Toc153546944"/>
      <w:bookmarkStart w:id="6294" w:name="_Toc153788495"/>
      <w:bookmarkStart w:id="6295" w:name="_Toc153803441"/>
      <w:bookmarkStart w:id="6296" w:name="_Toc153871138"/>
      <w:bookmarkStart w:id="6297" w:name="_Toc153877292"/>
      <w:bookmarkStart w:id="6298" w:name="_Toc153878608"/>
      <w:bookmarkStart w:id="6299" w:name="_Toc153879774"/>
      <w:bookmarkStart w:id="6300" w:name="_Toc153884977"/>
      <w:bookmarkStart w:id="6301" w:name="_Toc153886293"/>
      <w:bookmarkStart w:id="6302" w:name="_Toc152575865"/>
      <w:bookmarkStart w:id="6303" w:name="_Toc152922821"/>
      <w:bookmarkStart w:id="6304" w:name="_Toc152765209"/>
      <w:bookmarkStart w:id="6305" w:name="_Toc152935225"/>
      <w:bookmarkStart w:id="6306" w:name="_Toc153785636"/>
      <w:bookmarkStart w:id="6307" w:name="_Toc153286228"/>
      <w:bookmarkStart w:id="6308" w:name="_Toc153546945"/>
      <w:bookmarkStart w:id="6309" w:name="_Toc153788496"/>
      <w:bookmarkStart w:id="6310" w:name="_Toc153803442"/>
      <w:bookmarkStart w:id="6311" w:name="_Toc153871139"/>
      <w:bookmarkStart w:id="6312" w:name="_Toc153877293"/>
      <w:bookmarkStart w:id="6313" w:name="_Toc153878609"/>
      <w:bookmarkStart w:id="6314" w:name="_Toc153879775"/>
      <w:bookmarkStart w:id="6315" w:name="_Toc153884978"/>
      <w:bookmarkStart w:id="6316" w:name="_Toc153886294"/>
      <w:bookmarkStart w:id="6317" w:name="_Toc152575866"/>
      <w:bookmarkStart w:id="6318" w:name="_Toc152922822"/>
      <w:bookmarkStart w:id="6319" w:name="_Toc152765210"/>
      <w:bookmarkStart w:id="6320" w:name="_Toc152935226"/>
      <w:bookmarkStart w:id="6321" w:name="_Toc153785637"/>
      <w:bookmarkStart w:id="6322" w:name="_Toc153286229"/>
      <w:bookmarkStart w:id="6323" w:name="_Toc153546946"/>
      <w:bookmarkStart w:id="6324" w:name="_Toc153788497"/>
      <w:bookmarkStart w:id="6325" w:name="_Toc153803443"/>
      <w:bookmarkStart w:id="6326" w:name="_Toc153871140"/>
      <w:bookmarkStart w:id="6327" w:name="_Toc153877294"/>
      <w:bookmarkStart w:id="6328" w:name="_Toc153878610"/>
      <w:bookmarkStart w:id="6329" w:name="_Toc153879776"/>
      <w:bookmarkStart w:id="6330" w:name="_Toc153884979"/>
      <w:bookmarkStart w:id="6331" w:name="_Toc153886295"/>
      <w:bookmarkStart w:id="6332" w:name="_Toc152575867"/>
      <w:bookmarkStart w:id="6333" w:name="_Toc152922823"/>
      <w:bookmarkStart w:id="6334" w:name="_Toc152765211"/>
      <w:bookmarkStart w:id="6335" w:name="_Toc152935227"/>
      <w:bookmarkStart w:id="6336" w:name="_Toc153785638"/>
      <w:bookmarkStart w:id="6337" w:name="_Toc153286230"/>
      <w:bookmarkStart w:id="6338" w:name="_Toc153546947"/>
      <w:bookmarkStart w:id="6339" w:name="_Toc153788498"/>
      <w:bookmarkStart w:id="6340" w:name="_Toc153803444"/>
      <w:bookmarkStart w:id="6341" w:name="_Toc153871141"/>
      <w:bookmarkStart w:id="6342" w:name="_Toc153877295"/>
      <w:bookmarkStart w:id="6343" w:name="_Toc153878611"/>
      <w:bookmarkStart w:id="6344" w:name="_Toc153879777"/>
      <w:bookmarkStart w:id="6345" w:name="_Toc153884980"/>
      <w:bookmarkStart w:id="6346" w:name="_Toc153886296"/>
      <w:bookmarkStart w:id="6347" w:name="_Toc152575868"/>
      <w:bookmarkStart w:id="6348" w:name="_Toc152922824"/>
      <w:bookmarkStart w:id="6349" w:name="_Toc152765212"/>
      <w:bookmarkStart w:id="6350" w:name="_Toc152935228"/>
      <w:bookmarkStart w:id="6351" w:name="_Toc153785639"/>
      <w:bookmarkStart w:id="6352" w:name="_Toc153286231"/>
      <w:bookmarkStart w:id="6353" w:name="_Toc153546948"/>
      <w:bookmarkStart w:id="6354" w:name="_Toc153788499"/>
      <w:bookmarkStart w:id="6355" w:name="_Toc153803445"/>
      <w:bookmarkStart w:id="6356" w:name="_Toc153871142"/>
      <w:bookmarkStart w:id="6357" w:name="_Toc153877296"/>
      <w:bookmarkStart w:id="6358" w:name="_Toc153878612"/>
      <w:bookmarkStart w:id="6359" w:name="_Toc153879778"/>
      <w:bookmarkStart w:id="6360" w:name="_Toc153884981"/>
      <w:bookmarkStart w:id="6361" w:name="_Toc153886297"/>
      <w:bookmarkStart w:id="6362" w:name="_Toc152575869"/>
      <w:bookmarkStart w:id="6363" w:name="_Toc152922825"/>
      <w:bookmarkStart w:id="6364" w:name="_Toc152765213"/>
      <w:bookmarkStart w:id="6365" w:name="_Toc152935229"/>
      <w:bookmarkStart w:id="6366" w:name="_Toc153785640"/>
      <w:bookmarkStart w:id="6367" w:name="_Toc153286232"/>
      <w:bookmarkStart w:id="6368" w:name="_Toc153546949"/>
      <w:bookmarkStart w:id="6369" w:name="_Toc153788500"/>
      <w:bookmarkStart w:id="6370" w:name="_Toc153803446"/>
      <w:bookmarkStart w:id="6371" w:name="_Toc153871143"/>
      <w:bookmarkStart w:id="6372" w:name="_Toc153877297"/>
      <w:bookmarkStart w:id="6373" w:name="_Toc153878613"/>
      <w:bookmarkStart w:id="6374" w:name="_Toc153879779"/>
      <w:bookmarkStart w:id="6375" w:name="_Toc153884982"/>
      <w:bookmarkStart w:id="6376" w:name="_Toc153886298"/>
      <w:bookmarkStart w:id="6377" w:name="_Toc152575870"/>
      <w:bookmarkStart w:id="6378" w:name="_Toc152922826"/>
      <w:bookmarkStart w:id="6379" w:name="_Toc152765214"/>
      <w:bookmarkStart w:id="6380" w:name="_Toc152935230"/>
      <w:bookmarkStart w:id="6381" w:name="_Toc153785641"/>
      <w:bookmarkStart w:id="6382" w:name="_Toc153286233"/>
      <w:bookmarkStart w:id="6383" w:name="_Toc153546950"/>
      <w:bookmarkStart w:id="6384" w:name="_Toc153788501"/>
      <w:bookmarkStart w:id="6385" w:name="_Toc153803447"/>
      <w:bookmarkStart w:id="6386" w:name="_Toc153871144"/>
      <w:bookmarkStart w:id="6387" w:name="_Toc153877298"/>
      <w:bookmarkStart w:id="6388" w:name="_Toc153878614"/>
      <w:bookmarkStart w:id="6389" w:name="_Toc153879780"/>
      <w:bookmarkStart w:id="6390" w:name="_Toc153884983"/>
      <w:bookmarkStart w:id="6391" w:name="_Toc153886299"/>
      <w:bookmarkStart w:id="6392" w:name="_Toc152575871"/>
      <w:bookmarkStart w:id="6393" w:name="_Toc152922827"/>
      <w:bookmarkStart w:id="6394" w:name="_Toc152765215"/>
      <w:bookmarkStart w:id="6395" w:name="_Toc152935231"/>
      <w:bookmarkStart w:id="6396" w:name="_Toc153785642"/>
      <w:bookmarkStart w:id="6397" w:name="_Toc153286234"/>
      <w:bookmarkStart w:id="6398" w:name="_Toc153546951"/>
      <w:bookmarkStart w:id="6399" w:name="_Toc153788502"/>
      <w:bookmarkStart w:id="6400" w:name="_Toc153803448"/>
      <w:bookmarkStart w:id="6401" w:name="_Toc153871145"/>
      <w:bookmarkStart w:id="6402" w:name="_Toc153877299"/>
      <w:bookmarkStart w:id="6403" w:name="_Toc153878615"/>
      <w:bookmarkStart w:id="6404" w:name="_Toc153879781"/>
      <w:bookmarkStart w:id="6405" w:name="_Toc153884984"/>
      <w:bookmarkStart w:id="6406" w:name="_Toc153886300"/>
      <w:bookmarkStart w:id="6407" w:name="_Toc152575872"/>
      <w:bookmarkStart w:id="6408" w:name="_Toc152922828"/>
      <w:bookmarkStart w:id="6409" w:name="_Toc152765216"/>
      <w:bookmarkStart w:id="6410" w:name="_Toc152935232"/>
      <w:bookmarkStart w:id="6411" w:name="_Toc153785643"/>
      <w:bookmarkStart w:id="6412" w:name="_Toc153286235"/>
      <w:bookmarkStart w:id="6413" w:name="_Toc153546952"/>
      <w:bookmarkStart w:id="6414" w:name="_Toc153788503"/>
      <w:bookmarkStart w:id="6415" w:name="_Toc153803449"/>
      <w:bookmarkStart w:id="6416" w:name="_Toc153871146"/>
      <w:bookmarkStart w:id="6417" w:name="_Toc153877300"/>
      <w:bookmarkStart w:id="6418" w:name="_Toc153878616"/>
      <w:bookmarkStart w:id="6419" w:name="_Toc153879782"/>
      <w:bookmarkStart w:id="6420" w:name="_Toc153884985"/>
      <w:bookmarkStart w:id="6421" w:name="_Toc153886301"/>
      <w:bookmarkStart w:id="6422" w:name="_Toc152575873"/>
      <w:bookmarkStart w:id="6423" w:name="_Toc152922829"/>
      <w:bookmarkStart w:id="6424" w:name="_Toc152765217"/>
      <w:bookmarkStart w:id="6425" w:name="_Toc152935233"/>
      <w:bookmarkStart w:id="6426" w:name="_Toc153785644"/>
      <w:bookmarkStart w:id="6427" w:name="_Toc153286236"/>
      <w:bookmarkStart w:id="6428" w:name="_Toc153546953"/>
      <w:bookmarkStart w:id="6429" w:name="_Toc153788504"/>
      <w:bookmarkStart w:id="6430" w:name="_Toc153803450"/>
      <w:bookmarkStart w:id="6431" w:name="_Toc153871147"/>
      <w:bookmarkStart w:id="6432" w:name="_Toc153877301"/>
      <w:bookmarkStart w:id="6433" w:name="_Toc153878617"/>
      <w:bookmarkStart w:id="6434" w:name="_Toc153879783"/>
      <w:bookmarkStart w:id="6435" w:name="_Toc153884986"/>
      <w:bookmarkStart w:id="6436" w:name="_Toc153886302"/>
      <w:bookmarkStart w:id="6437" w:name="_Toc152575874"/>
      <w:bookmarkStart w:id="6438" w:name="_Toc152922830"/>
      <w:bookmarkStart w:id="6439" w:name="_Toc152765218"/>
      <w:bookmarkStart w:id="6440" w:name="_Toc152935234"/>
      <w:bookmarkStart w:id="6441" w:name="_Toc153785645"/>
      <w:bookmarkStart w:id="6442" w:name="_Toc153286237"/>
      <w:bookmarkStart w:id="6443" w:name="_Toc153546954"/>
      <w:bookmarkStart w:id="6444" w:name="_Toc153788505"/>
      <w:bookmarkStart w:id="6445" w:name="_Toc153803451"/>
      <w:bookmarkStart w:id="6446" w:name="_Toc153871148"/>
      <w:bookmarkStart w:id="6447" w:name="_Toc153877302"/>
      <w:bookmarkStart w:id="6448" w:name="_Toc153878618"/>
      <w:bookmarkStart w:id="6449" w:name="_Toc153879784"/>
      <w:bookmarkStart w:id="6450" w:name="_Toc153884987"/>
      <w:bookmarkStart w:id="6451" w:name="_Toc153886303"/>
      <w:bookmarkStart w:id="6452" w:name="_Toc152575875"/>
      <w:bookmarkStart w:id="6453" w:name="_Toc152922831"/>
      <w:bookmarkStart w:id="6454" w:name="_Toc152765219"/>
      <w:bookmarkStart w:id="6455" w:name="_Toc152935235"/>
      <w:bookmarkStart w:id="6456" w:name="_Toc153785646"/>
      <w:bookmarkStart w:id="6457" w:name="_Toc153286238"/>
      <w:bookmarkStart w:id="6458" w:name="_Toc153546955"/>
      <w:bookmarkStart w:id="6459" w:name="_Toc153788506"/>
      <w:bookmarkStart w:id="6460" w:name="_Toc153803452"/>
      <w:bookmarkStart w:id="6461" w:name="_Toc153871149"/>
      <w:bookmarkStart w:id="6462" w:name="_Toc153877303"/>
      <w:bookmarkStart w:id="6463" w:name="_Toc153878619"/>
      <w:bookmarkStart w:id="6464" w:name="_Toc153879785"/>
      <w:bookmarkStart w:id="6465" w:name="_Toc153884988"/>
      <w:bookmarkStart w:id="6466" w:name="_Toc153886304"/>
      <w:bookmarkStart w:id="6467" w:name="_Toc152575876"/>
      <w:bookmarkStart w:id="6468" w:name="_Toc152922832"/>
      <w:bookmarkStart w:id="6469" w:name="_Toc152765220"/>
      <w:bookmarkStart w:id="6470" w:name="_Toc152935236"/>
      <w:bookmarkStart w:id="6471" w:name="_Toc153785647"/>
      <w:bookmarkStart w:id="6472" w:name="_Toc153286239"/>
      <w:bookmarkStart w:id="6473" w:name="_Toc153546956"/>
      <w:bookmarkStart w:id="6474" w:name="_Toc153788507"/>
      <w:bookmarkStart w:id="6475" w:name="_Toc153803453"/>
      <w:bookmarkStart w:id="6476" w:name="_Toc153871150"/>
      <w:bookmarkStart w:id="6477" w:name="_Toc153877304"/>
      <w:bookmarkStart w:id="6478" w:name="_Toc153878620"/>
      <w:bookmarkStart w:id="6479" w:name="_Toc153879786"/>
      <w:bookmarkStart w:id="6480" w:name="_Toc153884989"/>
      <w:bookmarkStart w:id="6481" w:name="_Toc153886305"/>
      <w:bookmarkStart w:id="6482" w:name="_Toc152575877"/>
      <w:bookmarkStart w:id="6483" w:name="_Toc152922833"/>
      <w:bookmarkStart w:id="6484" w:name="_Toc152765221"/>
      <w:bookmarkStart w:id="6485" w:name="_Toc152935237"/>
      <w:bookmarkStart w:id="6486" w:name="_Toc153785648"/>
      <w:bookmarkStart w:id="6487" w:name="_Toc153286240"/>
      <w:bookmarkStart w:id="6488" w:name="_Toc153546957"/>
      <w:bookmarkStart w:id="6489" w:name="_Toc153788508"/>
      <w:bookmarkStart w:id="6490" w:name="_Toc153803454"/>
      <w:bookmarkStart w:id="6491" w:name="_Toc153871151"/>
      <w:bookmarkStart w:id="6492" w:name="_Toc153877305"/>
      <w:bookmarkStart w:id="6493" w:name="_Toc153878621"/>
      <w:bookmarkStart w:id="6494" w:name="_Toc153879787"/>
      <w:bookmarkStart w:id="6495" w:name="_Toc153884990"/>
      <w:bookmarkStart w:id="6496" w:name="_Toc153886306"/>
      <w:bookmarkStart w:id="6497" w:name="_Toc152575878"/>
      <w:bookmarkStart w:id="6498" w:name="_Toc152922834"/>
      <w:bookmarkStart w:id="6499" w:name="_Toc152765222"/>
      <w:bookmarkStart w:id="6500" w:name="_Toc152935238"/>
      <w:bookmarkStart w:id="6501" w:name="_Toc153785649"/>
      <w:bookmarkStart w:id="6502" w:name="_Toc153286241"/>
      <w:bookmarkStart w:id="6503" w:name="_Toc153546958"/>
      <w:bookmarkStart w:id="6504" w:name="_Toc153788509"/>
      <w:bookmarkStart w:id="6505" w:name="_Toc153803455"/>
      <w:bookmarkStart w:id="6506" w:name="_Toc153871152"/>
      <w:bookmarkStart w:id="6507" w:name="_Toc153877306"/>
      <w:bookmarkStart w:id="6508" w:name="_Toc153878622"/>
      <w:bookmarkStart w:id="6509" w:name="_Toc153879788"/>
      <w:bookmarkStart w:id="6510" w:name="_Toc153884991"/>
      <w:bookmarkStart w:id="6511" w:name="_Toc153886307"/>
      <w:bookmarkStart w:id="6512" w:name="_Toc152575879"/>
      <w:bookmarkStart w:id="6513" w:name="_Toc152922835"/>
      <w:bookmarkStart w:id="6514" w:name="_Toc152765223"/>
      <w:bookmarkStart w:id="6515" w:name="_Toc152935239"/>
      <w:bookmarkStart w:id="6516" w:name="_Toc153785650"/>
      <w:bookmarkStart w:id="6517" w:name="_Toc153286242"/>
      <w:bookmarkStart w:id="6518" w:name="_Toc153546959"/>
      <w:bookmarkStart w:id="6519" w:name="_Toc153788510"/>
      <w:bookmarkStart w:id="6520" w:name="_Toc153803456"/>
      <w:bookmarkStart w:id="6521" w:name="_Toc153871153"/>
      <w:bookmarkStart w:id="6522" w:name="_Toc153877307"/>
      <w:bookmarkStart w:id="6523" w:name="_Toc153878623"/>
      <w:bookmarkStart w:id="6524" w:name="_Toc153879789"/>
      <w:bookmarkStart w:id="6525" w:name="_Toc153884992"/>
      <w:bookmarkStart w:id="6526" w:name="_Toc153886308"/>
      <w:bookmarkStart w:id="6527" w:name="_Toc152575880"/>
      <w:bookmarkStart w:id="6528" w:name="_Toc152922836"/>
      <w:bookmarkStart w:id="6529" w:name="_Toc152765224"/>
      <w:bookmarkStart w:id="6530" w:name="_Toc152935240"/>
      <w:bookmarkStart w:id="6531" w:name="_Toc153785651"/>
      <w:bookmarkStart w:id="6532" w:name="_Toc153286243"/>
      <w:bookmarkStart w:id="6533" w:name="_Toc153546960"/>
      <w:bookmarkStart w:id="6534" w:name="_Toc153788511"/>
      <w:bookmarkStart w:id="6535" w:name="_Toc153803457"/>
      <w:bookmarkStart w:id="6536" w:name="_Toc153871154"/>
      <w:bookmarkStart w:id="6537" w:name="_Toc153877308"/>
      <w:bookmarkStart w:id="6538" w:name="_Toc153878624"/>
      <w:bookmarkStart w:id="6539" w:name="_Toc153879790"/>
      <w:bookmarkStart w:id="6540" w:name="_Toc153884993"/>
      <w:bookmarkStart w:id="6541" w:name="_Toc153886309"/>
      <w:bookmarkStart w:id="6542" w:name="_Toc152575881"/>
      <w:bookmarkStart w:id="6543" w:name="_Toc152922837"/>
      <w:bookmarkStart w:id="6544" w:name="_Toc152765225"/>
      <w:bookmarkStart w:id="6545" w:name="_Toc152935241"/>
      <w:bookmarkStart w:id="6546" w:name="_Toc153785652"/>
      <w:bookmarkStart w:id="6547" w:name="_Toc153286244"/>
      <w:bookmarkStart w:id="6548" w:name="_Toc153546961"/>
      <w:bookmarkStart w:id="6549" w:name="_Toc153788512"/>
      <w:bookmarkStart w:id="6550" w:name="_Toc153803458"/>
      <w:bookmarkStart w:id="6551" w:name="_Toc153871155"/>
      <w:bookmarkStart w:id="6552" w:name="_Toc153877309"/>
      <w:bookmarkStart w:id="6553" w:name="_Toc153878625"/>
      <w:bookmarkStart w:id="6554" w:name="_Toc153879791"/>
      <w:bookmarkStart w:id="6555" w:name="_Toc153884994"/>
      <w:bookmarkStart w:id="6556" w:name="_Toc153886310"/>
      <w:bookmarkStart w:id="6557" w:name="_Toc152575882"/>
      <w:bookmarkStart w:id="6558" w:name="_Toc152922838"/>
      <w:bookmarkStart w:id="6559" w:name="_Toc152765226"/>
      <w:bookmarkStart w:id="6560" w:name="_Toc152935242"/>
      <w:bookmarkStart w:id="6561" w:name="_Toc153785653"/>
      <w:bookmarkStart w:id="6562" w:name="_Toc153286245"/>
      <w:bookmarkStart w:id="6563" w:name="_Toc153546962"/>
      <w:bookmarkStart w:id="6564" w:name="_Toc153788513"/>
      <w:bookmarkStart w:id="6565" w:name="_Toc153803459"/>
      <w:bookmarkStart w:id="6566" w:name="_Toc153871156"/>
      <w:bookmarkStart w:id="6567" w:name="_Toc153877310"/>
      <w:bookmarkStart w:id="6568" w:name="_Toc153878626"/>
      <w:bookmarkStart w:id="6569" w:name="_Toc153879792"/>
      <w:bookmarkStart w:id="6570" w:name="_Toc153884995"/>
      <w:bookmarkStart w:id="6571" w:name="_Toc153886311"/>
      <w:bookmarkStart w:id="6572" w:name="_Toc152575883"/>
      <w:bookmarkStart w:id="6573" w:name="_Toc152922839"/>
      <w:bookmarkStart w:id="6574" w:name="_Toc152765227"/>
      <w:bookmarkStart w:id="6575" w:name="_Toc152935243"/>
      <w:bookmarkStart w:id="6576" w:name="_Toc153785654"/>
      <w:bookmarkStart w:id="6577" w:name="_Toc153286246"/>
      <w:bookmarkStart w:id="6578" w:name="_Toc153546963"/>
      <w:bookmarkStart w:id="6579" w:name="_Toc153788514"/>
      <w:bookmarkStart w:id="6580" w:name="_Toc153803460"/>
      <w:bookmarkStart w:id="6581" w:name="_Toc153871157"/>
      <w:bookmarkStart w:id="6582" w:name="_Toc153877311"/>
      <w:bookmarkStart w:id="6583" w:name="_Toc153878627"/>
      <w:bookmarkStart w:id="6584" w:name="_Toc153879793"/>
      <w:bookmarkStart w:id="6585" w:name="_Toc153884996"/>
      <w:bookmarkStart w:id="6586" w:name="_Toc153886312"/>
      <w:bookmarkStart w:id="6587" w:name="_Toc152575884"/>
      <w:bookmarkStart w:id="6588" w:name="_Toc152922840"/>
      <w:bookmarkStart w:id="6589" w:name="_Toc152765228"/>
      <w:bookmarkStart w:id="6590" w:name="_Toc152935244"/>
      <w:bookmarkStart w:id="6591" w:name="_Toc153785655"/>
      <w:bookmarkStart w:id="6592" w:name="_Toc153286247"/>
      <w:bookmarkStart w:id="6593" w:name="_Toc153546964"/>
      <w:bookmarkStart w:id="6594" w:name="_Toc153788515"/>
      <w:bookmarkStart w:id="6595" w:name="_Toc153803461"/>
      <w:bookmarkStart w:id="6596" w:name="_Toc153871158"/>
      <w:bookmarkStart w:id="6597" w:name="_Toc153877312"/>
      <w:bookmarkStart w:id="6598" w:name="_Toc153878628"/>
      <w:bookmarkStart w:id="6599" w:name="_Toc153879794"/>
      <w:bookmarkStart w:id="6600" w:name="_Toc153884997"/>
      <w:bookmarkStart w:id="6601" w:name="_Toc153886313"/>
      <w:bookmarkStart w:id="6602" w:name="_Toc152575885"/>
      <w:bookmarkStart w:id="6603" w:name="_Toc152922841"/>
      <w:bookmarkStart w:id="6604" w:name="_Toc152765229"/>
      <w:bookmarkStart w:id="6605" w:name="_Toc152935245"/>
      <w:bookmarkStart w:id="6606" w:name="_Toc153785656"/>
      <w:bookmarkStart w:id="6607" w:name="_Toc153286248"/>
      <w:bookmarkStart w:id="6608" w:name="_Toc153546965"/>
      <w:bookmarkStart w:id="6609" w:name="_Toc153788516"/>
      <w:bookmarkStart w:id="6610" w:name="_Toc153803462"/>
      <w:bookmarkStart w:id="6611" w:name="_Toc153871159"/>
      <w:bookmarkStart w:id="6612" w:name="_Toc153877313"/>
      <w:bookmarkStart w:id="6613" w:name="_Toc153878629"/>
      <w:bookmarkStart w:id="6614" w:name="_Toc153879795"/>
      <w:bookmarkStart w:id="6615" w:name="_Toc153884998"/>
      <w:bookmarkStart w:id="6616" w:name="_Toc153886314"/>
      <w:bookmarkStart w:id="6617" w:name="_Toc152575886"/>
      <w:bookmarkStart w:id="6618" w:name="_Toc152922842"/>
      <w:bookmarkStart w:id="6619" w:name="_Toc152765230"/>
      <w:bookmarkStart w:id="6620" w:name="_Toc152935246"/>
      <w:bookmarkStart w:id="6621" w:name="_Toc153785657"/>
      <w:bookmarkStart w:id="6622" w:name="_Toc153286249"/>
      <w:bookmarkStart w:id="6623" w:name="_Toc153546966"/>
      <w:bookmarkStart w:id="6624" w:name="_Toc153788517"/>
      <w:bookmarkStart w:id="6625" w:name="_Toc153803463"/>
      <w:bookmarkStart w:id="6626" w:name="_Toc153871160"/>
      <w:bookmarkStart w:id="6627" w:name="_Toc153877314"/>
      <w:bookmarkStart w:id="6628" w:name="_Toc153878630"/>
      <w:bookmarkStart w:id="6629" w:name="_Toc153879796"/>
      <w:bookmarkStart w:id="6630" w:name="_Toc153884999"/>
      <w:bookmarkStart w:id="6631" w:name="_Toc153886315"/>
      <w:bookmarkStart w:id="6632" w:name="_Toc152575887"/>
      <w:bookmarkStart w:id="6633" w:name="_Toc152922843"/>
      <w:bookmarkStart w:id="6634" w:name="_Toc152765231"/>
      <w:bookmarkStart w:id="6635" w:name="_Toc152935247"/>
      <w:bookmarkStart w:id="6636" w:name="_Toc153785658"/>
      <w:bookmarkStart w:id="6637" w:name="_Toc153286250"/>
      <w:bookmarkStart w:id="6638" w:name="_Toc153546967"/>
      <w:bookmarkStart w:id="6639" w:name="_Toc153788518"/>
      <w:bookmarkStart w:id="6640" w:name="_Toc153803464"/>
      <w:bookmarkStart w:id="6641" w:name="_Toc153871161"/>
      <w:bookmarkStart w:id="6642" w:name="_Toc153877315"/>
      <w:bookmarkStart w:id="6643" w:name="_Toc153878631"/>
      <w:bookmarkStart w:id="6644" w:name="_Toc153879797"/>
      <w:bookmarkStart w:id="6645" w:name="_Toc153885000"/>
      <w:bookmarkStart w:id="6646" w:name="_Toc153886316"/>
      <w:bookmarkStart w:id="6647" w:name="_Toc152575888"/>
      <w:bookmarkStart w:id="6648" w:name="_Toc152922844"/>
      <w:bookmarkStart w:id="6649" w:name="_Toc152765232"/>
      <w:bookmarkStart w:id="6650" w:name="_Toc152935248"/>
      <w:bookmarkStart w:id="6651" w:name="_Toc153785659"/>
      <w:bookmarkStart w:id="6652" w:name="_Toc153286251"/>
      <w:bookmarkStart w:id="6653" w:name="_Toc153546968"/>
      <w:bookmarkStart w:id="6654" w:name="_Toc153788519"/>
      <w:bookmarkStart w:id="6655" w:name="_Toc153803465"/>
      <w:bookmarkStart w:id="6656" w:name="_Toc153871162"/>
      <w:bookmarkStart w:id="6657" w:name="_Toc153877316"/>
      <w:bookmarkStart w:id="6658" w:name="_Toc153878632"/>
      <w:bookmarkStart w:id="6659" w:name="_Toc153879798"/>
      <w:bookmarkStart w:id="6660" w:name="_Toc153885001"/>
      <w:bookmarkStart w:id="6661" w:name="_Toc153886317"/>
      <w:bookmarkStart w:id="6662" w:name="_Toc152575889"/>
      <w:bookmarkStart w:id="6663" w:name="_Toc152922845"/>
      <w:bookmarkStart w:id="6664" w:name="_Toc152765233"/>
      <w:bookmarkStart w:id="6665" w:name="_Toc152935249"/>
      <w:bookmarkStart w:id="6666" w:name="_Toc153785660"/>
      <w:bookmarkStart w:id="6667" w:name="_Toc153286252"/>
      <w:bookmarkStart w:id="6668" w:name="_Toc153546969"/>
      <w:bookmarkStart w:id="6669" w:name="_Toc153788520"/>
      <w:bookmarkStart w:id="6670" w:name="_Toc153803466"/>
      <w:bookmarkStart w:id="6671" w:name="_Toc153871163"/>
      <w:bookmarkStart w:id="6672" w:name="_Toc153877317"/>
      <w:bookmarkStart w:id="6673" w:name="_Toc153878633"/>
      <w:bookmarkStart w:id="6674" w:name="_Toc153879799"/>
      <w:bookmarkStart w:id="6675" w:name="_Toc153885002"/>
      <w:bookmarkStart w:id="6676" w:name="_Toc153886318"/>
      <w:bookmarkStart w:id="6677" w:name="_Toc152575890"/>
      <w:bookmarkStart w:id="6678" w:name="_Toc152922846"/>
      <w:bookmarkStart w:id="6679" w:name="_Toc152765234"/>
      <w:bookmarkStart w:id="6680" w:name="_Toc152935250"/>
      <w:bookmarkStart w:id="6681" w:name="_Toc153785661"/>
      <w:bookmarkStart w:id="6682" w:name="_Toc153286253"/>
      <w:bookmarkStart w:id="6683" w:name="_Toc153546970"/>
      <w:bookmarkStart w:id="6684" w:name="_Toc153788521"/>
      <w:bookmarkStart w:id="6685" w:name="_Toc153803467"/>
      <w:bookmarkStart w:id="6686" w:name="_Toc153871164"/>
      <w:bookmarkStart w:id="6687" w:name="_Toc153877318"/>
      <w:bookmarkStart w:id="6688" w:name="_Toc153878634"/>
      <w:bookmarkStart w:id="6689" w:name="_Toc153879800"/>
      <w:bookmarkStart w:id="6690" w:name="_Toc153885003"/>
      <w:bookmarkStart w:id="6691" w:name="_Toc153886319"/>
      <w:bookmarkStart w:id="6692" w:name="_Toc152575891"/>
      <w:bookmarkStart w:id="6693" w:name="_Toc152922847"/>
      <w:bookmarkStart w:id="6694" w:name="_Toc152765235"/>
      <w:bookmarkStart w:id="6695" w:name="_Toc152935251"/>
      <w:bookmarkStart w:id="6696" w:name="_Toc153785662"/>
      <w:bookmarkStart w:id="6697" w:name="_Toc153286254"/>
      <w:bookmarkStart w:id="6698" w:name="_Toc153546971"/>
      <w:bookmarkStart w:id="6699" w:name="_Toc153788522"/>
      <w:bookmarkStart w:id="6700" w:name="_Toc153803468"/>
      <w:bookmarkStart w:id="6701" w:name="_Toc153871165"/>
      <w:bookmarkStart w:id="6702" w:name="_Toc153877319"/>
      <w:bookmarkStart w:id="6703" w:name="_Toc153878635"/>
      <w:bookmarkStart w:id="6704" w:name="_Toc153879801"/>
      <w:bookmarkStart w:id="6705" w:name="_Toc153885004"/>
      <w:bookmarkStart w:id="6706" w:name="_Toc153886320"/>
      <w:bookmarkStart w:id="6707" w:name="_Toc152575892"/>
      <w:bookmarkStart w:id="6708" w:name="_Toc152922848"/>
      <w:bookmarkStart w:id="6709" w:name="_Toc152765236"/>
      <w:bookmarkStart w:id="6710" w:name="_Toc152935252"/>
      <w:bookmarkStart w:id="6711" w:name="_Toc153785663"/>
      <w:bookmarkStart w:id="6712" w:name="_Toc153286255"/>
      <w:bookmarkStart w:id="6713" w:name="_Toc153546972"/>
      <w:bookmarkStart w:id="6714" w:name="_Toc153788523"/>
      <w:bookmarkStart w:id="6715" w:name="_Toc153803469"/>
      <w:bookmarkStart w:id="6716" w:name="_Toc153871166"/>
      <w:bookmarkStart w:id="6717" w:name="_Toc153877320"/>
      <w:bookmarkStart w:id="6718" w:name="_Toc153878636"/>
      <w:bookmarkStart w:id="6719" w:name="_Toc153879802"/>
      <w:bookmarkStart w:id="6720" w:name="_Toc153885005"/>
      <w:bookmarkStart w:id="6721" w:name="_Toc153886321"/>
      <w:bookmarkStart w:id="6722" w:name="_Toc152575893"/>
      <w:bookmarkStart w:id="6723" w:name="_Toc152922849"/>
      <w:bookmarkStart w:id="6724" w:name="_Toc152765237"/>
      <w:bookmarkStart w:id="6725" w:name="_Toc152935253"/>
      <w:bookmarkStart w:id="6726" w:name="_Toc153785664"/>
      <w:bookmarkStart w:id="6727" w:name="_Toc153286256"/>
      <w:bookmarkStart w:id="6728" w:name="_Toc153546973"/>
      <w:bookmarkStart w:id="6729" w:name="_Toc153788524"/>
      <w:bookmarkStart w:id="6730" w:name="_Toc153803470"/>
      <w:bookmarkStart w:id="6731" w:name="_Toc153871167"/>
      <w:bookmarkStart w:id="6732" w:name="_Toc153877321"/>
      <w:bookmarkStart w:id="6733" w:name="_Toc153878637"/>
      <w:bookmarkStart w:id="6734" w:name="_Toc153879803"/>
      <w:bookmarkStart w:id="6735" w:name="_Toc153885006"/>
      <w:bookmarkStart w:id="6736" w:name="_Toc153886322"/>
      <w:bookmarkStart w:id="6737" w:name="_Toc152575894"/>
      <w:bookmarkStart w:id="6738" w:name="_Toc152922850"/>
      <w:bookmarkStart w:id="6739" w:name="_Toc152765238"/>
      <w:bookmarkStart w:id="6740" w:name="_Toc152935254"/>
      <w:bookmarkStart w:id="6741" w:name="_Toc153785665"/>
      <w:bookmarkStart w:id="6742" w:name="_Toc153286257"/>
      <w:bookmarkStart w:id="6743" w:name="_Toc153546974"/>
      <w:bookmarkStart w:id="6744" w:name="_Toc153788525"/>
      <w:bookmarkStart w:id="6745" w:name="_Toc153803471"/>
      <w:bookmarkStart w:id="6746" w:name="_Toc153871168"/>
      <w:bookmarkStart w:id="6747" w:name="_Toc153877322"/>
      <w:bookmarkStart w:id="6748" w:name="_Toc153878638"/>
      <w:bookmarkStart w:id="6749" w:name="_Toc153879804"/>
      <w:bookmarkStart w:id="6750" w:name="_Toc153885007"/>
      <w:bookmarkStart w:id="6751" w:name="_Toc153886323"/>
      <w:bookmarkStart w:id="6752" w:name="_Toc152575895"/>
      <w:bookmarkStart w:id="6753" w:name="_Toc152922851"/>
      <w:bookmarkStart w:id="6754" w:name="_Toc152765239"/>
      <w:bookmarkStart w:id="6755" w:name="_Toc152935255"/>
      <w:bookmarkStart w:id="6756" w:name="_Toc153785666"/>
      <w:bookmarkStart w:id="6757" w:name="_Toc153286258"/>
      <w:bookmarkStart w:id="6758" w:name="_Toc153546975"/>
      <w:bookmarkStart w:id="6759" w:name="_Toc153788526"/>
      <w:bookmarkStart w:id="6760" w:name="_Toc153803472"/>
      <w:bookmarkStart w:id="6761" w:name="_Toc153871169"/>
      <w:bookmarkStart w:id="6762" w:name="_Toc153877323"/>
      <w:bookmarkStart w:id="6763" w:name="_Toc153878639"/>
      <w:bookmarkStart w:id="6764" w:name="_Toc153879805"/>
      <w:bookmarkStart w:id="6765" w:name="_Toc153885008"/>
      <w:bookmarkStart w:id="6766" w:name="_Toc153886324"/>
      <w:bookmarkStart w:id="6767" w:name="_Toc152575896"/>
      <w:bookmarkStart w:id="6768" w:name="_Toc152922852"/>
      <w:bookmarkStart w:id="6769" w:name="_Toc152765240"/>
      <w:bookmarkStart w:id="6770" w:name="_Toc152935256"/>
      <w:bookmarkStart w:id="6771" w:name="_Toc153785667"/>
      <w:bookmarkStart w:id="6772" w:name="_Toc153286259"/>
      <w:bookmarkStart w:id="6773" w:name="_Toc153546976"/>
      <w:bookmarkStart w:id="6774" w:name="_Toc153788527"/>
      <w:bookmarkStart w:id="6775" w:name="_Toc153803473"/>
      <w:bookmarkStart w:id="6776" w:name="_Toc153871170"/>
      <w:bookmarkStart w:id="6777" w:name="_Toc153877324"/>
      <w:bookmarkStart w:id="6778" w:name="_Toc153878640"/>
      <w:bookmarkStart w:id="6779" w:name="_Toc153879806"/>
      <w:bookmarkStart w:id="6780" w:name="_Toc153885009"/>
      <w:bookmarkStart w:id="6781" w:name="_Toc153886325"/>
      <w:bookmarkStart w:id="6782" w:name="_Toc152575897"/>
      <w:bookmarkStart w:id="6783" w:name="_Toc152922853"/>
      <w:bookmarkStart w:id="6784" w:name="_Toc152765241"/>
      <w:bookmarkStart w:id="6785" w:name="_Toc152935257"/>
      <w:bookmarkStart w:id="6786" w:name="_Toc153785668"/>
      <w:bookmarkStart w:id="6787" w:name="_Toc153286260"/>
      <w:bookmarkStart w:id="6788" w:name="_Toc153546977"/>
      <w:bookmarkStart w:id="6789" w:name="_Toc153788528"/>
      <w:bookmarkStart w:id="6790" w:name="_Toc153803474"/>
      <w:bookmarkStart w:id="6791" w:name="_Toc153871171"/>
      <w:bookmarkStart w:id="6792" w:name="_Toc153877325"/>
      <w:bookmarkStart w:id="6793" w:name="_Toc153878641"/>
      <w:bookmarkStart w:id="6794" w:name="_Toc153879807"/>
      <w:bookmarkStart w:id="6795" w:name="_Toc153885010"/>
      <w:bookmarkStart w:id="6796" w:name="_Toc153886326"/>
      <w:bookmarkStart w:id="6797" w:name="_Toc152575898"/>
      <w:bookmarkStart w:id="6798" w:name="_Toc152922854"/>
      <w:bookmarkStart w:id="6799" w:name="_Toc152765242"/>
      <w:bookmarkStart w:id="6800" w:name="_Toc152935258"/>
      <w:bookmarkStart w:id="6801" w:name="_Toc153785669"/>
      <w:bookmarkStart w:id="6802" w:name="_Toc153286261"/>
      <w:bookmarkStart w:id="6803" w:name="_Toc153546978"/>
      <w:bookmarkStart w:id="6804" w:name="_Toc153788529"/>
      <w:bookmarkStart w:id="6805" w:name="_Toc153803475"/>
      <w:bookmarkStart w:id="6806" w:name="_Toc153871172"/>
      <w:bookmarkStart w:id="6807" w:name="_Toc153877326"/>
      <w:bookmarkStart w:id="6808" w:name="_Toc153878642"/>
      <w:bookmarkStart w:id="6809" w:name="_Toc153879808"/>
      <w:bookmarkStart w:id="6810" w:name="_Toc153885011"/>
      <w:bookmarkStart w:id="6811" w:name="_Toc153886327"/>
      <w:bookmarkStart w:id="6812" w:name="_Toc152575899"/>
      <w:bookmarkStart w:id="6813" w:name="_Toc152922855"/>
      <w:bookmarkStart w:id="6814" w:name="_Toc152765243"/>
      <w:bookmarkStart w:id="6815" w:name="_Toc152935259"/>
      <w:bookmarkStart w:id="6816" w:name="_Toc153785670"/>
      <w:bookmarkStart w:id="6817" w:name="_Toc153286262"/>
      <w:bookmarkStart w:id="6818" w:name="_Toc153546979"/>
      <w:bookmarkStart w:id="6819" w:name="_Toc153788530"/>
      <w:bookmarkStart w:id="6820" w:name="_Toc153803476"/>
      <w:bookmarkStart w:id="6821" w:name="_Toc153871173"/>
      <w:bookmarkStart w:id="6822" w:name="_Toc153877327"/>
      <w:bookmarkStart w:id="6823" w:name="_Toc153878643"/>
      <w:bookmarkStart w:id="6824" w:name="_Toc153879809"/>
      <w:bookmarkStart w:id="6825" w:name="_Toc153885012"/>
      <w:bookmarkStart w:id="6826" w:name="_Toc153886328"/>
      <w:bookmarkStart w:id="6827" w:name="_Toc152575900"/>
      <w:bookmarkStart w:id="6828" w:name="_Toc152922856"/>
      <w:bookmarkStart w:id="6829" w:name="_Toc152765244"/>
      <w:bookmarkStart w:id="6830" w:name="_Toc152935260"/>
      <w:bookmarkStart w:id="6831" w:name="_Toc153785671"/>
      <w:bookmarkStart w:id="6832" w:name="_Toc153286263"/>
      <w:bookmarkStart w:id="6833" w:name="_Toc153546980"/>
      <w:bookmarkStart w:id="6834" w:name="_Toc153788531"/>
      <w:bookmarkStart w:id="6835" w:name="_Toc153803477"/>
      <w:bookmarkStart w:id="6836" w:name="_Toc153871174"/>
      <w:bookmarkStart w:id="6837" w:name="_Toc153877328"/>
      <w:bookmarkStart w:id="6838" w:name="_Toc153878644"/>
      <w:bookmarkStart w:id="6839" w:name="_Toc153879810"/>
      <w:bookmarkStart w:id="6840" w:name="_Toc153885013"/>
      <w:bookmarkStart w:id="6841" w:name="_Toc153886329"/>
      <w:bookmarkStart w:id="6842" w:name="_Toc152575901"/>
      <w:bookmarkStart w:id="6843" w:name="_Toc152922857"/>
      <w:bookmarkStart w:id="6844" w:name="_Toc152765245"/>
      <w:bookmarkStart w:id="6845" w:name="_Toc152935261"/>
      <w:bookmarkStart w:id="6846" w:name="_Toc153785672"/>
      <w:bookmarkStart w:id="6847" w:name="_Toc153286264"/>
      <w:bookmarkStart w:id="6848" w:name="_Toc153546981"/>
      <w:bookmarkStart w:id="6849" w:name="_Toc153788532"/>
      <w:bookmarkStart w:id="6850" w:name="_Toc153803478"/>
      <w:bookmarkStart w:id="6851" w:name="_Toc153871175"/>
      <w:bookmarkStart w:id="6852" w:name="_Toc153877329"/>
      <w:bookmarkStart w:id="6853" w:name="_Toc153878645"/>
      <w:bookmarkStart w:id="6854" w:name="_Toc153879811"/>
      <w:bookmarkStart w:id="6855" w:name="_Toc153885014"/>
      <w:bookmarkStart w:id="6856" w:name="_Toc153886330"/>
      <w:bookmarkStart w:id="6857" w:name="_Toc152575902"/>
      <w:bookmarkStart w:id="6858" w:name="_Toc152922858"/>
      <w:bookmarkStart w:id="6859" w:name="_Toc152765246"/>
      <w:bookmarkStart w:id="6860" w:name="_Toc152935262"/>
      <w:bookmarkStart w:id="6861" w:name="_Toc153785673"/>
      <w:bookmarkStart w:id="6862" w:name="_Toc153286265"/>
      <w:bookmarkStart w:id="6863" w:name="_Toc153546982"/>
      <w:bookmarkStart w:id="6864" w:name="_Toc153788533"/>
      <w:bookmarkStart w:id="6865" w:name="_Toc153803479"/>
      <w:bookmarkStart w:id="6866" w:name="_Toc153871176"/>
      <w:bookmarkStart w:id="6867" w:name="_Toc153877330"/>
      <w:bookmarkStart w:id="6868" w:name="_Toc153878646"/>
      <w:bookmarkStart w:id="6869" w:name="_Toc153879812"/>
      <w:bookmarkStart w:id="6870" w:name="_Toc153885015"/>
      <w:bookmarkStart w:id="6871" w:name="_Toc153886331"/>
      <w:bookmarkStart w:id="6872" w:name="_Toc152575903"/>
      <w:bookmarkStart w:id="6873" w:name="_Toc152922859"/>
      <w:bookmarkStart w:id="6874" w:name="_Toc152765247"/>
      <w:bookmarkStart w:id="6875" w:name="_Toc152935263"/>
      <w:bookmarkStart w:id="6876" w:name="_Toc153785674"/>
      <w:bookmarkStart w:id="6877" w:name="_Toc153286266"/>
      <w:bookmarkStart w:id="6878" w:name="_Toc153546983"/>
      <w:bookmarkStart w:id="6879" w:name="_Toc153788534"/>
      <w:bookmarkStart w:id="6880" w:name="_Toc153803480"/>
      <w:bookmarkStart w:id="6881" w:name="_Toc153871177"/>
      <w:bookmarkStart w:id="6882" w:name="_Toc153877331"/>
      <w:bookmarkStart w:id="6883" w:name="_Toc153878647"/>
      <w:bookmarkStart w:id="6884" w:name="_Toc153879813"/>
      <w:bookmarkStart w:id="6885" w:name="_Toc153885016"/>
      <w:bookmarkStart w:id="6886" w:name="_Toc153886332"/>
      <w:bookmarkStart w:id="6887" w:name="_Toc152575904"/>
      <w:bookmarkStart w:id="6888" w:name="_Toc152922860"/>
      <w:bookmarkStart w:id="6889" w:name="_Toc152765248"/>
      <w:bookmarkStart w:id="6890" w:name="_Toc152935264"/>
      <w:bookmarkStart w:id="6891" w:name="_Toc153785675"/>
      <w:bookmarkStart w:id="6892" w:name="_Toc153286267"/>
      <w:bookmarkStart w:id="6893" w:name="_Toc153546984"/>
      <w:bookmarkStart w:id="6894" w:name="_Toc153788535"/>
      <w:bookmarkStart w:id="6895" w:name="_Toc153803481"/>
      <w:bookmarkStart w:id="6896" w:name="_Toc153871178"/>
      <w:bookmarkStart w:id="6897" w:name="_Toc153877332"/>
      <w:bookmarkStart w:id="6898" w:name="_Toc153878648"/>
      <w:bookmarkStart w:id="6899" w:name="_Toc153879814"/>
      <w:bookmarkStart w:id="6900" w:name="_Toc153885017"/>
      <w:bookmarkStart w:id="6901" w:name="_Toc153886333"/>
      <w:bookmarkStart w:id="6902" w:name="_Toc152575905"/>
      <w:bookmarkStart w:id="6903" w:name="_Toc152922861"/>
      <w:bookmarkStart w:id="6904" w:name="_Toc152765249"/>
      <w:bookmarkStart w:id="6905" w:name="_Toc152935265"/>
      <w:bookmarkStart w:id="6906" w:name="_Toc153785676"/>
      <w:bookmarkStart w:id="6907" w:name="_Toc153286268"/>
      <w:bookmarkStart w:id="6908" w:name="_Toc153546985"/>
      <w:bookmarkStart w:id="6909" w:name="_Toc153788536"/>
      <w:bookmarkStart w:id="6910" w:name="_Toc153803482"/>
      <w:bookmarkStart w:id="6911" w:name="_Toc153871179"/>
      <w:bookmarkStart w:id="6912" w:name="_Toc153877333"/>
      <w:bookmarkStart w:id="6913" w:name="_Toc153878649"/>
      <w:bookmarkStart w:id="6914" w:name="_Toc153879815"/>
      <w:bookmarkStart w:id="6915" w:name="_Toc153885018"/>
      <w:bookmarkStart w:id="6916" w:name="_Toc153886334"/>
      <w:bookmarkStart w:id="6917" w:name="_Toc152575906"/>
      <w:bookmarkStart w:id="6918" w:name="_Toc152922862"/>
      <w:bookmarkStart w:id="6919" w:name="_Toc152765250"/>
      <w:bookmarkStart w:id="6920" w:name="_Toc152935266"/>
      <w:bookmarkStart w:id="6921" w:name="_Toc153785677"/>
      <w:bookmarkStart w:id="6922" w:name="_Toc153286269"/>
      <w:bookmarkStart w:id="6923" w:name="_Toc153546986"/>
      <w:bookmarkStart w:id="6924" w:name="_Toc153788537"/>
      <w:bookmarkStart w:id="6925" w:name="_Toc153803483"/>
      <w:bookmarkStart w:id="6926" w:name="_Toc153871180"/>
      <w:bookmarkStart w:id="6927" w:name="_Toc153877334"/>
      <w:bookmarkStart w:id="6928" w:name="_Toc153878650"/>
      <w:bookmarkStart w:id="6929" w:name="_Toc153879816"/>
      <w:bookmarkStart w:id="6930" w:name="_Toc153885019"/>
      <w:bookmarkStart w:id="6931" w:name="_Toc153886335"/>
      <w:bookmarkStart w:id="6932" w:name="_Toc152575907"/>
      <w:bookmarkStart w:id="6933" w:name="_Toc152922863"/>
      <w:bookmarkStart w:id="6934" w:name="_Toc152765251"/>
      <w:bookmarkStart w:id="6935" w:name="_Toc152935267"/>
      <w:bookmarkStart w:id="6936" w:name="_Toc153785678"/>
      <w:bookmarkStart w:id="6937" w:name="_Toc153286270"/>
      <w:bookmarkStart w:id="6938" w:name="_Toc153546987"/>
      <w:bookmarkStart w:id="6939" w:name="_Toc153788538"/>
      <w:bookmarkStart w:id="6940" w:name="_Toc153803484"/>
      <w:bookmarkStart w:id="6941" w:name="_Toc153871181"/>
      <w:bookmarkStart w:id="6942" w:name="_Toc153877335"/>
      <w:bookmarkStart w:id="6943" w:name="_Toc153878651"/>
      <w:bookmarkStart w:id="6944" w:name="_Toc153879817"/>
      <w:bookmarkStart w:id="6945" w:name="_Toc153885020"/>
      <w:bookmarkStart w:id="6946" w:name="_Toc153886336"/>
      <w:bookmarkStart w:id="6947" w:name="_Toc152575908"/>
      <w:bookmarkStart w:id="6948" w:name="_Toc152922864"/>
      <w:bookmarkStart w:id="6949" w:name="_Toc152765252"/>
      <w:bookmarkStart w:id="6950" w:name="_Toc152935268"/>
      <w:bookmarkStart w:id="6951" w:name="_Toc153785679"/>
      <w:bookmarkStart w:id="6952" w:name="_Toc153286271"/>
      <w:bookmarkStart w:id="6953" w:name="_Toc153546988"/>
      <w:bookmarkStart w:id="6954" w:name="_Toc153788539"/>
      <w:bookmarkStart w:id="6955" w:name="_Toc153803485"/>
      <w:bookmarkStart w:id="6956" w:name="_Toc153871182"/>
      <w:bookmarkStart w:id="6957" w:name="_Toc153877336"/>
      <w:bookmarkStart w:id="6958" w:name="_Toc153878652"/>
      <w:bookmarkStart w:id="6959" w:name="_Toc153879818"/>
      <w:bookmarkStart w:id="6960" w:name="_Toc153885021"/>
      <w:bookmarkStart w:id="6961" w:name="_Toc153886337"/>
      <w:bookmarkStart w:id="6962" w:name="_Toc152575909"/>
      <w:bookmarkStart w:id="6963" w:name="_Toc152922865"/>
      <w:bookmarkStart w:id="6964" w:name="_Toc152765253"/>
      <w:bookmarkStart w:id="6965" w:name="_Toc152935269"/>
      <w:bookmarkStart w:id="6966" w:name="_Toc153785680"/>
      <w:bookmarkStart w:id="6967" w:name="_Toc153286272"/>
      <w:bookmarkStart w:id="6968" w:name="_Toc153546989"/>
      <w:bookmarkStart w:id="6969" w:name="_Toc153788540"/>
      <w:bookmarkStart w:id="6970" w:name="_Toc153803486"/>
      <w:bookmarkStart w:id="6971" w:name="_Toc153871183"/>
      <w:bookmarkStart w:id="6972" w:name="_Toc153877337"/>
      <w:bookmarkStart w:id="6973" w:name="_Toc153878653"/>
      <w:bookmarkStart w:id="6974" w:name="_Toc153879819"/>
      <w:bookmarkStart w:id="6975" w:name="_Toc153885022"/>
      <w:bookmarkStart w:id="6976" w:name="_Toc153886338"/>
      <w:bookmarkStart w:id="6977" w:name="_Toc152575910"/>
      <w:bookmarkStart w:id="6978" w:name="_Toc152922866"/>
      <w:bookmarkStart w:id="6979" w:name="_Toc152765254"/>
      <w:bookmarkStart w:id="6980" w:name="_Toc152935270"/>
      <w:bookmarkStart w:id="6981" w:name="_Toc153785681"/>
      <w:bookmarkStart w:id="6982" w:name="_Toc153286273"/>
      <w:bookmarkStart w:id="6983" w:name="_Toc153546990"/>
      <w:bookmarkStart w:id="6984" w:name="_Toc153788541"/>
      <w:bookmarkStart w:id="6985" w:name="_Toc153803487"/>
      <w:bookmarkStart w:id="6986" w:name="_Toc153871184"/>
      <w:bookmarkStart w:id="6987" w:name="_Toc153877338"/>
      <w:bookmarkStart w:id="6988" w:name="_Toc153878654"/>
      <w:bookmarkStart w:id="6989" w:name="_Toc153879820"/>
      <w:bookmarkStart w:id="6990" w:name="_Toc153885023"/>
      <w:bookmarkStart w:id="6991" w:name="_Toc153886339"/>
      <w:bookmarkStart w:id="6992" w:name="_Toc152575911"/>
      <w:bookmarkStart w:id="6993" w:name="_Toc152922867"/>
      <w:bookmarkStart w:id="6994" w:name="_Toc152765255"/>
      <w:bookmarkStart w:id="6995" w:name="_Toc152935271"/>
      <w:bookmarkStart w:id="6996" w:name="_Toc153785682"/>
      <w:bookmarkStart w:id="6997" w:name="_Toc153286274"/>
      <w:bookmarkStart w:id="6998" w:name="_Toc153546991"/>
      <w:bookmarkStart w:id="6999" w:name="_Toc153788542"/>
      <w:bookmarkStart w:id="7000" w:name="_Toc153803488"/>
      <w:bookmarkStart w:id="7001" w:name="_Toc153871185"/>
      <w:bookmarkStart w:id="7002" w:name="_Toc153877339"/>
      <w:bookmarkStart w:id="7003" w:name="_Toc153878655"/>
      <w:bookmarkStart w:id="7004" w:name="_Toc153879821"/>
      <w:bookmarkStart w:id="7005" w:name="_Toc153885024"/>
      <w:bookmarkStart w:id="7006" w:name="_Toc153886340"/>
      <w:bookmarkStart w:id="7007" w:name="_Toc152575912"/>
      <w:bookmarkStart w:id="7008" w:name="_Toc152922868"/>
      <w:bookmarkStart w:id="7009" w:name="_Toc152765256"/>
      <w:bookmarkStart w:id="7010" w:name="_Toc152935272"/>
      <w:bookmarkStart w:id="7011" w:name="_Toc153785683"/>
      <w:bookmarkStart w:id="7012" w:name="_Toc153286275"/>
      <w:bookmarkStart w:id="7013" w:name="_Toc153546992"/>
      <w:bookmarkStart w:id="7014" w:name="_Toc153788543"/>
      <w:bookmarkStart w:id="7015" w:name="_Toc153803489"/>
      <w:bookmarkStart w:id="7016" w:name="_Toc153871186"/>
      <w:bookmarkStart w:id="7017" w:name="_Toc153877340"/>
      <w:bookmarkStart w:id="7018" w:name="_Toc153878656"/>
      <w:bookmarkStart w:id="7019" w:name="_Toc153879822"/>
      <w:bookmarkStart w:id="7020" w:name="_Toc153885025"/>
      <w:bookmarkStart w:id="7021" w:name="_Toc153886341"/>
      <w:bookmarkStart w:id="7022" w:name="_Toc152935273"/>
      <w:bookmarkStart w:id="7023" w:name="_Toc153785684"/>
      <w:bookmarkStart w:id="7024" w:name="_Toc153286276"/>
      <w:bookmarkStart w:id="7025" w:name="_Toc153546993"/>
      <w:bookmarkStart w:id="7026" w:name="_Toc153788544"/>
      <w:bookmarkStart w:id="7027" w:name="_Toc153803490"/>
      <w:bookmarkStart w:id="7028" w:name="_Toc153871187"/>
      <w:bookmarkStart w:id="7029" w:name="_Toc153877341"/>
      <w:bookmarkStart w:id="7030" w:name="_Toc153878657"/>
      <w:bookmarkStart w:id="7031" w:name="_Toc153879823"/>
      <w:bookmarkStart w:id="7032" w:name="_Toc153885026"/>
      <w:bookmarkStart w:id="7033" w:name="_Toc153886342"/>
      <w:bookmarkStart w:id="7034" w:name="_Toc152935274"/>
      <w:bookmarkStart w:id="7035" w:name="_Toc153785685"/>
      <w:bookmarkStart w:id="7036" w:name="_Toc153286277"/>
      <w:bookmarkStart w:id="7037" w:name="_Toc153546994"/>
      <w:bookmarkStart w:id="7038" w:name="_Toc153788545"/>
      <w:bookmarkStart w:id="7039" w:name="_Toc153803491"/>
      <w:bookmarkStart w:id="7040" w:name="_Toc153871188"/>
      <w:bookmarkStart w:id="7041" w:name="_Toc153877342"/>
      <w:bookmarkStart w:id="7042" w:name="_Toc153878658"/>
      <w:bookmarkStart w:id="7043" w:name="_Toc153879824"/>
      <w:bookmarkStart w:id="7044" w:name="_Toc153885027"/>
      <w:bookmarkStart w:id="7045" w:name="_Toc153886343"/>
      <w:bookmarkStart w:id="7046" w:name="_Toc152935275"/>
      <w:bookmarkStart w:id="7047" w:name="_Toc153785686"/>
      <w:bookmarkStart w:id="7048" w:name="_Toc153286278"/>
      <w:bookmarkStart w:id="7049" w:name="_Toc153546995"/>
      <w:bookmarkStart w:id="7050" w:name="_Toc153788546"/>
      <w:bookmarkStart w:id="7051" w:name="_Toc153803492"/>
      <w:bookmarkStart w:id="7052" w:name="_Toc153871189"/>
      <w:bookmarkStart w:id="7053" w:name="_Toc153877343"/>
      <w:bookmarkStart w:id="7054" w:name="_Toc153878659"/>
      <w:bookmarkStart w:id="7055" w:name="_Toc153879825"/>
      <w:bookmarkStart w:id="7056" w:name="_Toc153885028"/>
      <w:bookmarkStart w:id="7057" w:name="_Toc153886344"/>
      <w:bookmarkStart w:id="7058" w:name="_Toc152935276"/>
      <w:bookmarkStart w:id="7059" w:name="_Toc153785687"/>
      <w:bookmarkStart w:id="7060" w:name="_Toc153286279"/>
      <w:bookmarkStart w:id="7061" w:name="_Toc153546996"/>
      <w:bookmarkStart w:id="7062" w:name="_Toc153788547"/>
      <w:bookmarkStart w:id="7063" w:name="_Toc153803493"/>
      <w:bookmarkStart w:id="7064" w:name="_Toc153871190"/>
      <w:bookmarkStart w:id="7065" w:name="_Toc153877344"/>
      <w:bookmarkStart w:id="7066" w:name="_Toc153878660"/>
      <w:bookmarkStart w:id="7067" w:name="_Toc153879826"/>
      <w:bookmarkStart w:id="7068" w:name="_Toc153885029"/>
      <w:bookmarkStart w:id="7069" w:name="_Toc153886345"/>
      <w:bookmarkStart w:id="7070" w:name="_Toc152935277"/>
      <w:bookmarkStart w:id="7071" w:name="_Toc153785688"/>
      <w:bookmarkStart w:id="7072" w:name="_Toc153286280"/>
      <w:bookmarkStart w:id="7073" w:name="_Toc153546997"/>
      <w:bookmarkStart w:id="7074" w:name="_Toc153788548"/>
      <w:bookmarkStart w:id="7075" w:name="_Toc153803494"/>
      <w:bookmarkStart w:id="7076" w:name="_Toc153871191"/>
      <w:bookmarkStart w:id="7077" w:name="_Toc153877345"/>
      <w:bookmarkStart w:id="7078" w:name="_Toc153878661"/>
      <w:bookmarkStart w:id="7079" w:name="_Toc153879827"/>
      <w:bookmarkStart w:id="7080" w:name="_Toc153885030"/>
      <w:bookmarkStart w:id="7081" w:name="_Toc153886346"/>
      <w:bookmarkStart w:id="7082" w:name="_Toc152935278"/>
      <w:bookmarkStart w:id="7083" w:name="_Toc153785689"/>
      <w:bookmarkStart w:id="7084" w:name="_Toc153286281"/>
      <w:bookmarkStart w:id="7085" w:name="_Toc153546998"/>
      <w:bookmarkStart w:id="7086" w:name="_Toc153788549"/>
      <w:bookmarkStart w:id="7087" w:name="_Toc153803495"/>
      <w:bookmarkStart w:id="7088" w:name="_Toc153871192"/>
      <w:bookmarkStart w:id="7089" w:name="_Toc153877346"/>
      <w:bookmarkStart w:id="7090" w:name="_Toc153878662"/>
      <w:bookmarkStart w:id="7091" w:name="_Toc153879828"/>
      <w:bookmarkStart w:id="7092" w:name="_Toc153885031"/>
      <w:bookmarkStart w:id="7093" w:name="_Toc153886347"/>
      <w:bookmarkStart w:id="7094" w:name="_Toc152935279"/>
      <w:bookmarkStart w:id="7095" w:name="_Toc153785690"/>
      <w:bookmarkStart w:id="7096" w:name="_Toc153286282"/>
      <w:bookmarkStart w:id="7097" w:name="_Toc153546999"/>
      <w:bookmarkStart w:id="7098" w:name="_Toc153788550"/>
      <w:bookmarkStart w:id="7099" w:name="_Toc153803496"/>
      <w:bookmarkStart w:id="7100" w:name="_Toc153871193"/>
      <w:bookmarkStart w:id="7101" w:name="_Toc153877347"/>
      <w:bookmarkStart w:id="7102" w:name="_Toc153878663"/>
      <w:bookmarkStart w:id="7103" w:name="_Toc153879829"/>
      <w:bookmarkStart w:id="7104" w:name="_Toc153885032"/>
      <w:bookmarkStart w:id="7105" w:name="_Toc153886348"/>
      <w:bookmarkStart w:id="7106" w:name="_Toc152935280"/>
      <w:bookmarkStart w:id="7107" w:name="_Toc153785691"/>
      <w:bookmarkStart w:id="7108" w:name="_Toc153286283"/>
      <w:bookmarkStart w:id="7109" w:name="_Toc153547000"/>
      <w:bookmarkStart w:id="7110" w:name="_Toc153788551"/>
      <w:bookmarkStart w:id="7111" w:name="_Toc153803497"/>
      <w:bookmarkStart w:id="7112" w:name="_Toc153871194"/>
      <w:bookmarkStart w:id="7113" w:name="_Toc153877348"/>
      <w:bookmarkStart w:id="7114" w:name="_Toc153878664"/>
      <w:bookmarkStart w:id="7115" w:name="_Toc153879830"/>
      <w:bookmarkStart w:id="7116" w:name="_Toc153885033"/>
      <w:bookmarkStart w:id="7117" w:name="_Toc153886349"/>
      <w:bookmarkStart w:id="7118" w:name="_Toc152935281"/>
      <w:bookmarkStart w:id="7119" w:name="_Toc153785692"/>
      <w:bookmarkStart w:id="7120" w:name="_Toc153286284"/>
      <w:bookmarkStart w:id="7121" w:name="_Toc153547001"/>
      <w:bookmarkStart w:id="7122" w:name="_Toc153788552"/>
      <w:bookmarkStart w:id="7123" w:name="_Toc153803498"/>
      <w:bookmarkStart w:id="7124" w:name="_Toc153871195"/>
      <w:bookmarkStart w:id="7125" w:name="_Toc153877349"/>
      <w:bookmarkStart w:id="7126" w:name="_Toc153878665"/>
      <w:bookmarkStart w:id="7127" w:name="_Toc153879831"/>
      <w:bookmarkStart w:id="7128" w:name="_Toc153885034"/>
      <w:bookmarkStart w:id="7129" w:name="_Toc153886350"/>
      <w:bookmarkStart w:id="7130" w:name="_Toc152935282"/>
      <w:bookmarkStart w:id="7131" w:name="_Toc153785693"/>
      <w:bookmarkStart w:id="7132" w:name="_Toc153286285"/>
      <w:bookmarkStart w:id="7133" w:name="_Toc153547002"/>
      <w:bookmarkStart w:id="7134" w:name="_Toc153788553"/>
      <w:bookmarkStart w:id="7135" w:name="_Toc153803499"/>
      <w:bookmarkStart w:id="7136" w:name="_Toc153871196"/>
      <w:bookmarkStart w:id="7137" w:name="_Toc153877350"/>
      <w:bookmarkStart w:id="7138" w:name="_Toc153878666"/>
      <w:bookmarkStart w:id="7139" w:name="_Toc153879832"/>
      <w:bookmarkStart w:id="7140" w:name="_Toc153885035"/>
      <w:bookmarkStart w:id="7141" w:name="_Toc153886351"/>
      <w:bookmarkStart w:id="7142" w:name="_Toc152935283"/>
      <w:bookmarkStart w:id="7143" w:name="_Toc153785694"/>
      <w:bookmarkStart w:id="7144" w:name="_Toc153286286"/>
      <w:bookmarkStart w:id="7145" w:name="_Toc153547003"/>
      <w:bookmarkStart w:id="7146" w:name="_Toc153788554"/>
      <w:bookmarkStart w:id="7147" w:name="_Toc153803500"/>
      <w:bookmarkStart w:id="7148" w:name="_Toc153871197"/>
      <w:bookmarkStart w:id="7149" w:name="_Toc153877351"/>
      <w:bookmarkStart w:id="7150" w:name="_Toc153878667"/>
      <w:bookmarkStart w:id="7151" w:name="_Toc153879833"/>
      <w:bookmarkStart w:id="7152" w:name="_Toc153885036"/>
      <w:bookmarkStart w:id="7153" w:name="_Toc153886352"/>
      <w:bookmarkStart w:id="7154" w:name="_Toc152935284"/>
      <w:bookmarkStart w:id="7155" w:name="_Toc153785695"/>
      <w:bookmarkStart w:id="7156" w:name="_Toc153286287"/>
      <w:bookmarkStart w:id="7157" w:name="_Toc153547004"/>
      <w:bookmarkStart w:id="7158" w:name="_Toc153788555"/>
      <w:bookmarkStart w:id="7159" w:name="_Toc153803501"/>
      <w:bookmarkStart w:id="7160" w:name="_Toc153871198"/>
      <w:bookmarkStart w:id="7161" w:name="_Toc153877352"/>
      <w:bookmarkStart w:id="7162" w:name="_Toc153878668"/>
      <w:bookmarkStart w:id="7163" w:name="_Toc153879834"/>
      <w:bookmarkStart w:id="7164" w:name="_Toc153885037"/>
      <w:bookmarkStart w:id="7165" w:name="_Toc153886353"/>
      <w:bookmarkStart w:id="7166" w:name="_Toc152935285"/>
      <w:bookmarkStart w:id="7167" w:name="_Toc153785696"/>
      <w:bookmarkStart w:id="7168" w:name="_Toc153286288"/>
      <w:bookmarkStart w:id="7169" w:name="_Toc153547005"/>
      <w:bookmarkStart w:id="7170" w:name="_Toc153788556"/>
      <w:bookmarkStart w:id="7171" w:name="_Toc153803502"/>
      <w:bookmarkStart w:id="7172" w:name="_Toc153871199"/>
      <w:bookmarkStart w:id="7173" w:name="_Toc153877353"/>
      <w:bookmarkStart w:id="7174" w:name="_Toc153878669"/>
      <w:bookmarkStart w:id="7175" w:name="_Toc153879835"/>
      <w:bookmarkStart w:id="7176" w:name="_Toc153885038"/>
      <w:bookmarkStart w:id="7177" w:name="_Toc153886354"/>
      <w:bookmarkStart w:id="7178" w:name="_Toc152935286"/>
      <w:bookmarkStart w:id="7179" w:name="_Toc153785697"/>
      <w:bookmarkStart w:id="7180" w:name="_Toc153286289"/>
      <w:bookmarkStart w:id="7181" w:name="_Toc153547006"/>
      <w:bookmarkStart w:id="7182" w:name="_Toc153788557"/>
      <w:bookmarkStart w:id="7183" w:name="_Toc153803503"/>
      <w:bookmarkStart w:id="7184" w:name="_Toc153871200"/>
      <w:bookmarkStart w:id="7185" w:name="_Toc153877354"/>
      <w:bookmarkStart w:id="7186" w:name="_Toc153878670"/>
      <w:bookmarkStart w:id="7187" w:name="_Toc153879836"/>
      <w:bookmarkStart w:id="7188" w:name="_Toc153885039"/>
      <w:bookmarkStart w:id="7189" w:name="_Toc153886355"/>
      <w:bookmarkStart w:id="7190" w:name="_Toc152935287"/>
      <w:bookmarkStart w:id="7191" w:name="_Toc153785698"/>
      <w:bookmarkStart w:id="7192" w:name="_Toc153286290"/>
      <w:bookmarkStart w:id="7193" w:name="_Toc153547007"/>
      <w:bookmarkStart w:id="7194" w:name="_Toc153788558"/>
      <w:bookmarkStart w:id="7195" w:name="_Toc153803504"/>
      <w:bookmarkStart w:id="7196" w:name="_Toc153871201"/>
      <w:bookmarkStart w:id="7197" w:name="_Toc153877355"/>
      <w:bookmarkStart w:id="7198" w:name="_Toc153878671"/>
      <w:bookmarkStart w:id="7199" w:name="_Toc153879837"/>
      <w:bookmarkStart w:id="7200" w:name="_Toc153885040"/>
      <w:bookmarkStart w:id="7201" w:name="_Toc153886356"/>
      <w:bookmarkStart w:id="7202" w:name="_Toc152935288"/>
      <w:bookmarkStart w:id="7203" w:name="_Toc153785699"/>
      <w:bookmarkStart w:id="7204" w:name="_Toc153286291"/>
      <w:bookmarkStart w:id="7205" w:name="_Toc153547008"/>
      <w:bookmarkStart w:id="7206" w:name="_Toc153788559"/>
      <w:bookmarkStart w:id="7207" w:name="_Toc153803505"/>
      <w:bookmarkStart w:id="7208" w:name="_Toc153871202"/>
      <w:bookmarkStart w:id="7209" w:name="_Toc153877356"/>
      <w:bookmarkStart w:id="7210" w:name="_Toc153878672"/>
      <w:bookmarkStart w:id="7211" w:name="_Toc153879838"/>
      <w:bookmarkStart w:id="7212" w:name="_Toc153885041"/>
      <w:bookmarkStart w:id="7213" w:name="_Toc153886357"/>
      <w:bookmarkStart w:id="7214" w:name="_Toc152935289"/>
      <w:bookmarkStart w:id="7215" w:name="_Toc153785700"/>
      <w:bookmarkStart w:id="7216" w:name="_Toc153286292"/>
      <w:bookmarkStart w:id="7217" w:name="_Toc153547009"/>
      <w:bookmarkStart w:id="7218" w:name="_Toc153788560"/>
      <w:bookmarkStart w:id="7219" w:name="_Toc153803506"/>
      <w:bookmarkStart w:id="7220" w:name="_Toc153871203"/>
      <w:bookmarkStart w:id="7221" w:name="_Toc153877357"/>
      <w:bookmarkStart w:id="7222" w:name="_Toc153878673"/>
      <w:bookmarkStart w:id="7223" w:name="_Toc153879839"/>
      <w:bookmarkStart w:id="7224" w:name="_Toc153885042"/>
      <w:bookmarkStart w:id="7225" w:name="_Toc153886358"/>
      <w:bookmarkStart w:id="7226" w:name="_Toc152935290"/>
      <w:bookmarkStart w:id="7227" w:name="_Toc153785701"/>
      <w:bookmarkStart w:id="7228" w:name="_Toc153286293"/>
      <w:bookmarkStart w:id="7229" w:name="_Toc153547010"/>
      <w:bookmarkStart w:id="7230" w:name="_Toc153788561"/>
      <w:bookmarkStart w:id="7231" w:name="_Toc153803507"/>
      <w:bookmarkStart w:id="7232" w:name="_Toc153871204"/>
      <w:bookmarkStart w:id="7233" w:name="_Toc153877358"/>
      <w:bookmarkStart w:id="7234" w:name="_Toc153878674"/>
      <w:bookmarkStart w:id="7235" w:name="_Toc153879840"/>
      <w:bookmarkStart w:id="7236" w:name="_Toc153885043"/>
      <w:bookmarkStart w:id="7237" w:name="_Toc153886359"/>
      <w:bookmarkStart w:id="7238" w:name="_Toc152935291"/>
      <w:bookmarkStart w:id="7239" w:name="_Toc153785702"/>
      <w:bookmarkStart w:id="7240" w:name="_Toc153286294"/>
      <w:bookmarkStart w:id="7241" w:name="_Toc153547011"/>
      <w:bookmarkStart w:id="7242" w:name="_Toc153788562"/>
      <w:bookmarkStart w:id="7243" w:name="_Toc153803508"/>
      <w:bookmarkStart w:id="7244" w:name="_Toc153871205"/>
      <w:bookmarkStart w:id="7245" w:name="_Toc153877359"/>
      <w:bookmarkStart w:id="7246" w:name="_Toc153878675"/>
      <w:bookmarkStart w:id="7247" w:name="_Toc153879841"/>
      <w:bookmarkStart w:id="7248" w:name="_Toc153885044"/>
      <w:bookmarkStart w:id="7249" w:name="_Toc153886360"/>
      <w:bookmarkStart w:id="7250" w:name="_Toc152935292"/>
      <w:bookmarkStart w:id="7251" w:name="_Toc153785703"/>
      <w:bookmarkStart w:id="7252" w:name="_Toc153286295"/>
      <w:bookmarkStart w:id="7253" w:name="_Toc153547012"/>
      <w:bookmarkStart w:id="7254" w:name="_Toc153788563"/>
      <w:bookmarkStart w:id="7255" w:name="_Toc153803509"/>
      <w:bookmarkStart w:id="7256" w:name="_Toc153871206"/>
      <w:bookmarkStart w:id="7257" w:name="_Toc153877360"/>
      <w:bookmarkStart w:id="7258" w:name="_Toc153878676"/>
      <w:bookmarkStart w:id="7259" w:name="_Toc153879842"/>
      <w:bookmarkStart w:id="7260" w:name="_Toc153885045"/>
      <w:bookmarkStart w:id="7261" w:name="_Toc153886361"/>
      <w:bookmarkStart w:id="7262" w:name="_Toc152935293"/>
      <w:bookmarkStart w:id="7263" w:name="_Toc153785704"/>
      <w:bookmarkStart w:id="7264" w:name="_Toc153286296"/>
      <w:bookmarkStart w:id="7265" w:name="_Toc153547013"/>
      <w:bookmarkStart w:id="7266" w:name="_Toc153788564"/>
      <w:bookmarkStart w:id="7267" w:name="_Toc153803510"/>
      <w:bookmarkStart w:id="7268" w:name="_Toc153871207"/>
      <w:bookmarkStart w:id="7269" w:name="_Toc153877361"/>
      <w:bookmarkStart w:id="7270" w:name="_Toc153878677"/>
      <w:bookmarkStart w:id="7271" w:name="_Toc153879843"/>
      <w:bookmarkStart w:id="7272" w:name="_Toc153885046"/>
      <w:bookmarkStart w:id="7273" w:name="_Toc153886362"/>
      <w:bookmarkStart w:id="7274" w:name="_Toc152935294"/>
      <w:bookmarkStart w:id="7275" w:name="_Toc153785705"/>
      <w:bookmarkStart w:id="7276" w:name="_Toc153286297"/>
      <w:bookmarkStart w:id="7277" w:name="_Toc153547014"/>
      <w:bookmarkStart w:id="7278" w:name="_Toc153788565"/>
      <w:bookmarkStart w:id="7279" w:name="_Toc153803511"/>
      <w:bookmarkStart w:id="7280" w:name="_Toc153871208"/>
      <w:bookmarkStart w:id="7281" w:name="_Toc153877362"/>
      <w:bookmarkStart w:id="7282" w:name="_Toc153878678"/>
      <w:bookmarkStart w:id="7283" w:name="_Toc153879844"/>
      <w:bookmarkStart w:id="7284" w:name="_Toc153885047"/>
      <w:bookmarkStart w:id="7285" w:name="_Toc153886363"/>
      <w:bookmarkStart w:id="7286" w:name="_Toc152935295"/>
      <w:bookmarkStart w:id="7287" w:name="_Toc153785706"/>
      <w:bookmarkStart w:id="7288" w:name="_Toc153286298"/>
      <w:bookmarkStart w:id="7289" w:name="_Toc153547015"/>
      <w:bookmarkStart w:id="7290" w:name="_Toc153788566"/>
      <w:bookmarkStart w:id="7291" w:name="_Toc153803512"/>
      <w:bookmarkStart w:id="7292" w:name="_Toc153871209"/>
      <w:bookmarkStart w:id="7293" w:name="_Toc153877363"/>
      <w:bookmarkStart w:id="7294" w:name="_Toc153878679"/>
      <w:bookmarkStart w:id="7295" w:name="_Toc153879845"/>
      <w:bookmarkStart w:id="7296" w:name="_Toc153885048"/>
      <w:bookmarkStart w:id="7297" w:name="_Toc153886364"/>
      <w:bookmarkStart w:id="7298" w:name="_Toc152935296"/>
      <w:bookmarkStart w:id="7299" w:name="_Toc153785707"/>
      <w:bookmarkStart w:id="7300" w:name="_Toc153286299"/>
      <w:bookmarkStart w:id="7301" w:name="_Toc153547016"/>
      <w:bookmarkStart w:id="7302" w:name="_Toc153788567"/>
      <w:bookmarkStart w:id="7303" w:name="_Toc153803513"/>
      <w:bookmarkStart w:id="7304" w:name="_Toc153871210"/>
      <w:bookmarkStart w:id="7305" w:name="_Toc153877364"/>
      <w:bookmarkStart w:id="7306" w:name="_Toc153878680"/>
      <w:bookmarkStart w:id="7307" w:name="_Toc153879846"/>
      <w:bookmarkStart w:id="7308" w:name="_Toc153885049"/>
      <w:bookmarkStart w:id="7309" w:name="_Toc153886365"/>
      <w:bookmarkStart w:id="7310" w:name="_Toc152935297"/>
      <w:bookmarkStart w:id="7311" w:name="_Toc153785708"/>
      <w:bookmarkStart w:id="7312" w:name="_Toc153286300"/>
      <w:bookmarkStart w:id="7313" w:name="_Toc153547017"/>
      <w:bookmarkStart w:id="7314" w:name="_Toc153788568"/>
      <w:bookmarkStart w:id="7315" w:name="_Toc153803514"/>
      <w:bookmarkStart w:id="7316" w:name="_Toc153871211"/>
      <w:bookmarkStart w:id="7317" w:name="_Toc153877365"/>
      <w:bookmarkStart w:id="7318" w:name="_Toc153878681"/>
      <w:bookmarkStart w:id="7319" w:name="_Toc153879847"/>
      <w:bookmarkStart w:id="7320" w:name="_Toc153885050"/>
      <w:bookmarkStart w:id="7321" w:name="_Toc153886366"/>
      <w:bookmarkStart w:id="7322" w:name="_Toc152935298"/>
      <w:bookmarkStart w:id="7323" w:name="_Toc153785709"/>
      <w:bookmarkStart w:id="7324" w:name="_Toc153286301"/>
      <w:bookmarkStart w:id="7325" w:name="_Toc153547018"/>
      <w:bookmarkStart w:id="7326" w:name="_Toc153788569"/>
      <w:bookmarkStart w:id="7327" w:name="_Toc153803515"/>
      <w:bookmarkStart w:id="7328" w:name="_Toc153871212"/>
      <w:bookmarkStart w:id="7329" w:name="_Toc153877366"/>
      <w:bookmarkStart w:id="7330" w:name="_Toc153878682"/>
      <w:bookmarkStart w:id="7331" w:name="_Toc153879848"/>
      <w:bookmarkStart w:id="7332" w:name="_Toc153885051"/>
      <w:bookmarkStart w:id="7333" w:name="_Toc153886367"/>
      <w:bookmarkStart w:id="7334" w:name="_Toc152935299"/>
      <w:bookmarkStart w:id="7335" w:name="_Toc153785710"/>
      <w:bookmarkStart w:id="7336" w:name="_Toc153286302"/>
      <w:bookmarkStart w:id="7337" w:name="_Toc153547019"/>
      <w:bookmarkStart w:id="7338" w:name="_Toc153788570"/>
      <w:bookmarkStart w:id="7339" w:name="_Toc153803516"/>
      <w:bookmarkStart w:id="7340" w:name="_Toc153871213"/>
      <w:bookmarkStart w:id="7341" w:name="_Toc153877367"/>
      <w:bookmarkStart w:id="7342" w:name="_Toc153878683"/>
      <w:bookmarkStart w:id="7343" w:name="_Toc153879849"/>
      <w:bookmarkStart w:id="7344" w:name="_Toc153885052"/>
      <w:bookmarkStart w:id="7345" w:name="_Toc153886368"/>
      <w:bookmarkStart w:id="7346" w:name="_Toc152935300"/>
      <w:bookmarkStart w:id="7347" w:name="_Toc153785711"/>
      <w:bookmarkStart w:id="7348" w:name="_Toc153286303"/>
      <w:bookmarkStart w:id="7349" w:name="_Toc153547020"/>
      <w:bookmarkStart w:id="7350" w:name="_Toc153788571"/>
      <w:bookmarkStart w:id="7351" w:name="_Toc153803517"/>
      <w:bookmarkStart w:id="7352" w:name="_Toc153871214"/>
      <w:bookmarkStart w:id="7353" w:name="_Toc153877368"/>
      <w:bookmarkStart w:id="7354" w:name="_Toc153878684"/>
      <w:bookmarkStart w:id="7355" w:name="_Toc153879850"/>
      <w:bookmarkStart w:id="7356" w:name="_Toc153885053"/>
      <w:bookmarkStart w:id="7357" w:name="_Toc153886369"/>
      <w:bookmarkStart w:id="7358" w:name="_Toc487547301"/>
      <w:bookmarkStart w:id="7359" w:name="_Toc489859103"/>
      <w:bookmarkStart w:id="7360" w:name="_Toc500342226"/>
      <w:bookmarkStart w:id="7361" w:name="_Toc530687688"/>
      <w:bookmarkStart w:id="7362" w:name="_Toc530762278"/>
      <w:bookmarkStart w:id="7363" w:name="_Toc534728398"/>
      <w:bookmarkStart w:id="7364" w:name="_Toc534730824"/>
      <w:bookmarkStart w:id="7365" w:name="_Toc134539785"/>
      <w:bookmarkStart w:id="7366" w:name="_Toc140693276"/>
      <w:bookmarkStart w:id="7367" w:name="_Toc142387531"/>
      <w:bookmarkStart w:id="7368" w:name="_Toc153785712"/>
      <w:bookmarkStart w:id="7369" w:name="_Toc153788572"/>
      <w:bookmarkStart w:id="7370" w:name="_Toc154762602"/>
      <w:bookmarkStart w:id="7371" w:name="_Toc157610034"/>
      <w:bookmarkStart w:id="7372" w:name="_Toc195518810"/>
      <w:bookmarkStart w:id="7373" w:name="_Toc195599774"/>
      <w:bookmarkStart w:id="7374" w:name="_Toc223962159"/>
      <w:bookmarkEnd w:id="6084"/>
      <w:bookmarkEnd w:id="6085"/>
      <w:bookmarkEnd w:id="608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r w:rsidRPr="00AC435F">
        <w:t>LV/</w:t>
      </w:r>
      <w:r w:rsidR="009F32CB">
        <w:t>H</w:t>
      </w:r>
      <w:r w:rsidRPr="00AC435F">
        <w:t xml:space="preserve">V </w:t>
      </w:r>
      <w:r w:rsidR="005D6631" w:rsidRPr="00442ADB">
        <w:t>Transformers</w:t>
      </w:r>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p>
    <w:p w14:paraId="3AA323A6" w14:textId="123AFBCA" w:rsidR="00AC435F" w:rsidRPr="00AC435F" w:rsidRDefault="00AC435F" w:rsidP="00AC435F">
      <w:bookmarkStart w:id="7375" w:name="_Toc244069821"/>
      <w:bookmarkStart w:id="7376" w:name="_Toc243989439"/>
      <w:bookmarkStart w:id="7377" w:name="_Toc364357670"/>
      <w:r w:rsidRPr="00AC435F">
        <w:t>LV/</w:t>
      </w:r>
      <w:r w:rsidR="009F32CB">
        <w:t>H</w:t>
      </w:r>
      <w:r w:rsidRPr="00AC435F">
        <w:t xml:space="preserve">V transformers shall transform electricity from </w:t>
      </w:r>
      <w:r w:rsidR="00783D30">
        <w:t xml:space="preserve">the AC output voltage of the inverters </w:t>
      </w:r>
      <w:r w:rsidRPr="00630080">
        <w:rPr>
          <w:highlight w:val="cyan"/>
        </w:rPr>
        <w:t xml:space="preserve">to </w:t>
      </w:r>
      <w:r w:rsidR="006A7ECE" w:rsidRPr="00630080">
        <w:rPr>
          <w:highlight w:val="cyan"/>
        </w:rPr>
        <w:t>[X]</w:t>
      </w:r>
      <w:r w:rsidRPr="00630080">
        <w:rPr>
          <w:highlight w:val="cyan"/>
        </w:rPr>
        <w:t>kV</w:t>
      </w:r>
      <w:r w:rsidRPr="00F93F25">
        <w:t xml:space="preserve"> AC</w:t>
      </w:r>
      <w:r w:rsidRPr="00AC435F">
        <w:t xml:space="preserve">. </w:t>
      </w:r>
    </w:p>
    <w:p w14:paraId="1F9B6E60" w14:textId="29CC761B" w:rsidR="00AC435F" w:rsidRPr="00AC435F" w:rsidRDefault="00AC435F" w:rsidP="00AC435F">
      <w:pPr>
        <w:pStyle w:val="Bullet10"/>
      </w:pPr>
      <w:r>
        <w:t>Step up power transformers shall be oil filled transformers from a proven manufacturer</w:t>
      </w:r>
      <w:r w:rsidR="00442ADB">
        <w:t>;</w:t>
      </w:r>
    </w:p>
    <w:p w14:paraId="28E60EE6" w14:textId="514FED19" w:rsidR="00AC435F" w:rsidRPr="00AC435F" w:rsidRDefault="00AC435F" w:rsidP="00AC435F">
      <w:pPr>
        <w:pStyle w:val="Bullet10"/>
      </w:pPr>
      <w:r>
        <w:t>The transformers shall have a design life of at least 30 years</w:t>
      </w:r>
      <w:r w:rsidR="00442ADB">
        <w:t>;</w:t>
      </w:r>
    </w:p>
    <w:p w14:paraId="1CD665F9" w14:textId="2CDF0D12" w:rsidR="00AC435F" w:rsidRPr="00AC435F" w:rsidRDefault="00AC435F" w:rsidP="00AC435F">
      <w:pPr>
        <w:pStyle w:val="Bullet10"/>
      </w:pPr>
      <w:r>
        <w:t>The mouldings of the windings should contain no halogen compounds (chlorine, bromine, etc.) or other compounds capable of producing corrosive or toxic pollutants</w:t>
      </w:r>
      <w:r w:rsidR="00442ADB">
        <w:t>;</w:t>
      </w:r>
    </w:p>
    <w:p w14:paraId="6812C1D1" w14:textId="77777777" w:rsidR="00AC435F" w:rsidRPr="00AC435F" w:rsidRDefault="00AC435F" w:rsidP="00AC435F">
      <w:pPr>
        <w:pStyle w:val="Bullet10"/>
      </w:pPr>
      <w:r>
        <w:t>The oil filled transformers shall be chosen to include the following:</w:t>
      </w:r>
    </w:p>
    <w:p w14:paraId="32A27041" w14:textId="6EF486CC" w:rsidR="00AC435F" w:rsidRPr="00AC435F" w:rsidRDefault="00AC435F" w:rsidP="006016A9">
      <w:pPr>
        <w:pStyle w:val="Bullet2"/>
      </w:pPr>
      <w:r w:rsidRPr="00AC435F">
        <w:t>The insulating oil shall be free of polychlorinated biphenyl</w:t>
      </w:r>
      <w:r w:rsidR="00442ADB">
        <w:t>;</w:t>
      </w:r>
    </w:p>
    <w:p w14:paraId="1CB934B9" w14:textId="7B502466" w:rsidR="00AC435F" w:rsidRPr="00AC435F" w:rsidRDefault="00AC435F" w:rsidP="006016A9">
      <w:pPr>
        <w:pStyle w:val="Bullet2"/>
      </w:pPr>
      <w:r w:rsidRPr="00AC435F">
        <w:t>An environmentally preferred dielectric fluid shall be used which also maximises performance</w:t>
      </w:r>
      <w:r w:rsidR="00442ADB">
        <w:t>; and</w:t>
      </w:r>
    </w:p>
    <w:p w14:paraId="08285F26" w14:textId="77777777" w:rsidR="00AC435F" w:rsidRPr="00AC435F" w:rsidRDefault="00AC435F" w:rsidP="006016A9">
      <w:pPr>
        <w:pStyle w:val="Bullet2"/>
      </w:pPr>
      <w:r w:rsidRPr="00AC435F">
        <w:t>A low flammability dielectric fluid shall be used.</w:t>
      </w:r>
    </w:p>
    <w:p w14:paraId="0FD6E24A" w14:textId="7FF8145A" w:rsidR="00AC435F" w:rsidRPr="00AC435F" w:rsidRDefault="00AC435F" w:rsidP="00AC435F">
      <w:pPr>
        <w:pStyle w:val="Bullet10"/>
      </w:pPr>
      <w:r>
        <w:t>A detection, measurement and control relay protection device is to be included within the transformers specification which will raise an alarm where the following conditions occur:</w:t>
      </w:r>
    </w:p>
    <w:p w14:paraId="41B3EE2D" w14:textId="2828778D" w:rsidR="00AC435F" w:rsidRPr="00AC435F" w:rsidRDefault="00AC435F" w:rsidP="006016A9">
      <w:pPr>
        <w:pStyle w:val="Bullet2"/>
      </w:pPr>
      <w:r w:rsidRPr="00AC435F">
        <w:t>Winding temperatures</w:t>
      </w:r>
      <w:r w:rsidR="00442ADB">
        <w:t>;</w:t>
      </w:r>
    </w:p>
    <w:p w14:paraId="2EC4FE27" w14:textId="1DFBC0A6" w:rsidR="00AC435F" w:rsidRPr="00AC435F" w:rsidRDefault="00AC435F" w:rsidP="006016A9">
      <w:pPr>
        <w:pStyle w:val="Bullet2"/>
      </w:pPr>
      <w:r w:rsidRPr="00AC435F">
        <w:t>Oil temperature</w:t>
      </w:r>
      <w:r w:rsidR="00442ADB">
        <w:t>; and</w:t>
      </w:r>
    </w:p>
    <w:p w14:paraId="5656F4C9" w14:textId="6EA82A8A" w:rsidR="00AC435F" w:rsidRPr="00AC435F" w:rsidRDefault="00AC435F" w:rsidP="006016A9">
      <w:pPr>
        <w:pStyle w:val="Bullet2"/>
      </w:pPr>
      <w:r w:rsidRPr="00AC435F">
        <w:t>Small or major oil leakage and oil level monitoring.</w:t>
      </w:r>
    </w:p>
    <w:p w14:paraId="60F99BF5" w14:textId="54C3A361" w:rsidR="00AC435F" w:rsidRPr="00AC435F" w:rsidRDefault="00AC435F" w:rsidP="00AC435F">
      <w:pPr>
        <w:pStyle w:val="Bullet10"/>
      </w:pPr>
      <w:r>
        <w:t>Buchholz relay protection shall be included with accessories providing two stage protection – (i) alarm and (ii) trip</w:t>
      </w:r>
      <w:r w:rsidR="00442ADB">
        <w:t>;</w:t>
      </w:r>
    </w:p>
    <w:p w14:paraId="62E0F725" w14:textId="72092A4C" w:rsidR="00AC435F" w:rsidRPr="00AC435F" w:rsidRDefault="00AC435F" w:rsidP="00AC435F">
      <w:pPr>
        <w:pStyle w:val="Bullet10"/>
      </w:pPr>
      <w:r>
        <w:t xml:space="preserve">Where necessary (concept to be agreed with the </w:t>
      </w:r>
      <w:r w:rsidR="00C010E5">
        <w:t>Employer</w:t>
      </w:r>
      <w:r>
        <w:t xml:space="preserve">), functionality will be provided for alarms to trip the </w:t>
      </w:r>
      <w:r w:rsidR="007A7E85">
        <w:t xml:space="preserve">HV </w:t>
      </w:r>
      <w:r>
        <w:t>protective switchgear to isolate the transformer. Terminal blocks for external connection of the alarm contacts shall be mounted in the low voltage compartment of the transformer</w:t>
      </w:r>
      <w:r w:rsidR="00442ADB">
        <w:t>;</w:t>
      </w:r>
    </w:p>
    <w:p w14:paraId="6B762AEB" w14:textId="77777777" w:rsidR="00AC435F" w:rsidRPr="00AC435F" w:rsidRDefault="00AC435F" w:rsidP="00AC435F">
      <w:pPr>
        <w:pStyle w:val="Bullet10"/>
      </w:pPr>
      <w:r>
        <w:t xml:space="preserve">The transformer should include but not be limited to the following accessories: </w:t>
      </w:r>
    </w:p>
    <w:p w14:paraId="2F596977" w14:textId="198F8BA3" w:rsidR="00AC435F" w:rsidRPr="00AC435F" w:rsidRDefault="00AC435F" w:rsidP="006016A9">
      <w:pPr>
        <w:pStyle w:val="Bullet2"/>
      </w:pPr>
      <w:r w:rsidRPr="00AC435F">
        <w:t>Pressure relief valve</w:t>
      </w:r>
      <w:r w:rsidR="00442ADB">
        <w:t>;</w:t>
      </w:r>
    </w:p>
    <w:p w14:paraId="142FC9E2" w14:textId="0F5C20C5" w:rsidR="00AC435F" w:rsidRPr="00AC435F" w:rsidRDefault="00AC435F" w:rsidP="006016A9">
      <w:pPr>
        <w:pStyle w:val="Bullet2"/>
      </w:pPr>
      <w:r w:rsidRPr="00AC435F">
        <w:t>Oil filling point, oil draining valve and oil sampling point</w:t>
      </w:r>
      <w:r w:rsidR="00442ADB">
        <w:t>;</w:t>
      </w:r>
    </w:p>
    <w:p w14:paraId="086099CE" w14:textId="560EDA52" w:rsidR="00AC435F" w:rsidRPr="00AC435F" w:rsidRDefault="00AC435F" w:rsidP="006016A9">
      <w:pPr>
        <w:pStyle w:val="Bullet2"/>
      </w:pPr>
      <w:r w:rsidRPr="00AC435F">
        <w:t xml:space="preserve">Oil </w:t>
      </w:r>
      <w:r w:rsidR="006A7ECE" w:rsidRPr="00AC435F">
        <w:t>level</w:t>
      </w:r>
      <w:r w:rsidR="006A7ECE">
        <w:t>, pressure</w:t>
      </w:r>
      <w:r w:rsidR="00AA164F">
        <w:t xml:space="preserve"> </w:t>
      </w:r>
      <w:r w:rsidRPr="00AC435F">
        <w:t>and temperature indicators (clearly visible)</w:t>
      </w:r>
      <w:r w:rsidR="00442ADB">
        <w:t xml:space="preserve">; </w:t>
      </w:r>
    </w:p>
    <w:p w14:paraId="7CF917E0" w14:textId="0BEA1B7B" w:rsidR="00AC435F" w:rsidRPr="00AC435F" w:rsidRDefault="00AC435F" w:rsidP="006016A9">
      <w:pPr>
        <w:pStyle w:val="Bullet2"/>
      </w:pPr>
      <w:r w:rsidRPr="00AC435F">
        <w:t>Appropriate lifting lugs</w:t>
      </w:r>
      <w:r w:rsidR="00442ADB">
        <w:t>; and</w:t>
      </w:r>
    </w:p>
    <w:p w14:paraId="7B15D45F" w14:textId="0FB20B88" w:rsidR="00AC435F" w:rsidRPr="00AC435F" w:rsidRDefault="00AC435F" w:rsidP="006016A9">
      <w:pPr>
        <w:pStyle w:val="Bullet2"/>
      </w:pPr>
      <w:r w:rsidRPr="00AC435F">
        <w:t>Suitable earthing and bonding including earthing terminals.</w:t>
      </w:r>
    </w:p>
    <w:p w14:paraId="0F814537" w14:textId="713CA828" w:rsidR="00AC435F" w:rsidRPr="00AC435F" w:rsidRDefault="00AC435F" w:rsidP="00AC435F">
      <w:pPr>
        <w:pStyle w:val="Bullet10"/>
      </w:pPr>
      <w:r>
        <w:t xml:space="preserve">If the site is within close proximity of a coastline or another high saline </w:t>
      </w:r>
      <w:r w:rsidR="006A7ECE">
        <w:t>environment,</w:t>
      </w:r>
      <w:r>
        <w:t xml:space="preserve"> the transformers will be equipped with special protection against salty air and dust to prevent reduced life time. If a breather is included, then it should have silica gel to prevent moisture ingress into the transformer tank</w:t>
      </w:r>
      <w:r w:rsidR="00442ADB">
        <w:t>;</w:t>
      </w:r>
    </w:p>
    <w:p w14:paraId="6D48F677" w14:textId="7F018A20" w:rsidR="00AC435F" w:rsidRPr="00AC435F" w:rsidRDefault="00AC435F" w:rsidP="00AC435F">
      <w:pPr>
        <w:pStyle w:val="Bullet10"/>
      </w:pPr>
      <w:r>
        <w:t>The LV/</w:t>
      </w:r>
      <w:r w:rsidR="00AA164F">
        <w:t>H</w:t>
      </w:r>
      <w:r>
        <w:t xml:space="preserve">V transformers shall have a vector group according to the </w:t>
      </w:r>
      <w:r w:rsidR="00C010E5">
        <w:t>Employer</w:t>
      </w:r>
      <w:r>
        <w:t>’s design specification and/or in line with local regulations or requirements of the Connection Agreement</w:t>
      </w:r>
      <w:r w:rsidR="00703A1D">
        <w:t>;</w:t>
      </w:r>
    </w:p>
    <w:p w14:paraId="232428DF" w14:textId="1F589B57" w:rsidR="00AC435F" w:rsidRPr="00AC435F" w:rsidRDefault="00AC435F" w:rsidP="00AC435F">
      <w:pPr>
        <w:pStyle w:val="Bullet10"/>
      </w:pPr>
      <w:r>
        <w:lastRenderedPageBreak/>
        <w:t>The primary (</w:t>
      </w:r>
      <w:r w:rsidR="00D65888">
        <w:t>HV</w:t>
      </w:r>
      <w:r>
        <w:t>) winding of the transformer shall have ±2 x 2.5% rated off-load tap changers</w:t>
      </w:r>
      <w:r w:rsidR="00703A1D">
        <w:t>;</w:t>
      </w:r>
    </w:p>
    <w:p w14:paraId="3D40AD62" w14:textId="5DACBBE0" w:rsidR="00AC435F" w:rsidRPr="00AC435F" w:rsidRDefault="00AC435F" w:rsidP="00AC435F">
      <w:pPr>
        <w:pStyle w:val="Bullet10"/>
      </w:pPr>
      <w:r>
        <w:t>Transformers shall have provision for installation by lifting, jacking or rolling into position</w:t>
      </w:r>
      <w:r w:rsidR="00703A1D">
        <w:t>;</w:t>
      </w:r>
    </w:p>
    <w:p w14:paraId="75484F2E" w14:textId="4293EBBB" w:rsidR="00AC435F" w:rsidRPr="00AC435F" w:rsidRDefault="00AC435F" w:rsidP="00AC435F">
      <w:pPr>
        <w:pStyle w:val="Bullet10"/>
      </w:pPr>
      <w:r>
        <w:t>Transformer shall be compatible with the inverters in terms of transformer low voltage level, THD and k-factor</w:t>
      </w:r>
      <w:r w:rsidR="00703A1D">
        <w:t>;</w:t>
      </w:r>
    </w:p>
    <w:p w14:paraId="72129BF5" w14:textId="1391EDE9" w:rsidR="00AC435F" w:rsidRPr="00AC435F" w:rsidRDefault="00AC435F" w:rsidP="00AC435F">
      <w:pPr>
        <w:pStyle w:val="Bullet10"/>
      </w:pPr>
      <w:r>
        <w:t>The transformer’s core and neutral connections should be separable through a link and should be individually accessible from outside</w:t>
      </w:r>
      <w:r w:rsidR="00703A1D">
        <w:t>;</w:t>
      </w:r>
    </w:p>
    <w:p w14:paraId="4EF5F6C5" w14:textId="601B9FD6" w:rsidR="00AC435F" w:rsidRPr="00AC435F" w:rsidRDefault="00AC435F" w:rsidP="00AC435F">
      <w:pPr>
        <w:pStyle w:val="Bullet10"/>
      </w:pPr>
      <w:r>
        <w:t xml:space="preserve">Transformers shall be capable of operating in a temperature range of </w:t>
      </w:r>
      <w:r w:rsidR="00783D30">
        <w:t xml:space="preserve">-25 </w:t>
      </w:r>
      <w:r w:rsidR="00783D30" w:rsidRPr="6EB90E53">
        <w:rPr>
          <w:rFonts w:ascii="Calibri" w:hAnsi="Calibri" w:cs="Calibri"/>
        </w:rPr>
        <w:t>°</w:t>
      </w:r>
      <w:r w:rsidR="00783D30">
        <w:t xml:space="preserve">C to +55 </w:t>
      </w:r>
      <w:r w:rsidR="00783D30" w:rsidRPr="6EB90E53">
        <w:rPr>
          <w:rFonts w:ascii="Calibri" w:hAnsi="Calibri" w:cs="Calibri"/>
        </w:rPr>
        <w:t>°</w:t>
      </w:r>
      <w:r w:rsidR="00783D30">
        <w:t xml:space="preserve">C </w:t>
      </w:r>
      <w:r>
        <w:t>and a relative humidity range of 5% to 95% and in the Site Conditions</w:t>
      </w:r>
      <w:r w:rsidR="00703A1D">
        <w:t>; and</w:t>
      </w:r>
    </w:p>
    <w:p w14:paraId="4D08CBA4" w14:textId="3BAA696D" w:rsidR="00AC435F" w:rsidRPr="00AC435F" w:rsidRDefault="00AC435F" w:rsidP="00AC435F">
      <w:pPr>
        <w:pStyle w:val="Bullet10"/>
      </w:pPr>
      <w:r>
        <w:t>If the transformer is to be connected to inverter by means of coupled LV busbars, then the transformer LV bushings shall support such busbar connections to provide a rigid and secure connection.</w:t>
      </w:r>
    </w:p>
    <w:p w14:paraId="657937E1" w14:textId="7A1FADBC" w:rsidR="00AC435F" w:rsidRDefault="007701EC" w:rsidP="00AC435F">
      <w:pPr>
        <w:pStyle w:val="Heading2"/>
      </w:pPr>
      <w:bookmarkStart w:id="7378" w:name="_Toc487467733"/>
      <w:bookmarkStart w:id="7379" w:name="_Toc487468010"/>
      <w:bookmarkStart w:id="7380" w:name="_Toc487539486"/>
      <w:bookmarkStart w:id="7381" w:name="_Toc487547302"/>
      <w:bookmarkStart w:id="7382" w:name="_Toc487467734"/>
      <w:bookmarkStart w:id="7383" w:name="_Toc487468011"/>
      <w:bookmarkStart w:id="7384" w:name="_Toc487539487"/>
      <w:bookmarkStart w:id="7385" w:name="_Toc487547303"/>
      <w:bookmarkStart w:id="7386" w:name="_Toc487467735"/>
      <w:bookmarkStart w:id="7387" w:name="_Toc487468012"/>
      <w:bookmarkStart w:id="7388" w:name="_Toc487539488"/>
      <w:bookmarkStart w:id="7389" w:name="_Toc487547304"/>
      <w:bookmarkStart w:id="7390" w:name="_Toc487467736"/>
      <w:bookmarkStart w:id="7391" w:name="_Toc487468013"/>
      <w:bookmarkStart w:id="7392" w:name="_Toc487539489"/>
      <w:bookmarkStart w:id="7393" w:name="_Toc487547305"/>
      <w:bookmarkStart w:id="7394" w:name="_Toc487467737"/>
      <w:bookmarkStart w:id="7395" w:name="_Toc487468014"/>
      <w:bookmarkStart w:id="7396" w:name="_Toc487539490"/>
      <w:bookmarkStart w:id="7397" w:name="_Toc487547306"/>
      <w:bookmarkStart w:id="7398" w:name="_Toc487467738"/>
      <w:bookmarkStart w:id="7399" w:name="_Toc487468015"/>
      <w:bookmarkStart w:id="7400" w:name="_Toc487539491"/>
      <w:bookmarkStart w:id="7401" w:name="_Toc487547307"/>
      <w:bookmarkStart w:id="7402" w:name="_Toc487467739"/>
      <w:bookmarkStart w:id="7403" w:name="_Toc487468016"/>
      <w:bookmarkStart w:id="7404" w:name="_Toc487539492"/>
      <w:bookmarkStart w:id="7405" w:name="_Toc487547308"/>
      <w:bookmarkStart w:id="7406" w:name="_Toc487467740"/>
      <w:bookmarkStart w:id="7407" w:name="_Toc487468017"/>
      <w:bookmarkStart w:id="7408" w:name="_Toc487539493"/>
      <w:bookmarkStart w:id="7409" w:name="_Toc487547309"/>
      <w:bookmarkStart w:id="7410" w:name="_Toc487467741"/>
      <w:bookmarkStart w:id="7411" w:name="_Toc487468018"/>
      <w:bookmarkStart w:id="7412" w:name="_Toc487539494"/>
      <w:bookmarkStart w:id="7413" w:name="_Toc487547310"/>
      <w:bookmarkStart w:id="7414" w:name="_Toc487467742"/>
      <w:bookmarkStart w:id="7415" w:name="_Toc487468019"/>
      <w:bookmarkStart w:id="7416" w:name="_Toc487539495"/>
      <w:bookmarkStart w:id="7417" w:name="_Toc487547311"/>
      <w:bookmarkStart w:id="7418" w:name="_Toc487467743"/>
      <w:bookmarkStart w:id="7419" w:name="_Toc487468020"/>
      <w:bookmarkStart w:id="7420" w:name="_Toc487539496"/>
      <w:bookmarkStart w:id="7421" w:name="_Toc487547312"/>
      <w:bookmarkStart w:id="7422" w:name="_Toc487467744"/>
      <w:bookmarkStart w:id="7423" w:name="_Toc487468021"/>
      <w:bookmarkStart w:id="7424" w:name="_Toc487539497"/>
      <w:bookmarkStart w:id="7425" w:name="_Toc487547313"/>
      <w:bookmarkStart w:id="7426" w:name="_Toc487467745"/>
      <w:bookmarkStart w:id="7427" w:name="_Toc487468022"/>
      <w:bookmarkStart w:id="7428" w:name="_Toc487539498"/>
      <w:bookmarkStart w:id="7429" w:name="_Toc487547314"/>
      <w:bookmarkStart w:id="7430" w:name="_Toc487547315"/>
      <w:bookmarkStart w:id="7431" w:name="_Toc489859104"/>
      <w:bookmarkStart w:id="7432" w:name="_Toc500342227"/>
      <w:bookmarkStart w:id="7433" w:name="_Toc530687689"/>
      <w:bookmarkStart w:id="7434" w:name="_Toc530762279"/>
      <w:bookmarkStart w:id="7435" w:name="_Toc534728399"/>
      <w:bookmarkStart w:id="7436" w:name="_Toc534730825"/>
      <w:bookmarkStart w:id="7437" w:name="_Toc134539786"/>
      <w:bookmarkStart w:id="7438" w:name="_Toc140693277"/>
      <w:bookmarkStart w:id="7439" w:name="_Toc142387532"/>
      <w:bookmarkStart w:id="7440" w:name="_Toc153785713"/>
      <w:bookmarkStart w:id="7441" w:name="_Toc153788573"/>
      <w:bookmarkStart w:id="7442" w:name="_Toc154762603"/>
      <w:bookmarkStart w:id="7443" w:name="_Toc157610035"/>
      <w:bookmarkStart w:id="7444" w:name="_Toc195518811"/>
      <w:bookmarkStart w:id="7445" w:name="_Toc195599775"/>
      <w:bookmarkStart w:id="7446" w:name="_Toc223962160"/>
      <w:bookmarkStart w:id="7447" w:name="_Toc41161024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r w:rsidRPr="00AC435F">
        <w:t>Enclosures</w:t>
      </w:r>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p>
    <w:p w14:paraId="150BA0DE" w14:textId="19FCCF56" w:rsidR="00AC435F" w:rsidRPr="00AC435F" w:rsidRDefault="00AC7EFC" w:rsidP="00AC435F">
      <w:r>
        <w:t>E</w:t>
      </w:r>
      <w:r w:rsidR="00AC435F" w:rsidRPr="00AC435F">
        <w:t xml:space="preserve">nclosures shall comply with the following minimum specifications: </w:t>
      </w:r>
    </w:p>
    <w:p w14:paraId="7A27163F" w14:textId="7BDA3352" w:rsidR="00AC435F" w:rsidRPr="00AC435F" w:rsidRDefault="00AC435F" w:rsidP="00AC435F">
      <w:pPr>
        <w:pStyle w:val="Bullet10"/>
      </w:pPr>
      <w:r>
        <w:t>Inverter enclosures shall be designed to house relevant equipment, which may include one or more inverters, a transformer and switchgear</w:t>
      </w:r>
      <w:r w:rsidR="00703A1D">
        <w:t>;</w:t>
      </w:r>
    </w:p>
    <w:p w14:paraId="488D7888" w14:textId="17C9E294" w:rsidR="00AC435F" w:rsidRPr="00AC435F" w:rsidRDefault="00AC7EFC" w:rsidP="00AC435F">
      <w:pPr>
        <w:pStyle w:val="Bullet10"/>
      </w:pPr>
      <w:r>
        <w:t>E</w:t>
      </w:r>
      <w:r w:rsidR="00AC435F">
        <w:t>nclosures shall be in the form of pre-fabricated lockable substations or in an outdoor installation protected with weather-proof material to at least IP5</w:t>
      </w:r>
      <w:r w:rsidR="00BB0FBB">
        <w:t>5</w:t>
      </w:r>
      <w:r w:rsidR="00AC435F">
        <w:t xml:space="preserve"> protection degree</w:t>
      </w:r>
      <w:r w:rsidR="00BB0FBB">
        <w:t xml:space="preserve"> for internal usage and IP</w:t>
      </w:r>
      <w:r w:rsidR="00935C28">
        <w:t>6</w:t>
      </w:r>
      <w:r w:rsidR="00BB0FBB">
        <w:t>6 protection degree for external usage</w:t>
      </w:r>
      <w:r w:rsidR="00AC435F">
        <w:t>. Enclosures shall be designed to ensure equipment within the enclosures remains functional within weather conditions at the site specified in the Contract</w:t>
      </w:r>
      <w:r w:rsidR="00703A1D">
        <w:t>;</w:t>
      </w:r>
    </w:p>
    <w:p w14:paraId="7655C6CE" w14:textId="0D7CC1CE" w:rsidR="00AC435F" w:rsidRPr="00AC435F" w:rsidRDefault="00AC435F" w:rsidP="00AC435F">
      <w:pPr>
        <w:pStyle w:val="Bullet10"/>
      </w:pPr>
      <w:r>
        <w:t>Containers shall be of suitable size and weight to allow ease of delivery, installation and maintenance</w:t>
      </w:r>
      <w:r w:rsidR="00703A1D">
        <w:t>;</w:t>
      </w:r>
    </w:p>
    <w:p w14:paraId="53B8BF07" w14:textId="14C48DF5" w:rsidR="00AC435F" w:rsidRPr="00AC435F" w:rsidRDefault="00AC435F" w:rsidP="00AC435F">
      <w:pPr>
        <w:pStyle w:val="Bullet10"/>
      </w:pPr>
      <w:r>
        <w:t>Where more than one inverter is housed in a single inverter enclosure, the inverters will be connected and protected on the AC side in a low voltage switchboard provided by the Contractor</w:t>
      </w:r>
      <w:r w:rsidR="00703A1D">
        <w:t>;</w:t>
      </w:r>
    </w:p>
    <w:p w14:paraId="7185427C" w14:textId="5386B1DD" w:rsidR="00AC435F" w:rsidRPr="00AC435F" w:rsidRDefault="00AC435F" w:rsidP="00AC435F">
      <w:pPr>
        <w:pStyle w:val="Bullet10"/>
      </w:pPr>
      <w:r w:rsidRPr="00AC435F">
        <w:t xml:space="preserve">Satisfactory air flows should be maintained inside containers in order that there is no power de-rating in high ambient temperatures. Inverter enclosures must if necessary be fitted with heaters in order that the operational temperature ranges of the inverters are not compromised under any </w:t>
      </w:r>
      <w:r w:rsidR="006C0184" w:rsidRPr="00AC435F">
        <w:t>circumstances</w:t>
      </w:r>
      <w:r w:rsidR="006C0184">
        <w:t>.</w:t>
      </w:r>
      <w:r w:rsidRPr="00AC435F">
        <w:t xml:space="preserve"> If the site is within close proximity of a coastline or another high saline </w:t>
      </w:r>
      <w:r w:rsidR="006C0184" w:rsidRPr="00AC435F">
        <w:t>environment,</w:t>
      </w:r>
      <w:r w:rsidRPr="00AC435F">
        <w:t xml:space="preserve"> the enclosure will be equipped with special protection against salty air and dust to prevent reduced </w:t>
      </w:r>
      <w:r w:rsidR="006C0184" w:rsidRPr="00AC435F">
        <w:t>lifetime</w:t>
      </w:r>
      <w:r w:rsidRPr="00AC435F">
        <w:t xml:space="preserve"> of the enclosure or its internal components. The enclosure ventilation system should be fitted with suitable filters prevent ingress of dust/ contamination</w:t>
      </w:r>
      <w:r w:rsidR="00703A1D">
        <w:t>;</w:t>
      </w:r>
    </w:p>
    <w:p w14:paraId="2054922C" w14:textId="05C4AD73" w:rsidR="00AC435F" w:rsidRPr="00AC435F" w:rsidRDefault="00AC435F" w:rsidP="00AC435F">
      <w:pPr>
        <w:pStyle w:val="Bullet10"/>
      </w:pPr>
      <w:r>
        <w:t>Cable wells are to be fully accessible for maintenance. All incoming cable ducts to the enclosure shall be filled and glands to be fitted on cable entrances to prevent any water ingress</w:t>
      </w:r>
      <w:r w:rsidR="009F04F4">
        <w:t>;</w:t>
      </w:r>
    </w:p>
    <w:p w14:paraId="67787707" w14:textId="2625FC98" w:rsidR="00AC435F" w:rsidRPr="00AC435F" w:rsidRDefault="00AC435F" w:rsidP="00AC435F">
      <w:pPr>
        <w:pStyle w:val="Bullet10"/>
      </w:pPr>
      <w:r>
        <w:t xml:space="preserve">Enclosures will be supplied with </w:t>
      </w:r>
      <w:r w:rsidR="00F6004C">
        <w:t>door locks of an appropriate specification to ensure access can only be achieved by permitted individuals</w:t>
      </w:r>
      <w:r>
        <w:t>. All door locks must have adequate weather proofing to prevent corrosion and maintain the correct operation of the lock</w:t>
      </w:r>
      <w:r w:rsidR="009F04F4">
        <w:t>;</w:t>
      </w:r>
    </w:p>
    <w:p w14:paraId="137B279B" w14:textId="4E64EE44" w:rsidR="00AC435F" w:rsidRPr="00AC435F" w:rsidRDefault="00AC435F" w:rsidP="00AC435F">
      <w:pPr>
        <w:pStyle w:val="Bullet10"/>
      </w:pPr>
      <w:r>
        <w:t>Suitable auxiliary supplies system for all the equipment in the cabin including but not limited to inverters, protections, ventilation, communication, lightning and power sockets</w:t>
      </w:r>
      <w:r w:rsidR="009F04F4">
        <w:t>;</w:t>
      </w:r>
    </w:p>
    <w:p w14:paraId="76AB1389" w14:textId="6671B850" w:rsidR="00AC435F" w:rsidRPr="00AC435F" w:rsidRDefault="00AC435F" w:rsidP="00AC435F">
      <w:pPr>
        <w:pStyle w:val="Bullet10"/>
      </w:pPr>
      <w:r>
        <w:t>Suitable earthing and bonding shall be provided</w:t>
      </w:r>
      <w:r w:rsidR="009F04F4">
        <w:t>;</w:t>
      </w:r>
    </w:p>
    <w:p w14:paraId="1C1971BF" w14:textId="6FDA69CD" w:rsidR="00AC435F" w:rsidRPr="00AC435F" w:rsidRDefault="00AC435F" w:rsidP="00AC435F">
      <w:pPr>
        <w:pStyle w:val="Bullet10"/>
      </w:pPr>
      <w:r>
        <w:t>Enclosures shall have provision for installation by lifting, jacking or rolling into position</w:t>
      </w:r>
      <w:r w:rsidR="009F04F4">
        <w:t>;</w:t>
      </w:r>
    </w:p>
    <w:p w14:paraId="172D7359" w14:textId="7CE7F89A" w:rsidR="00AC435F" w:rsidRPr="00AC435F" w:rsidRDefault="00277015" w:rsidP="00AC435F">
      <w:pPr>
        <w:pStyle w:val="Bullet10"/>
      </w:pPr>
      <w:r>
        <w:t>E</w:t>
      </w:r>
      <w:r w:rsidR="00AC435F">
        <w:t xml:space="preserve">nclosures shall be capable of maintaining an appropriate environmental for internal equipment in a temperature range of -25 C to +55 C and a relative humidity range of 5% to 95% and the </w:t>
      </w:r>
      <w:r w:rsidR="006F5A5B">
        <w:t xml:space="preserve">specific </w:t>
      </w:r>
      <w:r w:rsidR="00AC435F">
        <w:t>Site Conditions</w:t>
      </w:r>
      <w:r w:rsidR="009F04F4">
        <w:t>;</w:t>
      </w:r>
    </w:p>
    <w:p w14:paraId="45AED155" w14:textId="06F3C653" w:rsidR="00AC435F" w:rsidRPr="00AC435F" w:rsidRDefault="00AC435F" w:rsidP="00AC435F">
      <w:pPr>
        <w:pStyle w:val="Bullet10"/>
      </w:pPr>
      <w:r>
        <w:t xml:space="preserve">The stations are to be sited in positions that ensure no shadows fall on the </w:t>
      </w:r>
      <w:r w:rsidR="006F5A5B">
        <w:t xml:space="preserve">PV </w:t>
      </w:r>
      <w:r>
        <w:t>array that impact performance</w:t>
      </w:r>
      <w:r w:rsidR="009F04F4">
        <w:t>;</w:t>
      </w:r>
      <w:r>
        <w:t xml:space="preserve"> </w:t>
      </w:r>
    </w:p>
    <w:p w14:paraId="5EA185F7" w14:textId="2F848816" w:rsidR="00AC435F" w:rsidRPr="00AC435F" w:rsidRDefault="00AC435F" w:rsidP="00AC435F">
      <w:pPr>
        <w:pStyle w:val="Bullet10"/>
      </w:pPr>
      <w:r>
        <w:lastRenderedPageBreak/>
        <w:t>Cable wells are to be fully accessible for maintenance. All incoming cable ducts to the Power Conversion Block shall be filled and glands to be fitted on cable entrances to prevent any water ingress</w:t>
      </w:r>
      <w:r w:rsidR="009F04F4">
        <w:t>; and</w:t>
      </w:r>
    </w:p>
    <w:p w14:paraId="759D37A2" w14:textId="0E2EE328" w:rsidR="00AC435F" w:rsidRPr="00AC435F" w:rsidRDefault="00AC435F" w:rsidP="00AC435F">
      <w:pPr>
        <w:pStyle w:val="Bullet10"/>
      </w:pPr>
      <w:r>
        <w:t>Enclosures shall be suitably designed and raised above ground level to prevent flood</w:t>
      </w:r>
      <w:r w:rsidR="708135D8">
        <w:t xml:space="preserve"> damage</w:t>
      </w:r>
      <w:r>
        <w:t xml:space="preserve">. </w:t>
      </w:r>
    </w:p>
    <w:p w14:paraId="2B6C3910" w14:textId="77777777" w:rsidR="00AC435F" w:rsidRPr="00AC435F" w:rsidRDefault="00AC435F" w:rsidP="00AC435F">
      <w:pPr>
        <w:pStyle w:val="Bullet10"/>
      </w:pPr>
      <w:r>
        <w:t>Measures to prevent vermin entry shall be put in place.</w:t>
      </w:r>
    </w:p>
    <w:p w14:paraId="0E6E8C56" w14:textId="77777777" w:rsidR="00F469B3" w:rsidRDefault="00F469B3" w:rsidP="00F469B3">
      <w:pPr>
        <w:pStyle w:val="Bullet10"/>
        <w:numPr>
          <w:ilvl w:val="0"/>
          <w:numId w:val="0"/>
        </w:numPr>
      </w:pPr>
      <w:bookmarkStart w:id="7448" w:name="_Hlk497144669"/>
      <w:bookmarkEnd w:id="7447"/>
    </w:p>
    <w:p w14:paraId="296C8AAF" w14:textId="7314017A" w:rsidR="00AC435F" w:rsidRPr="00630080" w:rsidRDefault="006C0184" w:rsidP="00AC435F">
      <w:pPr>
        <w:pStyle w:val="Heading2"/>
      </w:pPr>
      <w:bookmarkStart w:id="7449" w:name="_Toc534800667"/>
      <w:bookmarkStart w:id="7450" w:name="_Toc534811974"/>
      <w:bookmarkStart w:id="7451" w:name="_Toc534812390"/>
      <w:bookmarkStart w:id="7452" w:name="_Toc534878045"/>
      <w:bookmarkStart w:id="7453" w:name="_Toc534878461"/>
      <w:bookmarkStart w:id="7454" w:name="_Toc534890951"/>
      <w:bookmarkStart w:id="7455" w:name="_Toc534895226"/>
      <w:bookmarkStart w:id="7456" w:name="_Toc534896141"/>
      <w:bookmarkStart w:id="7457" w:name="_Toc534897055"/>
      <w:bookmarkStart w:id="7458" w:name="_Toc534899568"/>
      <w:bookmarkStart w:id="7459" w:name="_Toc534900482"/>
      <w:bookmarkStart w:id="7460" w:name="_Toc534901396"/>
      <w:bookmarkStart w:id="7461" w:name="_Toc534902311"/>
      <w:bookmarkStart w:id="7462" w:name="_Toc534903225"/>
      <w:bookmarkStart w:id="7463" w:name="_Toc534905967"/>
      <w:bookmarkStart w:id="7464" w:name="_Toc534976624"/>
      <w:bookmarkStart w:id="7465" w:name="_Toc534977538"/>
      <w:bookmarkStart w:id="7466" w:name="_Toc76654723"/>
      <w:bookmarkStart w:id="7467" w:name="_Toc77925570"/>
      <w:bookmarkStart w:id="7468" w:name="_Toc78283688"/>
      <w:bookmarkStart w:id="7469" w:name="_Toc78792800"/>
      <w:bookmarkStart w:id="7470" w:name="_Toc78793604"/>
      <w:bookmarkStart w:id="7471" w:name="_Toc78794410"/>
      <w:bookmarkStart w:id="7472" w:name="_Toc88221387"/>
      <w:bookmarkStart w:id="7473" w:name="_Toc88637918"/>
      <w:bookmarkStart w:id="7474" w:name="_Toc88645312"/>
      <w:bookmarkStart w:id="7475" w:name="_Toc88646115"/>
      <w:bookmarkStart w:id="7476" w:name="_Toc88647721"/>
      <w:bookmarkStart w:id="7477" w:name="_Toc88657800"/>
      <w:bookmarkStart w:id="7478" w:name="_Toc88658603"/>
      <w:bookmarkStart w:id="7479" w:name="_Toc88659243"/>
      <w:bookmarkStart w:id="7480" w:name="_Toc88660045"/>
      <w:bookmarkStart w:id="7481" w:name="_Toc88660846"/>
      <w:bookmarkStart w:id="7482" w:name="_Toc88659335"/>
      <w:bookmarkStart w:id="7483" w:name="_Toc89156891"/>
      <w:bookmarkStart w:id="7484" w:name="_Toc89159817"/>
      <w:bookmarkStart w:id="7485" w:name="_Toc92701270"/>
      <w:bookmarkStart w:id="7486" w:name="_Toc93657408"/>
      <w:bookmarkStart w:id="7487" w:name="_Toc99629780"/>
      <w:bookmarkStart w:id="7488" w:name="_Toc103345521"/>
      <w:bookmarkStart w:id="7489" w:name="_Toc133931266"/>
      <w:bookmarkStart w:id="7490" w:name="_Toc133939370"/>
      <w:bookmarkStart w:id="7491" w:name="_Toc134523956"/>
      <w:bookmarkStart w:id="7492" w:name="_Toc135119379"/>
      <w:bookmarkStart w:id="7493" w:name="_Toc134539793"/>
      <w:bookmarkStart w:id="7494" w:name="_Toc135307927"/>
      <w:bookmarkStart w:id="7495" w:name="_Toc135749579"/>
      <w:bookmarkStart w:id="7496" w:name="_Toc135827725"/>
      <w:bookmarkStart w:id="7497" w:name="_Toc138064808"/>
      <w:bookmarkStart w:id="7498" w:name="_Toc140134881"/>
      <w:bookmarkStart w:id="7499" w:name="_Toc141875257"/>
      <w:bookmarkStart w:id="7500" w:name="_Toc141963676"/>
      <w:bookmarkStart w:id="7501" w:name="_Toc142312424"/>
      <w:bookmarkStart w:id="7502" w:name="_Toc142383269"/>
      <w:bookmarkStart w:id="7503" w:name="_Toc142387539"/>
      <w:bookmarkStart w:id="7504" w:name="_Toc144215577"/>
      <w:bookmarkStart w:id="7505" w:name="_Toc144326702"/>
      <w:bookmarkStart w:id="7506" w:name="_Toc144410830"/>
      <w:bookmarkStart w:id="7507" w:name="_Toc144733299"/>
      <w:bookmarkStart w:id="7508" w:name="_Toc144754273"/>
      <w:bookmarkStart w:id="7509" w:name="_Toc144802409"/>
      <w:bookmarkStart w:id="7510" w:name="_Toc76654724"/>
      <w:bookmarkStart w:id="7511" w:name="_Toc77925571"/>
      <w:bookmarkStart w:id="7512" w:name="_Toc78283689"/>
      <w:bookmarkStart w:id="7513" w:name="_Toc78792801"/>
      <w:bookmarkStart w:id="7514" w:name="_Toc78793605"/>
      <w:bookmarkStart w:id="7515" w:name="_Toc78794411"/>
      <w:bookmarkStart w:id="7516" w:name="_Toc88221388"/>
      <w:bookmarkStart w:id="7517" w:name="_Toc88637919"/>
      <w:bookmarkStart w:id="7518" w:name="_Toc88645313"/>
      <w:bookmarkStart w:id="7519" w:name="_Toc88646116"/>
      <w:bookmarkStart w:id="7520" w:name="_Toc88647722"/>
      <w:bookmarkStart w:id="7521" w:name="_Toc88657801"/>
      <w:bookmarkStart w:id="7522" w:name="_Toc88658604"/>
      <w:bookmarkStart w:id="7523" w:name="_Toc88659244"/>
      <w:bookmarkStart w:id="7524" w:name="_Toc88660046"/>
      <w:bookmarkStart w:id="7525" w:name="_Toc88660847"/>
      <w:bookmarkStart w:id="7526" w:name="_Toc88659336"/>
      <w:bookmarkStart w:id="7527" w:name="_Toc89156892"/>
      <w:bookmarkStart w:id="7528" w:name="_Toc89159818"/>
      <w:bookmarkStart w:id="7529" w:name="_Toc92701271"/>
      <w:bookmarkStart w:id="7530" w:name="_Toc93657409"/>
      <w:bookmarkStart w:id="7531" w:name="_Toc99629781"/>
      <w:bookmarkStart w:id="7532" w:name="_Toc103345522"/>
      <w:bookmarkStart w:id="7533" w:name="_Toc133931267"/>
      <w:bookmarkStart w:id="7534" w:name="_Toc133939371"/>
      <w:bookmarkStart w:id="7535" w:name="_Toc134523957"/>
      <w:bookmarkStart w:id="7536" w:name="_Toc135119380"/>
      <w:bookmarkStart w:id="7537" w:name="_Toc134539794"/>
      <w:bookmarkStart w:id="7538" w:name="_Toc135307928"/>
      <w:bookmarkStart w:id="7539" w:name="_Toc135749580"/>
      <w:bookmarkStart w:id="7540" w:name="_Toc135827726"/>
      <w:bookmarkStart w:id="7541" w:name="_Toc138064809"/>
      <w:bookmarkStart w:id="7542" w:name="_Toc140134882"/>
      <w:bookmarkStart w:id="7543" w:name="_Toc141875258"/>
      <w:bookmarkStart w:id="7544" w:name="_Toc141963677"/>
      <w:bookmarkStart w:id="7545" w:name="_Toc142312425"/>
      <w:bookmarkStart w:id="7546" w:name="_Toc142383270"/>
      <w:bookmarkStart w:id="7547" w:name="_Toc142387540"/>
      <w:bookmarkStart w:id="7548" w:name="_Toc144215578"/>
      <w:bookmarkStart w:id="7549" w:name="_Toc144326703"/>
      <w:bookmarkStart w:id="7550" w:name="_Toc144410831"/>
      <w:bookmarkStart w:id="7551" w:name="_Toc144733300"/>
      <w:bookmarkStart w:id="7552" w:name="_Toc144754274"/>
      <w:bookmarkStart w:id="7553" w:name="_Toc144802410"/>
      <w:bookmarkStart w:id="7554" w:name="_Toc76654725"/>
      <w:bookmarkStart w:id="7555" w:name="_Toc77925572"/>
      <w:bookmarkStart w:id="7556" w:name="_Toc78283690"/>
      <w:bookmarkStart w:id="7557" w:name="_Toc78792802"/>
      <w:bookmarkStart w:id="7558" w:name="_Toc78793606"/>
      <w:bookmarkStart w:id="7559" w:name="_Toc78794412"/>
      <w:bookmarkStart w:id="7560" w:name="_Toc88221389"/>
      <w:bookmarkStart w:id="7561" w:name="_Toc88637920"/>
      <w:bookmarkStart w:id="7562" w:name="_Toc88645314"/>
      <w:bookmarkStart w:id="7563" w:name="_Toc88646117"/>
      <w:bookmarkStart w:id="7564" w:name="_Toc88647723"/>
      <w:bookmarkStart w:id="7565" w:name="_Toc88657802"/>
      <w:bookmarkStart w:id="7566" w:name="_Toc88658605"/>
      <w:bookmarkStart w:id="7567" w:name="_Toc88659245"/>
      <w:bookmarkStart w:id="7568" w:name="_Toc88660047"/>
      <w:bookmarkStart w:id="7569" w:name="_Toc88660848"/>
      <w:bookmarkStart w:id="7570" w:name="_Toc88659337"/>
      <w:bookmarkStart w:id="7571" w:name="_Toc89156893"/>
      <w:bookmarkStart w:id="7572" w:name="_Toc89159819"/>
      <w:bookmarkStart w:id="7573" w:name="_Toc92701272"/>
      <w:bookmarkStart w:id="7574" w:name="_Toc93657410"/>
      <w:bookmarkStart w:id="7575" w:name="_Toc99629782"/>
      <w:bookmarkStart w:id="7576" w:name="_Toc103345523"/>
      <w:bookmarkStart w:id="7577" w:name="_Toc133931268"/>
      <w:bookmarkStart w:id="7578" w:name="_Toc133939372"/>
      <w:bookmarkStart w:id="7579" w:name="_Toc134523958"/>
      <w:bookmarkStart w:id="7580" w:name="_Toc135119381"/>
      <w:bookmarkStart w:id="7581" w:name="_Toc134539795"/>
      <w:bookmarkStart w:id="7582" w:name="_Toc135307929"/>
      <w:bookmarkStart w:id="7583" w:name="_Toc135749581"/>
      <w:bookmarkStart w:id="7584" w:name="_Toc135827727"/>
      <w:bookmarkStart w:id="7585" w:name="_Toc138064810"/>
      <w:bookmarkStart w:id="7586" w:name="_Toc140134883"/>
      <w:bookmarkStart w:id="7587" w:name="_Toc141875259"/>
      <w:bookmarkStart w:id="7588" w:name="_Toc141963678"/>
      <w:bookmarkStart w:id="7589" w:name="_Toc142312426"/>
      <w:bookmarkStart w:id="7590" w:name="_Toc142383271"/>
      <w:bookmarkStart w:id="7591" w:name="_Toc142387541"/>
      <w:bookmarkStart w:id="7592" w:name="_Toc144215579"/>
      <w:bookmarkStart w:id="7593" w:name="_Toc144326704"/>
      <w:bookmarkStart w:id="7594" w:name="_Toc144410832"/>
      <w:bookmarkStart w:id="7595" w:name="_Toc144733301"/>
      <w:bookmarkStart w:id="7596" w:name="_Toc144754275"/>
      <w:bookmarkStart w:id="7597" w:name="_Toc144802411"/>
      <w:bookmarkStart w:id="7598" w:name="_Toc76654726"/>
      <w:bookmarkStart w:id="7599" w:name="_Toc77925573"/>
      <w:bookmarkStart w:id="7600" w:name="_Toc78283691"/>
      <w:bookmarkStart w:id="7601" w:name="_Toc78792803"/>
      <w:bookmarkStart w:id="7602" w:name="_Toc78793607"/>
      <w:bookmarkStart w:id="7603" w:name="_Toc78794413"/>
      <w:bookmarkStart w:id="7604" w:name="_Toc88221390"/>
      <w:bookmarkStart w:id="7605" w:name="_Toc88637921"/>
      <w:bookmarkStart w:id="7606" w:name="_Toc88645315"/>
      <w:bookmarkStart w:id="7607" w:name="_Toc88646118"/>
      <w:bookmarkStart w:id="7608" w:name="_Toc88647724"/>
      <w:bookmarkStart w:id="7609" w:name="_Toc88657803"/>
      <w:bookmarkStart w:id="7610" w:name="_Toc88658606"/>
      <w:bookmarkStart w:id="7611" w:name="_Toc88659246"/>
      <w:bookmarkStart w:id="7612" w:name="_Toc88660048"/>
      <w:bookmarkStart w:id="7613" w:name="_Toc88660849"/>
      <w:bookmarkStart w:id="7614" w:name="_Toc88659338"/>
      <w:bookmarkStart w:id="7615" w:name="_Toc89156894"/>
      <w:bookmarkStart w:id="7616" w:name="_Toc89159820"/>
      <w:bookmarkStart w:id="7617" w:name="_Toc92701273"/>
      <w:bookmarkStart w:id="7618" w:name="_Toc93657411"/>
      <w:bookmarkStart w:id="7619" w:name="_Toc99629783"/>
      <w:bookmarkStart w:id="7620" w:name="_Toc103345524"/>
      <w:bookmarkStart w:id="7621" w:name="_Toc133931269"/>
      <w:bookmarkStart w:id="7622" w:name="_Toc133939373"/>
      <w:bookmarkStart w:id="7623" w:name="_Toc134523959"/>
      <w:bookmarkStart w:id="7624" w:name="_Toc135119382"/>
      <w:bookmarkStart w:id="7625" w:name="_Toc134539796"/>
      <w:bookmarkStart w:id="7626" w:name="_Toc135307930"/>
      <w:bookmarkStart w:id="7627" w:name="_Toc135749582"/>
      <w:bookmarkStart w:id="7628" w:name="_Toc135827728"/>
      <w:bookmarkStart w:id="7629" w:name="_Toc138064811"/>
      <w:bookmarkStart w:id="7630" w:name="_Toc140134884"/>
      <w:bookmarkStart w:id="7631" w:name="_Toc141875260"/>
      <w:bookmarkStart w:id="7632" w:name="_Toc141963679"/>
      <w:bookmarkStart w:id="7633" w:name="_Toc142312427"/>
      <w:bookmarkStart w:id="7634" w:name="_Toc142383272"/>
      <w:bookmarkStart w:id="7635" w:name="_Toc142387542"/>
      <w:bookmarkStart w:id="7636" w:name="_Toc144215580"/>
      <w:bookmarkStart w:id="7637" w:name="_Toc144326705"/>
      <w:bookmarkStart w:id="7638" w:name="_Toc144410833"/>
      <w:bookmarkStart w:id="7639" w:name="_Toc144733302"/>
      <w:bookmarkStart w:id="7640" w:name="_Toc144754276"/>
      <w:bookmarkStart w:id="7641" w:name="_Toc144802412"/>
      <w:bookmarkStart w:id="7642" w:name="_Toc76654727"/>
      <w:bookmarkStart w:id="7643" w:name="_Toc77925574"/>
      <w:bookmarkStart w:id="7644" w:name="_Toc78283692"/>
      <w:bookmarkStart w:id="7645" w:name="_Toc78792804"/>
      <w:bookmarkStart w:id="7646" w:name="_Toc78793608"/>
      <w:bookmarkStart w:id="7647" w:name="_Toc78794414"/>
      <w:bookmarkStart w:id="7648" w:name="_Toc88221391"/>
      <w:bookmarkStart w:id="7649" w:name="_Toc88637922"/>
      <w:bookmarkStart w:id="7650" w:name="_Toc88645316"/>
      <w:bookmarkStart w:id="7651" w:name="_Toc88646119"/>
      <w:bookmarkStart w:id="7652" w:name="_Toc88647725"/>
      <w:bookmarkStart w:id="7653" w:name="_Toc88657804"/>
      <w:bookmarkStart w:id="7654" w:name="_Toc88658607"/>
      <w:bookmarkStart w:id="7655" w:name="_Toc88659247"/>
      <w:bookmarkStart w:id="7656" w:name="_Toc88660049"/>
      <w:bookmarkStart w:id="7657" w:name="_Toc88660850"/>
      <w:bookmarkStart w:id="7658" w:name="_Toc88659339"/>
      <w:bookmarkStart w:id="7659" w:name="_Toc89156895"/>
      <w:bookmarkStart w:id="7660" w:name="_Toc89159821"/>
      <w:bookmarkStart w:id="7661" w:name="_Toc92701274"/>
      <w:bookmarkStart w:id="7662" w:name="_Toc93657412"/>
      <w:bookmarkStart w:id="7663" w:name="_Toc99629784"/>
      <w:bookmarkStart w:id="7664" w:name="_Toc103345525"/>
      <w:bookmarkStart w:id="7665" w:name="_Toc133931270"/>
      <w:bookmarkStart w:id="7666" w:name="_Toc133939374"/>
      <w:bookmarkStart w:id="7667" w:name="_Toc134523960"/>
      <w:bookmarkStart w:id="7668" w:name="_Toc135119383"/>
      <w:bookmarkStart w:id="7669" w:name="_Toc134539797"/>
      <w:bookmarkStart w:id="7670" w:name="_Toc135307931"/>
      <w:bookmarkStart w:id="7671" w:name="_Toc135749583"/>
      <w:bookmarkStart w:id="7672" w:name="_Toc135827729"/>
      <w:bookmarkStart w:id="7673" w:name="_Toc138064812"/>
      <w:bookmarkStart w:id="7674" w:name="_Toc140134885"/>
      <w:bookmarkStart w:id="7675" w:name="_Toc141875261"/>
      <w:bookmarkStart w:id="7676" w:name="_Toc141963680"/>
      <w:bookmarkStart w:id="7677" w:name="_Toc142312428"/>
      <w:bookmarkStart w:id="7678" w:name="_Toc142383273"/>
      <w:bookmarkStart w:id="7679" w:name="_Toc142387543"/>
      <w:bookmarkStart w:id="7680" w:name="_Toc144215581"/>
      <w:bookmarkStart w:id="7681" w:name="_Toc144326706"/>
      <w:bookmarkStart w:id="7682" w:name="_Toc144410834"/>
      <w:bookmarkStart w:id="7683" w:name="_Toc144733303"/>
      <w:bookmarkStart w:id="7684" w:name="_Toc144754277"/>
      <w:bookmarkStart w:id="7685" w:name="_Toc144802413"/>
      <w:bookmarkStart w:id="7686" w:name="_Toc76654728"/>
      <w:bookmarkStart w:id="7687" w:name="_Toc77925575"/>
      <w:bookmarkStart w:id="7688" w:name="_Toc78283693"/>
      <w:bookmarkStart w:id="7689" w:name="_Toc78792805"/>
      <w:bookmarkStart w:id="7690" w:name="_Toc78793609"/>
      <w:bookmarkStart w:id="7691" w:name="_Toc78794415"/>
      <w:bookmarkStart w:id="7692" w:name="_Toc88221392"/>
      <w:bookmarkStart w:id="7693" w:name="_Toc88637923"/>
      <w:bookmarkStart w:id="7694" w:name="_Toc88645317"/>
      <w:bookmarkStart w:id="7695" w:name="_Toc88646120"/>
      <w:bookmarkStart w:id="7696" w:name="_Toc88647726"/>
      <w:bookmarkStart w:id="7697" w:name="_Toc88657805"/>
      <w:bookmarkStart w:id="7698" w:name="_Toc88658608"/>
      <w:bookmarkStart w:id="7699" w:name="_Toc88659248"/>
      <w:bookmarkStart w:id="7700" w:name="_Toc88660050"/>
      <w:bookmarkStart w:id="7701" w:name="_Toc88660851"/>
      <w:bookmarkStart w:id="7702" w:name="_Toc88659340"/>
      <w:bookmarkStart w:id="7703" w:name="_Toc89156896"/>
      <w:bookmarkStart w:id="7704" w:name="_Toc89159822"/>
      <w:bookmarkStart w:id="7705" w:name="_Toc92701275"/>
      <w:bookmarkStart w:id="7706" w:name="_Toc93657413"/>
      <w:bookmarkStart w:id="7707" w:name="_Toc99629785"/>
      <w:bookmarkStart w:id="7708" w:name="_Toc103345526"/>
      <w:bookmarkStart w:id="7709" w:name="_Toc133931271"/>
      <w:bookmarkStart w:id="7710" w:name="_Toc133939375"/>
      <w:bookmarkStart w:id="7711" w:name="_Toc134523961"/>
      <w:bookmarkStart w:id="7712" w:name="_Toc135119384"/>
      <w:bookmarkStart w:id="7713" w:name="_Toc134539798"/>
      <w:bookmarkStart w:id="7714" w:name="_Toc135307932"/>
      <w:bookmarkStart w:id="7715" w:name="_Toc135749584"/>
      <w:bookmarkStart w:id="7716" w:name="_Toc135827730"/>
      <w:bookmarkStart w:id="7717" w:name="_Toc138064813"/>
      <w:bookmarkStart w:id="7718" w:name="_Toc140134886"/>
      <w:bookmarkStart w:id="7719" w:name="_Toc141875262"/>
      <w:bookmarkStart w:id="7720" w:name="_Toc141963681"/>
      <w:bookmarkStart w:id="7721" w:name="_Toc142312429"/>
      <w:bookmarkStart w:id="7722" w:name="_Toc142383274"/>
      <w:bookmarkStart w:id="7723" w:name="_Toc142387544"/>
      <w:bookmarkStart w:id="7724" w:name="_Toc144215582"/>
      <w:bookmarkStart w:id="7725" w:name="_Toc144326707"/>
      <w:bookmarkStart w:id="7726" w:name="_Toc144410835"/>
      <w:bookmarkStart w:id="7727" w:name="_Toc144733304"/>
      <w:bookmarkStart w:id="7728" w:name="_Toc144754278"/>
      <w:bookmarkStart w:id="7729" w:name="_Toc144802414"/>
      <w:bookmarkStart w:id="7730" w:name="_Toc76654729"/>
      <w:bookmarkStart w:id="7731" w:name="_Toc77925576"/>
      <w:bookmarkStart w:id="7732" w:name="_Toc78283694"/>
      <w:bookmarkStart w:id="7733" w:name="_Toc78792806"/>
      <w:bookmarkStart w:id="7734" w:name="_Toc78793610"/>
      <w:bookmarkStart w:id="7735" w:name="_Toc78794416"/>
      <w:bookmarkStart w:id="7736" w:name="_Toc88221393"/>
      <w:bookmarkStart w:id="7737" w:name="_Toc88637924"/>
      <w:bookmarkStart w:id="7738" w:name="_Toc88645318"/>
      <w:bookmarkStart w:id="7739" w:name="_Toc88646121"/>
      <w:bookmarkStart w:id="7740" w:name="_Toc88647727"/>
      <w:bookmarkStart w:id="7741" w:name="_Toc88657806"/>
      <w:bookmarkStart w:id="7742" w:name="_Toc88658609"/>
      <w:bookmarkStart w:id="7743" w:name="_Toc88659249"/>
      <w:bookmarkStart w:id="7744" w:name="_Toc88660051"/>
      <w:bookmarkStart w:id="7745" w:name="_Toc88660852"/>
      <w:bookmarkStart w:id="7746" w:name="_Toc88659341"/>
      <w:bookmarkStart w:id="7747" w:name="_Toc89156897"/>
      <w:bookmarkStart w:id="7748" w:name="_Toc89159823"/>
      <w:bookmarkStart w:id="7749" w:name="_Toc92701276"/>
      <w:bookmarkStart w:id="7750" w:name="_Toc93657414"/>
      <w:bookmarkStart w:id="7751" w:name="_Toc99629786"/>
      <w:bookmarkStart w:id="7752" w:name="_Toc103345527"/>
      <w:bookmarkStart w:id="7753" w:name="_Toc133931272"/>
      <w:bookmarkStart w:id="7754" w:name="_Toc133939376"/>
      <w:bookmarkStart w:id="7755" w:name="_Toc134523962"/>
      <w:bookmarkStart w:id="7756" w:name="_Toc135119385"/>
      <w:bookmarkStart w:id="7757" w:name="_Toc134539799"/>
      <w:bookmarkStart w:id="7758" w:name="_Toc135307933"/>
      <w:bookmarkStart w:id="7759" w:name="_Toc135749585"/>
      <w:bookmarkStart w:id="7760" w:name="_Toc135827731"/>
      <w:bookmarkStart w:id="7761" w:name="_Toc138064814"/>
      <w:bookmarkStart w:id="7762" w:name="_Toc140134887"/>
      <w:bookmarkStart w:id="7763" w:name="_Toc141875263"/>
      <w:bookmarkStart w:id="7764" w:name="_Toc141963682"/>
      <w:bookmarkStart w:id="7765" w:name="_Toc142312430"/>
      <w:bookmarkStart w:id="7766" w:name="_Toc142383275"/>
      <w:bookmarkStart w:id="7767" w:name="_Toc142387545"/>
      <w:bookmarkStart w:id="7768" w:name="_Toc144215583"/>
      <w:bookmarkStart w:id="7769" w:name="_Toc144326708"/>
      <w:bookmarkStart w:id="7770" w:name="_Toc144410836"/>
      <w:bookmarkStart w:id="7771" w:name="_Toc144733305"/>
      <w:bookmarkStart w:id="7772" w:name="_Toc144754279"/>
      <w:bookmarkStart w:id="7773" w:name="_Toc144802415"/>
      <w:bookmarkStart w:id="7774" w:name="_Toc76654730"/>
      <w:bookmarkStart w:id="7775" w:name="_Toc77925577"/>
      <w:bookmarkStart w:id="7776" w:name="_Toc78283695"/>
      <w:bookmarkStart w:id="7777" w:name="_Toc78792807"/>
      <w:bookmarkStart w:id="7778" w:name="_Toc78793611"/>
      <w:bookmarkStart w:id="7779" w:name="_Toc78794417"/>
      <w:bookmarkStart w:id="7780" w:name="_Toc88221394"/>
      <w:bookmarkStart w:id="7781" w:name="_Toc88637925"/>
      <w:bookmarkStart w:id="7782" w:name="_Toc88645319"/>
      <w:bookmarkStart w:id="7783" w:name="_Toc88646122"/>
      <w:bookmarkStart w:id="7784" w:name="_Toc88647728"/>
      <w:bookmarkStart w:id="7785" w:name="_Toc88657807"/>
      <w:bookmarkStart w:id="7786" w:name="_Toc88658610"/>
      <w:bookmarkStart w:id="7787" w:name="_Toc88659250"/>
      <w:bookmarkStart w:id="7788" w:name="_Toc88660052"/>
      <w:bookmarkStart w:id="7789" w:name="_Toc88660853"/>
      <w:bookmarkStart w:id="7790" w:name="_Toc88659342"/>
      <w:bookmarkStart w:id="7791" w:name="_Toc89156898"/>
      <w:bookmarkStart w:id="7792" w:name="_Toc89159824"/>
      <w:bookmarkStart w:id="7793" w:name="_Toc92701277"/>
      <w:bookmarkStart w:id="7794" w:name="_Toc93657415"/>
      <w:bookmarkStart w:id="7795" w:name="_Toc99629787"/>
      <w:bookmarkStart w:id="7796" w:name="_Toc103345528"/>
      <w:bookmarkStart w:id="7797" w:name="_Toc133931273"/>
      <w:bookmarkStart w:id="7798" w:name="_Toc133939377"/>
      <w:bookmarkStart w:id="7799" w:name="_Toc134523963"/>
      <w:bookmarkStart w:id="7800" w:name="_Toc135119386"/>
      <w:bookmarkStart w:id="7801" w:name="_Toc134539800"/>
      <w:bookmarkStart w:id="7802" w:name="_Toc135307934"/>
      <w:bookmarkStart w:id="7803" w:name="_Toc135749586"/>
      <w:bookmarkStart w:id="7804" w:name="_Toc135827732"/>
      <w:bookmarkStart w:id="7805" w:name="_Toc138064815"/>
      <w:bookmarkStart w:id="7806" w:name="_Toc140134888"/>
      <w:bookmarkStart w:id="7807" w:name="_Toc141875264"/>
      <w:bookmarkStart w:id="7808" w:name="_Toc141963683"/>
      <w:bookmarkStart w:id="7809" w:name="_Toc142312431"/>
      <w:bookmarkStart w:id="7810" w:name="_Toc142383276"/>
      <w:bookmarkStart w:id="7811" w:name="_Toc142387546"/>
      <w:bookmarkStart w:id="7812" w:name="_Toc144215584"/>
      <w:bookmarkStart w:id="7813" w:name="_Toc144326709"/>
      <w:bookmarkStart w:id="7814" w:name="_Toc144410837"/>
      <w:bookmarkStart w:id="7815" w:name="_Toc144733306"/>
      <w:bookmarkStart w:id="7816" w:name="_Toc144754280"/>
      <w:bookmarkStart w:id="7817" w:name="_Toc144802416"/>
      <w:bookmarkStart w:id="7818" w:name="_Toc76654731"/>
      <w:bookmarkStart w:id="7819" w:name="_Toc77925578"/>
      <w:bookmarkStart w:id="7820" w:name="_Toc78283696"/>
      <w:bookmarkStart w:id="7821" w:name="_Toc78792808"/>
      <w:bookmarkStart w:id="7822" w:name="_Toc78793612"/>
      <w:bookmarkStart w:id="7823" w:name="_Toc78794418"/>
      <w:bookmarkStart w:id="7824" w:name="_Toc88221395"/>
      <w:bookmarkStart w:id="7825" w:name="_Toc88637926"/>
      <w:bookmarkStart w:id="7826" w:name="_Toc88645320"/>
      <w:bookmarkStart w:id="7827" w:name="_Toc88646123"/>
      <w:bookmarkStart w:id="7828" w:name="_Toc88647729"/>
      <w:bookmarkStart w:id="7829" w:name="_Toc88657808"/>
      <w:bookmarkStart w:id="7830" w:name="_Toc88658611"/>
      <w:bookmarkStart w:id="7831" w:name="_Toc88659251"/>
      <w:bookmarkStart w:id="7832" w:name="_Toc88660053"/>
      <w:bookmarkStart w:id="7833" w:name="_Toc88660854"/>
      <w:bookmarkStart w:id="7834" w:name="_Toc88659343"/>
      <w:bookmarkStart w:id="7835" w:name="_Toc89156899"/>
      <w:bookmarkStart w:id="7836" w:name="_Toc89159825"/>
      <w:bookmarkStart w:id="7837" w:name="_Toc92701278"/>
      <w:bookmarkStart w:id="7838" w:name="_Toc93657416"/>
      <w:bookmarkStart w:id="7839" w:name="_Toc99629788"/>
      <w:bookmarkStart w:id="7840" w:name="_Toc103345529"/>
      <w:bookmarkStart w:id="7841" w:name="_Toc133931274"/>
      <w:bookmarkStart w:id="7842" w:name="_Toc133939378"/>
      <w:bookmarkStart w:id="7843" w:name="_Toc134523964"/>
      <w:bookmarkStart w:id="7844" w:name="_Toc135119387"/>
      <w:bookmarkStart w:id="7845" w:name="_Toc134539801"/>
      <w:bookmarkStart w:id="7846" w:name="_Toc135307935"/>
      <w:bookmarkStart w:id="7847" w:name="_Toc135749587"/>
      <w:bookmarkStart w:id="7848" w:name="_Toc135827733"/>
      <w:bookmarkStart w:id="7849" w:name="_Toc138064816"/>
      <w:bookmarkStart w:id="7850" w:name="_Toc140134889"/>
      <w:bookmarkStart w:id="7851" w:name="_Toc141875265"/>
      <w:bookmarkStart w:id="7852" w:name="_Toc141963684"/>
      <w:bookmarkStart w:id="7853" w:name="_Toc142312432"/>
      <w:bookmarkStart w:id="7854" w:name="_Toc142383277"/>
      <w:bookmarkStart w:id="7855" w:name="_Toc142387547"/>
      <w:bookmarkStart w:id="7856" w:name="_Toc144215585"/>
      <w:bookmarkStart w:id="7857" w:name="_Toc144326710"/>
      <w:bookmarkStart w:id="7858" w:name="_Toc144410838"/>
      <w:bookmarkStart w:id="7859" w:name="_Toc144733307"/>
      <w:bookmarkStart w:id="7860" w:name="_Toc144754281"/>
      <w:bookmarkStart w:id="7861" w:name="_Toc144802417"/>
      <w:bookmarkStart w:id="7862" w:name="_Toc76654732"/>
      <w:bookmarkStart w:id="7863" w:name="_Toc77925579"/>
      <w:bookmarkStart w:id="7864" w:name="_Toc78283697"/>
      <w:bookmarkStart w:id="7865" w:name="_Toc78792809"/>
      <w:bookmarkStart w:id="7866" w:name="_Toc78793613"/>
      <w:bookmarkStart w:id="7867" w:name="_Toc78794419"/>
      <w:bookmarkStart w:id="7868" w:name="_Toc88221396"/>
      <w:bookmarkStart w:id="7869" w:name="_Toc88637927"/>
      <w:bookmarkStart w:id="7870" w:name="_Toc88645321"/>
      <w:bookmarkStart w:id="7871" w:name="_Toc88646124"/>
      <w:bookmarkStart w:id="7872" w:name="_Toc88647730"/>
      <w:bookmarkStart w:id="7873" w:name="_Toc88657809"/>
      <w:bookmarkStart w:id="7874" w:name="_Toc88658612"/>
      <w:bookmarkStart w:id="7875" w:name="_Toc88659252"/>
      <w:bookmarkStart w:id="7876" w:name="_Toc88660054"/>
      <w:bookmarkStart w:id="7877" w:name="_Toc88660855"/>
      <w:bookmarkStart w:id="7878" w:name="_Toc88659344"/>
      <w:bookmarkStart w:id="7879" w:name="_Toc89156900"/>
      <w:bookmarkStart w:id="7880" w:name="_Toc89159826"/>
      <w:bookmarkStart w:id="7881" w:name="_Toc92701279"/>
      <w:bookmarkStart w:id="7882" w:name="_Toc93657417"/>
      <w:bookmarkStart w:id="7883" w:name="_Toc99629789"/>
      <w:bookmarkStart w:id="7884" w:name="_Toc103345530"/>
      <w:bookmarkStart w:id="7885" w:name="_Toc133931275"/>
      <w:bookmarkStart w:id="7886" w:name="_Toc133939379"/>
      <w:bookmarkStart w:id="7887" w:name="_Toc134523965"/>
      <w:bookmarkStart w:id="7888" w:name="_Toc135119388"/>
      <w:bookmarkStart w:id="7889" w:name="_Toc134539802"/>
      <w:bookmarkStart w:id="7890" w:name="_Toc135307936"/>
      <w:bookmarkStart w:id="7891" w:name="_Toc135749588"/>
      <w:bookmarkStart w:id="7892" w:name="_Toc135827734"/>
      <w:bookmarkStart w:id="7893" w:name="_Toc138064817"/>
      <w:bookmarkStart w:id="7894" w:name="_Toc140134890"/>
      <w:bookmarkStart w:id="7895" w:name="_Toc141875266"/>
      <w:bookmarkStart w:id="7896" w:name="_Toc141963685"/>
      <w:bookmarkStart w:id="7897" w:name="_Toc142312433"/>
      <w:bookmarkStart w:id="7898" w:name="_Toc142383278"/>
      <w:bookmarkStart w:id="7899" w:name="_Toc142387548"/>
      <w:bookmarkStart w:id="7900" w:name="_Toc144215586"/>
      <w:bookmarkStart w:id="7901" w:name="_Toc144326711"/>
      <w:bookmarkStart w:id="7902" w:name="_Toc144410839"/>
      <w:bookmarkStart w:id="7903" w:name="_Toc144733308"/>
      <w:bookmarkStart w:id="7904" w:name="_Toc144754282"/>
      <w:bookmarkStart w:id="7905" w:name="_Toc144802418"/>
      <w:bookmarkStart w:id="7906" w:name="_Toc76654733"/>
      <w:bookmarkStart w:id="7907" w:name="_Toc77925580"/>
      <w:bookmarkStart w:id="7908" w:name="_Toc78283698"/>
      <w:bookmarkStart w:id="7909" w:name="_Toc78792810"/>
      <w:bookmarkStart w:id="7910" w:name="_Toc78793614"/>
      <w:bookmarkStart w:id="7911" w:name="_Toc78794420"/>
      <w:bookmarkStart w:id="7912" w:name="_Toc88221397"/>
      <w:bookmarkStart w:id="7913" w:name="_Toc88637928"/>
      <w:bookmarkStart w:id="7914" w:name="_Toc88645322"/>
      <w:bookmarkStart w:id="7915" w:name="_Toc88646125"/>
      <w:bookmarkStart w:id="7916" w:name="_Toc88647731"/>
      <w:bookmarkStart w:id="7917" w:name="_Toc88657810"/>
      <w:bookmarkStart w:id="7918" w:name="_Toc88658613"/>
      <w:bookmarkStart w:id="7919" w:name="_Toc88659253"/>
      <w:bookmarkStart w:id="7920" w:name="_Toc88660055"/>
      <w:bookmarkStart w:id="7921" w:name="_Toc88660856"/>
      <w:bookmarkStart w:id="7922" w:name="_Toc88659345"/>
      <w:bookmarkStart w:id="7923" w:name="_Toc89156901"/>
      <w:bookmarkStart w:id="7924" w:name="_Toc89159827"/>
      <w:bookmarkStart w:id="7925" w:name="_Toc92701280"/>
      <w:bookmarkStart w:id="7926" w:name="_Toc93657418"/>
      <w:bookmarkStart w:id="7927" w:name="_Toc99629790"/>
      <w:bookmarkStart w:id="7928" w:name="_Toc103345531"/>
      <w:bookmarkStart w:id="7929" w:name="_Toc133931276"/>
      <w:bookmarkStart w:id="7930" w:name="_Toc133939380"/>
      <w:bookmarkStart w:id="7931" w:name="_Toc134523966"/>
      <w:bookmarkStart w:id="7932" w:name="_Toc135119389"/>
      <w:bookmarkStart w:id="7933" w:name="_Toc134539803"/>
      <w:bookmarkStart w:id="7934" w:name="_Toc135307937"/>
      <w:bookmarkStart w:id="7935" w:name="_Toc135749589"/>
      <w:bookmarkStart w:id="7936" w:name="_Toc135827735"/>
      <w:bookmarkStart w:id="7937" w:name="_Toc138064818"/>
      <w:bookmarkStart w:id="7938" w:name="_Toc140134891"/>
      <w:bookmarkStart w:id="7939" w:name="_Toc141875267"/>
      <w:bookmarkStart w:id="7940" w:name="_Toc141963686"/>
      <w:bookmarkStart w:id="7941" w:name="_Toc142312434"/>
      <w:bookmarkStart w:id="7942" w:name="_Toc142383279"/>
      <w:bookmarkStart w:id="7943" w:name="_Toc142387549"/>
      <w:bookmarkStart w:id="7944" w:name="_Toc144215587"/>
      <w:bookmarkStart w:id="7945" w:name="_Toc144326712"/>
      <w:bookmarkStart w:id="7946" w:name="_Toc144410840"/>
      <w:bookmarkStart w:id="7947" w:name="_Toc144733309"/>
      <w:bookmarkStart w:id="7948" w:name="_Toc144754283"/>
      <w:bookmarkStart w:id="7949" w:name="_Toc144802419"/>
      <w:bookmarkStart w:id="7950" w:name="_Toc76654734"/>
      <w:bookmarkStart w:id="7951" w:name="_Toc77925581"/>
      <w:bookmarkStart w:id="7952" w:name="_Toc78283699"/>
      <w:bookmarkStart w:id="7953" w:name="_Toc78792811"/>
      <w:bookmarkStart w:id="7954" w:name="_Toc78793615"/>
      <w:bookmarkStart w:id="7955" w:name="_Toc78794421"/>
      <w:bookmarkStart w:id="7956" w:name="_Toc88221398"/>
      <w:bookmarkStart w:id="7957" w:name="_Toc88637929"/>
      <w:bookmarkStart w:id="7958" w:name="_Toc88645323"/>
      <w:bookmarkStart w:id="7959" w:name="_Toc88646126"/>
      <w:bookmarkStart w:id="7960" w:name="_Toc88647732"/>
      <w:bookmarkStart w:id="7961" w:name="_Toc88657811"/>
      <w:bookmarkStart w:id="7962" w:name="_Toc88658614"/>
      <w:bookmarkStart w:id="7963" w:name="_Toc88659254"/>
      <w:bookmarkStart w:id="7964" w:name="_Toc88660056"/>
      <w:bookmarkStart w:id="7965" w:name="_Toc88660857"/>
      <w:bookmarkStart w:id="7966" w:name="_Toc88659346"/>
      <w:bookmarkStart w:id="7967" w:name="_Toc89156902"/>
      <w:bookmarkStart w:id="7968" w:name="_Toc89159828"/>
      <w:bookmarkStart w:id="7969" w:name="_Toc92701281"/>
      <w:bookmarkStart w:id="7970" w:name="_Toc93657419"/>
      <w:bookmarkStart w:id="7971" w:name="_Toc99629791"/>
      <w:bookmarkStart w:id="7972" w:name="_Toc103345532"/>
      <w:bookmarkStart w:id="7973" w:name="_Toc133931277"/>
      <w:bookmarkStart w:id="7974" w:name="_Toc133939381"/>
      <w:bookmarkStart w:id="7975" w:name="_Toc134523967"/>
      <w:bookmarkStart w:id="7976" w:name="_Toc135119390"/>
      <w:bookmarkStart w:id="7977" w:name="_Toc134539804"/>
      <w:bookmarkStart w:id="7978" w:name="_Toc135307938"/>
      <w:bookmarkStart w:id="7979" w:name="_Toc135749590"/>
      <w:bookmarkStart w:id="7980" w:name="_Toc135827736"/>
      <w:bookmarkStart w:id="7981" w:name="_Toc138064819"/>
      <w:bookmarkStart w:id="7982" w:name="_Toc140134892"/>
      <w:bookmarkStart w:id="7983" w:name="_Toc141875268"/>
      <w:bookmarkStart w:id="7984" w:name="_Toc141963687"/>
      <w:bookmarkStart w:id="7985" w:name="_Toc142312435"/>
      <w:bookmarkStart w:id="7986" w:name="_Toc142383280"/>
      <w:bookmarkStart w:id="7987" w:name="_Toc142387550"/>
      <w:bookmarkStart w:id="7988" w:name="_Toc144215588"/>
      <w:bookmarkStart w:id="7989" w:name="_Toc144326713"/>
      <w:bookmarkStart w:id="7990" w:name="_Toc144410841"/>
      <w:bookmarkStart w:id="7991" w:name="_Toc144733310"/>
      <w:bookmarkStart w:id="7992" w:name="_Toc144754284"/>
      <w:bookmarkStart w:id="7993" w:name="_Toc144802420"/>
      <w:bookmarkStart w:id="7994" w:name="_Toc76654735"/>
      <w:bookmarkStart w:id="7995" w:name="_Toc77925582"/>
      <w:bookmarkStart w:id="7996" w:name="_Toc78283700"/>
      <w:bookmarkStart w:id="7997" w:name="_Toc78792812"/>
      <w:bookmarkStart w:id="7998" w:name="_Toc78793616"/>
      <w:bookmarkStart w:id="7999" w:name="_Toc78794422"/>
      <w:bookmarkStart w:id="8000" w:name="_Toc88221399"/>
      <w:bookmarkStart w:id="8001" w:name="_Toc88637930"/>
      <w:bookmarkStart w:id="8002" w:name="_Toc88645324"/>
      <w:bookmarkStart w:id="8003" w:name="_Toc88646127"/>
      <w:bookmarkStart w:id="8004" w:name="_Toc88647733"/>
      <w:bookmarkStart w:id="8005" w:name="_Toc88657812"/>
      <w:bookmarkStart w:id="8006" w:name="_Toc88658615"/>
      <w:bookmarkStart w:id="8007" w:name="_Toc88659255"/>
      <w:bookmarkStart w:id="8008" w:name="_Toc88660057"/>
      <w:bookmarkStart w:id="8009" w:name="_Toc88660858"/>
      <w:bookmarkStart w:id="8010" w:name="_Toc88659347"/>
      <w:bookmarkStart w:id="8011" w:name="_Toc89156903"/>
      <w:bookmarkStart w:id="8012" w:name="_Toc89159829"/>
      <w:bookmarkStart w:id="8013" w:name="_Toc92701282"/>
      <w:bookmarkStart w:id="8014" w:name="_Toc93657420"/>
      <w:bookmarkStart w:id="8015" w:name="_Toc99629792"/>
      <w:bookmarkStart w:id="8016" w:name="_Toc103345533"/>
      <w:bookmarkStart w:id="8017" w:name="_Toc133931278"/>
      <w:bookmarkStart w:id="8018" w:name="_Toc133939382"/>
      <w:bookmarkStart w:id="8019" w:name="_Toc134523968"/>
      <w:bookmarkStart w:id="8020" w:name="_Toc135119391"/>
      <w:bookmarkStart w:id="8021" w:name="_Toc134539805"/>
      <w:bookmarkStart w:id="8022" w:name="_Toc135307939"/>
      <w:bookmarkStart w:id="8023" w:name="_Toc135749591"/>
      <w:bookmarkStart w:id="8024" w:name="_Toc135827737"/>
      <w:bookmarkStart w:id="8025" w:name="_Toc138064820"/>
      <w:bookmarkStart w:id="8026" w:name="_Toc140134893"/>
      <w:bookmarkStart w:id="8027" w:name="_Toc141875269"/>
      <w:bookmarkStart w:id="8028" w:name="_Toc141963688"/>
      <w:bookmarkStart w:id="8029" w:name="_Toc142312436"/>
      <w:bookmarkStart w:id="8030" w:name="_Toc142383281"/>
      <w:bookmarkStart w:id="8031" w:name="_Toc142387551"/>
      <w:bookmarkStart w:id="8032" w:name="_Toc144215589"/>
      <w:bookmarkStart w:id="8033" w:name="_Toc144326714"/>
      <w:bookmarkStart w:id="8034" w:name="_Toc144410842"/>
      <w:bookmarkStart w:id="8035" w:name="_Toc144733311"/>
      <w:bookmarkStart w:id="8036" w:name="_Toc144754285"/>
      <w:bookmarkStart w:id="8037" w:name="_Toc144802421"/>
      <w:bookmarkStart w:id="8038" w:name="_Toc76654736"/>
      <w:bookmarkStart w:id="8039" w:name="_Toc77925583"/>
      <w:bookmarkStart w:id="8040" w:name="_Toc78283701"/>
      <w:bookmarkStart w:id="8041" w:name="_Toc78792813"/>
      <w:bookmarkStart w:id="8042" w:name="_Toc78793617"/>
      <w:bookmarkStart w:id="8043" w:name="_Toc78794423"/>
      <w:bookmarkStart w:id="8044" w:name="_Toc88221400"/>
      <w:bookmarkStart w:id="8045" w:name="_Toc88637931"/>
      <w:bookmarkStart w:id="8046" w:name="_Toc88645325"/>
      <w:bookmarkStart w:id="8047" w:name="_Toc88646128"/>
      <w:bookmarkStart w:id="8048" w:name="_Toc88647734"/>
      <w:bookmarkStart w:id="8049" w:name="_Toc88657813"/>
      <w:bookmarkStart w:id="8050" w:name="_Toc88658616"/>
      <w:bookmarkStart w:id="8051" w:name="_Toc88659256"/>
      <w:bookmarkStart w:id="8052" w:name="_Toc88660058"/>
      <w:bookmarkStart w:id="8053" w:name="_Toc88660859"/>
      <w:bookmarkStart w:id="8054" w:name="_Toc88659348"/>
      <w:bookmarkStart w:id="8055" w:name="_Toc89156904"/>
      <w:bookmarkStart w:id="8056" w:name="_Toc89159830"/>
      <w:bookmarkStart w:id="8057" w:name="_Toc92701283"/>
      <w:bookmarkStart w:id="8058" w:name="_Toc93657421"/>
      <w:bookmarkStart w:id="8059" w:name="_Toc99629793"/>
      <w:bookmarkStart w:id="8060" w:name="_Toc103345534"/>
      <w:bookmarkStart w:id="8061" w:name="_Toc133931279"/>
      <w:bookmarkStart w:id="8062" w:name="_Toc133939383"/>
      <w:bookmarkStart w:id="8063" w:name="_Toc134523969"/>
      <w:bookmarkStart w:id="8064" w:name="_Toc135119392"/>
      <w:bookmarkStart w:id="8065" w:name="_Toc134539806"/>
      <w:bookmarkStart w:id="8066" w:name="_Toc135307940"/>
      <w:bookmarkStart w:id="8067" w:name="_Toc135749592"/>
      <w:bookmarkStart w:id="8068" w:name="_Toc135827738"/>
      <w:bookmarkStart w:id="8069" w:name="_Toc138064821"/>
      <w:bookmarkStart w:id="8070" w:name="_Toc140134894"/>
      <w:bookmarkStart w:id="8071" w:name="_Toc141875270"/>
      <w:bookmarkStart w:id="8072" w:name="_Toc141963689"/>
      <w:bookmarkStart w:id="8073" w:name="_Toc142312437"/>
      <w:bookmarkStart w:id="8074" w:name="_Toc142383282"/>
      <w:bookmarkStart w:id="8075" w:name="_Toc142387552"/>
      <w:bookmarkStart w:id="8076" w:name="_Toc144215590"/>
      <w:bookmarkStart w:id="8077" w:name="_Toc144326715"/>
      <w:bookmarkStart w:id="8078" w:name="_Toc144410843"/>
      <w:bookmarkStart w:id="8079" w:name="_Toc144733312"/>
      <w:bookmarkStart w:id="8080" w:name="_Toc144754286"/>
      <w:bookmarkStart w:id="8081" w:name="_Toc144802422"/>
      <w:bookmarkStart w:id="8082" w:name="_Toc76654737"/>
      <w:bookmarkStart w:id="8083" w:name="_Toc77925584"/>
      <w:bookmarkStart w:id="8084" w:name="_Toc78283702"/>
      <w:bookmarkStart w:id="8085" w:name="_Toc78792814"/>
      <w:bookmarkStart w:id="8086" w:name="_Toc78793618"/>
      <w:bookmarkStart w:id="8087" w:name="_Toc78794424"/>
      <w:bookmarkStart w:id="8088" w:name="_Toc88221401"/>
      <w:bookmarkStart w:id="8089" w:name="_Toc88637932"/>
      <w:bookmarkStart w:id="8090" w:name="_Toc88645326"/>
      <w:bookmarkStart w:id="8091" w:name="_Toc88646129"/>
      <w:bookmarkStart w:id="8092" w:name="_Toc88647735"/>
      <w:bookmarkStart w:id="8093" w:name="_Toc88657814"/>
      <w:bookmarkStart w:id="8094" w:name="_Toc88658617"/>
      <w:bookmarkStart w:id="8095" w:name="_Toc88659257"/>
      <w:bookmarkStart w:id="8096" w:name="_Toc88660059"/>
      <w:bookmarkStart w:id="8097" w:name="_Toc88660860"/>
      <w:bookmarkStart w:id="8098" w:name="_Toc88659349"/>
      <w:bookmarkStart w:id="8099" w:name="_Toc89156905"/>
      <w:bookmarkStart w:id="8100" w:name="_Toc89159831"/>
      <w:bookmarkStart w:id="8101" w:name="_Toc92701284"/>
      <w:bookmarkStart w:id="8102" w:name="_Toc93657422"/>
      <w:bookmarkStart w:id="8103" w:name="_Toc99629794"/>
      <w:bookmarkStart w:id="8104" w:name="_Toc103345535"/>
      <w:bookmarkStart w:id="8105" w:name="_Toc133931280"/>
      <w:bookmarkStart w:id="8106" w:name="_Toc133939384"/>
      <w:bookmarkStart w:id="8107" w:name="_Toc134523970"/>
      <w:bookmarkStart w:id="8108" w:name="_Toc135119393"/>
      <w:bookmarkStart w:id="8109" w:name="_Toc134539807"/>
      <w:bookmarkStart w:id="8110" w:name="_Toc135307941"/>
      <w:bookmarkStart w:id="8111" w:name="_Toc135749593"/>
      <w:bookmarkStart w:id="8112" w:name="_Toc135827739"/>
      <w:bookmarkStart w:id="8113" w:name="_Toc138064822"/>
      <w:bookmarkStart w:id="8114" w:name="_Toc140134895"/>
      <w:bookmarkStart w:id="8115" w:name="_Toc141875271"/>
      <w:bookmarkStart w:id="8116" w:name="_Toc141963690"/>
      <w:bookmarkStart w:id="8117" w:name="_Toc142312438"/>
      <w:bookmarkStart w:id="8118" w:name="_Toc142383283"/>
      <w:bookmarkStart w:id="8119" w:name="_Toc142387553"/>
      <w:bookmarkStart w:id="8120" w:name="_Toc144215591"/>
      <w:bookmarkStart w:id="8121" w:name="_Toc144326716"/>
      <w:bookmarkStart w:id="8122" w:name="_Toc144410844"/>
      <w:bookmarkStart w:id="8123" w:name="_Toc144733313"/>
      <w:bookmarkStart w:id="8124" w:name="_Toc144754287"/>
      <w:bookmarkStart w:id="8125" w:name="_Toc144802423"/>
      <w:bookmarkStart w:id="8126" w:name="_Toc76654738"/>
      <w:bookmarkStart w:id="8127" w:name="_Toc77925585"/>
      <w:bookmarkStart w:id="8128" w:name="_Toc78283703"/>
      <w:bookmarkStart w:id="8129" w:name="_Toc78792815"/>
      <w:bookmarkStart w:id="8130" w:name="_Toc78793619"/>
      <w:bookmarkStart w:id="8131" w:name="_Toc78794425"/>
      <w:bookmarkStart w:id="8132" w:name="_Toc88221402"/>
      <w:bookmarkStart w:id="8133" w:name="_Toc88637933"/>
      <w:bookmarkStart w:id="8134" w:name="_Toc88645327"/>
      <w:bookmarkStart w:id="8135" w:name="_Toc88646130"/>
      <w:bookmarkStart w:id="8136" w:name="_Toc88647736"/>
      <w:bookmarkStart w:id="8137" w:name="_Toc88657815"/>
      <w:bookmarkStart w:id="8138" w:name="_Toc88658618"/>
      <w:bookmarkStart w:id="8139" w:name="_Toc88659258"/>
      <w:bookmarkStart w:id="8140" w:name="_Toc88660060"/>
      <w:bookmarkStart w:id="8141" w:name="_Toc88660861"/>
      <w:bookmarkStart w:id="8142" w:name="_Toc88659351"/>
      <w:bookmarkStart w:id="8143" w:name="_Toc89156906"/>
      <w:bookmarkStart w:id="8144" w:name="_Toc89159832"/>
      <w:bookmarkStart w:id="8145" w:name="_Toc92701285"/>
      <w:bookmarkStart w:id="8146" w:name="_Toc93657423"/>
      <w:bookmarkStart w:id="8147" w:name="_Toc99629795"/>
      <w:bookmarkStart w:id="8148" w:name="_Toc103345536"/>
      <w:bookmarkStart w:id="8149" w:name="_Toc133931281"/>
      <w:bookmarkStart w:id="8150" w:name="_Toc133939385"/>
      <w:bookmarkStart w:id="8151" w:name="_Toc134523971"/>
      <w:bookmarkStart w:id="8152" w:name="_Toc135119394"/>
      <w:bookmarkStart w:id="8153" w:name="_Toc134539808"/>
      <w:bookmarkStart w:id="8154" w:name="_Toc135307942"/>
      <w:bookmarkStart w:id="8155" w:name="_Toc135749594"/>
      <w:bookmarkStart w:id="8156" w:name="_Toc135827740"/>
      <w:bookmarkStart w:id="8157" w:name="_Toc138064823"/>
      <w:bookmarkStart w:id="8158" w:name="_Toc140134896"/>
      <w:bookmarkStart w:id="8159" w:name="_Toc141875272"/>
      <w:bookmarkStart w:id="8160" w:name="_Toc141963691"/>
      <w:bookmarkStart w:id="8161" w:name="_Toc142312439"/>
      <w:bookmarkStart w:id="8162" w:name="_Toc142383284"/>
      <w:bookmarkStart w:id="8163" w:name="_Toc142387554"/>
      <w:bookmarkStart w:id="8164" w:name="_Toc144215592"/>
      <w:bookmarkStart w:id="8165" w:name="_Toc144326717"/>
      <w:bookmarkStart w:id="8166" w:name="_Toc144410845"/>
      <w:bookmarkStart w:id="8167" w:name="_Toc144733314"/>
      <w:bookmarkStart w:id="8168" w:name="_Toc144754288"/>
      <w:bookmarkStart w:id="8169" w:name="_Toc144802424"/>
      <w:bookmarkStart w:id="8170" w:name="_Toc76654739"/>
      <w:bookmarkStart w:id="8171" w:name="_Toc77925586"/>
      <w:bookmarkStart w:id="8172" w:name="_Toc78283704"/>
      <w:bookmarkStart w:id="8173" w:name="_Toc78792816"/>
      <w:bookmarkStart w:id="8174" w:name="_Toc78793620"/>
      <w:bookmarkStart w:id="8175" w:name="_Toc78794426"/>
      <w:bookmarkStart w:id="8176" w:name="_Toc88221403"/>
      <w:bookmarkStart w:id="8177" w:name="_Toc88637934"/>
      <w:bookmarkStart w:id="8178" w:name="_Toc88645328"/>
      <w:bookmarkStart w:id="8179" w:name="_Toc88646131"/>
      <w:bookmarkStart w:id="8180" w:name="_Toc88647737"/>
      <w:bookmarkStart w:id="8181" w:name="_Toc88657816"/>
      <w:bookmarkStart w:id="8182" w:name="_Toc88658619"/>
      <w:bookmarkStart w:id="8183" w:name="_Toc88659259"/>
      <w:bookmarkStart w:id="8184" w:name="_Toc88660061"/>
      <w:bookmarkStart w:id="8185" w:name="_Toc88660862"/>
      <w:bookmarkStart w:id="8186" w:name="_Toc88659352"/>
      <w:bookmarkStart w:id="8187" w:name="_Toc89156907"/>
      <w:bookmarkStart w:id="8188" w:name="_Toc89159833"/>
      <w:bookmarkStart w:id="8189" w:name="_Toc92701286"/>
      <w:bookmarkStart w:id="8190" w:name="_Toc93657424"/>
      <w:bookmarkStart w:id="8191" w:name="_Toc99629796"/>
      <w:bookmarkStart w:id="8192" w:name="_Toc103345537"/>
      <w:bookmarkStart w:id="8193" w:name="_Toc133931282"/>
      <w:bookmarkStart w:id="8194" w:name="_Toc133939386"/>
      <w:bookmarkStart w:id="8195" w:name="_Toc134523972"/>
      <w:bookmarkStart w:id="8196" w:name="_Toc135119395"/>
      <w:bookmarkStart w:id="8197" w:name="_Toc134539809"/>
      <w:bookmarkStart w:id="8198" w:name="_Toc135307943"/>
      <w:bookmarkStart w:id="8199" w:name="_Toc135749595"/>
      <w:bookmarkStart w:id="8200" w:name="_Toc135827741"/>
      <w:bookmarkStart w:id="8201" w:name="_Toc138064824"/>
      <w:bookmarkStart w:id="8202" w:name="_Toc140134897"/>
      <w:bookmarkStart w:id="8203" w:name="_Toc141875273"/>
      <w:bookmarkStart w:id="8204" w:name="_Toc141963692"/>
      <w:bookmarkStart w:id="8205" w:name="_Toc142312440"/>
      <w:bookmarkStart w:id="8206" w:name="_Toc142383285"/>
      <w:bookmarkStart w:id="8207" w:name="_Toc142387555"/>
      <w:bookmarkStart w:id="8208" w:name="_Toc144215593"/>
      <w:bookmarkStart w:id="8209" w:name="_Toc144326718"/>
      <w:bookmarkStart w:id="8210" w:name="_Toc144410846"/>
      <w:bookmarkStart w:id="8211" w:name="_Toc144733315"/>
      <w:bookmarkStart w:id="8212" w:name="_Toc144754289"/>
      <w:bookmarkStart w:id="8213" w:name="_Toc144802425"/>
      <w:bookmarkStart w:id="8214" w:name="_Toc76654740"/>
      <w:bookmarkStart w:id="8215" w:name="_Toc77925587"/>
      <w:bookmarkStart w:id="8216" w:name="_Toc78283705"/>
      <w:bookmarkStart w:id="8217" w:name="_Toc78792817"/>
      <w:bookmarkStart w:id="8218" w:name="_Toc78793621"/>
      <w:bookmarkStart w:id="8219" w:name="_Toc78794427"/>
      <w:bookmarkStart w:id="8220" w:name="_Toc88221404"/>
      <w:bookmarkStart w:id="8221" w:name="_Toc88637935"/>
      <w:bookmarkStart w:id="8222" w:name="_Toc88645329"/>
      <w:bookmarkStart w:id="8223" w:name="_Toc88646132"/>
      <w:bookmarkStart w:id="8224" w:name="_Toc88647738"/>
      <w:bookmarkStart w:id="8225" w:name="_Toc88657817"/>
      <w:bookmarkStart w:id="8226" w:name="_Toc88658620"/>
      <w:bookmarkStart w:id="8227" w:name="_Toc88659260"/>
      <w:bookmarkStart w:id="8228" w:name="_Toc88660062"/>
      <w:bookmarkStart w:id="8229" w:name="_Toc88660863"/>
      <w:bookmarkStart w:id="8230" w:name="_Toc88659353"/>
      <w:bookmarkStart w:id="8231" w:name="_Toc89156908"/>
      <w:bookmarkStart w:id="8232" w:name="_Toc89159834"/>
      <w:bookmarkStart w:id="8233" w:name="_Toc92701287"/>
      <w:bookmarkStart w:id="8234" w:name="_Toc93657425"/>
      <w:bookmarkStart w:id="8235" w:name="_Toc99629797"/>
      <w:bookmarkStart w:id="8236" w:name="_Toc103345538"/>
      <w:bookmarkStart w:id="8237" w:name="_Toc133931283"/>
      <w:bookmarkStart w:id="8238" w:name="_Toc133939387"/>
      <w:bookmarkStart w:id="8239" w:name="_Toc134523973"/>
      <w:bookmarkStart w:id="8240" w:name="_Toc135119396"/>
      <w:bookmarkStart w:id="8241" w:name="_Toc134539810"/>
      <w:bookmarkStart w:id="8242" w:name="_Toc135307944"/>
      <w:bookmarkStart w:id="8243" w:name="_Toc135749596"/>
      <w:bookmarkStart w:id="8244" w:name="_Toc135827742"/>
      <w:bookmarkStart w:id="8245" w:name="_Toc138064825"/>
      <w:bookmarkStart w:id="8246" w:name="_Toc140134898"/>
      <w:bookmarkStart w:id="8247" w:name="_Toc141875274"/>
      <w:bookmarkStart w:id="8248" w:name="_Toc141963693"/>
      <w:bookmarkStart w:id="8249" w:name="_Toc142312441"/>
      <w:bookmarkStart w:id="8250" w:name="_Toc142383286"/>
      <w:bookmarkStart w:id="8251" w:name="_Toc142387556"/>
      <w:bookmarkStart w:id="8252" w:name="_Toc144215594"/>
      <w:bookmarkStart w:id="8253" w:name="_Toc144326719"/>
      <w:bookmarkStart w:id="8254" w:name="_Toc144410847"/>
      <w:bookmarkStart w:id="8255" w:name="_Toc144733316"/>
      <w:bookmarkStart w:id="8256" w:name="_Toc144754290"/>
      <w:bookmarkStart w:id="8257" w:name="_Toc144802426"/>
      <w:bookmarkStart w:id="8258" w:name="_Toc76654741"/>
      <w:bookmarkStart w:id="8259" w:name="_Toc77925588"/>
      <w:bookmarkStart w:id="8260" w:name="_Toc78283706"/>
      <w:bookmarkStart w:id="8261" w:name="_Toc78792818"/>
      <w:bookmarkStart w:id="8262" w:name="_Toc78793622"/>
      <w:bookmarkStart w:id="8263" w:name="_Toc78794428"/>
      <w:bookmarkStart w:id="8264" w:name="_Toc88221405"/>
      <w:bookmarkStart w:id="8265" w:name="_Toc88637936"/>
      <w:bookmarkStart w:id="8266" w:name="_Toc88645330"/>
      <w:bookmarkStart w:id="8267" w:name="_Toc88646133"/>
      <w:bookmarkStart w:id="8268" w:name="_Toc88647739"/>
      <w:bookmarkStart w:id="8269" w:name="_Toc88657818"/>
      <w:bookmarkStart w:id="8270" w:name="_Toc88658621"/>
      <w:bookmarkStart w:id="8271" w:name="_Toc88659261"/>
      <w:bookmarkStart w:id="8272" w:name="_Toc88660063"/>
      <w:bookmarkStart w:id="8273" w:name="_Toc88660864"/>
      <w:bookmarkStart w:id="8274" w:name="_Toc88659354"/>
      <w:bookmarkStart w:id="8275" w:name="_Toc89156909"/>
      <w:bookmarkStart w:id="8276" w:name="_Toc89159835"/>
      <w:bookmarkStart w:id="8277" w:name="_Toc92701288"/>
      <w:bookmarkStart w:id="8278" w:name="_Toc93657426"/>
      <w:bookmarkStart w:id="8279" w:name="_Toc99629798"/>
      <w:bookmarkStart w:id="8280" w:name="_Toc103345539"/>
      <w:bookmarkStart w:id="8281" w:name="_Toc133931284"/>
      <w:bookmarkStart w:id="8282" w:name="_Toc133939388"/>
      <w:bookmarkStart w:id="8283" w:name="_Toc134523974"/>
      <w:bookmarkStart w:id="8284" w:name="_Toc135119397"/>
      <w:bookmarkStart w:id="8285" w:name="_Toc134539811"/>
      <w:bookmarkStart w:id="8286" w:name="_Toc135307945"/>
      <w:bookmarkStart w:id="8287" w:name="_Toc135749597"/>
      <w:bookmarkStart w:id="8288" w:name="_Toc135827743"/>
      <w:bookmarkStart w:id="8289" w:name="_Toc138064826"/>
      <w:bookmarkStart w:id="8290" w:name="_Toc140134899"/>
      <w:bookmarkStart w:id="8291" w:name="_Toc141875275"/>
      <w:bookmarkStart w:id="8292" w:name="_Toc141963694"/>
      <w:bookmarkStart w:id="8293" w:name="_Toc142312442"/>
      <w:bookmarkStart w:id="8294" w:name="_Toc142383287"/>
      <w:bookmarkStart w:id="8295" w:name="_Toc142387557"/>
      <w:bookmarkStart w:id="8296" w:name="_Toc144215595"/>
      <w:bookmarkStart w:id="8297" w:name="_Toc144326720"/>
      <w:bookmarkStart w:id="8298" w:name="_Toc144410848"/>
      <w:bookmarkStart w:id="8299" w:name="_Toc144733317"/>
      <w:bookmarkStart w:id="8300" w:name="_Toc144754291"/>
      <w:bookmarkStart w:id="8301" w:name="_Toc144802427"/>
      <w:bookmarkStart w:id="8302" w:name="_Toc76654742"/>
      <w:bookmarkStart w:id="8303" w:name="_Toc77925589"/>
      <w:bookmarkStart w:id="8304" w:name="_Toc78283707"/>
      <w:bookmarkStart w:id="8305" w:name="_Toc78792819"/>
      <w:bookmarkStart w:id="8306" w:name="_Toc78793623"/>
      <w:bookmarkStart w:id="8307" w:name="_Toc78794429"/>
      <w:bookmarkStart w:id="8308" w:name="_Toc88221406"/>
      <w:bookmarkStart w:id="8309" w:name="_Toc88637937"/>
      <w:bookmarkStart w:id="8310" w:name="_Toc88645331"/>
      <w:bookmarkStart w:id="8311" w:name="_Toc88646134"/>
      <w:bookmarkStart w:id="8312" w:name="_Toc88647740"/>
      <w:bookmarkStart w:id="8313" w:name="_Toc88657819"/>
      <w:bookmarkStart w:id="8314" w:name="_Toc88658622"/>
      <w:bookmarkStart w:id="8315" w:name="_Toc88659262"/>
      <w:bookmarkStart w:id="8316" w:name="_Toc88660064"/>
      <w:bookmarkStart w:id="8317" w:name="_Toc88660865"/>
      <w:bookmarkStart w:id="8318" w:name="_Toc88659355"/>
      <w:bookmarkStart w:id="8319" w:name="_Toc89156910"/>
      <w:bookmarkStart w:id="8320" w:name="_Toc89159836"/>
      <w:bookmarkStart w:id="8321" w:name="_Toc92701289"/>
      <w:bookmarkStart w:id="8322" w:name="_Toc93657427"/>
      <w:bookmarkStart w:id="8323" w:name="_Toc99629799"/>
      <w:bookmarkStart w:id="8324" w:name="_Toc103345540"/>
      <w:bookmarkStart w:id="8325" w:name="_Toc133931285"/>
      <w:bookmarkStart w:id="8326" w:name="_Toc133939389"/>
      <w:bookmarkStart w:id="8327" w:name="_Toc134523975"/>
      <w:bookmarkStart w:id="8328" w:name="_Toc135119398"/>
      <w:bookmarkStart w:id="8329" w:name="_Toc134539812"/>
      <w:bookmarkStart w:id="8330" w:name="_Toc135307946"/>
      <w:bookmarkStart w:id="8331" w:name="_Toc135749598"/>
      <w:bookmarkStart w:id="8332" w:name="_Toc135827744"/>
      <w:bookmarkStart w:id="8333" w:name="_Toc138064827"/>
      <w:bookmarkStart w:id="8334" w:name="_Toc140134900"/>
      <w:bookmarkStart w:id="8335" w:name="_Toc141875276"/>
      <w:bookmarkStart w:id="8336" w:name="_Toc141963695"/>
      <w:bookmarkStart w:id="8337" w:name="_Toc142312443"/>
      <w:bookmarkStart w:id="8338" w:name="_Toc142383288"/>
      <w:bookmarkStart w:id="8339" w:name="_Toc142387558"/>
      <w:bookmarkStart w:id="8340" w:name="_Toc144215596"/>
      <w:bookmarkStart w:id="8341" w:name="_Toc144326721"/>
      <w:bookmarkStart w:id="8342" w:name="_Toc144410849"/>
      <w:bookmarkStart w:id="8343" w:name="_Toc144733318"/>
      <w:bookmarkStart w:id="8344" w:name="_Toc144754292"/>
      <w:bookmarkStart w:id="8345" w:name="_Toc144802428"/>
      <w:bookmarkStart w:id="8346" w:name="_Toc76654743"/>
      <w:bookmarkStart w:id="8347" w:name="_Toc77925590"/>
      <w:bookmarkStart w:id="8348" w:name="_Toc78283708"/>
      <w:bookmarkStart w:id="8349" w:name="_Toc78792820"/>
      <w:bookmarkStart w:id="8350" w:name="_Toc78793624"/>
      <w:bookmarkStart w:id="8351" w:name="_Toc78794430"/>
      <w:bookmarkStart w:id="8352" w:name="_Toc88221407"/>
      <w:bookmarkStart w:id="8353" w:name="_Toc88637938"/>
      <w:bookmarkStart w:id="8354" w:name="_Toc88645332"/>
      <w:bookmarkStart w:id="8355" w:name="_Toc88646135"/>
      <w:bookmarkStart w:id="8356" w:name="_Toc88647741"/>
      <w:bookmarkStart w:id="8357" w:name="_Toc88657820"/>
      <w:bookmarkStart w:id="8358" w:name="_Toc88658623"/>
      <w:bookmarkStart w:id="8359" w:name="_Toc88659263"/>
      <w:bookmarkStart w:id="8360" w:name="_Toc88660065"/>
      <w:bookmarkStart w:id="8361" w:name="_Toc88660866"/>
      <w:bookmarkStart w:id="8362" w:name="_Toc88659356"/>
      <w:bookmarkStart w:id="8363" w:name="_Toc89156911"/>
      <w:bookmarkStart w:id="8364" w:name="_Toc89159837"/>
      <w:bookmarkStart w:id="8365" w:name="_Toc92701290"/>
      <w:bookmarkStart w:id="8366" w:name="_Toc93657428"/>
      <w:bookmarkStart w:id="8367" w:name="_Toc99629800"/>
      <w:bookmarkStart w:id="8368" w:name="_Toc103345541"/>
      <w:bookmarkStart w:id="8369" w:name="_Toc133931286"/>
      <w:bookmarkStart w:id="8370" w:name="_Toc133939390"/>
      <w:bookmarkStart w:id="8371" w:name="_Toc134523976"/>
      <w:bookmarkStart w:id="8372" w:name="_Toc135119399"/>
      <w:bookmarkStart w:id="8373" w:name="_Toc134539813"/>
      <w:bookmarkStart w:id="8374" w:name="_Toc135307947"/>
      <w:bookmarkStart w:id="8375" w:name="_Toc135749599"/>
      <w:bookmarkStart w:id="8376" w:name="_Toc135827745"/>
      <w:bookmarkStart w:id="8377" w:name="_Toc138064828"/>
      <w:bookmarkStart w:id="8378" w:name="_Toc140134901"/>
      <w:bookmarkStart w:id="8379" w:name="_Toc141875277"/>
      <w:bookmarkStart w:id="8380" w:name="_Toc141963696"/>
      <w:bookmarkStart w:id="8381" w:name="_Toc142312444"/>
      <w:bookmarkStart w:id="8382" w:name="_Toc142383289"/>
      <w:bookmarkStart w:id="8383" w:name="_Toc142387559"/>
      <w:bookmarkStart w:id="8384" w:name="_Toc144215597"/>
      <w:bookmarkStart w:id="8385" w:name="_Toc144326722"/>
      <w:bookmarkStart w:id="8386" w:name="_Toc144410850"/>
      <w:bookmarkStart w:id="8387" w:name="_Toc144733319"/>
      <w:bookmarkStart w:id="8388" w:name="_Toc144754293"/>
      <w:bookmarkStart w:id="8389" w:name="_Toc144802429"/>
      <w:bookmarkStart w:id="8390" w:name="_Toc76654744"/>
      <w:bookmarkStart w:id="8391" w:name="_Toc77925591"/>
      <w:bookmarkStart w:id="8392" w:name="_Toc78283709"/>
      <w:bookmarkStart w:id="8393" w:name="_Toc78792821"/>
      <w:bookmarkStart w:id="8394" w:name="_Toc78793625"/>
      <w:bookmarkStart w:id="8395" w:name="_Toc78794431"/>
      <w:bookmarkStart w:id="8396" w:name="_Toc88221408"/>
      <w:bookmarkStart w:id="8397" w:name="_Toc88637939"/>
      <w:bookmarkStart w:id="8398" w:name="_Toc88645333"/>
      <w:bookmarkStart w:id="8399" w:name="_Toc88646136"/>
      <w:bookmarkStart w:id="8400" w:name="_Toc88647742"/>
      <w:bookmarkStart w:id="8401" w:name="_Toc88657821"/>
      <w:bookmarkStart w:id="8402" w:name="_Toc88658624"/>
      <w:bookmarkStart w:id="8403" w:name="_Toc88659264"/>
      <w:bookmarkStart w:id="8404" w:name="_Toc88660066"/>
      <w:bookmarkStart w:id="8405" w:name="_Toc88660867"/>
      <w:bookmarkStart w:id="8406" w:name="_Toc88659357"/>
      <w:bookmarkStart w:id="8407" w:name="_Toc89156912"/>
      <w:bookmarkStart w:id="8408" w:name="_Toc89159838"/>
      <w:bookmarkStart w:id="8409" w:name="_Toc92701291"/>
      <w:bookmarkStart w:id="8410" w:name="_Toc93657429"/>
      <w:bookmarkStart w:id="8411" w:name="_Toc99629801"/>
      <w:bookmarkStart w:id="8412" w:name="_Toc103345542"/>
      <w:bookmarkStart w:id="8413" w:name="_Toc133931287"/>
      <w:bookmarkStart w:id="8414" w:name="_Toc133939391"/>
      <w:bookmarkStart w:id="8415" w:name="_Toc134523977"/>
      <w:bookmarkStart w:id="8416" w:name="_Toc135119400"/>
      <w:bookmarkStart w:id="8417" w:name="_Toc134539814"/>
      <w:bookmarkStart w:id="8418" w:name="_Toc135307948"/>
      <w:bookmarkStart w:id="8419" w:name="_Toc135749600"/>
      <w:bookmarkStart w:id="8420" w:name="_Toc135827746"/>
      <w:bookmarkStart w:id="8421" w:name="_Toc138064829"/>
      <w:bookmarkStart w:id="8422" w:name="_Toc140134902"/>
      <w:bookmarkStart w:id="8423" w:name="_Toc141875278"/>
      <w:bookmarkStart w:id="8424" w:name="_Toc141963697"/>
      <w:bookmarkStart w:id="8425" w:name="_Toc142312445"/>
      <w:bookmarkStart w:id="8426" w:name="_Toc142383290"/>
      <w:bookmarkStart w:id="8427" w:name="_Toc142387560"/>
      <w:bookmarkStart w:id="8428" w:name="_Toc144215598"/>
      <w:bookmarkStart w:id="8429" w:name="_Toc144326723"/>
      <w:bookmarkStart w:id="8430" w:name="_Toc144410851"/>
      <w:bookmarkStart w:id="8431" w:name="_Toc144733320"/>
      <w:bookmarkStart w:id="8432" w:name="_Toc144754294"/>
      <w:bookmarkStart w:id="8433" w:name="_Toc144802430"/>
      <w:bookmarkStart w:id="8434" w:name="_Toc76654745"/>
      <w:bookmarkStart w:id="8435" w:name="_Toc77925592"/>
      <w:bookmarkStart w:id="8436" w:name="_Toc78283710"/>
      <w:bookmarkStart w:id="8437" w:name="_Toc78792822"/>
      <w:bookmarkStart w:id="8438" w:name="_Toc78793626"/>
      <w:bookmarkStart w:id="8439" w:name="_Toc78794432"/>
      <w:bookmarkStart w:id="8440" w:name="_Toc88221409"/>
      <w:bookmarkStart w:id="8441" w:name="_Toc88637940"/>
      <w:bookmarkStart w:id="8442" w:name="_Toc88645334"/>
      <w:bookmarkStart w:id="8443" w:name="_Toc88646137"/>
      <w:bookmarkStart w:id="8444" w:name="_Toc88647743"/>
      <w:bookmarkStart w:id="8445" w:name="_Toc88657822"/>
      <w:bookmarkStart w:id="8446" w:name="_Toc88658625"/>
      <w:bookmarkStart w:id="8447" w:name="_Toc88659265"/>
      <w:bookmarkStart w:id="8448" w:name="_Toc88660067"/>
      <w:bookmarkStart w:id="8449" w:name="_Toc88660868"/>
      <w:bookmarkStart w:id="8450" w:name="_Toc88659358"/>
      <w:bookmarkStart w:id="8451" w:name="_Toc89156913"/>
      <w:bookmarkStart w:id="8452" w:name="_Toc89159839"/>
      <w:bookmarkStart w:id="8453" w:name="_Toc92701292"/>
      <w:bookmarkStart w:id="8454" w:name="_Toc93657430"/>
      <w:bookmarkStart w:id="8455" w:name="_Toc99629802"/>
      <w:bookmarkStart w:id="8456" w:name="_Toc103345543"/>
      <w:bookmarkStart w:id="8457" w:name="_Toc133931288"/>
      <w:bookmarkStart w:id="8458" w:name="_Toc133939392"/>
      <w:bookmarkStart w:id="8459" w:name="_Toc134523978"/>
      <w:bookmarkStart w:id="8460" w:name="_Toc135119401"/>
      <w:bookmarkStart w:id="8461" w:name="_Toc134539815"/>
      <w:bookmarkStart w:id="8462" w:name="_Toc135307949"/>
      <w:bookmarkStart w:id="8463" w:name="_Toc135749601"/>
      <w:bookmarkStart w:id="8464" w:name="_Toc135827747"/>
      <w:bookmarkStart w:id="8465" w:name="_Toc138064830"/>
      <w:bookmarkStart w:id="8466" w:name="_Toc140134903"/>
      <w:bookmarkStart w:id="8467" w:name="_Toc141875279"/>
      <w:bookmarkStart w:id="8468" w:name="_Toc141963698"/>
      <w:bookmarkStart w:id="8469" w:name="_Toc142312446"/>
      <w:bookmarkStart w:id="8470" w:name="_Toc142383291"/>
      <w:bookmarkStart w:id="8471" w:name="_Toc142387561"/>
      <w:bookmarkStart w:id="8472" w:name="_Toc144215599"/>
      <w:bookmarkStart w:id="8473" w:name="_Toc144326724"/>
      <w:bookmarkStart w:id="8474" w:name="_Toc144410852"/>
      <w:bookmarkStart w:id="8475" w:name="_Toc144733321"/>
      <w:bookmarkStart w:id="8476" w:name="_Toc144754295"/>
      <w:bookmarkStart w:id="8477" w:name="_Toc144802431"/>
      <w:bookmarkStart w:id="8478" w:name="_Toc76654746"/>
      <w:bookmarkStart w:id="8479" w:name="_Toc77925593"/>
      <w:bookmarkStart w:id="8480" w:name="_Toc78283711"/>
      <w:bookmarkStart w:id="8481" w:name="_Toc78792823"/>
      <w:bookmarkStart w:id="8482" w:name="_Toc78793627"/>
      <w:bookmarkStart w:id="8483" w:name="_Toc78794433"/>
      <w:bookmarkStart w:id="8484" w:name="_Toc88221410"/>
      <w:bookmarkStart w:id="8485" w:name="_Toc88637941"/>
      <w:bookmarkStart w:id="8486" w:name="_Toc88645335"/>
      <w:bookmarkStart w:id="8487" w:name="_Toc88646138"/>
      <w:bookmarkStart w:id="8488" w:name="_Toc88647744"/>
      <w:bookmarkStart w:id="8489" w:name="_Toc88657823"/>
      <w:bookmarkStart w:id="8490" w:name="_Toc88658626"/>
      <w:bookmarkStart w:id="8491" w:name="_Toc88659266"/>
      <w:bookmarkStart w:id="8492" w:name="_Toc88660068"/>
      <w:bookmarkStart w:id="8493" w:name="_Toc88660869"/>
      <w:bookmarkStart w:id="8494" w:name="_Toc88659359"/>
      <w:bookmarkStart w:id="8495" w:name="_Toc89156914"/>
      <w:bookmarkStart w:id="8496" w:name="_Toc89159840"/>
      <w:bookmarkStart w:id="8497" w:name="_Toc92701293"/>
      <w:bookmarkStart w:id="8498" w:name="_Toc93657431"/>
      <w:bookmarkStart w:id="8499" w:name="_Toc99629803"/>
      <w:bookmarkStart w:id="8500" w:name="_Toc103345544"/>
      <w:bookmarkStart w:id="8501" w:name="_Toc133931289"/>
      <w:bookmarkStart w:id="8502" w:name="_Toc133939393"/>
      <w:bookmarkStart w:id="8503" w:name="_Toc134523979"/>
      <w:bookmarkStart w:id="8504" w:name="_Toc135119402"/>
      <w:bookmarkStart w:id="8505" w:name="_Toc134539816"/>
      <w:bookmarkStart w:id="8506" w:name="_Toc135307950"/>
      <w:bookmarkStart w:id="8507" w:name="_Toc135749602"/>
      <w:bookmarkStart w:id="8508" w:name="_Toc135827748"/>
      <w:bookmarkStart w:id="8509" w:name="_Toc138064831"/>
      <w:bookmarkStart w:id="8510" w:name="_Toc140134904"/>
      <w:bookmarkStart w:id="8511" w:name="_Toc141875280"/>
      <w:bookmarkStart w:id="8512" w:name="_Toc141963699"/>
      <w:bookmarkStart w:id="8513" w:name="_Toc142312447"/>
      <w:bookmarkStart w:id="8514" w:name="_Toc142383292"/>
      <w:bookmarkStart w:id="8515" w:name="_Toc142387562"/>
      <w:bookmarkStart w:id="8516" w:name="_Toc144215600"/>
      <w:bookmarkStart w:id="8517" w:name="_Toc144326725"/>
      <w:bookmarkStart w:id="8518" w:name="_Toc144410853"/>
      <w:bookmarkStart w:id="8519" w:name="_Toc144733322"/>
      <w:bookmarkStart w:id="8520" w:name="_Toc144754296"/>
      <w:bookmarkStart w:id="8521" w:name="_Toc144802432"/>
      <w:bookmarkStart w:id="8522" w:name="_Toc76654747"/>
      <w:bookmarkStart w:id="8523" w:name="_Toc77925594"/>
      <w:bookmarkStart w:id="8524" w:name="_Toc78283712"/>
      <w:bookmarkStart w:id="8525" w:name="_Toc78792824"/>
      <w:bookmarkStart w:id="8526" w:name="_Toc78793628"/>
      <w:bookmarkStart w:id="8527" w:name="_Toc78794434"/>
      <w:bookmarkStart w:id="8528" w:name="_Toc88221411"/>
      <w:bookmarkStart w:id="8529" w:name="_Toc88637942"/>
      <w:bookmarkStart w:id="8530" w:name="_Toc88645336"/>
      <w:bookmarkStart w:id="8531" w:name="_Toc88646139"/>
      <w:bookmarkStart w:id="8532" w:name="_Toc88647745"/>
      <w:bookmarkStart w:id="8533" w:name="_Toc88657824"/>
      <w:bookmarkStart w:id="8534" w:name="_Toc88658627"/>
      <w:bookmarkStart w:id="8535" w:name="_Toc88659267"/>
      <w:bookmarkStart w:id="8536" w:name="_Toc88660069"/>
      <w:bookmarkStart w:id="8537" w:name="_Toc88660870"/>
      <w:bookmarkStart w:id="8538" w:name="_Toc88659360"/>
      <w:bookmarkStart w:id="8539" w:name="_Toc89156915"/>
      <w:bookmarkStart w:id="8540" w:name="_Toc89159841"/>
      <w:bookmarkStart w:id="8541" w:name="_Toc92701294"/>
      <w:bookmarkStart w:id="8542" w:name="_Toc93657432"/>
      <w:bookmarkStart w:id="8543" w:name="_Toc99629804"/>
      <w:bookmarkStart w:id="8544" w:name="_Toc103345545"/>
      <w:bookmarkStart w:id="8545" w:name="_Toc133931290"/>
      <w:bookmarkStart w:id="8546" w:name="_Toc133939394"/>
      <w:bookmarkStart w:id="8547" w:name="_Toc134523980"/>
      <w:bookmarkStart w:id="8548" w:name="_Toc135119403"/>
      <w:bookmarkStart w:id="8549" w:name="_Toc134539817"/>
      <w:bookmarkStart w:id="8550" w:name="_Toc135307951"/>
      <w:bookmarkStart w:id="8551" w:name="_Toc135749603"/>
      <w:bookmarkStart w:id="8552" w:name="_Toc135827749"/>
      <w:bookmarkStart w:id="8553" w:name="_Toc138064832"/>
      <w:bookmarkStart w:id="8554" w:name="_Toc140134905"/>
      <w:bookmarkStart w:id="8555" w:name="_Toc141875281"/>
      <w:bookmarkStart w:id="8556" w:name="_Toc141963700"/>
      <w:bookmarkStart w:id="8557" w:name="_Toc142312448"/>
      <w:bookmarkStart w:id="8558" w:name="_Toc142383293"/>
      <w:bookmarkStart w:id="8559" w:name="_Toc142387563"/>
      <w:bookmarkStart w:id="8560" w:name="_Toc144215601"/>
      <w:bookmarkStart w:id="8561" w:name="_Toc144326726"/>
      <w:bookmarkStart w:id="8562" w:name="_Toc144410854"/>
      <w:bookmarkStart w:id="8563" w:name="_Toc144733323"/>
      <w:bookmarkStart w:id="8564" w:name="_Toc144754297"/>
      <w:bookmarkStart w:id="8565" w:name="_Toc144802433"/>
      <w:bookmarkStart w:id="8566" w:name="_Toc76654748"/>
      <w:bookmarkStart w:id="8567" w:name="_Toc77925595"/>
      <w:bookmarkStart w:id="8568" w:name="_Toc78283713"/>
      <w:bookmarkStart w:id="8569" w:name="_Toc78792825"/>
      <w:bookmarkStart w:id="8570" w:name="_Toc78793629"/>
      <w:bookmarkStart w:id="8571" w:name="_Toc78794435"/>
      <w:bookmarkStart w:id="8572" w:name="_Toc88221412"/>
      <w:bookmarkStart w:id="8573" w:name="_Toc88637943"/>
      <w:bookmarkStart w:id="8574" w:name="_Toc88645337"/>
      <w:bookmarkStart w:id="8575" w:name="_Toc88646140"/>
      <w:bookmarkStart w:id="8576" w:name="_Toc88647746"/>
      <w:bookmarkStart w:id="8577" w:name="_Toc88657825"/>
      <w:bookmarkStart w:id="8578" w:name="_Toc88658628"/>
      <w:bookmarkStart w:id="8579" w:name="_Toc88659268"/>
      <w:bookmarkStart w:id="8580" w:name="_Toc88660070"/>
      <w:bookmarkStart w:id="8581" w:name="_Toc88660871"/>
      <w:bookmarkStart w:id="8582" w:name="_Toc88659361"/>
      <w:bookmarkStart w:id="8583" w:name="_Toc89156916"/>
      <w:bookmarkStart w:id="8584" w:name="_Toc89159842"/>
      <w:bookmarkStart w:id="8585" w:name="_Toc92701295"/>
      <w:bookmarkStart w:id="8586" w:name="_Toc93657433"/>
      <w:bookmarkStart w:id="8587" w:name="_Toc99629805"/>
      <w:bookmarkStart w:id="8588" w:name="_Toc103345546"/>
      <w:bookmarkStart w:id="8589" w:name="_Toc133931291"/>
      <w:bookmarkStart w:id="8590" w:name="_Toc133939395"/>
      <w:bookmarkStart w:id="8591" w:name="_Toc134523981"/>
      <w:bookmarkStart w:id="8592" w:name="_Toc135119404"/>
      <w:bookmarkStart w:id="8593" w:name="_Toc134539818"/>
      <w:bookmarkStart w:id="8594" w:name="_Toc135307952"/>
      <w:bookmarkStart w:id="8595" w:name="_Toc135749604"/>
      <w:bookmarkStart w:id="8596" w:name="_Toc135827750"/>
      <w:bookmarkStart w:id="8597" w:name="_Toc138064833"/>
      <w:bookmarkStart w:id="8598" w:name="_Toc140134906"/>
      <w:bookmarkStart w:id="8599" w:name="_Toc141875282"/>
      <w:bookmarkStart w:id="8600" w:name="_Toc141963701"/>
      <w:bookmarkStart w:id="8601" w:name="_Toc142312449"/>
      <w:bookmarkStart w:id="8602" w:name="_Toc142383294"/>
      <w:bookmarkStart w:id="8603" w:name="_Toc142387564"/>
      <w:bookmarkStart w:id="8604" w:name="_Toc144215602"/>
      <w:bookmarkStart w:id="8605" w:name="_Toc144326727"/>
      <w:bookmarkStart w:id="8606" w:name="_Toc144410855"/>
      <w:bookmarkStart w:id="8607" w:name="_Toc144733324"/>
      <w:bookmarkStart w:id="8608" w:name="_Toc144754298"/>
      <w:bookmarkStart w:id="8609" w:name="_Toc144802434"/>
      <w:bookmarkStart w:id="8610" w:name="_Toc76654749"/>
      <w:bookmarkStart w:id="8611" w:name="_Toc77925596"/>
      <w:bookmarkStart w:id="8612" w:name="_Toc78283714"/>
      <w:bookmarkStart w:id="8613" w:name="_Toc78792826"/>
      <w:bookmarkStart w:id="8614" w:name="_Toc78793630"/>
      <w:bookmarkStart w:id="8615" w:name="_Toc78794436"/>
      <w:bookmarkStart w:id="8616" w:name="_Toc88221413"/>
      <w:bookmarkStart w:id="8617" w:name="_Toc88637944"/>
      <w:bookmarkStart w:id="8618" w:name="_Toc88645338"/>
      <w:bookmarkStart w:id="8619" w:name="_Toc88646141"/>
      <w:bookmarkStart w:id="8620" w:name="_Toc88647747"/>
      <w:bookmarkStart w:id="8621" w:name="_Toc88657826"/>
      <w:bookmarkStart w:id="8622" w:name="_Toc88658629"/>
      <w:bookmarkStart w:id="8623" w:name="_Toc88659269"/>
      <w:bookmarkStart w:id="8624" w:name="_Toc88660071"/>
      <w:bookmarkStart w:id="8625" w:name="_Toc88660872"/>
      <w:bookmarkStart w:id="8626" w:name="_Toc88659362"/>
      <w:bookmarkStart w:id="8627" w:name="_Toc89156917"/>
      <w:bookmarkStart w:id="8628" w:name="_Toc89159843"/>
      <w:bookmarkStart w:id="8629" w:name="_Toc92701296"/>
      <w:bookmarkStart w:id="8630" w:name="_Toc93657434"/>
      <w:bookmarkStart w:id="8631" w:name="_Toc99629806"/>
      <w:bookmarkStart w:id="8632" w:name="_Toc103345547"/>
      <w:bookmarkStart w:id="8633" w:name="_Toc133931292"/>
      <w:bookmarkStart w:id="8634" w:name="_Toc133939396"/>
      <w:bookmarkStart w:id="8635" w:name="_Toc134523982"/>
      <w:bookmarkStart w:id="8636" w:name="_Toc135119405"/>
      <w:bookmarkStart w:id="8637" w:name="_Toc134539819"/>
      <w:bookmarkStart w:id="8638" w:name="_Toc135307953"/>
      <w:bookmarkStart w:id="8639" w:name="_Toc135749605"/>
      <w:bookmarkStart w:id="8640" w:name="_Toc135827751"/>
      <w:bookmarkStart w:id="8641" w:name="_Toc138064834"/>
      <w:bookmarkStart w:id="8642" w:name="_Toc140134907"/>
      <w:bookmarkStart w:id="8643" w:name="_Toc141875283"/>
      <w:bookmarkStart w:id="8644" w:name="_Toc141963702"/>
      <w:bookmarkStart w:id="8645" w:name="_Toc142312450"/>
      <w:bookmarkStart w:id="8646" w:name="_Toc142383295"/>
      <w:bookmarkStart w:id="8647" w:name="_Toc142387565"/>
      <w:bookmarkStart w:id="8648" w:name="_Toc144215603"/>
      <w:bookmarkStart w:id="8649" w:name="_Toc144326728"/>
      <w:bookmarkStart w:id="8650" w:name="_Toc144410856"/>
      <w:bookmarkStart w:id="8651" w:name="_Toc144733325"/>
      <w:bookmarkStart w:id="8652" w:name="_Toc144754299"/>
      <w:bookmarkStart w:id="8653" w:name="_Toc144802435"/>
      <w:bookmarkStart w:id="8654" w:name="_Toc76654750"/>
      <w:bookmarkStart w:id="8655" w:name="_Toc77925597"/>
      <w:bookmarkStart w:id="8656" w:name="_Toc78283715"/>
      <w:bookmarkStart w:id="8657" w:name="_Toc78792827"/>
      <w:bookmarkStart w:id="8658" w:name="_Toc78793631"/>
      <w:bookmarkStart w:id="8659" w:name="_Toc78794437"/>
      <w:bookmarkStart w:id="8660" w:name="_Toc88221414"/>
      <w:bookmarkStart w:id="8661" w:name="_Toc88637945"/>
      <w:bookmarkStart w:id="8662" w:name="_Toc88645339"/>
      <w:bookmarkStart w:id="8663" w:name="_Toc88646142"/>
      <w:bookmarkStart w:id="8664" w:name="_Toc88647748"/>
      <w:bookmarkStart w:id="8665" w:name="_Toc88657827"/>
      <w:bookmarkStart w:id="8666" w:name="_Toc88658630"/>
      <w:bookmarkStart w:id="8667" w:name="_Toc88659270"/>
      <w:bookmarkStart w:id="8668" w:name="_Toc88660072"/>
      <w:bookmarkStart w:id="8669" w:name="_Toc88660873"/>
      <w:bookmarkStart w:id="8670" w:name="_Toc88659363"/>
      <w:bookmarkStart w:id="8671" w:name="_Toc89156918"/>
      <w:bookmarkStart w:id="8672" w:name="_Toc89159844"/>
      <w:bookmarkStart w:id="8673" w:name="_Toc92701297"/>
      <w:bookmarkStart w:id="8674" w:name="_Toc93657435"/>
      <w:bookmarkStart w:id="8675" w:name="_Toc99629807"/>
      <w:bookmarkStart w:id="8676" w:name="_Toc103345548"/>
      <w:bookmarkStart w:id="8677" w:name="_Toc133931293"/>
      <w:bookmarkStart w:id="8678" w:name="_Toc133939397"/>
      <w:bookmarkStart w:id="8679" w:name="_Toc134523983"/>
      <w:bookmarkStart w:id="8680" w:name="_Toc135119406"/>
      <w:bookmarkStart w:id="8681" w:name="_Toc134539820"/>
      <w:bookmarkStart w:id="8682" w:name="_Toc135307954"/>
      <w:bookmarkStart w:id="8683" w:name="_Toc135749606"/>
      <w:bookmarkStart w:id="8684" w:name="_Toc135827752"/>
      <w:bookmarkStart w:id="8685" w:name="_Toc138064835"/>
      <w:bookmarkStart w:id="8686" w:name="_Toc140134908"/>
      <w:bookmarkStart w:id="8687" w:name="_Toc141875284"/>
      <w:bookmarkStart w:id="8688" w:name="_Toc141963703"/>
      <w:bookmarkStart w:id="8689" w:name="_Toc142312451"/>
      <w:bookmarkStart w:id="8690" w:name="_Toc142383296"/>
      <w:bookmarkStart w:id="8691" w:name="_Toc142387566"/>
      <w:bookmarkStart w:id="8692" w:name="_Toc144215604"/>
      <w:bookmarkStart w:id="8693" w:name="_Toc144326729"/>
      <w:bookmarkStart w:id="8694" w:name="_Toc144410857"/>
      <w:bookmarkStart w:id="8695" w:name="_Toc144733326"/>
      <w:bookmarkStart w:id="8696" w:name="_Toc144754300"/>
      <w:bookmarkStart w:id="8697" w:name="_Toc144802436"/>
      <w:bookmarkStart w:id="8698" w:name="_Toc76654751"/>
      <w:bookmarkStart w:id="8699" w:name="_Toc77925598"/>
      <w:bookmarkStart w:id="8700" w:name="_Toc78283716"/>
      <w:bookmarkStart w:id="8701" w:name="_Toc78792828"/>
      <w:bookmarkStart w:id="8702" w:name="_Toc78793632"/>
      <w:bookmarkStart w:id="8703" w:name="_Toc78794438"/>
      <w:bookmarkStart w:id="8704" w:name="_Toc88221415"/>
      <w:bookmarkStart w:id="8705" w:name="_Toc88637946"/>
      <w:bookmarkStart w:id="8706" w:name="_Toc88645340"/>
      <w:bookmarkStart w:id="8707" w:name="_Toc88646143"/>
      <w:bookmarkStart w:id="8708" w:name="_Toc88647749"/>
      <w:bookmarkStart w:id="8709" w:name="_Toc88657828"/>
      <w:bookmarkStart w:id="8710" w:name="_Toc88658631"/>
      <w:bookmarkStart w:id="8711" w:name="_Toc88659271"/>
      <w:bookmarkStart w:id="8712" w:name="_Toc88660073"/>
      <w:bookmarkStart w:id="8713" w:name="_Toc88660874"/>
      <w:bookmarkStart w:id="8714" w:name="_Toc88659364"/>
      <w:bookmarkStart w:id="8715" w:name="_Toc89156919"/>
      <w:bookmarkStart w:id="8716" w:name="_Toc89159845"/>
      <w:bookmarkStart w:id="8717" w:name="_Toc92701298"/>
      <w:bookmarkStart w:id="8718" w:name="_Toc93657436"/>
      <w:bookmarkStart w:id="8719" w:name="_Toc99629808"/>
      <w:bookmarkStart w:id="8720" w:name="_Toc103345549"/>
      <w:bookmarkStart w:id="8721" w:name="_Toc133931294"/>
      <w:bookmarkStart w:id="8722" w:name="_Toc133939398"/>
      <w:bookmarkStart w:id="8723" w:name="_Toc134523984"/>
      <w:bookmarkStart w:id="8724" w:name="_Toc135119407"/>
      <w:bookmarkStart w:id="8725" w:name="_Toc134539821"/>
      <w:bookmarkStart w:id="8726" w:name="_Toc135307955"/>
      <w:bookmarkStart w:id="8727" w:name="_Toc135749607"/>
      <w:bookmarkStart w:id="8728" w:name="_Toc135827753"/>
      <w:bookmarkStart w:id="8729" w:name="_Toc138064836"/>
      <w:bookmarkStart w:id="8730" w:name="_Toc140134909"/>
      <w:bookmarkStart w:id="8731" w:name="_Toc141875285"/>
      <w:bookmarkStart w:id="8732" w:name="_Toc141963704"/>
      <w:bookmarkStart w:id="8733" w:name="_Toc142312452"/>
      <w:bookmarkStart w:id="8734" w:name="_Toc142383297"/>
      <w:bookmarkStart w:id="8735" w:name="_Toc142387567"/>
      <w:bookmarkStart w:id="8736" w:name="_Toc144215605"/>
      <w:bookmarkStart w:id="8737" w:name="_Toc144326730"/>
      <w:bookmarkStart w:id="8738" w:name="_Toc144410858"/>
      <w:bookmarkStart w:id="8739" w:name="_Toc144733327"/>
      <w:bookmarkStart w:id="8740" w:name="_Toc144754301"/>
      <w:bookmarkStart w:id="8741" w:name="_Toc144802437"/>
      <w:bookmarkStart w:id="8742" w:name="_Toc76654752"/>
      <w:bookmarkStart w:id="8743" w:name="_Toc77925599"/>
      <w:bookmarkStart w:id="8744" w:name="_Toc78283717"/>
      <w:bookmarkStart w:id="8745" w:name="_Toc78792829"/>
      <w:bookmarkStart w:id="8746" w:name="_Toc78793633"/>
      <w:bookmarkStart w:id="8747" w:name="_Toc78794439"/>
      <w:bookmarkStart w:id="8748" w:name="_Toc88221416"/>
      <w:bookmarkStart w:id="8749" w:name="_Toc88637947"/>
      <w:bookmarkStart w:id="8750" w:name="_Toc88645341"/>
      <w:bookmarkStart w:id="8751" w:name="_Toc88646144"/>
      <w:bookmarkStart w:id="8752" w:name="_Toc88647750"/>
      <w:bookmarkStart w:id="8753" w:name="_Toc88657829"/>
      <w:bookmarkStart w:id="8754" w:name="_Toc88658632"/>
      <w:bookmarkStart w:id="8755" w:name="_Toc88659272"/>
      <w:bookmarkStart w:id="8756" w:name="_Toc88660074"/>
      <w:bookmarkStart w:id="8757" w:name="_Toc88660875"/>
      <w:bookmarkStart w:id="8758" w:name="_Toc88659365"/>
      <w:bookmarkStart w:id="8759" w:name="_Toc89156920"/>
      <w:bookmarkStart w:id="8760" w:name="_Toc89159846"/>
      <w:bookmarkStart w:id="8761" w:name="_Toc92701299"/>
      <w:bookmarkStart w:id="8762" w:name="_Toc93657437"/>
      <w:bookmarkStart w:id="8763" w:name="_Toc99629809"/>
      <w:bookmarkStart w:id="8764" w:name="_Toc103345550"/>
      <w:bookmarkStart w:id="8765" w:name="_Toc133931295"/>
      <w:bookmarkStart w:id="8766" w:name="_Toc133939399"/>
      <w:bookmarkStart w:id="8767" w:name="_Toc134523985"/>
      <w:bookmarkStart w:id="8768" w:name="_Toc135119408"/>
      <w:bookmarkStart w:id="8769" w:name="_Toc134539822"/>
      <w:bookmarkStart w:id="8770" w:name="_Toc135307956"/>
      <w:bookmarkStart w:id="8771" w:name="_Toc135749608"/>
      <w:bookmarkStart w:id="8772" w:name="_Toc135827754"/>
      <w:bookmarkStart w:id="8773" w:name="_Toc138064837"/>
      <w:bookmarkStart w:id="8774" w:name="_Toc140134910"/>
      <w:bookmarkStart w:id="8775" w:name="_Toc141875286"/>
      <w:bookmarkStart w:id="8776" w:name="_Toc141963705"/>
      <w:bookmarkStart w:id="8777" w:name="_Toc142312453"/>
      <w:bookmarkStart w:id="8778" w:name="_Toc142383298"/>
      <w:bookmarkStart w:id="8779" w:name="_Toc142387568"/>
      <w:bookmarkStart w:id="8780" w:name="_Toc144215606"/>
      <w:bookmarkStart w:id="8781" w:name="_Toc144326731"/>
      <w:bookmarkStart w:id="8782" w:name="_Toc144410859"/>
      <w:bookmarkStart w:id="8783" w:name="_Toc144733328"/>
      <w:bookmarkStart w:id="8784" w:name="_Toc144754302"/>
      <w:bookmarkStart w:id="8785" w:name="_Toc144802438"/>
      <w:bookmarkStart w:id="8786" w:name="_Toc76654753"/>
      <w:bookmarkStart w:id="8787" w:name="_Toc77925600"/>
      <w:bookmarkStart w:id="8788" w:name="_Toc78283718"/>
      <w:bookmarkStart w:id="8789" w:name="_Toc78792830"/>
      <w:bookmarkStart w:id="8790" w:name="_Toc78793634"/>
      <w:bookmarkStart w:id="8791" w:name="_Toc78794440"/>
      <w:bookmarkStart w:id="8792" w:name="_Toc88221417"/>
      <w:bookmarkStart w:id="8793" w:name="_Toc88637948"/>
      <w:bookmarkStart w:id="8794" w:name="_Toc88645342"/>
      <w:bookmarkStart w:id="8795" w:name="_Toc88646145"/>
      <w:bookmarkStart w:id="8796" w:name="_Toc88647751"/>
      <w:bookmarkStart w:id="8797" w:name="_Toc88657830"/>
      <w:bookmarkStart w:id="8798" w:name="_Toc88658633"/>
      <w:bookmarkStart w:id="8799" w:name="_Toc88659273"/>
      <w:bookmarkStart w:id="8800" w:name="_Toc88660075"/>
      <w:bookmarkStart w:id="8801" w:name="_Toc88660876"/>
      <w:bookmarkStart w:id="8802" w:name="_Toc88659366"/>
      <w:bookmarkStart w:id="8803" w:name="_Toc89156921"/>
      <w:bookmarkStart w:id="8804" w:name="_Toc89159847"/>
      <w:bookmarkStart w:id="8805" w:name="_Toc92701300"/>
      <w:bookmarkStart w:id="8806" w:name="_Toc93657438"/>
      <w:bookmarkStart w:id="8807" w:name="_Toc99629810"/>
      <w:bookmarkStart w:id="8808" w:name="_Toc103345551"/>
      <w:bookmarkStart w:id="8809" w:name="_Toc133931296"/>
      <w:bookmarkStart w:id="8810" w:name="_Toc133939400"/>
      <w:bookmarkStart w:id="8811" w:name="_Toc134523986"/>
      <w:bookmarkStart w:id="8812" w:name="_Toc135119409"/>
      <w:bookmarkStart w:id="8813" w:name="_Toc134539823"/>
      <w:bookmarkStart w:id="8814" w:name="_Toc135307957"/>
      <w:bookmarkStart w:id="8815" w:name="_Toc135749609"/>
      <w:bookmarkStart w:id="8816" w:name="_Toc135827755"/>
      <w:bookmarkStart w:id="8817" w:name="_Toc138064838"/>
      <w:bookmarkStart w:id="8818" w:name="_Toc140134911"/>
      <w:bookmarkStart w:id="8819" w:name="_Toc141875287"/>
      <w:bookmarkStart w:id="8820" w:name="_Toc141963706"/>
      <w:bookmarkStart w:id="8821" w:name="_Toc142312454"/>
      <w:bookmarkStart w:id="8822" w:name="_Toc142383299"/>
      <w:bookmarkStart w:id="8823" w:name="_Toc142387569"/>
      <w:bookmarkStart w:id="8824" w:name="_Toc144215607"/>
      <w:bookmarkStart w:id="8825" w:name="_Toc144326732"/>
      <w:bookmarkStart w:id="8826" w:name="_Toc144410860"/>
      <w:bookmarkStart w:id="8827" w:name="_Toc144733329"/>
      <w:bookmarkStart w:id="8828" w:name="_Toc144754303"/>
      <w:bookmarkStart w:id="8829" w:name="_Toc144802439"/>
      <w:bookmarkStart w:id="8830" w:name="_Toc76654754"/>
      <w:bookmarkStart w:id="8831" w:name="_Toc77925601"/>
      <w:bookmarkStart w:id="8832" w:name="_Toc78283719"/>
      <w:bookmarkStart w:id="8833" w:name="_Toc78792831"/>
      <w:bookmarkStart w:id="8834" w:name="_Toc78793635"/>
      <w:bookmarkStart w:id="8835" w:name="_Toc78794441"/>
      <w:bookmarkStart w:id="8836" w:name="_Toc88221418"/>
      <w:bookmarkStart w:id="8837" w:name="_Toc88637949"/>
      <w:bookmarkStart w:id="8838" w:name="_Toc88645343"/>
      <w:bookmarkStart w:id="8839" w:name="_Toc88646146"/>
      <w:bookmarkStart w:id="8840" w:name="_Toc88647752"/>
      <w:bookmarkStart w:id="8841" w:name="_Toc88657831"/>
      <w:bookmarkStart w:id="8842" w:name="_Toc88658634"/>
      <w:bookmarkStart w:id="8843" w:name="_Toc88659274"/>
      <w:bookmarkStart w:id="8844" w:name="_Toc88660076"/>
      <w:bookmarkStart w:id="8845" w:name="_Toc88660877"/>
      <w:bookmarkStart w:id="8846" w:name="_Toc88659367"/>
      <w:bookmarkStart w:id="8847" w:name="_Toc89156922"/>
      <w:bookmarkStart w:id="8848" w:name="_Toc89159848"/>
      <w:bookmarkStart w:id="8849" w:name="_Toc92701301"/>
      <w:bookmarkStart w:id="8850" w:name="_Toc93657439"/>
      <w:bookmarkStart w:id="8851" w:name="_Toc99629811"/>
      <w:bookmarkStart w:id="8852" w:name="_Toc103345552"/>
      <w:bookmarkStart w:id="8853" w:name="_Toc133931297"/>
      <w:bookmarkStart w:id="8854" w:name="_Toc133939401"/>
      <w:bookmarkStart w:id="8855" w:name="_Toc134523987"/>
      <w:bookmarkStart w:id="8856" w:name="_Toc135119410"/>
      <w:bookmarkStart w:id="8857" w:name="_Toc134539824"/>
      <w:bookmarkStart w:id="8858" w:name="_Toc135307958"/>
      <w:bookmarkStart w:id="8859" w:name="_Toc135749610"/>
      <w:bookmarkStart w:id="8860" w:name="_Toc135827756"/>
      <w:bookmarkStart w:id="8861" w:name="_Toc138064839"/>
      <w:bookmarkStart w:id="8862" w:name="_Toc140134912"/>
      <w:bookmarkStart w:id="8863" w:name="_Toc141875288"/>
      <w:bookmarkStart w:id="8864" w:name="_Toc141963707"/>
      <w:bookmarkStart w:id="8865" w:name="_Toc142312455"/>
      <w:bookmarkStart w:id="8866" w:name="_Toc142383300"/>
      <w:bookmarkStart w:id="8867" w:name="_Toc142387570"/>
      <w:bookmarkStart w:id="8868" w:name="_Toc144215608"/>
      <w:bookmarkStart w:id="8869" w:name="_Toc144326733"/>
      <w:bookmarkStart w:id="8870" w:name="_Toc144410861"/>
      <w:bookmarkStart w:id="8871" w:name="_Toc144733330"/>
      <w:bookmarkStart w:id="8872" w:name="_Toc144754304"/>
      <w:bookmarkStart w:id="8873" w:name="_Toc144802440"/>
      <w:bookmarkStart w:id="8874" w:name="_Toc316027541"/>
      <w:bookmarkStart w:id="8875" w:name="_Toc316027860"/>
      <w:bookmarkStart w:id="8876" w:name="_Toc316027941"/>
      <w:bookmarkStart w:id="8877" w:name="_Toc316027998"/>
      <w:bookmarkStart w:id="8878" w:name="_Toc316028082"/>
      <w:bookmarkStart w:id="8879" w:name="_Toc316028124"/>
      <w:bookmarkStart w:id="8880" w:name="_Toc316328273"/>
      <w:bookmarkStart w:id="8881" w:name="_Toc411609961"/>
      <w:bookmarkStart w:id="8882" w:name="_Toc411610366"/>
      <w:bookmarkStart w:id="8883" w:name="_Toc411609962"/>
      <w:bookmarkStart w:id="8884" w:name="_Toc411610367"/>
      <w:bookmarkStart w:id="8885" w:name="_Toc411609963"/>
      <w:bookmarkStart w:id="8886" w:name="_Toc411610368"/>
      <w:bookmarkStart w:id="8887" w:name="_Toc411609964"/>
      <w:bookmarkStart w:id="8888" w:name="_Toc411610369"/>
      <w:bookmarkStart w:id="8889" w:name="_Toc411609965"/>
      <w:bookmarkStart w:id="8890" w:name="_Toc411610370"/>
      <w:bookmarkStart w:id="8891" w:name="_Toc411609966"/>
      <w:bookmarkStart w:id="8892" w:name="_Toc411610371"/>
      <w:bookmarkStart w:id="8893" w:name="_Toc411609967"/>
      <w:bookmarkStart w:id="8894" w:name="_Toc411610372"/>
      <w:bookmarkStart w:id="8895" w:name="_Toc411609968"/>
      <w:bookmarkStart w:id="8896" w:name="_Toc411610373"/>
      <w:bookmarkStart w:id="8897" w:name="_Toc411609969"/>
      <w:bookmarkStart w:id="8898" w:name="_Toc411610374"/>
      <w:bookmarkStart w:id="8899" w:name="_Toc411609970"/>
      <w:bookmarkStart w:id="8900" w:name="_Toc411610375"/>
      <w:bookmarkStart w:id="8901" w:name="_Toc411609971"/>
      <w:bookmarkStart w:id="8902" w:name="_Toc411610376"/>
      <w:bookmarkStart w:id="8903" w:name="_Toc411609972"/>
      <w:bookmarkStart w:id="8904" w:name="_Toc411610377"/>
      <w:bookmarkStart w:id="8905" w:name="_Toc411609973"/>
      <w:bookmarkStart w:id="8906" w:name="_Toc411610378"/>
      <w:bookmarkStart w:id="8907" w:name="_Toc411609974"/>
      <w:bookmarkStart w:id="8908" w:name="_Toc411610379"/>
      <w:bookmarkStart w:id="8909" w:name="_Toc411609975"/>
      <w:bookmarkStart w:id="8910" w:name="_Toc411610380"/>
      <w:bookmarkStart w:id="8911" w:name="_Toc411609976"/>
      <w:bookmarkStart w:id="8912" w:name="_Toc411610381"/>
      <w:bookmarkStart w:id="8913" w:name="_Toc411609977"/>
      <w:bookmarkStart w:id="8914" w:name="_Toc411610382"/>
      <w:bookmarkStart w:id="8915" w:name="_Toc411609978"/>
      <w:bookmarkStart w:id="8916" w:name="_Toc411610383"/>
      <w:bookmarkStart w:id="8917" w:name="_Toc411609979"/>
      <w:bookmarkStart w:id="8918" w:name="_Toc411610384"/>
      <w:bookmarkStart w:id="8919" w:name="_Toc411609980"/>
      <w:bookmarkStart w:id="8920" w:name="_Toc411610385"/>
      <w:bookmarkStart w:id="8921" w:name="_Toc411609981"/>
      <w:bookmarkStart w:id="8922" w:name="_Toc411610386"/>
      <w:bookmarkStart w:id="8923" w:name="_Toc411609982"/>
      <w:bookmarkStart w:id="8924" w:name="_Toc411610387"/>
      <w:bookmarkStart w:id="8925" w:name="_Toc411609983"/>
      <w:bookmarkStart w:id="8926" w:name="_Toc411610388"/>
      <w:bookmarkStart w:id="8927" w:name="_Toc411609984"/>
      <w:bookmarkStart w:id="8928" w:name="_Toc411610389"/>
      <w:bookmarkStart w:id="8929" w:name="_Toc411609985"/>
      <w:bookmarkStart w:id="8930" w:name="_Toc411610390"/>
      <w:bookmarkStart w:id="8931" w:name="_Toc411609986"/>
      <w:bookmarkStart w:id="8932" w:name="_Toc411610391"/>
      <w:bookmarkStart w:id="8933" w:name="_Toc411609987"/>
      <w:bookmarkStart w:id="8934" w:name="_Toc411610392"/>
      <w:bookmarkStart w:id="8935" w:name="_Toc411609988"/>
      <w:bookmarkStart w:id="8936" w:name="_Toc411610393"/>
      <w:bookmarkStart w:id="8937" w:name="_Toc411609989"/>
      <w:bookmarkStart w:id="8938" w:name="_Toc411610394"/>
      <w:bookmarkStart w:id="8939" w:name="_Toc411609990"/>
      <w:bookmarkStart w:id="8940" w:name="_Toc411610395"/>
      <w:bookmarkStart w:id="8941" w:name="_Toc411609991"/>
      <w:bookmarkStart w:id="8942" w:name="_Toc411610396"/>
      <w:bookmarkStart w:id="8943" w:name="_Toc411609992"/>
      <w:bookmarkStart w:id="8944" w:name="_Toc411610397"/>
      <w:bookmarkStart w:id="8945" w:name="_Toc411609993"/>
      <w:bookmarkStart w:id="8946" w:name="_Toc411610398"/>
      <w:bookmarkStart w:id="8947" w:name="_Toc411609994"/>
      <w:bookmarkStart w:id="8948" w:name="_Toc411610399"/>
      <w:bookmarkStart w:id="8949" w:name="_Toc411609995"/>
      <w:bookmarkStart w:id="8950" w:name="_Toc411610400"/>
      <w:bookmarkStart w:id="8951" w:name="_Toc411609996"/>
      <w:bookmarkStart w:id="8952" w:name="_Toc411610401"/>
      <w:bookmarkStart w:id="8953" w:name="_Toc411609997"/>
      <w:bookmarkStart w:id="8954" w:name="_Toc411610402"/>
      <w:bookmarkStart w:id="8955" w:name="_Toc411609998"/>
      <w:bookmarkStart w:id="8956" w:name="_Toc411610403"/>
      <w:bookmarkStart w:id="8957" w:name="_Toc411609999"/>
      <w:bookmarkStart w:id="8958" w:name="_Toc411610404"/>
      <w:bookmarkStart w:id="8959" w:name="_Toc411610000"/>
      <w:bookmarkStart w:id="8960" w:name="_Toc411610405"/>
      <w:bookmarkStart w:id="8961" w:name="_Toc411610001"/>
      <w:bookmarkStart w:id="8962" w:name="_Toc411610406"/>
      <w:bookmarkStart w:id="8963" w:name="_Toc411610002"/>
      <w:bookmarkStart w:id="8964" w:name="_Toc411610407"/>
      <w:bookmarkStart w:id="8965" w:name="_Toc411610003"/>
      <w:bookmarkStart w:id="8966" w:name="_Toc411610408"/>
      <w:bookmarkStart w:id="8967" w:name="_Toc76654755"/>
      <w:bookmarkStart w:id="8968" w:name="_Toc77925602"/>
      <w:bookmarkStart w:id="8969" w:name="_Toc78283720"/>
      <w:bookmarkStart w:id="8970" w:name="_Toc78792832"/>
      <w:bookmarkStart w:id="8971" w:name="_Toc78793636"/>
      <w:bookmarkStart w:id="8972" w:name="_Toc78794442"/>
      <w:bookmarkStart w:id="8973" w:name="_Toc88221419"/>
      <w:bookmarkStart w:id="8974" w:name="_Toc88637950"/>
      <w:bookmarkStart w:id="8975" w:name="_Toc88645344"/>
      <w:bookmarkStart w:id="8976" w:name="_Toc88646147"/>
      <w:bookmarkStart w:id="8977" w:name="_Toc88647753"/>
      <w:bookmarkStart w:id="8978" w:name="_Toc88657832"/>
      <w:bookmarkStart w:id="8979" w:name="_Toc88658635"/>
      <w:bookmarkStart w:id="8980" w:name="_Toc88659275"/>
      <w:bookmarkStart w:id="8981" w:name="_Toc88660077"/>
      <w:bookmarkStart w:id="8982" w:name="_Toc88660878"/>
      <w:bookmarkStart w:id="8983" w:name="_Toc88659368"/>
      <w:bookmarkStart w:id="8984" w:name="_Toc89156923"/>
      <w:bookmarkStart w:id="8985" w:name="_Toc89159849"/>
      <w:bookmarkStart w:id="8986" w:name="_Toc92701302"/>
      <w:bookmarkStart w:id="8987" w:name="_Toc93657440"/>
      <w:bookmarkStart w:id="8988" w:name="_Toc99629812"/>
      <w:bookmarkStart w:id="8989" w:name="_Toc103345553"/>
      <w:bookmarkStart w:id="8990" w:name="_Toc133931298"/>
      <w:bookmarkStart w:id="8991" w:name="_Toc133939402"/>
      <w:bookmarkStart w:id="8992" w:name="_Toc134523988"/>
      <w:bookmarkStart w:id="8993" w:name="_Toc135119411"/>
      <w:bookmarkStart w:id="8994" w:name="_Toc134539825"/>
      <w:bookmarkStart w:id="8995" w:name="_Toc135307959"/>
      <w:bookmarkStart w:id="8996" w:name="_Toc135749611"/>
      <w:bookmarkStart w:id="8997" w:name="_Toc135827757"/>
      <w:bookmarkStart w:id="8998" w:name="_Toc138064840"/>
      <w:bookmarkStart w:id="8999" w:name="_Toc140134913"/>
      <w:bookmarkStart w:id="9000" w:name="_Toc141875289"/>
      <w:bookmarkStart w:id="9001" w:name="_Toc141963708"/>
      <w:bookmarkStart w:id="9002" w:name="_Toc142312456"/>
      <w:bookmarkStart w:id="9003" w:name="_Toc142383301"/>
      <w:bookmarkStart w:id="9004" w:name="_Toc142387571"/>
      <w:bookmarkStart w:id="9005" w:name="_Toc144215609"/>
      <w:bookmarkStart w:id="9006" w:name="_Toc144326734"/>
      <w:bookmarkStart w:id="9007" w:name="_Toc144410862"/>
      <w:bookmarkStart w:id="9008" w:name="_Toc144733331"/>
      <w:bookmarkStart w:id="9009" w:name="_Toc144754305"/>
      <w:bookmarkStart w:id="9010" w:name="_Toc144802441"/>
      <w:bookmarkStart w:id="9011" w:name="_Toc76654756"/>
      <w:bookmarkStart w:id="9012" w:name="_Toc77925603"/>
      <w:bookmarkStart w:id="9013" w:name="_Toc78283721"/>
      <w:bookmarkStart w:id="9014" w:name="_Toc78792833"/>
      <w:bookmarkStart w:id="9015" w:name="_Toc78793637"/>
      <w:bookmarkStart w:id="9016" w:name="_Toc78794443"/>
      <w:bookmarkStart w:id="9017" w:name="_Toc88221420"/>
      <w:bookmarkStart w:id="9018" w:name="_Toc88637951"/>
      <w:bookmarkStart w:id="9019" w:name="_Toc88645345"/>
      <w:bookmarkStart w:id="9020" w:name="_Toc88646148"/>
      <w:bookmarkStart w:id="9021" w:name="_Toc88647754"/>
      <w:bookmarkStart w:id="9022" w:name="_Toc88657833"/>
      <w:bookmarkStart w:id="9023" w:name="_Toc88658636"/>
      <w:bookmarkStart w:id="9024" w:name="_Toc88659276"/>
      <w:bookmarkStart w:id="9025" w:name="_Toc88660078"/>
      <w:bookmarkStart w:id="9026" w:name="_Toc88660879"/>
      <w:bookmarkStart w:id="9027" w:name="_Toc88659369"/>
      <w:bookmarkStart w:id="9028" w:name="_Toc89156924"/>
      <w:bookmarkStart w:id="9029" w:name="_Toc89159850"/>
      <w:bookmarkStart w:id="9030" w:name="_Toc92701303"/>
      <w:bookmarkStart w:id="9031" w:name="_Toc93657441"/>
      <w:bookmarkStart w:id="9032" w:name="_Toc99629813"/>
      <w:bookmarkStart w:id="9033" w:name="_Toc103345554"/>
      <w:bookmarkStart w:id="9034" w:name="_Toc133931299"/>
      <w:bookmarkStart w:id="9035" w:name="_Toc133939403"/>
      <w:bookmarkStart w:id="9036" w:name="_Toc134523989"/>
      <w:bookmarkStart w:id="9037" w:name="_Toc135119412"/>
      <w:bookmarkStart w:id="9038" w:name="_Toc134539826"/>
      <w:bookmarkStart w:id="9039" w:name="_Toc135307960"/>
      <w:bookmarkStart w:id="9040" w:name="_Toc135749612"/>
      <w:bookmarkStart w:id="9041" w:name="_Toc135827758"/>
      <w:bookmarkStart w:id="9042" w:name="_Toc138064841"/>
      <w:bookmarkStart w:id="9043" w:name="_Toc140134914"/>
      <w:bookmarkStart w:id="9044" w:name="_Toc141875290"/>
      <w:bookmarkStart w:id="9045" w:name="_Toc141963709"/>
      <w:bookmarkStart w:id="9046" w:name="_Toc142312457"/>
      <w:bookmarkStart w:id="9047" w:name="_Toc142383302"/>
      <w:bookmarkStart w:id="9048" w:name="_Toc142387572"/>
      <w:bookmarkStart w:id="9049" w:name="_Toc144215610"/>
      <w:bookmarkStart w:id="9050" w:name="_Toc144326735"/>
      <w:bookmarkStart w:id="9051" w:name="_Toc144410863"/>
      <w:bookmarkStart w:id="9052" w:name="_Toc144733332"/>
      <w:bookmarkStart w:id="9053" w:name="_Toc144754306"/>
      <w:bookmarkStart w:id="9054" w:name="_Toc144802442"/>
      <w:bookmarkStart w:id="9055" w:name="_Toc76654757"/>
      <w:bookmarkStart w:id="9056" w:name="_Toc77925604"/>
      <w:bookmarkStart w:id="9057" w:name="_Toc78283722"/>
      <w:bookmarkStart w:id="9058" w:name="_Toc78792834"/>
      <w:bookmarkStart w:id="9059" w:name="_Toc78793638"/>
      <w:bookmarkStart w:id="9060" w:name="_Toc78794444"/>
      <w:bookmarkStart w:id="9061" w:name="_Toc88221421"/>
      <w:bookmarkStart w:id="9062" w:name="_Toc88637952"/>
      <w:bookmarkStart w:id="9063" w:name="_Toc88645346"/>
      <w:bookmarkStart w:id="9064" w:name="_Toc88646149"/>
      <w:bookmarkStart w:id="9065" w:name="_Toc88647755"/>
      <w:bookmarkStart w:id="9066" w:name="_Toc88657834"/>
      <w:bookmarkStart w:id="9067" w:name="_Toc88658637"/>
      <w:bookmarkStart w:id="9068" w:name="_Toc88659277"/>
      <w:bookmarkStart w:id="9069" w:name="_Toc88660079"/>
      <w:bookmarkStart w:id="9070" w:name="_Toc88660880"/>
      <w:bookmarkStart w:id="9071" w:name="_Toc88659370"/>
      <w:bookmarkStart w:id="9072" w:name="_Toc89156925"/>
      <w:bookmarkStart w:id="9073" w:name="_Toc89159851"/>
      <w:bookmarkStart w:id="9074" w:name="_Toc92701304"/>
      <w:bookmarkStart w:id="9075" w:name="_Toc93657442"/>
      <w:bookmarkStart w:id="9076" w:name="_Toc99629814"/>
      <w:bookmarkStart w:id="9077" w:name="_Toc103345555"/>
      <w:bookmarkStart w:id="9078" w:name="_Toc133931300"/>
      <w:bookmarkStart w:id="9079" w:name="_Toc133939404"/>
      <w:bookmarkStart w:id="9080" w:name="_Toc134523990"/>
      <w:bookmarkStart w:id="9081" w:name="_Toc135119413"/>
      <w:bookmarkStart w:id="9082" w:name="_Toc134539827"/>
      <w:bookmarkStart w:id="9083" w:name="_Toc135307961"/>
      <w:bookmarkStart w:id="9084" w:name="_Toc135749613"/>
      <w:bookmarkStart w:id="9085" w:name="_Toc135827759"/>
      <w:bookmarkStart w:id="9086" w:name="_Toc138064842"/>
      <w:bookmarkStart w:id="9087" w:name="_Toc140134915"/>
      <w:bookmarkStart w:id="9088" w:name="_Toc141875291"/>
      <w:bookmarkStart w:id="9089" w:name="_Toc141963710"/>
      <w:bookmarkStart w:id="9090" w:name="_Toc142312458"/>
      <w:bookmarkStart w:id="9091" w:name="_Toc142383303"/>
      <w:bookmarkStart w:id="9092" w:name="_Toc142387573"/>
      <w:bookmarkStart w:id="9093" w:name="_Toc144215611"/>
      <w:bookmarkStart w:id="9094" w:name="_Toc144326736"/>
      <w:bookmarkStart w:id="9095" w:name="_Toc144410864"/>
      <w:bookmarkStart w:id="9096" w:name="_Toc144733333"/>
      <w:bookmarkStart w:id="9097" w:name="_Toc144754307"/>
      <w:bookmarkStart w:id="9098" w:name="_Toc144802443"/>
      <w:bookmarkStart w:id="9099" w:name="_Toc76654758"/>
      <w:bookmarkStart w:id="9100" w:name="_Toc77925605"/>
      <w:bookmarkStart w:id="9101" w:name="_Toc78283723"/>
      <w:bookmarkStart w:id="9102" w:name="_Toc78792835"/>
      <w:bookmarkStart w:id="9103" w:name="_Toc78793639"/>
      <w:bookmarkStart w:id="9104" w:name="_Toc78794445"/>
      <w:bookmarkStart w:id="9105" w:name="_Toc88221422"/>
      <w:bookmarkStart w:id="9106" w:name="_Toc88637953"/>
      <w:bookmarkStart w:id="9107" w:name="_Toc88645347"/>
      <w:bookmarkStart w:id="9108" w:name="_Toc88646150"/>
      <w:bookmarkStart w:id="9109" w:name="_Toc88647756"/>
      <w:bookmarkStart w:id="9110" w:name="_Toc88657835"/>
      <w:bookmarkStart w:id="9111" w:name="_Toc88658638"/>
      <w:bookmarkStart w:id="9112" w:name="_Toc88659278"/>
      <w:bookmarkStart w:id="9113" w:name="_Toc88660080"/>
      <w:bookmarkStart w:id="9114" w:name="_Toc88660881"/>
      <w:bookmarkStart w:id="9115" w:name="_Toc88659371"/>
      <w:bookmarkStart w:id="9116" w:name="_Toc89156926"/>
      <w:bookmarkStart w:id="9117" w:name="_Toc89159852"/>
      <w:bookmarkStart w:id="9118" w:name="_Toc92701305"/>
      <w:bookmarkStart w:id="9119" w:name="_Toc93657443"/>
      <w:bookmarkStart w:id="9120" w:name="_Toc99629815"/>
      <w:bookmarkStart w:id="9121" w:name="_Toc103345556"/>
      <w:bookmarkStart w:id="9122" w:name="_Toc133931301"/>
      <w:bookmarkStart w:id="9123" w:name="_Toc133939405"/>
      <w:bookmarkStart w:id="9124" w:name="_Toc134523991"/>
      <w:bookmarkStart w:id="9125" w:name="_Toc135119414"/>
      <w:bookmarkStart w:id="9126" w:name="_Toc134539828"/>
      <w:bookmarkStart w:id="9127" w:name="_Toc135307962"/>
      <w:bookmarkStart w:id="9128" w:name="_Toc135749614"/>
      <w:bookmarkStart w:id="9129" w:name="_Toc135827760"/>
      <w:bookmarkStart w:id="9130" w:name="_Toc138064843"/>
      <w:bookmarkStart w:id="9131" w:name="_Toc140134916"/>
      <w:bookmarkStart w:id="9132" w:name="_Toc141875292"/>
      <w:bookmarkStart w:id="9133" w:name="_Toc141963711"/>
      <w:bookmarkStart w:id="9134" w:name="_Toc142312459"/>
      <w:bookmarkStart w:id="9135" w:name="_Toc142383304"/>
      <w:bookmarkStart w:id="9136" w:name="_Toc142387574"/>
      <w:bookmarkStart w:id="9137" w:name="_Toc144215612"/>
      <w:bookmarkStart w:id="9138" w:name="_Toc144326737"/>
      <w:bookmarkStart w:id="9139" w:name="_Toc144410865"/>
      <w:bookmarkStart w:id="9140" w:name="_Toc144733334"/>
      <w:bookmarkStart w:id="9141" w:name="_Toc144754308"/>
      <w:bookmarkStart w:id="9142" w:name="_Toc144802444"/>
      <w:bookmarkStart w:id="9143" w:name="_Toc76654759"/>
      <w:bookmarkStart w:id="9144" w:name="_Toc77925606"/>
      <w:bookmarkStart w:id="9145" w:name="_Toc78283724"/>
      <w:bookmarkStart w:id="9146" w:name="_Toc78792836"/>
      <w:bookmarkStart w:id="9147" w:name="_Toc78793640"/>
      <w:bookmarkStart w:id="9148" w:name="_Toc78794446"/>
      <w:bookmarkStart w:id="9149" w:name="_Toc88221423"/>
      <w:bookmarkStart w:id="9150" w:name="_Toc88637954"/>
      <w:bookmarkStart w:id="9151" w:name="_Toc88645348"/>
      <w:bookmarkStart w:id="9152" w:name="_Toc88646151"/>
      <w:bookmarkStart w:id="9153" w:name="_Toc88647757"/>
      <w:bookmarkStart w:id="9154" w:name="_Toc88657836"/>
      <w:bookmarkStart w:id="9155" w:name="_Toc88658639"/>
      <w:bookmarkStart w:id="9156" w:name="_Toc88659279"/>
      <w:bookmarkStart w:id="9157" w:name="_Toc88660081"/>
      <w:bookmarkStart w:id="9158" w:name="_Toc88660882"/>
      <w:bookmarkStart w:id="9159" w:name="_Toc88659372"/>
      <w:bookmarkStart w:id="9160" w:name="_Toc89156927"/>
      <w:bookmarkStart w:id="9161" w:name="_Toc89159853"/>
      <w:bookmarkStart w:id="9162" w:name="_Toc92701306"/>
      <w:bookmarkStart w:id="9163" w:name="_Toc93657444"/>
      <w:bookmarkStart w:id="9164" w:name="_Toc99629816"/>
      <w:bookmarkStart w:id="9165" w:name="_Toc103345557"/>
      <w:bookmarkStart w:id="9166" w:name="_Toc133931302"/>
      <w:bookmarkStart w:id="9167" w:name="_Toc133939406"/>
      <w:bookmarkStart w:id="9168" w:name="_Toc134523992"/>
      <w:bookmarkStart w:id="9169" w:name="_Toc135119415"/>
      <w:bookmarkStart w:id="9170" w:name="_Toc134539829"/>
      <w:bookmarkStart w:id="9171" w:name="_Toc135307963"/>
      <w:bookmarkStart w:id="9172" w:name="_Toc135749615"/>
      <w:bookmarkStart w:id="9173" w:name="_Toc135827761"/>
      <w:bookmarkStart w:id="9174" w:name="_Toc138064844"/>
      <w:bookmarkStart w:id="9175" w:name="_Toc140134917"/>
      <w:bookmarkStart w:id="9176" w:name="_Toc141875293"/>
      <w:bookmarkStart w:id="9177" w:name="_Toc141963712"/>
      <w:bookmarkStart w:id="9178" w:name="_Toc142312460"/>
      <w:bookmarkStart w:id="9179" w:name="_Toc142383305"/>
      <w:bookmarkStart w:id="9180" w:name="_Toc142387575"/>
      <w:bookmarkStart w:id="9181" w:name="_Toc144215613"/>
      <w:bookmarkStart w:id="9182" w:name="_Toc144326738"/>
      <w:bookmarkStart w:id="9183" w:name="_Toc144410866"/>
      <w:bookmarkStart w:id="9184" w:name="_Toc144733335"/>
      <w:bookmarkStart w:id="9185" w:name="_Toc144754309"/>
      <w:bookmarkStart w:id="9186" w:name="_Toc144802445"/>
      <w:bookmarkStart w:id="9187" w:name="_Toc76654760"/>
      <w:bookmarkStart w:id="9188" w:name="_Toc77925607"/>
      <w:bookmarkStart w:id="9189" w:name="_Toc78283725"/>
      <w:bookmarkStart w:id="9190" w:name="_Toc78792837"/>
      <w:bookmarkStart w:id="9191" w:name="_Toc78793641"/>
      <w:bookmarkStart w:id="9192" w:name="_Toc78794447"/>
      <w:bookmarkStart w:id="9193" w:name="_Toc88221424"/>
      <w:bookmarkStart w:id="9194" w:name="_Toc88637955"/>
      <w:bookmarkStart w:id="9195" w:name="_Toc88645349"/>
      <w:bookmarkStart w:id="9196" w:name="_Toc88646152"/>
      <w:bookmarkStart w:id="9197" w:name="_Toc88647758"/>
      <w:bookmarkStart w:id="9198" w:name="_Toc88657837"/>
      <w:bookmarkStart w:id="9199" w:name="_Toc88658640"/>
      <w:bookmarkStart w:id="9200" w:name="_Toc88659280"/>
      <w:bookmarkStart w:id="9201" w:name="_Toc88660082"/>
      <w:bookmarkStart w:id="9202" w:name="_Toc88660883"/>
      <w:bookmarkStart w:id="9203" w:name="_Toc88659373"/>
      <w:bookmarkStart w:id="9204" w:name="_Toc89156928"/>
      <w:bookmarkStart w:id="9205" w:name="_Toc89159854"/>
      <w:bookmarkStart w:id="9206" w:name="_Toc92701307"/>
      <w:bookmarkStart w:id="9207" w:name="_Toc93657445"/>
      <w:bookmarkStart w:id="9208" w:name="_Toc99629817"/>
      <w:bookmarkStart w:id="9209" w:name="_Toc103345558"/>
      <w:bookmarkStart w:id="9210" w:name="_Toc133931303"/>
      <w:bookmarkStart w:id="9211" w:name="_Toc133939407"/>
      <w:bookmarkStart w:id="9212" w:name="_Toc134523993"/>
      <w:bookmarkStart w:id="9213" w:name="_Toc135119416"/>
      <w:bookmarkStart w:id="9214" w:name="_Toc134539830"/>
      <w:bookmarkStart w:id="9215" w:name="_Toc135307964"/>
      <w:bookmarkStart w:id="9216" w:name="_Toc135749616"/>
      <w:bookmarkStart w:id="9217" w:name="_Toc135827762"/>
      <w:bookmarkStart w:id="9218" w:name="_Toc138064845"/>
      <w:bookmarkStart w:id="9219" w:name="_Toc140134918"/>
      <w:bookmarkStart w:id="9220" w:name="_Toc141875294"/>
      <w:bookmarkStart w:id="9221" w:name="_Toc141963713"/>
      <w:bookmarkStart w:id="9222" w:name="_Toc142312461"/>
      <w:bookmarkStart w:id="9223" w:name="_Toc142383306"/>
      <w:bookmarkStart w:id="9224" w:name="_Toc142387576"/>
      <w:bookmarkStart w:id="9225" w:name="_Toc144215614"/>
      <w:bookmarkStart w:id="9226" w:name="_Toc144326739"/>
      <w:bookmarkStart w:id="9227" w:name="_Toc144410867"/>
      <w:bookmarkStart w:id="9228" w:name="_Toc144733336"/>
      <w:bookmarkStart w:id="9229" w:name="_Toc144754310"/>
      <w:bookmarkStart w:id="9230" w:name="_Toc144802446"/>
      <w:bookmarkStart w:id="9231" w:name="_Toc76654761"/>
      <w:bookmarkStart w:id="9232" w:name="_Toc77925608"/>
      <w:bookmarkStart w:id="9233" w:name="_Toc78283726"/>
      <w:bookmarkStart w:id="9234" w:name="_Toc78792838"/>
      <w:bookmarkStart w:id="9235" w:name="_Toc78793642"/>
      <w:bookmarkStart w:id="9236" w:name="_Toc78794448"/>
      <w:bookmarkStart w:id="9237" w:name="_Toc88221425"/>
      <w:bookmarkStart w:id="9238" w:name="_Toc88637956"/>
      <w:bookmarkStart w:id="9239" w:name="_Toc88645350"/>
      <w:bookmarkStart w:id="9240" w:name="_Toc88646153"/>
      <w:bookmarkStart w:id="9241" w:name="_Toc88647759"/>
      <w:bookmarkStart w:id="9242" w:name="_Toc88657838"/>
      <w:bookmarkStart w:id="9243" w:name="_Toc88658641"/>
      <w:bookmarkStart w:id="9244" w:name="_Toc88659281"/>
      <w:bookmarkStart w:id="9245" w:name="_Toc88660083"/>
      <w:bookmarkStart w:id="9246" w:name="_Toc88660884"/>
      <w:bookmarkStart w:id="9247" w:name="_Toc88659374"/>
      <w:bookmarkStart w:id="9248" w:name="_Toc89156929"/>
      <w:bookmarkStart w:id="9249" w:name="_Toc89159855"/>
      <w:bookmarkStart w:id="9250" w:name="_Toc92701308"/>
      <w:bookmarkStart w:id="9251" w:name="_Toc93657446"/>
      <w:bookmarkStart w:id="9252" w:name="_Toc99629818"/>
      <w:bookmarkStart w:id="9253" w:name="_Toc103345559"/>
      <w:bookmarkStart w:id="9254" w:name="_Toc133931304"/>
      <w:bookmarkStart w:id="9255" w:name="_Toc133939408"/>
      <w:bookmarkStart w:id="9256" w:name="_Toc134523994"/>
      <w:bookmarkStart w:id="9257" w:name="_Toc135119417"/>
      <w:bookmarkStart w:id="9258" w:name="_Toc134539831"/>
      <w:bookmarkStart w:id="9259" w:name="_Toc135307965"/>
      <w:bookmarkStart w:id="9260" w:name="_Toc135749617"/>
      <w:bookmarkStart w:id="9261" w:name="_Toc135827763"/>
      <w:bookmarkStart w:id="9262" w:name="_Toc138064846"/>
      <w:bookmarkStart w:id="9263" w:name="_Toc140134919"/>
      <w:bookmarkStart w:id="9264" w:name="_Toc141875295"/>
      <w:bookmarkStart w:id="9265" w:name="_Toc141963714"/>
      <w:bookmarkStart w:id="9266" w:name="_Toc142312462"/>
      <w:bookmarkStart w:id="9267" w:name="_Toc142383307"/>
      <w:bookmarkStart w:id="9268" w:name="_Toc142387577"/>
      <w:bookmarkStart w:id="9269" w:name="_Toc144215615"/>
      <w:bookmarkStart w:id="9270" w:name="_Toc144326740"/>
      <w:bookmarkStart w:id="9271" w:name="_Toc144410868"/>
      <w:bookmarkStart w:id="9272" w:name="_Toc144733337"/>
      <w:bookmarkStart w:id="9273" w:name="_Toc144754311"/>
      <w:bookmarkStart w:id="9274" w:name="_Toc144802447"/>
      <w:bookmarkStart w:id="9275" w:name="_Toc76654762"/>
      <w:bookmarkStart w:id="9276" w:name="_Toc77925609"/>
      <w:bookmarkStart w:id="9277" w:name="_Toc78283727"/>
      <w:bookmarkStart w:id="9278" w:name="_Toc78792839"/>
      <w:bookmarkStart w:id="9279" w:name="_Toc78793643"/>
      <w:bookmarkStart w:id="9280" w:name="_Toc78794449"/>
      <w:bookmarkStart w:id="9281" w:name="_Toc88221426"/>
      <w:bookmarkStart w:id="9282" w:name="_Toc88637957"/>
      <w:bookmarkStart w:id="9283" w:name="_Toc88645351"/>
      <w:bookmarkStart w:id="9284" w:name="_Toc88646154"/>
      <w:bookmarkStart w:id="9285" w:name="_Toc88647760"/>
      <w:bookmarkStart w:id="9286" w:name="_Toc88657839"/>
      <w:bookmarkStart w:id="9287" w:name="_Toc88658642"/>
      <w:bookmarkStart w:id="9288" w:name="_Toc88659282"/>
      <w:bookmarkStart w:id="9289" w:name="_Toc88660084"/>
      <w:bookmarkStart w:id="9290" w:name="_Toc88660885"/>
      <w:bookmarkStart w:id="9291" w:name="_Toc88659375"/>
      <w:bookmarkStart w:id="9292" w:name="_Toc89156930"/>
      <w:bookmarkStart w:id="9293" w:name="_Toc89159856"/>
      <w:bookmarkStart w:id="9294" w:name="_Toc92701309"/>
      <w:bookmarkStart w:id="9295" w:name="_Toc93657447"/>
      <w:bookmarkStart w:id="9296" w:name="_Toc99629819"/>
      <w:bookmarkStart w:id="9297" w:name="_Toc103345560"/>
      <w:bookmarkStart w:id="9298" w:name="_Toc133931305"/>
      <w:bookmarkStart w:id="9299" w:name="_Toc133939409"/>
      <w:bookmarkStart w:id="9300" w:name="_Toc134523995"/>
      <w:bookmarkStart w:id="9301" w:name="_Toc135119418"/>
      <w:bookmarkStart w:id="9302" w:name="_Toc134539832"/>
      <w:bookmarkStart w:id="9303" w:name="_Toc135307966"/>
      <w:bookmarkStart w:id="9304" w:name="_Toc135749618"/>
      <w:bookmarkStart w:id="9305" w:name="_Toc135827764"/>
      <w:bookmarkStart w:id="9306" w:name="_Toc138064847"/>
      <w:bookmarkStart w:id="9307" w:name="_Toc140134920"/>
      <w:bookmarkStart w:id="9308" w:name="_Toc141875296"/>
      <w:bookmarkStart w:id="9309" w:name="_Toc141963715"/>
      <w:bookmarkStart w:id="9310" w:name="_Toc142312463"/>
      <w:bookmarkStart w:id="9311" w:name="_Toc142383308"/>
      <w:bookmarkStart w:id="9312" w:name="_Toc142387578"/>
      <w:bookmarkStart w:id="9313" w:name="_Toc144215616"/>
      <w:bookmarkStart w:id="9314" w:name="_Toc144326741"/>
      <w:bookmarkStart w:id="9315" w:name="_Toc144410869"/>
      <w:bookmarkStart w:id="9316" w:name="_Toc144733338"/>
      <w:bookmarkStart w:id="9317" w:name="_Toc144754312"/>
      <w:bookmarkStart w:id="9318" w:name="_Toc144802448"/>
      <w:bookmarkStart w:id="9319" w:name="_Toc76654763"/>
      <w:bookmarkStart w:id="9320" w:name="_Toc77925610"/>
      <w:bookmarkStart w:id="9321" w:name="_Toc78283728"/>
      <w:bookmarkStart w:id="9322" w:name="_Toc78792840"/>
      <w:bookmarkStart w:id="9323" w:name="_Toc78793644"/>
      <w:bookmarkStart w:id="9324" w:name="_Toc78794450"/>
      <w:bookmarkStart w:id="9325" w:name="_Toc88221427"/>
      <w:bookmarkStart w:id="9326" w:name="_Toc88637958"/>
      <w:bookmarkStart w:id="9327" w:name="_Toc88645352"/>
      <w:bookmarkStart w:id="9328" w:name="_Toc88646155"/>
      <w:bookmarkStart w:id="9329" w:name="_Toc88647761"/>
      <w:bookmarkStart w:id="9330" w:name="_Toc88657840"/>
      <w:bookmarkStart w:id="9331" w:name="_Toc88658643"/>
      <w:bookmarkStart w:id="9332" w:name="_Toc88659283"/>
      <w:bookmarkStart w:id="9333" w:name="_Toc88660085"/>
      <w:bookmarkStart w:id="9334" w:name="_Toc88660886"/>
      <w:bookmarkStart w:id="9335" w:name="_Toc88659376"/>
      <w:bookmarkStart w:id="9336" w:name="_Toc89156931"/>
      <w:bookmarkStart w:id="9337" w:name="_Toc89159857"/>
      <w:bookmarkStart w:id="9338" w:name="_Toc92701310"/>
      <w:bookmarkStart w:id="9339" w:name="_Toc93657448"/>
      <w:bookmarkStart w:id="9340" w:name="_Toc99629820"/>
      <w:bookmarkStart w:id="9341" w:name="_Toc103345561"/>
      <w:bookmarkStart w:id="9342" w:name="_Toc133931306"/>
      <w:bookmarkStart w:id="9343" w:name="_Toc133939410"/>
      <w:bookmarkStart w:id="9344" w:name="_Toc134523996"/>
      <w:bookmarkStart w:id="9345" w:name="_Toc135119419"/>
      <w:bookmarkStart w:id="9346" w:name="_Toc134539833"/>
      <w:bookmarkStart w:id="9347" w:name="_Toc135307967"/>
      <w:bookmarkStart w:id="9348" w:name="_Toc135749619"/>
      <w:bookmarkStart w:id="9349" w:name="_Toc135827765"/>
      <w:bookmarkStart w:id="9350" w:name="_Toc138064848"/>
      <w:bookmarkStart w:id="9351" w:name="_Toc140134921"/>
      <w:bookmarkStart w:id="9352" w:name="_Toc141875297"/>
      <w:bookmarkStart w:id="9353" w:name="_Toc141963716"/>
      <w:bookmarkStart w:id="9354" w:name="_Toc142312464"/>
      <w:bookmarkStart w:id="9355" w:name="_Toc142383309"/>
      <w:bookmarkStart w:id="9356" w:name="_Toc142387579"/>
      <w:bookmarkStart w:id="9357" w:name="_Toc144215617"/>
      <w:bookmarkStart w:id="9358" w:name="_Toc144326742"/>
      <w:bookmarkStart w:id="9359" w:name="_Toc144410870"/>
      <w:bookmarkStart w:id="9360" w:name="_Toc144733339"/>
      <w:bookmarkStart w:id="9361" w:name="_Toc144754313"/>
      <w:bookmarkStart w:id="9362" w:name="_Toc144802449"/>
      <w:bookmarkStart w:id="9363" w:name="_Toc76654764"/>
      <w:bookmarkStart w:id="9364" w:name="_Toc77925611"/>
      <w:bookmarkStart w:id="9365" w:name="_Toc78283729"/>
      <w:bookmarkStart w:id="9366" w:name="_Toc78792841"/>
      <w:bookmarkStart w:id="9367" w:name="_Toc78793645"/>
      <w:bookmarkStart w:id="9368" w:name="_Toc78794451"/>
      <w:bookmarkStart w:id="9369" w:name="_Toc88221428"/>
      <w:bookmarkStart w:id="9370" w:name="_Toc88637959"/>
      <w:bookmarkStart w:id="9371" w:name="_Toc88645353"/>
      <w:bookmarkStart w:id="9372" w:name="_Toc88646156"/>
      <w:bookmarkStart w:id="9373" w:name="_Toc88647762"/>
      <w:bookmarkStart w:id="9374" w:name="_Toc88657841"/>
      <w:bookmarkStart w:id="9375" w:name="_Toc88658644"/>
      <w:bookmarkStart w:id="9376" w:name="_Toc88659284"/>
      <w:bookmarkStart w:id="9377" w:name="_Toc88660086"/>
      <w:bookmarkStart w:id="9378" w:name="_Toc88660887"/>
      <w:bookmarkStart w:id="9379" w:name="_Toc88659377"/>
      <w:bookmarkStart w:id="9380" w:name="_Toc89156932"/>
      <w:bookmarkStart w:id="9381" w:name="_Toc89159858"/>
      <w:bookmarkStart w:id="9382" w:name="_Toc92701311"/>
      <w:bookmarkStart w:id="9383" w:name="_Toc93657449"/>
      <w:bookmarkStart w:id="9384" w:name="_Toc99629821"/>
      <w:bookmarkStart w:id="9385" w:name="_Toc103345562"/>
      <w:bookmarkStart w:id="9386" w:name="_Toc133931307"/>
      <w:bookmarkStart w:id="9387" w:name="_Toc133939411"/>
      <w:bookmarkStart w:id="9388" w:name="_Toc134523997"/>
      <w:bookmarkStart w:id="9389" w:name="_Toc135119420"/>
      <w:bookmarkStart w:id="9390" w:name="_Toc134539834"/>
      <w:bookmarkStart w:id="9391" w:name="_Toc135307968"/>
      <w:bookmarkStart w:id="9392" w:name="_Toc135749620"/>
      <w:bookmarkStart w:id="9393" w:name="_Toc135827766"/>
      <w:bookmarkStart w:id="9394" w:name="_Toc138064849"/>
      <w:bookmarkStart w:id="9395" w:name="_Toc140134922"/>
      <w:bookmarkStart w:id="9396" w:name="_Toc141875298"/>
      <w:bookmarkStart w:id="9397" w:name="_Toc141963717"/>
      <w:bookmarkStart w:id="9398" w:name="_Toc142312465"/>
      <w:bookmarkStart w:id="9399" w:name="_Toc142383310"/>
      <w:bookmarkStart w:id="9400" w:name="_Toc142387580"/>
      <w:bookmarkStart w:id="9401" w:name="_Toc144215618"/>
      <w:bookmarkStart w:id="9402" w:name="_Toc144326743"/>
      <w:bookmarkStart w:id="9403" w:name="_Toc144410871"/>
      <w:bookmarkStart w:id="9404" w:name="_Toc144733340"/>
      <w:bookmarkStart w:id="9405" w:name="_Toc144754314"/>
      <w:bookmarkStart w:id="9406" w:name="_Toc144802450"/>
      <w:bookmarkStart w:id="9407" w:name="_Toc76654765"/>
      <w:bookmarkStart w:id="9408" w:name="_Toc77925612"/>
      <w:bookmarkStart w:id="9409" w:name="_Toc78283730"/>
      <w:bookmarkStart w:id="9410" w:name="_Toc78792842"/>
      <w:bookmarkStart w:id="9411" w:name="_Toc78793646"/>
      <w:bookmarkStart w:id="9412" w:name="_Toc78794452"/>
      <w:bookmarkStart w:id="9413" w:name="_Toc88221429"/>
      <w:bookmarkStart w:id="9414" w:name="_Toc88637960"/>
      <w:bookmarkStart w:id="9415" w:name="_Toc88645354"/>
      <w:bookmarkStart w:id="9416" w:name="_Toc88646157"/>
      <w:bookmarkStart w:id="9417" w:name="_Toc88647763"/>
      <w:bookmarkStart w:id="9418" w:name="_Toc88657842"/>
      <w:bookmarkStart w:id="9419" w:name="_Toc88658645"/>
      <w:bookmarkStart w:id="9420" w:name="_Toc88659285"/>
      <w:bookmarkStart w:id="9421" w:name="_Toc88660087"/>
      <w:bookmarkStart w:id="9422" w:name="_Toc88660888"/>
      <w:bookmarkStart w:id="9423" w:name="_Toc88659731"/>
      <w:bookmarkStart w:id="9424" w:name="_Toc89156933"/>
      <w:bookmarkStart w:id="9425" w:name="_Toc89159859"/>
      <w:bookmarkStart w:id="9426" w:name="_Toc92701312"/>
      <w:bookmarkStart w:id="9427" w:name="_Toc93657450"/>
      <w:bookmarkStart w:id="9428" w:name="_Toc99629822"/>
      <w:bookmarkStart w:id="9429" w:name="_Toc103345563"/>
      <w:bookmarkStart w:id="9430" w:name="_Toc133931308"/>
      <w:bookmarkStart w:id="9431" w:name="_Toc133939412"/>
      <w:bookmarkStart w:id="9432" w:name="_Toc134523998"/>
      <w:bookmarkStart w:id="9433" w:name="_Toc135119421"/>
      <w:bookmarkStart w:id="9434" w:name="_Toc134539835"/>
      <w:bookmarkStart w:id="9435" w:name="_Toc135307969"/>
      <w:bookmarkStart w:id="9436" w:name="_Toc135749621"/>
      <w:bookmarkStart w:id="9437" w:name="_Toc135827767"/>
      <w:bookmarkStart w:id="9438" w:name="_Toc138064850"/>
      <w:bookmarkStart w:id="9439" w:name="_Toc140134923"/>
      <w:bookmarkStart w:id="9440" w:name="_Toc141875299"/>
      <w:bookmarkStart w:id="9441" w:name="_Toc141963718"/>
      <w:bookmarkStart w:id="9442" w:name="_Toc142312466"/>
      <w:bookmarkStart w:id="9443" w:name="_Toc142383311"/>
      <w:bookmarkStart w:id="9444" w:name="_Toc142387581"/>
      <w:bookmarkStart w:id="9445" w:name="_Toc144215619"/>
      <w:bookmarkStart w:id="9446" w:name="_Toc144326744"/>
      <w:bookmarkStart w:id="9447" w:name="_Toc144410872"/>
      <w:bookmarkStart w:id="9448" w:name="_Toc144733341"/>
      <w:bookmarkStart w:id="9449" w:name="_Toc144754315"/>
      <w:bookmarkStart w:id="9450" w:name="_Toc144802451"/>
      <w:bookmarkStart w:id="9451" w:name="_Toc76654766"/>
      <w:bookmarkStart w:id="9452" w:name="_Toc77925613"/>
      <w:bookmarkStart w:id="9453" w:name="_Toc78283731"/>
      <w:bookmarkStart w:id="9454" w:name="_Toc78792843"/>
      <w:bookmarkStart w:id="9455" w:name="_Toc78793647"/>
      <w:bookmarkStart w:id="9456" w:name="_Toc78794453"/>
      <w:bookmarkStart w:id="9457" w:name="_Toc88221430"/>
      <w:bookmarkStart w:id="9458" w:name="_Toc88637961"/>
      <w:bookmarkStart w:id="9459" w:name="_Toc88645355"/>
      <w:bookmarkStart w:id="9460" w:name="_Toc88646158"/>
      <w:bookmarkStart w:id="9461" w:name="_Toc88647764"/>
      <w:bookmarkStart w:id="9462" w:name="_Toc88657843"/>
      <w:bookmarkStart w:id="9463" w:name="_Toc88658646"/>
      <w:bookmarkStart w:id="9464" w:name="_Toc88659286"/>
      <w:bookmarkStart w:id="9465" w:name="_Toc88660088"/>
      <w:bookmarkStart w:id="9466" w:name="_Toc88660889"/>
      <w:bookmarkStart w:id="9467" w:name="_Toc88659732"/>
      <w:bookmarkStart w:id="9468" w:name="_Toc89156934"/>
      <w:bookmarkStart w:id="9469" w:name="_Toc89159860"/>
      <w:bookmarkStart w:id="9470" w:name="_Toc92701313"/>
      <w:bookmarkStart w:id="9471" w:name="_Toc93657451"/>
      <w:bookmarkStart w:id="9472" w:name="_Toc99629823"/>
      <w:bookmarkStart w:id="9473" w:name="_Toc103345564"/>
      <w:bookmarkStart w:id="9474" w:name="_Toc133931309"/>
      <w:bookmarkStart w:id="9475" w:name="_Toc133939413"/>
      <w:bookmarkStart w:id="9476" w:name="_Toc134523999"/>
      <w:bookmarkStart w:id="9477" w:name="_Toc135119422"/>
      <w:bookmarkStart w:id="9478" w:name="_Toc134539836"/>
      <w:bookmarkStart w:id="9479" w:name="_Toc135307970"/>
      <w:bookmarkStart w:id="9480" w:name="_Toc135749622"/>
      <w:bookmarkStart w:id="9481" w:name="_Toc135827768"/>
      <w:bookmarkStart w:id="9482" w:name="_Toc138064851"/>
      <w:bookmarkStart w:id="9483" w:name="_Toc140134924"/>
      <w:bookmarkStart w:id="9484" w:name="_Toc141875300"/>
      <w:bookmarkStart w:id="9485" w:name="_Toc141963719"/>
      <w:bookmarkStart w:id="9486" w:name="_Toc142312467"/>
      <w:bookmarkStart w:id="9487" w:name="_Toc142383312"/>
      <w:bookmarkStart w:id="9488" w:name="_Toc142387582"/>
      <w:bookmarkStart w:id="9489" w:name="_Toc144215620"/>
      <w:bookmarkStart w:id="9490" w:name="_Toc144326745"/>
      <w:bookmarkStart w:id="9491" w:name="_Toc144410873"/>
      <w:bookmarkStart w:id="9492" w:name="_Toc144733342"/>
      <w:bookmarkStart w:id="9493" w:name="_Toc144754316"/>
      <w:bookmarkStart w:id="9494" w:name="_Toc144802452"/>
      <w:bookmarkStart w:id="9495" w:name="_Toc76654767"/>
      <w:bookmarkStart w:id="9496" w:name="_Toc77925614"/>
      <w:bookmarkStart w:id="9497" w:name="_Toc78283732"/>
      <w:bookmarkStart w:id="9498" w:name="_Toc78792844"/>
      <w:bookmarkStart w:id="9499" w:name="_Toc78793648"/>
      <w:bookmarkStart w:id="9500" w:name="_Toc78794454"/>
      <w:bookmarkStart w:id="9501" w:name="_Toc88221431"/>
      <w:bookmarkStart w:id="9502" w:name="_Toc88637962"/>
      <w:bookmarkStart w:id="9503" w:name="_Toc88645356"/>
      <w:bookmarkStart w:id="9504" w:name="_Toc88646159"/>
      <w:bookmarkStart w:id="9505" w:name="_Toc88647765"/>
      <w:bookmarkStart w:id="9506" w:name="_Toc88657844"/>
      <w:bookmarkStart w:id="9507" w:name="_Toc88658647"/>
      <w:bookmarkStart w:id="9508" w:name="_Toc88659287"/>
      <w:bookmarkStart w:id="9509" w:name="_Toc88660089"/>
      <w:bookmarkStart w:id="9510" w:name="_Toc88660890"/>
      <w:bookmarkStart w:id="9511" w:name="_Toc88659733"/>
      <w:bookmarkStart w:id="9512" w:name="_Toc89156935"/>
      <w:bookmarkStart w:id="9513" w:name="_Toc89159861"/>
      <w:bookmarkStart w:id="9514" w:name="_Toc92701314"/>
      <w:bookmarkStart w:id="9515" w:name="_Toc93657452"/>
      <w:bookmarkStart w:id="9516" w:name="_Toc99629824"/>
      <w:bookmarkStart w:id="9517" w:name="_Toc103345565"/>
      <w:bookmarkStart w:id="9518" w:name="_Toc133931310"/>
      <w:bookmarkStart w:id="9519" w:name="_Toc133939414"/>
      <w:bookmarkStart w:id="9520" w:name="_Toc134524000"/>
      <w:bookmarkStart w:id="9521" w:name="_Toc135119423"/>
      <w:bookmarkStart w:id="9522" w:name="_Toc134539837"/>
      <w:bookmarkStart w:id="9523" w:name="_Toc135307971"/>
      <w:bookmarkStart w:id="9524" w:name="_Toc135749623"/>
      <w:bookmarkStart w:id="9525" w:name="_Toc135827769"/>
      <w:bookmarkStart w:id="9526" w:name="_Toc138064852"/>
      <w:bookmarkStart w:id="9527" w:name="_Toc140134925"/>
      <w:bookmarkStart w:id="9528" w:name="_Toc141875301"/>
      <w:bookmarkStart w:id="9529" w:name="_Toc141963720"/>
      <w:bookmarkStart w:id="9530" w:name="_Toc142312468"/>
      <w:bookmarkStart w:id="9531" w:name="_Toc142383313"/>
      <w:bookmarkStart w:id="9532" w:name="_Toc142387583"/>
      <w:bookmarkStart w:id="9533" w:name="_Toc144215621"/>
      <w:bookmarkStart w:id="9534" w:name="_Toc144326746"/>
      <w:bookmarkStart w:id="9535" w:name="_Toc144410874"/>
      <w:bookmarkStart w:id="9536" w:name="_Toc144733343"/>
      <w:bookmarkStart w:id="9537" w:name="_Toc144754317"/>
      <w:bookmarkStart w:id="9538" w:name="_Toc144802453"/>
      <w:bookmarkStart w:id="9539" w:name="_Toc76654768"/>
      <w:bookmarkStart w:id="9540" w:name="_Toc77925615"/>
      <w:bookmarkStart w:id="9541" w:name="_Toc78283733"/>
      <w:bookmarkStart w:id="9542" w:name="_Toc78792845"/>
      <w:bookmarkStart w:id="9543" w:name="_Toc78793649"/>
      <w:bookmarkStart w:id="9544" w:name="_Toc78794455"/>
      <w:bookmarkStart w:id="9545" w:name="_Toc88221432"/>
      <w:bookmarkStart w:id="9546" w:name="_Toc88637963"/>
      <w:bookmarkStart w:id="9547" w:name="_Toc88645357"/>
      <w:bookmarkStart w:id="9548" w:name="_Toc88646160"/>
      <w:bookmarkStart w:id="9549" w:name="_Toc88647766"/>
      <w:bookmarkStart w:id="9550" w:name="_Toc88657845"/>
      <w:bookmarkStart w:id="9551" w:name="_Toc88658648"/>
      <w:bookmarkStart w:id="9552" w:name="_Toc88659288"/>
      <w:bookmarkStart w:id="9553" w:name="_Toc88660090"/>
      <w:bookmarkStart w:id="9554" w:name="_Toc88660891"/>
      <w:bookmarkStart w:id="9555" w:name="_Toc88659734"/>
      <w:bookmarkStart w:id="9556" w:name="_Toc89156936"/>
      <w:bookmarkStart w:id="9557" w:name="_Toc89159862"/>
      <w:bookmarkStart w:id="9558" w:name="_Toc92701315"/>
      <w:bookmarkStart w:id="9559" w:name="_Toc93657453"/>
      <w:bookmarkStart w:id="9560" w:name="_Toc99629825"/>
      <w:bookmarkStart w:id="9561" w:name="_Toc103345566"/>
      <w:bookmarkStart w:id="9562" w:name="_Toc133931311"/>
      <w:bookmarkStart w:id="9563" w:name="_Toc133939415"/>
      <w:bookmarkStart w:id="9564" w:name="_Toc134524001"/>
      <w:bookmarkStart w:id="9565" w:name="_Toc135119424"/>
      <w:bookmarkStart w:id="9566" w:name="_Toc134539838"/>
      <w:bookmarkStart w:id="9567" w:name="_Toc135307972"/>
      <w:bookmarkStart w:id="9568" w:name="_Toc135749624"/>
      <w:bookmarkStart w:id="9569" w:name="_Toc135827770"/>
      <w:bookmarkStart w:id="9570" w:name="_Toc138064853"/>
      <w:bookmarkStart w:id="9571" w:name="_Toc140134926"/>
      <w:bookmarkStart w:id="9572" w:name="_Toc141875302"/>
      <w:bookmarkStart w:id="9573" w:name="_Toc141963721"/>
      <w:bookmarkStart w:id="9574" w:name="_Toc142312469"/>
      <w:bookmarkStart w:id="9575" w:name="_Toc142383314"/>
      <w:bookmarkStart w:id="9576" w:name="_Toc142387584"/>
      <w:bookmarkStart w:id="9577" w:name="_Toc144215622"/>
      <w:bookmarkStart w:id="9578" w:name="_Toc144326747"/>
      <w:bookmarkStart w:id="9579" w:name="_Toc144410875"/>
      <w:bookmarkStart w:id="9580" w:name="_Toc144733344"/>
      <w:bookmarkStart w:id="9581" w:name="_Toc144754318"/>
      <w:bookmarkStart w:id="9582" w:name="_Toc144802454"/>
      <w:bookmarkStart w:id="9583" w:name="_Toc76654769"/>
      <w:bookmarkStart w:id="9584" w:name="_Toc77925616"/>
      <w:bookmarkStart w:id="9585" w:name="_Toc78283734"/>
      <w:bookmarkStart w:id="9586" w:name="_Toc78792846"/>
      <w:bookmarkStart w:id="9587" w:name="_Toc78793650"/>
      <w:bookmarkStart w:id="9588" w:name="_Toc78794456"/>
      <w:bookmarkStart w:id="9589" w:name="_Toc88221433"/>
      <w:bookmarkStart w:id="9590" w:name="_Toc88637964"/>
      <w:bookmarkStart w:id="9591" w:name="_Toc88645358"/>
      <w:bookmarkStart w:id="9592" w:name="_Toc88646161"/>
      <w:bookmarkStart w:id="9593" w:name="_Toc88647767"/>
      <w:bookmarkStart w:id="9594" w:name="_Toc88657846"/>
      <w:bookmarkStart w:id="9595" w:name="_Toc88658649"/>
      <w:bookmarkStart w:id="9596" w:name="_Toc88659289"/>
      <w:bookmarkStart w:id="9597" w:name="_Toc88660091"/>
      <w:bookmarkStart w:id="9598" w:name="_Toc88660892"/>
      <w:bookmarkStart w:id="9599" w:name="_Toc88659735"/>
      <w:bookmarkStart w:id="9600" w:name="_Toc89156937"/>
      <w:bookmarkStart w:id="9601" w:name="_Toc89159863"/>
      <w:bookmarkStart w:id="9602" w:name="_Toc92701316"/>
      <w:bookmarkStart w:id="9603" w:name="_Toc93657454"/>
      <w:bookmarkStart w:id="9604" w:name="_Toc99629826"/>
      <w:bookmarkStart w:id="9605" w:name="_Toc103345567"/>
      <w:bookmarkStart w:id="9606" w:name="_Toc133931312"/>
      <w:bookmarkStart w:id="9607" w:name="_Toc133939416"/>
      <w:bookmarkStart w:id="9608" w:name="_Toc134524002"/>
      <w:bookmarkStart w:id="9609" w:name="_Toc135119425"/>
      <w:bookmarkStart w:id="9610" w:name="_Toc134539839"/>
      <w:bookmarkStart w:id="9611" w:name="_Toc135307973"/>
      <w:bookmarkStart w:id="9612" w:name="_Toc135749625"/>
      <w:bookmarkStart w:id="9613" w:name="_Toc135827771"/>
      <w:bookmarkStart w:id="9614" w:name="_Toc138064854"/>
      <w:bookmarkStart w:id="9615" w:name="_Toc140134927"/>
      <w:bookmarkStart w:id="9616" w:name="_Toc141875303"/>
      <w:bookmarkStart w:id="9617" w:name="_Toc141963722"/>
      <w:bookmarkStart w:id="9618" w:name="_Toc142312470"/>
      <w:bookmarkStart w:id="9619" w:name="_Toc142383315"/>
      <w:bookmarkStart w:id="9620" w:name="_Toc142387585"/>
      <w:bookmarkStart w:id="9621" w:name="_Toc144215623"/>
      <w:bookmarkStart w:id="9622" w:name="_Toc144326748"/>
      <w:bookmarkStart w:id="9623" w:name="_Toc144410876"/>
      <w:bookmarkStart w:id="9624" w:name="_Toc144733345"/>
      <w:bookmarkStart w:id="9625" w:name="_Toc144754319"/>
      <w:bookmarkStart w:id="9626" w:name="_Toc144802455"/>
      <w:bookmarkStart w:id="9627" w:name="_Toc76654770"/>
      <w:bookmarkStart w:id="9628" w:name="_Toc77925617"/>
      <w:bookmarkStart w:id="9629" w:name="_Toc78283735"/>
      <w:bookmarkStart w:id="9630" w:name="_Toc78792847"/>
      <w:bookmarkStart w:id="9631" w:name="_Toc78793651"/>
      <w:bookmarkStart w:id="9632" w:name="_Toc78794457"/>
      <w:bookmarkStart w:id="9633" w:name="_Toc88221434"/>
      <w:bookmarkStart w:id="9634" w:name="_Toc88637965"/>
      <w:bookmarkStart w:id="9635" w:name="_Toc88645359"/>
      <w:bookmarkStart w:id="9636" w:name="_Toc88646162"/>
      <w:bookmarkStart w:id="9637" w:name="_Toc88647768"/>
      <w:bookmarkStart w:id="9638" w:name="_Toc88657847"/>
      <w:bookmarkStart w:id="9639" w:name="_Toc88658650"/>
      <w:bookmarkStart w:id="9640" w:name="_Toc88659290"/>
      <w:bookmarkStart w:id="9641" w:name="_Toc88660092"/>
      <w:bookmarkStart w:id="9642" w:name="_Toc88660893"/>
      <w:bookmarkStart w:id="9643" w:name="_Toc88659736"/>
      <w:bookmarkStart w:id="9644" w:name="_Toc89156938"/>
      <w:bookmarkStart w:id="9645" w:name="_Toc89159864"/>
      <w:bookmarkStart w:id="9646" w:name="_Toc92701317"/>
      <w:bookmarkStart w:id="9647" w:name="_Toc93657455"/>
      <w:bookmarkStart w:id="9648" w:name="_Toc99629827"/>
      <w:bookmarkStart w:id="9649" w:name="_Toc103345568"/>
      <w:bookmarkStart w:id="9650" w:name="_Toc133931313"/>
      <w:bookmarkStart w:id="9651" w:name="_Toc133939417"/>
      <w:bookmarkStart w:id="9652" w:name="_Toc134524003"/>
      <w:bookmarkStart w:id="9653" w:name="_Toc135119426"/>
      <w:bookmarkStart w:id="9654" w:name="_Toc134539840"/>
      <w:bookmarkStart w:id="9655" w:name="_Toc135307974"/>
      <w:bookmarkStart w:id="9656" w:name="_Toc135749626"/>
      <w:bookmarkStart w:id="9657" w:name="_Toc135827772"/>
      <w:bookmarkStart w:id="9658" w:name="_Toc138064855"/>
      <w:bookmarkStart w:id="9659" w:name="_Toc140134928"/>
      <w:bookmarkStart w:id="9660" w:name="_Toc141875304"/>
      <w:bookmarkStart w:id="9661" w:name="_Toc141963723"/>
      <w:bookmarkStart w:id="9662" w:name="_Toc142312471"/>
      <w:bookmarkStart w:id="9663" w:name="_Toc142383316"/>
      <w:bookmarkStart w:id="9664" w:name="_Toc142387586"/>
      <w:bookmarkStart w:id="9665" w:name="_Toc144215624"/>
      <w:bookmarkStart w:id="9666" w:name="_Toc144326749"/>
      <w:bookmarkStart w:id="9667" w:name="_Toc144410877"/>
      <w:bookmarkStart w:id="9668" w:name="_Toc144733346"/>
      <w:bookmarkStart w:id="9669" w:name="_Toc144754320"/>
      <w:bookmarkStart w:id="9670" w:name="_Toc144802456"/>
      <w:bookmarkStart w:id="9671" w:name="_Toc401938376"/>
      <w:bookmarkStart w:id="9672" w:name="_Toc500342250"/>
      <w:bookmarkStart w:id="9673" w:name="_Toc530687695"/>
      <w:bookmarkStart w:id="9674" w:name="_Toc530762285"/>
      <w:bookmarkStart w:id="9675" w:name="_Toc534728405"/>
      <w:bookmarkStart w:id="9676" w:name="_Toc534730831"/>
      <w:bookmarkStart w:id="9677" w:name="_Toc134539841"/>
      <w:bookmarkStart w:id="9678" w:name="_Toc140693287"/>
      <w:bookmarkStart w:id="9679" w:name="_Toc142387587"/>
      <w:bookmarkStart w:id="9680" w:name="_Toc153785800"/>
      <w:bookmarkStart w:id="9681" w:name="_Toc153788660"/>
      <w:bookmarkStart w:id="9682" w:name="_Toc154762604"/>
      <w:bookmarkStart w:id="9683" w:name="_Toc157610036"/>
      <w:bookmarkStart w:id="9684" w:name="_Toc195518812"/>
      <w:bookmarkStart w:id="9685" w:name="_Toc195599776"/>
      <w:bookmarkStart w:id="9686" w:name="_Toc223962161"/>
      <w:bookmarkEnd w:id="7375"/>
      <w:bookmarkEnd w:id="7376"/>
      <w:bookmarkEnd w:id="737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bookmarkEnd w:id="8866"/>
      <w:bookmarkEnd w:id="8867"/>
      <w:bookmarkEnd w:id="8868"/>
      <w:bookmarkEnd w:id="8869"/>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bookmarkEnd w:id="9006"/>
      <w:bookmarkEnd w:id="9007"/>
      <w:bookmarkEnd w:id="9008"/>
      <w:bookmarkEnd w:id="9009"/>
      <w:bookmarkEnd w:id="9010"/>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bookmarkEnd w:id="9048"/>
      <w:bookmarkEnd w:id="9049"/>
      <w:bookmarkEnd w:id="9050"/>
      <w:bookmarkEnd w:id="9051"/>
      <w:bookmarkEnd w:id="9052"/>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bookmarkEnd w:id="9138"/>
      <w:bookmarkEnd w:id="9139"/>
      <w:bookmarkEnd w:id="9140"/>
      <w:bookmarkEnd w:id="9141"/>
      <w:bookmarkEnd w:id="9142"/>
      <w:bookmarkEnd w:id="9143"/>
      <w:bookmarkEnd w:id="9144"/>
      <w:bookmarkEnd w:id="9145"/>
      <w:bookmarkEnd w:id="9146"/>
      <w:bookmarkEnd w:id="9147"/>
      <w:bookmarkEnd w:id="9148"/>
      <w:bookmarkEnd w:id="9149"/>
      <w:bookmarkEnd w:id="9150"/>
      <w:bookmarkEnd w:id="9151"/>
      <w:bookmarkEnd w:id="9152"/>
      <w:bookmarkEnd w:id="9153"/>
      <w:bookmarkEnd w:id="9154"/>
      <w:bookmarkEnd w:id="9155"/>
      <w:bookmarkEnd w:id="9156"/>
      <w:bookmarkEnd w:id="9157"/>
      <w:bookmarkEnd w:id="9158"/>
      <w:bookmarkEnd w:id="9159"/>
      <w:bookmarkEnd w:id="9160"/>
      <w:bookmarkEnd w:id="9161"/>
      <w:bookmarkEnd w:id="9162"/>
      <w:bookmarkEnd w:id="9163"/>
      <w:bookmarkEnd w:id="9164"/>
      <w:bookmarkEnd w:id="9165"/>
      <w:bookmarkEnd w:id="9166"/>
      <w:bookmarkEnd w:id="9167"/>
      <w:bookmarkEnd w:id="9168"/>
      <w:bookmarkEnd w:id="9169"/>
      <w:bookmarkEnd w:id="9170"/>
      <w:bookmarkEnd w:id="9171"/>
      <w:bookmarkEnd w:id="9172"/>
      <w:bookmarkEnd w:id="9173"/>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bookmarkEnd w:id="9212"/>
      <w:bookmarkEnd w:id="9213"/>
      <w:bookmarkEnd w:id="9214"/>
      <w:bookmarkEnd w:id="9215"/>
      <w:bookmarkEnd w:id="9216"/>
      <w:bookmarkEnd w:id="9217"/>
      <w:bookmarkEnd w:id="9218"/>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bookmarkEnd w:id="9486"/>
      <w:bookmarkEnd w:id="9487"/>
      <w:bookmarkEnd w:id="9488"/>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r w:rsidRPr="00630080">
        <w:t>Energy Meters</w:t>
      </w:r>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p>
    <w:p w14:paraId="44111F29" w14:textId="14760B9B" w:rsidR="00AC435F" w:rsidRPr="008A6454" w:rsidRDefault="006A28EB" w:rsidP="00AC435F">
      <w:pPr>
        <w:rPr>
          <w:highlight w:val="yellow"/>
        </w:rPr>
      </w:pPr>
      <w:r w:rsidRPr="00745888">
        <w:t>Energy meters</w:t>
      </w:r>
      <w:r w:rsidR="00745888">
        <w:t xml:space="preserve"> will be free issued by the Employer to be installed by the EPC/ICP Contractor. </w:t>
      </w:r>
      <w:r w:rsidR="00AC435F" w:rsidRPr="008A6454">
        <w:rPr>
          <w:highlight w:val="yellow"/>
        </w:rPr>
        <w:t>At a minimum the following requirements shall apply:</w:t>
      </w:r>
    </w:p>
    <w:p w14:paraId="5FE549F9" w14:textId="2CB49E3C" w:rsidR="00AC435F" w:rsidRPr="008A6454" w:rsidRDefault="00AC435F" w:rsidP="00AC435F">
      <w:pPr>
        <w:pStyle w:val="Bullet10"/>
        <w:tabs>
          <w:tab w:val="left" w:pos="340"/>
        </w:tabs>
        <w:rPr>
          <w:highlight w:val="yellow"/>
        </w:rPr>
      </w:pPr>
      <w:r w:rsidRPr="008A6454">
        <w:rPr>
          <w:highlight w:val="yellow"/>
        </w:rPr>
        <w:t>All electrical measurements shall have a range extending up to at least 120% of the maximum rating of the equipment</w:t>
      </w:r>
      <w:r w:rsidR="009F04F4" w:rsidRPr="008A6454">
        <w:rPr>
          <w:highlight w:val="yellow"/>
        </w:rPr>
        <w:t>;</w:t>
      </w:r>
    </w:p>
    <w:p w14:paraId="7A53CCBD" w14:textId="0013EFA0" w:rsidR="00AC435F" w:rsidRPr="008A6454" w:rsidRDefault="00AC435F" w:rsidP="00AC435F">
      <w:pPr>
        <w:pStyle w:val="Bullet10"/>
        <w:tabs>
          <w:tab w:val="left" w:pos="340"/>
        </w:tabs>
        <w:rPr>
          <w:highlight w:val="yellow"/>
        </w:rPr>
      </w:pPr>
      <w:r w:rsidRPr="008A6454">
        <w:rPr>
          <w:highlight w:val="yellow"/>
        </w:rPr>
        <w:t>To have a Class 0.2 (as per IEC 60044-1) accuracy rating,in line with local regulatory requirements</w:t>
      </w:r>
      <w:r w:rsidR="009F04F4" w:rsidRPr="008A6454">
        <w:rPr>
          <w:highlight w:val="yellow"/>
        </w:rPr>
        <w:t>; and</w:t>
      </w:r>
    </w:p>
    <w:p w14:paraId="7BE27574" w14:textId="7B143AF5" w:rsidR="00AC435F" w:rsidRPr="008A6454" w:rsidRDefault="00AC435F" w:rsidP="00AC435F">
      <w:pPr>
        <w:pStyle w:val="Bullet10"/>
        <w:tabs>
          <w:tab w:val="left" w:pos="340"/>
        </w:tabs>
        <w:rPr>
          <w:highlight w:val="yellow"/>
        </w:rPr>
      </w:pPr>
      <w:r w:rsidRPr="008A6454">
        <w:rPr>
          <w:highlight w:val="yellow"/>
        </w:rPr>
        <w:t>Check meters are</w:t>
      </w:r>
      <w:r w:rsidR="006A28EB" w:rsidRPr="00745888">
        <w:rPr>
          <w:highlight w:val="yellow"/>
        </w:rPr>
        <w:t xml:space="preserve"> to be </w:t>
      </w:r>
      <w:r w:rsidRPr="008A6454">
        <w:rPr>
          <w:highlight w:val="yellow"/>
        </w:rPr>
        <w:t>installed, irrespective of local connection requirements</w:t>
      </w:r>
      <w:r w:rsidR="009F04F4" w:rsidRPr="008A6454">
        <w:rPr>
          <w:highlight w:val="yellow"/>
        </w:rPr>
        <w:t>.</w:t>
      </w:r>
    </w:p>
    <w:p w14:paraId="5F7854FF" w14:textId="76EFCC38" w:rsidR="007F13EC" w:rsidRDefault="00745888" w:rsidP="007F13EC">
      <w:r>
        <w:rPr>
          <w:highlight w:val="yellow"/>
        </w:rPr>
        <w:t xml:space="preserve">The commissioning shall be </w:t>
      </w:r>
      <w:r w:rsidR="006A28EB" w:rsidRPr="007F13EC">
        <w:t>undertaken by</w:t>
      </w:r>
      <w:r>
        <w:t xml:space="preserve"> the Employer </w:t>
      </w:r>
      <w:r w:rsidR="006A28EB" w:rsidRPr="007F13EC">
        <w:t>appointed MOP (Meter Operator Provider</w:t>
      </w:r>
      <w:bookmarkStart w:id="9687" w:name="_Toc370254467"/>
      <w:bookmarkStart w:id="9688" w:name="_Toc411609846"/>
      <w:bookmarkStart w:id="9689" w:name="_Toc411610251"/>
      <w:bookmarkStart w:id="9690" w:name="_Toc411609847"/>
      <w:bookmarkStart w:id="9691" w:name="_Toc411610252"/>
      <w:bookmarkStart w:id="9692" w:name="_Toc411609848"/>
      <w:bookmarkStart w:id="9693" w:name="_Toc411610253"/>
      <w:bookmarkStart w:id="9694" w:name="_Toc411609849"/>
      <w:bookmarkStart w:id="9695" w:name="_Toc411610254"/>
      <w:bookmarkStart w:id="9696" w:name="_Toc411609850"/>
      <w:bookmarkStart w:id="9697" w:name="_Toc411610255"/>
      <w:bookmarkStart w:id="9698" w:name="_Toc411609851"/>
      <w:bookmarkStart w:id="9699" w:name="_Toc411610256"/>
      <w:bookmarkStart w:id="9700" w:name="_Toc411609852"/>
      <w:bookmarkStart w:id="9701" w:name="_Toc411610257"/>
      <w:bookmarkStart w:id="9702" w:name="_Toc411609853"/>
      <w:bookmarkStart w:id="9703" w:name="_Toc411610258"/>
      <w:bookmarkStart w:id="9704" w:name="_Toc411609854"/>
      <w:bookmarkStart w:id="9705" w:name="_Toc411610259"/>
      <w:bookmarkStart w:id="9706" w:name="_Toc411609855"/>
      <w:bookmarkStart w:id="9707" w:name="_Toc411610260"/>
      <w:bookmarkStart w:id="9708" w:name="_Toc411609856"/>
      <w:bookmarkStart w:id="9709" w:name="_Toc411610261"/>
      <w:bookmarkStart w:id="9710" w:name="_Toc487547350"/>
      <w:bookmarkStart w:id="9711" w:name="_Toc489859111"/>
      <w:bookmarkStart w:id="9712" w:name="_Toc500342234"/>
      <w:bookmarkStart w:id="9713" w:name="_Toc530687696"/>
      <w:bookmarkStart w:id="9714" w:name="_Toc530762286"/>
      <w:bookmarkStart w:id="9715" w:name="_Toc534728406"/>
      <w:bookmarkStart w:id="9716" w:name="_Toc534730832"/>
      <w:bookmarkStart w:id="9717" w:name="_Toc134539842"/>
      <w:bookmarkStart w:id="9718" w:name="_Toc140693288"/>
      <w:bookmarkStart w:id="9719" w:name="_Toc142387588"/>
      <w:bookmarkStart w:id="9720" w:name="_Toc153785801"/>
      <w:bookmarkStart w:id="9721" w:name="_Toc153788661"/>
      <w:bookmarkStart w:id="9722" w:name="_Toc154762605"/>
      <w:bookmarkStart w:id="9723" w:name="_Toc157610037"/>
      <w:bookmarkStart w:id="9724" w:name="_Toc195518813"/>
      <w:bookmarkStart w:id="9725" w:name="_Toc195599777"/>
      <w:bookmarkStart w:id="9726" w:name="_Toc411610262"/>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r w:rsidR="007F13EC">
        <w:t xml:space="preserve">). </w:t>
      </w:r>
    </w:p>
    <w:p w14:paraId="369107B8" w14:textId="50080A1A" w:rsidR="00AC435F" w:rsidRPr="007F13EC" w:rsidRDefault="006C0184" w:rsidP="00630080">
      <w:pPr>
        <w:pStyle w:val="Heading2"/>
        <w:ind w:hanging="284"/>
      </w:pPr>
      <w:bookmarkStart w:id="9727" w:name="_Toc223962162"/>
      <w:r w:rsidRPr="007F13EC">
        <w:t>Electrical Protection</w:t>
      </w:r>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7"/>
    </w:p>
    <w:p w14:paraId="74E1E985" w14:textId="547BC4A0" w:rsidR="00AC435F" w:rsidRPr="00AC435F" w:rsidRDefault="00AC435F" w:rsidP="00AC435F">
      <w:r w:rsidRPr="00AC435F">
        <w:t xml:space="preserve">Protection systems shall disconnect the </w:t>
      </w:r>
      <w:r w:rsidR="00E75BE9">
        <w:t>Plant</w:t>
      </w:r>
      <w:r w:rsidRPr="00AC435F">
        <w:t xml:space="preserve"> (with correct discrimination) to minimise damage from faults. Main and backup or dual protection schemes, as selected by the Contractor, shall be installed using modern protection relays. </w:t>
      </w:r>
    </w:p>
    <w:p w14:paraId="19C87EB1" w14:textId="5192F5A4" w:rsidR="00AC435F" w:rsidRPr="00AC435F" w:rsidRDefault="00AC435F" w:rsidP="00AC435F">
      <w:pPr>
        <w:pStyle w:val="Heading3"/>
      </w:pPr>
      <w:bookmarkStart w:id="9728" w:name="_Toc487547351"/>
      <w:bookmarkStart w:id="9729" w:name="_Toc489859112"/>
      <w:bookmarkStart w:id="9730" w:name="_Toc500342235"/>
      <w:bookmarkStart w:id="9731" w:name="_Toc530687697"/>
      <w:bookmarkStart w:id="9732" w:name="_Toc530762287"/>
      <w:bookmarkStart w:id="9733" w:name="_Toc534728407"/>
      <w:bookmarkStart w:id="9734" w:name="_Toc534730833"/>
      <w:bookmarkStart w:id="9735" w:name="_Toc134539843"/>
      <w:bookmarkStart w:id="9736" w:name="_Toc140693289"/>
      <w:bookmarkStart w:id="9737" w:name="_Toc142387589"/>
      <w:bookmarkStart w:id="9738" w:name="_Toc153785802"/>
      <w:bookmarkStart w:id="9739" w:name="_Toc153788662"/>
      <w:bookmarkStart w:id="9740" w:name="_Toc154762606"/>
      <w:bookmarkStart w:id="9741" w:name="_Toc157610038"/>
      <w:bookmarkStart w:id="9742" w:name="_Toc195518814"/>
      <w:bookmarkStart w:id="9743" w:name="_Toc195599778"/>
      <w:bookmarkStart w:id="9744" w:name="_Toc223962163"/>
      <w:bookmarkStart w:id="9745" w:name="_Hlk488238729"/>
      <w:bookmarkStart w:id="9746" w:name="_Toc411610263"/>
      <w:bookmarkEnd w:id="9726"/>
      <w:r w:rsidRPr="00AC435F">
        <w:t xml:space="preserve">AC </w:t>
      </w:r>
      <w:r w:rsidR="006C0184" w:rsidRPr="00AC435F">
        <w:t xml:space="preserve">Protection </w:t>
      </w:r>
      <w:r w:rsidR="00E52C64">
        <w:t>a</w:t>
      </w:r>
      <w:r w:rsidR="00D95CD9">
        <w:t>nd</w:t>
      </w:r>
      <w:r w:rsidR="006C0184" w:rsidRPr="00AC435F">
        <w:t xml:space="preserve"> Circuits</w:t>
      </w:r>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r w:rsidR="006C0184" w:rsidRPr="00AC435F">
        <w:t xml:space="preserve"> </w:t>
      </w:r>
    </w:p>
    <w:bookmarkEnd w:id="9745"/>
    <w:p w14:paraId="3BB10B04" w14:textId="3C9AFC7A" w:rsidR="00AC435F" w:rsidRPr="00AC435F" w:rsidRDefault="00AC435F" w:rsidP="00AC435F">
      <w:r w:rsidRPr="00AC435F">
        <w:t xml:space="preserve">The safety switches / circuit breakers to protect the electrical components against short circuits and overload must comply with the relevant parts of </w:t>
      </w:r>
      <w:r w:rsidR="0016433E">
        <w:t>IEC 61727</w:t>
      </w:r>
      <w:r w:rsidRPr="00AC435F">
        <w:t>, IEC 60898, IEC 60715 and IEC 60947.</w:t>
      </w:r>
    </w:p>
    <w:p w14:paraId="12007392" w14:textId="18024566" w:rsidR="00AC435F" w:rsidRPr="00AC435F" w:rsidRDefault="00AC435F" w:rsidP="00AC435F">
      <w:bookmarkStart w:id="9747" w:name="_Hlk487475329"/>
      <w:r w:rsidRPr="00AC435F">
        <w:t>The electrical installation must comply with IEC 60364 and especially part 7-712 “Requirements for special installations or locations - Solar photovoltaic (PV) power supply systems”.</w:t>
      </w:r>
    </w:p>
    <w:bookmarkEnd w:id="9747"/>
    <w:p w14:paraId="365E56B8" w14:textId="20F38379" w:rsidR="00AC435F" w:rsidRPr="00AC435F" w:rsidRDefault="00AC435F" w:rsidP="00AC435F">
      <w:pPr>
        <w:rPr>
          <w:highlight w:val="yellow"/>
        </w:rPr>
      </w:pPr>
      <w:r w:rsidRPr="00AC435F">
        <w:t xml:space="preserve">Circuit breakers and isolators, not fuses, shall be used for the AC main power line part of the </w:t>
      </w:r>
      <w:r w:rsidR="00E75BE9">
        <w:t>Plant</w:t>
      </w:r>
      <w:r w:rsidRPr="00AC435F">
        <w:t>.</w:t>
      </w:r>
    </w:p>
    <w:p w14:paraId="5C31B0E7" w14:textId="0965BAA2" w:rsidR="00AC435F" w:rsidRDefault="00AC435F" w:rsidP="00AC435F">
      <w:pPr>
        <w:pStyle w:val="Heading3"/>
      </w:pPr>
      <w:bookmarkStart w:id="9748" w:name="_Toc487547352"/>
      <w:bookmarkStart w:id="9749" w:name="_Toc489859113"/>
      <w:bookmarkStart w:id="9750" w:name="_Toc500342236"/>
      <w:bookmarkStart w:id="9751" w:name="_Toc530762288"/>
      <w:bookmarkStart w:id="9752" w:name="_Toc534728408"/>
      <w:bookmarkStart w:id="9753" w:name="_Toc534730834"/>
      <w:bookmarkStart w:id="9754" w:name="_Toc530687698"/>
      <w:bookmarkStart w:id="9755" w:name="_Toc140693290"/>
      <w:bookmarkStart w:id="9756" w:name="_Toc134539844"/>
      <w:bookmarkStart w:id="9757" w:name="_Toc142387590"/>
      <w:bookmarkStart w:id="9758" w:name="_Toc153785803"/>
      <w:bookmarkStart w:id="9759" w:name="_Toc153788663"/>
      <w:bookmarkStart w:id="9760" w:name="_Toc154762607"/>
      <w:bookmarkStart w:id="9761" w:name="_Toc157610039"/>
      <w:bookmarkStart w:id="9762" w:name="_Toc195518815"/>
      <w:bookmarkStart w:id="9763" w:name="_Toc195599779"/>
      <w:bookmarkStart w:id="9764" w:name="_Toc223962164"/>
      <w:r w:rsidRPr="00AC435F">
        <w:t xml:space="preserve">HV </w:t>
      </w:r>
      <w:r w:rsidR="006C0184" w:rsidRPr="00AC435F">
        <w:t>Switchgear</w:t>
      </w:r>
      <w:bookmarkEnd w:id="9746"/>
      <w:bookmarkEnd w:id="9748"/>
      <w:bookmarkEnd w:id="9749"/>
      <w:bookmarkEnd w:id="9750"/>
      <w:bookmarkEnd w:id="9751"/>
      <w:bookmarkEnd w:id="9752"/>
      <w:bookmarkEnd w:id="9753"/>
      <w:r w:rsidR="006C0184" w:rsidRPr="00AC435F">
        <w:t xml:space="preserve"> </w:t>
      </w:r>
      <w:bookmarkEnd w:id="9754"/>
      <w:r w:rsidR="006C0184">
        <w:t>Units</w:t>
      </w:r>
      <w:bookmarkEnd w:id="9755"/>
      <w:bookmarkEnd w:id="9756"/>
      <w:bookmarkEnd w:id="9757"/>
      <w:bookmarkEnd w:id="9758"/>
      <w:bookmarkEnd w:id="9759"/>
      <w:bookmarkEnd w:id="9760"/>
      <w:bookmarkEnd w:id="9761"/>
      <w:bookmarkEnd w:id="9762"/>
      <w:bookmarkEnd w:id="9763"/>
      <w:bookmarkEnd w:id="9764"/>
    </w:p>
    <w:p w14:paraId="647949D9" w14:textId="0704F57F" w:rsidR="00AC435F" w:rsidRPr="00AC435F" w:rsidRDefault="00AC435F" w:rsidP="00AC435F">
      <w:r w:rsidRPr="00AC435F">
        <w:t xml:space="preserve">The Contractor shall design and specify </w:t>
      </w:r>
      <w:r w:rsidR="00E75BE9">
        <w:t>Plant</w:t>
      </w:r>
      <w:r w:rsidRPr="00AC435F">
        <w:t xml:space="preserve"> switchgear to comply with all relevant regulations and design requirements as set out by the Connection Agreement and the Permits. The selected switchgear must comply with IEC 62271.</w:t>
      </w:r>
    </w:p>
    <w:p w14:paraId="1C12E433" w14:textId="70AD9C2C" w:rsidR="00AC435F" w:rsidRPr="00AC435F" w:rsidRDefault="00AC435F" w:rsidP="00AC435F">
      <w:r w:rsidRPr="005D7050">
        <w:t>All HV switchgear will be selected with the following parameters in mind to ensure optimisation.</w:t>
      </w:r>
    </w:p>
    <w:p w14:paraId="1BC92E41" w14:textId="7768A214" w:rsidR="00AC435F" w:rsidRPr="00AC435F" w:rsidRDefault="00AC435F" w:rsidP="00AC435F">
      <w:pPr>
        <w:pStyle w:val="Bullet10"/>
      </w:pPr>
      <w:r>
        <w:t>The primary current of the transformer</w:t>
      </w:r>
      <w:r w:rsidR="009F04F4">
        <w:t>;</w:t>
      </w:r>
    </w:p>
    <w:p w14:paraId="10003029" w14:textId="455FF60F" w:rsidR="00AC435F" w:rsidRPr="00AC435F" w:rsidRDefault="00AC435F" w:rsidP="00AC435F">
      <w:pPr>
        <w:pStyle w:val="Bullet10"/>
      </w:pPr>
      <w:r>
        <w:t>The insulating medium of the transformer</w:t>
      </w:r>
      <w:r w:rsidR="009F04F4">
        <w:t>;</w:t>
      </w:r>
    </w:p>
    <w:p w14:paraId="72443F60" w14:textId="5AF9961E" w:rsidR="00AC435F" w:rsidRPr="00AC435F" w:rsidRDefault="00AC435F" w:rsidP="00AC435F">
      <w:pPr>
        <w:pStyle w:val="Bullet10"/>
      </w:pPr>
      <w:r>
        <w:t xml:space="preserve">The position of the </w:t>
      </w:r>
      <w:r w:rsidR="00F44949">
        <w:t>s</w:t>
      </w:r>
      <w:r>
        <w:t>ubstation with respect to the load centre</w:t>
      </w:r>
      <w:r w:rsidR="009F04F4">
        <w:t>;</w:t>
      </w:r>
    </w:p>
    <w:p w14:paraId="3F4045B4" w14:textId="0A322220" w:rsidR="00AC435F" w:rsidRPr="00AC435F" w:rsidRDefault="00AC435F" w:rsidP="00AC435F">
      <w:pPr>
        <w:pStyle w:val="Bullet10"/>
      </w:pPr>
      <w:r>
        <w:t>The kVA rating of the transformer</w:t>
      </w:r>
      <w:r w:rsidR="009F04F4">
        <w:t>;</w:t>
      </w:r>
    </w:p>
    <w:p w14:paraId="1FBEDFBC" w14:textId="6129AA4A" w:rsidR="00AC435F" w:rsidRPr="00AC435F" w:rsidRDefault="00AC435F" w:rsidP="00AC435F">
      <w:pPr>
        <w:pStyle w:val="Bullet10"/>
      </w:pPr>
      <w:r>
        <w:t>The distance from switchgear to the transformer</w:t>
      </w:r>
      <w:r w:rsidR="009F04F4">
        <w:t>; and</w:t>
      </w:r>
      <w:r>
        <w:t xml:space="preserve"> </w:t>
      </w:r>
    </w:p>
    <w:p w14:paraId="789A04DD" w14:textId="1D4D2CE8" w:rsidR="00AC435F" w:rsidRPr="00AC435F" w:rsidRDefault="00AC435F" w:rsidP="00AC435F">
      <w:pPr>
        <w:pStyle w:val="Bullet10"/>
      </w:pPr>
      <w:r>
        <w:t>The use of protection relays suitable for the purpose of the switchgear.</w:t>
      </w:r>
    </w:p>
    <w:p w14:paraId="47B97CC2" w14:textId="77777777" w:rsidR="00AC435F" w:rsidRPr="00AC435F" w:rsidRDefault="00AC435F" w:rsidP="00AC435F">
      <w:r w:rsidRPr="00AC435F">
        <w:lastRenderedPageBreak/>
        <w:t>A sequential energisation mechanism shall be included to limit the total inrush current on energisation, as required to maintain suitable voltage levels at the connection point.</w:t>
      </w:r>
    </w:p>
    <w:p w14:paraId="31F3FCAA" w14:textId="5A4D3B4C" w:rsidR="00AC435F" w:rsidRPr="00AC435F" w:rsidRDefault="00AC435F" w:rsidP="00AC435F">
      <w:r w:rsidRPr="00AC435F">
        <w:t>Switchgear should consist of:</w:t>
      </w:r>
    </w:p>
    <w:p w14:paraId="7830C598" w14:textId="2E16E702" w:rsidR="00AC435F" w:rsidRPr="00AC435F" w:rsidRDefault="00AC435F" w:rsidP="00AC435F">
      <w:pPr>
        <w:pStyle w:val="Bullet10"/>
      </w:pPr>
      <w:r>
        <w:t>One motorised circuit breaker for protection of high voltage transformers/grid</w:t>
      </w:r>
      <w:r w:rsidR="009F04F4">
        <w:t>;</w:t>
      </w:r>
    </w:p>
    <w:p w14:paraId="02194F22" w14:textId="0225D296" w:rsidR="00AC435F" w:rsidRPr="00AC435F" w:rsidRDefault="00AC435F" w:rsidP="00AC435F">
      <w:pPr>
        <w:pStyle w:val="Bullet10"/>
      </w:pPr>
      <w:r>
        <w:t>One on-load switch disconnector per incoming feeder</w:t>
      </w:r>
      <w:r w:rsidR="009F04F4">
        <w:t>;</w:t>
      </w:r>
    </w:p>
    <w:p w14:paraId="17A2D83E" w14:textId="2C452D1E" w:rsidR="008D02B9" w:rsidRPr="00AC435F" w:rsidRDefault="008D02B9" w:rsidP="00AC435F">
      <w:pPr>
        <w:pStyle w:val="Bullet10"/>
      </w:pPr>
      <w:r w:rsidRPr="008D02B9">
        <w:t>The Applicant's equipment selection and procurement process will involve specifying non-SF6 equipment with allowable exemptions only if the operating duty cannot be met or planning parameters would otherwise be exceeded</w:t>
      </w:r>
      <w:r w:rsidR="009F04F4">
        <w:t>;</w:t>
      </w:r>
    </w:p>
    <w:p w14:paraId="1FFD8905" w14:textId="2DE70817" w:rsidR="00AC435F" w:rsidRPr="00AC435F" w:rsidRDefault="00AC435F" w:rsidP="00AC435F">
      <w:pPr>
        <w:pStyle w:val="Bullet10"/>
      </w:pPr>
      <w:r>
        <w:t>Switchgear shall include the following characteristics</w:t>
      </w:r>
      <w:r w:rsidR="009F04F4">
        <w:t>;</w:t>
      </w:r>
    </w:p>
    <w:p w14:paraId="5C7E4B1A" w14:textId="1C324B11" w:rsidR="00AC435F" w:rsidRPr="00AC435F" w:rsidRDefault="00577EFB" w:rsidP="007A202A">
      <w:pPr>
        <w:pStyle w:val="Bullet10"/>
      </w:pPr>
      <w:r>
        <w:t xml:space="preserve">Gas or air insulated switchgear </w:t>
      </w:r>
      <w:r w:rsidR="00AC435F">
        <w:t>of circuit breaker type or load-break switch suitable for purpose.</w:t>
      </w:r>
      <w:r w:rsidR="008274E2">
        <w:t xml:space="preserve"> </w:t>
      </w:r>
    </w:p>
    <w:p w14:paraId="7413FD75" w14:textId="6295DC30" w:rsidR="00AC435F" w:rsidRPr="00AC435F" w:rsidRDefault="00AC435F" w:rsidP="007A202A">
      <w:pPr>
        <w:pStyle w:val="Bullet10"/>
      </w:pPr>
      <w:r>
        <w:t>Contain all necessary relays for control of the switchgear must be state-of-the-art and comply with relevant IEC/IEEE standards</w:t>
      </w:r>
      <w:r w:rsidR="009F04F4">
        <w:t>;</w:t>
      </w:r>
    </w:p>
    <w:p w14:paraId="3DEF699D" w14:textId="0A5198DA" w:rsidR="00AC435F" w:rsidRPr="00AC435F" w:rsidRDefault="00AC435F" w:rsidP="007A202A">
      <w:pPr>
        <w:pStyle w:val="Bullet10"/>
      </w:pPr>
      <w:r>
        <w:t>Include metering and protection CTs and VTs</w:t>
      </w:r>
      <w:r w:rsidR="009F04F4">
        <w:t>;</w:t>
      </w:r>
    </w:p>
    <w:p w14:paraId="24B38C78" w14:textId="216A6485" w:rsidR="00AC435F" w:rsidRPr="00AC435F" w:rsidRDefault="00AC435F" w:rsidP="007A202A">
      <w:pPr>
        <w:pStyle w:val="Bullet10"/>
      </w:pPr>
      <w:r>
        <w:t>Include interface protection with the external grid and shall also include the current protection relays (50-51, 50-51N, 67/67N, 27, 59, 81, 86)</w:t>
      </w:r>
      <w:r w:rsidR="009F04F4">
        <w:t>;</w:t>
      </w:r>
    </w:p>
    <w:p w14:paraId="1720A8AB" w14:textId="44775C5D" w:rsidR="00AC435F" w:rsidRPr="00AC435F" w:rsidRDefault="00AC435F" w:rsidP="007A202A">
      <w:pPr>
        <w:pStyle w:val="Bullet10"/>
      </w:pPr>
      <w:r>
        <w:t>Incorporate all necessary measuring and metering devices</w:t>
      </w:r>
      <w:r w:rsidR="009F04F4">
        <w:t>;</w:t>
      </w:r>
    </w:p>
    <w:p w14:paraId="5AF37020" w14:textId="42A28F56" w:rsidR="00AC435F" w:rsidRPr="00AC435F" w:rsidRDefault="00AC435F" w:rsidP="007A202A">
      <w:pPr>
        <w:pStyle w:val="Bullet10"/>
      </w:pPr>
      <w:r>
        <w:t>Include local current and voltage metering indicators for all switchgear units</w:t>
      </w:r>
      <w:r w:rsidR="009F04F4">
        <w:t>;</w:t>
      </w:r>
    </w:p>
    <w:p w14:paraId="48216AD2" w14:textId="1956996B" w:rsidR="00AC435F" w:rsidRPr="00AC435F" w:rsidRDefault="00AC435F" w:rsidP="007A202A">
      <w:pPr>
        <w:pStyle w:val="Bullet10"/>
      </w:pPr>
      <w:r>
        <w:t>Earth switching</w:t>
      </w:r>
      <w:r w:rsidR="009F04F4">
        <w:t>;</w:t>
      </w:r>
    </w:p>
    <w:p w14:paraId="450BC30B" w14:textId="53F3426E" w:rsidR="00AC435F" w:rsidRPr="00AC435F" w:rsidRDefault="00AC435F" w:rsidP="007A202A">
      <w:pPr>
        <w:pStyle w:val="Bullet10"/>
      </w:pPr>
      <w:r>
        <w:t>Suitable earthing and bonding</w:t>
      </w:r>
      <w:r w:rsidR="009F04F4">
        <w:t>;</w:t>
      </w:r>
    </w:p>
    <w:p w14:paraId="6F466525" w14:textId="584DF37E" w:rsidR="00AC435F" w:rsidRPr="00AC435F" w:rsidRDefault="00AC435F" w:rsidP="007A202A">
      <w:pPr>
        <w:pStyle w:val="Bullet10"/>
      </w:pPr>
      <w:r>
        <w:t>Include provision for providing status and live HV indication to operators</w:t>
      </w:r>
      <w:r w:rsidR="009F04F4">
        <w:t>;</w:t>
      </w:r>
    </w:p>
    <w:p w14:paraId="7AA328B6" w14:textId="10BFCB34" w:rsidR="00AC435F" w:rsidRPr="00AC435F" w:rsidRDefault="00AC435F" w:rsidP="00AC435F">
      <w:pPr>
        <w:pStyle w:val="Bullet10"/>
      </w:pPr>
      <w:r>
        <w:t>Provision shall be provided for integrating the remote control and status indication from the circuit breaker, switches and relays to the control room through SCADA</w:t>
      </w:r>
      <w:r w:rsidR="009F04F4">
        <w:t>;</w:t>
      </w:r>
    </w:p>
    <w:p w14:paraId="605DBA16" w14:textId="1A6FE3D1" w:rsidR="00AC435F" w:rsidRPr="00AC435F" w:rsidRDefault="00AC435F" w:rsidP="00AC435F">
      <w:pPr>
        <w:pStyle w:val="Bullet10"/>
      </w:pPr>
      <w:r>
        <w:t>Switchgear should be controlled by interlocking keys where required to ensure strict compliance with correct operating/isolation sequences</w:t>
      </w:r>
      <w:r w:rsidR="00BC0114">
        <w:t xml:space="preserve"> and enforce operating state</w:t>
      </w:r>
      <w:r>
        <w:t>. The interlocking mechanism shall ensure the personnel and equipment safety and include following interlocks as minimum:</w:t>
      </w:r>
    </w:p>
    <w:p w14:paraId="06B8D475" w14:textId="3EFA2E0D" w:rsidR="00AC435F" w:rsidRPr="00AC435F" w:rsidRDefault="00AC435F" w:rsidP="00A044C9">
      <w:pPr>
        <w:pStyle w:val="Bullet2"/>
      </w:pPr>
      <w:r w:rsidRPr="00AC435F">
        <w:t>between switch disconnector and earth switch</w:t>
      </w:r>
      <w:r w:rsidR="0002592C">
        <w:t>;</w:t>
      </w:r>
    </w:p>
    <w:p w14:paraId="7BBB46A5" w14:textId="1B5F5247" w:rsidR="00AC435F" w:rsidRDefault="00AC435F" w:rsidP="00A044C9">
      <w:pPr>
        <w:pStyle w:val="Bullet2"/>
      </w:pPr>
      <w:r w:rsidRPr="00AC435F">
        <w:t>between earth switch and circuit breaker</w:t>
      </w:r>
      <w:r w:rsidR="0002592C">
        <w:t>;</w:t>
      </w:r>
    </w:p>
    <w:p w14:paraId="494C15F3" w14:textId="350CECDF" w:rsidR="00BC0114" w:rsidRPr="00AC435F" w:rsidRDefault="00BC0114" w:rsidP="00A044C9">
      <w:pPr>
        <w:pStyle w:val="Bullet2"/>
      </w:pPr>
      <w:r>
        <w:t>across operational boundaries;</w:t>
      </w:r>
    </w:p>
    <w:p w14:paraId="5A922658" w14:textId="567E583A" w:rsidR="00AC435F" w:rsidRPr="00AC435F" w:rsidRDefault="00AC435F" w:rsidP="00A044C9">
      <w:pPr>
        <w:pStyle w:val="Bullet2"/>
      </w:pPr>
      <w:r w:rsidRPr="00AC435F">
        <w:t>cable compartment covers (when switchgear is live)</w:t>
      </w:r>
      <w:r w:rsidR="0002592C">
        <w:t>;</w:t>
      </w:r>
      <w:r w:rsidR="009F04F4">
        <w:t xml:space="preserve"> and</w:t>
      </w:r>
    </w:p>
    <w:p w14:paraId="33D5E84B" w14:textId="1F53F50E" w:rsidR="00AC435F" w:rsidRPr="00AC435F" w:rsidRDefault="00AC435F" w:rsidP="00A044C9">
      <w:pPr>
        <w:pStyle w:val="Bullet2"/>
      </w:pPr>
      <w:r w:rsidRPr="00AC435F">
        <w:t>covers containing any live parts</w:t>
      </w:r>
      <w:r w:rsidR="0002592C">
        <w:t>;</w:t>
      </w:r>
    </w:p>
    <w:p w14:paraId="303D556C" w14:textId="186B8E4D" w:rsidR="00AC435F" w:rsidRPr="00AC435F" w:rsidRDefault="00AC435F" w:rsidP="00AC435F">
      <w:pPr>
        <w:pStyle w:val="Bullet10"/>
      </w:pPr>
      <w:r>
        <w:t>Switchgear shall provide easy access to the cable compartment for maintenanc</w:t>
      </w:r>
      <w:r w:rsidR="009F04F4">
        <w:t>e; and</w:t>
      </w:r>
    </w:p>
    <w:p w14:paraId="3C02D159" w14:textId="2E4F487A" w:rsidR="00AC435F" w:rsidRPr="00AC435F" w:rsidRDefault="00AC435F" w:rsidP="00AC435F">
      <w:pPr>
        <w:pStyle w:val="Bullet10"/>
      </w:pPr>
      <w:r>
        <w:t>Switchgear shall be capable of operating in a temperature range of -25 C to +55 C and a relative humidity range of 5% to 95% and in the Site Conditions.</w:t>
      </w:r>
    </w:p>
    <w:p w14:paraId="53261740" w14:textId="3BF9BE35" w:rsidR="00AC435F" w:rsidRPr="00AC435F" w:rsidRDefault="00FD18D8" w:rsidP="00AC435F">
      <w:pPr>
        <w:pStyle w:val="Heading3"/>
      </w:pPr>
      <w:bookmarkStart w:id="9765" w:name="_Toc411610264"/>
      <w:bookmarkStart w:id="9766" w:name="_Toc487547353"/>
      <w:bookmarkStart w:id="9767" w:name="_Toc489859114"/>
      <w:bookmarkStart w:id="9768" w:name="_Toc500342237"/>
      <w:bookmarkStart w:id="9769" w:name="_Toc530687699"/>
      <w:bookmarkStart w:id="9770" w:name="_Toc530762289"/>
      <w:bookmarkStart w:id="9771" w:name="_Toc534728409"/>
      <w:bookmarkStart w:id="9772" w:name="_Toc534730835"/>
      <w:bookmarkStart w:id="9773" w:name="_Toc134539845"/>
      <w:bookmarkStart w:id="9774" w:name="_Toc140693291"/>
      <w:bookmarkStart w:id="9775" w:name="_Toc142387591"/>
      <w:bookmarkStart w:id="9776" w:name="_Toc153785804"/>
      <w:bookmarkStart w:id="9777" w:name="_Toc153788664"/>
      <w:bookmarkStart w:id="9778" w:name="_Toc154762608"/>
      <w:bookmarkStart w:id="9779" w:name="_Toc157610040"/>
      <w:bookmarkStart w:id="9780" w:name="_Toc195518816"/>
      <w:bookmarkStart w:id="9781" w:name="_Toc195599780"/>
      <w:bookmarkStart w:id="9782" w:name="_Toc223962165"/>
      <w:r>
        <w:t>LV</w:t>
      </w:r>
      <w:r w:rsidR="00AC435F" w:rsidRPr="00AC435F">
        <w:t xml:space="preserve"> AC </w:t>
      </w:r>
      <w:r w:rsidR="006C0184" w:rsidRPr="00AC435F">
        <w:t xml:space="preserve">Protection </w:t>
      </w:r>
      <w:r w:rsidR="00E52C64">
        <w:t>a</w:t>
      </w:r>
      <w:r w:rsidR="00D95CD9">
        <w:t>nd</w:t>
      </w:r>
      <w:r w:rsidR="006C0184" w:rsidRPr="00AC435F">
        <w:t xml:space="preserve"> Auxiliary Services</w:t>
      </w:r>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r w:rsidR="006C0184" w:rsidRPr="00AC435F">
        <w:t xml:space="preserve"> </w:t>
      </w:r>
    </w:p>
    <w:p w14:paraId="7756DCDF" w14:textId="2C1ADB7E" w:rsidR="00AC435F" w:rsidRPr="00AC435F" w:rsidRDefault="00AC435F" w:rsidP="00AC435F">
      <w:r w:rsidRPr="00AC435F">
        <w:t xml:space="preserve">The </w:t>
      </w:r>
      <w:r w:rsidR="00E75BE9">
        <w:t>Plant</w:t>
      </w:r>
      <w:r w:rsidRPr="00AC435F">
        <w:t xml:space="preserve"> design will include suitable provision of low voltage AC power to serve the necessary auxiliary loads, such as: power supplies for monitoring and weather systems, UPS system, if applicable, inverter ventilation fans, </w:t>
      </w:r>
      <w:r w:rsidR="00FD18D8">
        <w:t>and fire detection and suppression system, PPC, EMS and SCADA systems,</w:t>
      </w:r>
      <w:r w:rsidRPr="00AC435F">
        <w:t xml:space="preserve"> power outlets and lighting, etc. AC power may be provided from auxiliary transformers, direct low voltage connection to the grid, via string inverters, or via another methodology accepted by the </w:t>
      </w:r>
      <w:r w:rsidR="00C010E5">
        <w:t>Employer</w:t>
      </w:r>
      <w:r w:rsidRPr="00AC435F">
        <w:t>.</w:t>
      </w:r>
    </w:p>
    <w:p w14:paraId="5A64430F" w14:textId="7F40EBF3" w:rsidR="00AC435F" w:rsidRPr="00AC435F" w:rsidRDefault="00AC435F" w:rsidP="00AC435F">
      <w:r w:rsidRPr="00AC435F">
        <w:t>Each auxiliary transformer and distribution circuit will be sized according to the load and be protected with circuit breakers, short circuit protection and residual current devices (as necessary).</w:t>
      </w:r>
    </w:p>
    <w:p w14:paraId="536D6D97" w14:textId="7F03FCE4" w:rsidR="00AC435F" w:rsidRPr="00AC435F" w:rsidRDefault="00AF7AC7" w:rsidP="00AC435F">
      <w:pPr>
        <w:pStyle w:val="Heading2"/>
      </w:pPr>
      <w:bookmarkStart w:id="9783" w:name="_Toc530584814"/>
      <w:bookmarkStart w:id="9784" w:name="_Toc530687700"/>
      <w:bookmarkStart w:id="9785" w:name="_Toc530762290"/>
      <w:bookmarkStart w:id="9786" w:name="_Toc534728410"/>
      <w:bookmarkStart w:id="9787" w:name="_Toc534730836"/>
      <w:bookmarkStart w:id="9788" w:name="_Toc134539846"/>
      <w:bookmarkStart w:id="9789" w:name="_Toc140693292"/>
      <w:bookmarkStart w:id="9790" w:name="_Toc142387592"/>
      <w:bookmarkStart w:id="9791" w:name="_Toc153785805"/>
      <w:bookmarkStart w:id="9792" w:name="_Toc153788665"/>
      <w:bookmarkStart w:id="9793" w:name="_Ref154740110"/>
      <w:bookmarkStart w:id="9794" w:name="_Toc154762609"/>
      <w:bookmarkStart w:id="9795" w:name="_Toc157610041"/>
      <w:bookmarkStart w:id="9796" w:name="_Toc195518817"/>
      <w:bookmarkStart w:id="9797" w:name="_Toc195599781"/>
      <w:bookmarkStart w:id="9798" w:name="_Toc223962166"/>
      <w:bookmarkStart w:id="9799" w:name="_Ref390428144"/>
      <w:bookmarkStart w:id="9800" w:name="_Toc411610265"/>
      <w:bookmarkStart w:id="9801" w:name="_Toc487547355"/>
      <w:bookmarkStart w:id="9802" w:name="_Toc489859116"/>
      <w:bookmarkStart w:id="9803" w:name="_Toc500342239"/>
      <w:bookmarkStart w:id="9804" w:name="_Toc244069824"/>
      <w:bookmarkStart w:id="9805" w:name="_Toc364357673"/>
      <w:bookmarkStart w:id="9806" w:name="_Toc364440652"/>
      <w:r>
        <w:lastRenderedPageBreak/>
        <w:t xml:space="preserve">Lightning Protection </w:t>
      </w:r>
      <w:r w:rsidR="002C296D">
        <w:t>a</w:t>
      </w:r>
      <w:r>
        <w:t>nd Earthing System</w:t>
      </w:r>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p>
    <w:p w14:paraId="28121D36" w14:textId="2B383A39" w:rsidR="00AC435F" w:rsidRPr="00AC435F" w:rsidRDefault="00AF7AC7" w:rsidP="00AC435F">
      <w:pPr>
        <w:pStyle w:val="Heading3"/>
      </w:pPr>
      <w:bookmarkStart w:id="9807" w:name="_Toc530687701"/>
      <w:bookmarkStart w:id="9808" w:name="_Toc530762291"/>
      <w:bookmarkStart w:id="9809" w:name="_Toc534728411"/>
      <w:bookmarkStart w:id="9810" w:name="_Toc534730837"/>
      <w:bookmarkStart w:id="9811" w:name="_Toc134539847"/>
      <w:bookmarkStart w:id="9812" w:name="_Toc140693293"/>
      <w:bookmarkStart w:id="9813" w:name="_Toc142387593"/>
      <w:bookmarkStart w:id="9814" w:name="_Toc153785806"/>
      <w:bookmarkStart w:id="9815" w:name="_Toc153788666"/>
      <w:bookmarkStart w:id="9816" w:name="_Toc154762610"/>
      <w:bookmarkStart w:id="9817" w:name="_Toc157610042"/>
      <w:bookmarkStart w:id="9818" w:name="_Toc195518818"/>
      <w:bookmarkStart w:id="9819" w:name="_Toc195599782"/>
      <w:bookmarkStart w:id="9820" w:name="_Toc223962167"/>
      <w:bookmarkStart w:id="9821" w:name="_Toc530660350"/>
      <w:r w:rsidRPr="00AC435F">
        <w:t xml:space="preserve">Lightning System </w:t>
      </w:r>
      <w:r>
        <w:t>a</w:t>
      </w:r>
      <w:r w:rsidRPr="00AC435F">
        <w:t>nd Overvoltage Protection</w:t>
      </w:r>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p>
    <w:bookmarkEnd w:id="9799"/>
    <w:bookmarkEnd w:id="9800"/>
    <w:bookmarkEnd w:id="9801"/>
    <w:bookmarkEnd w:id="9802"/>
    <w:bookmarkEnd w:id="9803"/>
    <w:bookmarkEnd w:id="9821"/>
    <w:p w14:paraId="59F774E9" w14:textId="6A9C18D9" w:rsidR="00AC435F" w:rsidRDefault="00AC435F" w:rsidP="00AC435F">
      <w:r w:rsidRPr="00AC435F">
        <w:t xml:space="preserve">A lightning and overvoltage protection system shall be designed according to IEC 62305, all parts and country-specific regulations. The </w:t>
      </w:r>
      <w:r w:rsidR="00E75BE9">
        <w:t>Plant</w:t>
      </w:r>
      <w:r w:rsidRPr="00AC435F">
        <w:t xml:space="preserve"> shall be equipped with a lightning protection system whose LPS class should be defined by a lightning risk assessment. </w:t>
      </w:r>
    </w:p>
    <w:p w14:paraId="2EF41F10" w14:textId="326178B9" w:rsidR="007A3075" w:rsidRPr="00AC435F" w:rsidRDefault="007A3075" w:rsidP="00AC435F">
      <w:r>
        <w:t xml:space="preserve">The Lightning study will be conducted by the </w:t>
      </w:r>
      <w:r w:rsidR="008034BF">
        <w:t>Contractor or any ICP Subcontractor</w:t>
      </w:r>
      <w:r w:rsidR="008034BF" w:rsidDel="008034BF">
        <w:t xml:space="preserve"> </w:t>
      </w:r>
      <w:r>
        <w:t xml:space="preserve">who will disseminate on release. </w:t>
      </w:r>
      <w:r w:rsidR="000159D7">
        <w:t>T</w:t>
      </w:r>
      <w:r w:rsidR="006E44CF">
        <w:t xml:space="preserve">he Contractor or </w:t>
      </w:r>
      <w:r w:rsidR="000159D7">
        <w:t>a</w:t>
      </w:r>
      <w:r w:rsidR="00906DD5">
        <w:t>ny ICP Subcontractor</w:t>
      </w:r>
      <w:r w:rsidR="00C711C7">
        <w:t xml:space="preserve"> </w:t>
      </w:r>
      <w:r>
        <w:t>will</w:t>
      </w:r>
      <w:r w:rsidR="00C711C7">
        <w:t xml:space="preserve"> design the appropriate Lightning protection system for the Plant, of which each Contractor will be responsible to install within their own CDM area (i.e. Contractor will install the designed protection within their area of the Plant).</w:t>
      </w:r>
      <w:r>
        <w:t xml:space="preserve"> </w:t>
      </w:r>
    </w:p>
    <w:p w14:paraId="054CF5C0" w14:textId="275E7DFE" w:rsidR="00AC435F" w:rsidRPr="00AC435F" w:rsidRDefault="00AC435F" w:rsidP="00AC435F">
      <w:r w:rsidRPr="00AC435F">
        <w:t xml:space="preserve">The risk assessment </w:t>
      </w:r>
      <w:r w:rsidR="005E0154">
        <w:t>must</w:t>
      </w:r>
      <w:r w:rsidR="005E0154" w:rsidRPr="00AC435F">
        <w:t xml:space="preserve"> </w:t>
      </w:r>
      <w:r w:rsidRPr="00AC435F">
        <w:t xml:space="preserve">be undertaken to define the protection against physical damage to structures, life hazard and protection of electrical and electronic systems. The risk assessment should consider protection requirements from site mobilisation and the protection scheme to be implemented for the temporary construction compound. </w:t>
      </w:r>
    </w:p>
    <w:p w14:paraId="747C77D3" w14:textId="773E8E4D" w:rsidR="00AC435F" w:rsidRPr="00AC435F" w:rsidRDefault="00AC435F" w:rsidP="00AC435F">
      <w:r w:rsidRPr="00AC435F">
        <w:t xml:space="preserve">The main components and systems belonging to the </w:t>
      </w:r>
      <w:r w:rsidR="00E75BE9">
        <w:t>Plant</w:t>
      </w:r>
      <w:r w:rsidRPr="00AC435F">
        <w:t>’s lightning protection system are listed below:</w:t>
      </w:r>
    </w:p>
    <w:p w14:paraId="660DD8E1" w14:textId="32845DFE" w:rsidR="00AC435F" w:rsidRPr="00AC435F" w:rsidRDefault="00AC435F" w:rsidP="00AC435F">
      <w:pPr>
        <w:pStyle w:val="Bullet10"/>
      </w:pPr>
      <w:r>
        <w:t>External lightning system (structural lightning protection)</w:t>
      </w:r>
      <w:r w:rsidR="009F04F4">
        <w:t>; and</w:t>
      </w:r>
    </w:p>
    <w:p w14:paraId="3C461A10" w14:textId="5958E57D" w:rsidR="00AC435F" w:rsidRPr="00AC435F" w:rsidRDefault="00AC435F" w:rsidP="00AC435F">
      <w:pPr>
        <w:pStyle w:val="Bullet10"/>
      </w:pPr>
      <w:r>
        <w:t>Internal lightning protection (electrical and electronic system protection).</w:t>
      </w:r>
    </w:p>
    <w:p w14:paraId="6862A7FC" w14:textId="4601105D" w:rsidR="00AC435F" w:rsidRPr="00AC435F" w:rsidRDefault="00AC435F" w:rsidP="00AC435F">
      <w:r w:rsidRPr="00AC435F">
        <w:t xml:space="preserve">The necessity of an external lightning system shall be established in a lightning risk assessment. Where required, the external lightning system shall consist of an air termination network, down conductors and bonding connections to the earthing system, its scope is to protect the fabric of buildings and structures against lightning damage. </w:t>
      </w:r>
    </w:p>
    <w:p w14:paraId="2BD35606" w14:textId="2F93E5E1" w:rsidR="00AC435F" w:rsidRPr="00AC435F" w:rsidRDefault="00AC435F" w:rsidP="00AC435F">
      <w:r w:rsidRPr="00AC435F">
        <w:t xml:space="preserve">The internal lightning protection of the installation shall mainly consist of </w:t>
      </w:r>
      <w:r w:rsidR="002A78F6" w:rsidRPr="003A5029">
        <w:rPr>
          <w:rFonts w:eastAsia="SimSun" w:cstheme="minorHAnsi"/>
        </w:rPr>
        <w:t>Surge Protection Devices (‘SPDs’)</w:t>
      </w:r>
      <w:r w:rsidRPr="00AC435F">
        <w:t xml:space="preserve"> at the origin of the power and communication lines and near to the electrical components to be protected, and will be rated to ensure their protection against overvoltage as per the lightning risk assessment or the specific overvoltage protection study.</w:t>
      </w:r>
    </w:p>
    <w:p w14:paraId="46E62CF6" w14:textId="10032065" w:rsidR="002A78F6" w:rsidRPr="003173D4" w:rsidRDefault="002A78F6" w:rsidP="00AC435F">
      <w:pPr>
        <w:rPr>
          <w:rFonts w:eastAsia="SimSun" w:cstheme="minorHAnsi"/>
        </w:rPr>
      </w:pPr>
      <w:r w:rsidRPr="003A5029">
        <w:rPr>
          <w:rFonts w:eastAsia="SimSun" w:cstheme="minorHAnsi"/>
        </w:rPr>
        <w:t xml:space="preserve">The type and characteristics of the SPDs to be installed must be in line with the lightning risk assessment or the specific overvoltage protection study. The assessment/study should specify at minimum the type, voltage protection level, maximum continuous operating voltage, nominal discharge current, insulation requirements etc. The surge protection equipment and Insulation Co-ordination Study shall ensure protection against voltage transients as well as electromagnetic interferences arising from such disturbances as switching operations, secondary induced potentials and load rejection (including islanding configuration events if applicable). Electrical precautions to eliminate the possibility of equipment acting as a source of lightning-induced transients into the grid and other </w:t>
      </w:r>
      <w:r>
        <w:rPr>
          <w:rFonts w:eastAsia="SimSun" w:cstheme="minorHAnsi"/>
        </w:rPr>
        <w:t>Plant</w:t>
      </w:r>
      <w:r w:rsidRPr="003A5029">
        <w:rPr>
          <w:rFonts w:eastAsia="SimSun" w:cstheme="minorHAnsi"/>
        </w:rPr>
        <w:t xml:space="preserve"> components shall be implemented.</w:t>
      </w:r>
    </w:p>
    <w:p w14:paraId="6597F819" w14:textId="0F32913E" w:rsidR="00AC435F" w:rsidRPr="00AC435F" w:rsidRDefault="007B7EF2" w:rsidP="00AC435F">
      <w:pPr>
        <w:pStyle w:val="Heading3"/>
      </w:pPr>
      <w:bookmarkStart w:id="9822" w:name="_Toc530687703"/>
      <w:bookmarkStart w:id="9823" w:name="_Toc530762292"/>
      <w:bookmarkStart w:id="9824" w:name="_Toc534728412"/>
      <w:bookmarkStart w:id="9825" w:name="_Toc534730838"/>
      <w:bookmarkStart w:id="9826" w:name="_Toc134539848"/>
      <w:bookmarkStart w:id="9827" w:name="_Toc140693294"/>
      <w:bookmarkStart w:id="9828" w:name="_Toc142387594"/>
      <w:bookmarkStart w:id="9829" w:name="_Toc153785807"/>
      <w:bookmarkStart w:id="9830" w:name="_Toc153788667"/>
      <w:bookmarkStart w:id="9831" w:name="_Toc154762611"/>
      <w:bookmarkStart w:id="9832" w:name="_Toc157610043"/>
      <w:bookmarkStart w:id="9833" w:name="_Toc195518819"/>
      <w:bookmarkStart w:id="9834" w:name="_Toc195599783"/>
      <w:bookmarkStart w:id="9835" w:name="_Toc223962168"/>
      <w:r w:rsidRPr="00AC435F">
        <w:t>Earthing System</w:t>
      </w:r>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p>
    <w:p w14:paraId="188AE71A" w14:textId="085618B6" w:rsidR="003A753A" w:rsidRDefault="003A753A" w:rsidP="00AC435F">
      <w:r>
        <w:t xml:space="preserve">The </w:t>
      </w:r>
      <w:r w:rsidR="00B90D7B">
        <w:t xml:space="preserve">earthing </w:t>
      </w:r>
      <w:r>
        <w:t xml:space="preserve">study will be conducted by </w:t>
      </w:r>
      <w:r w:rsidR="000159D7">
        <w:t xml:space="preserve">the Contractor or </w:t>
      </w:r>
      <w:r w:rsidR="00906DD5">
        <w:t>any ICP Subcontractor</w:t>
      </w:r>
      <w:r>
        <w:t xml:space="preserve"> who will disseminate on release. </w:t>
      </w:r>
      <w:r w:rsidR="000159D7">
        <w:t>The Contractor or a</w:t>
      </w:r>
      <w:r w:rsidR="00906DD5">
        <w:t>ny ICP Subcontractor</w:t>
      </w:r>
      <w:r>
        <w:t xml:space="preserve"> will design the appropriate </w:t>
      </w:r>
      <w:r w:rsidR="00B90D7B">
        <w:t xml:space="preserve">earthing </w:t>
      </w:r>
      <w:r>
        <w:t xml:space="preserve">protection system for the Plant, of which each Contractor will be responsible to install within their own CDM area. </w:t>
      </w:r>
    </w:p>
    <w:p w14:paraId="1215C1B5" w14:textId="314A6D2D" w:rsidR="00AC435F" w:rsidRDefault="00AC435F" w:rsidP="00AC435F">
      <w:r w:rsidRPr="00AC435F">
        <w:lastRenderedPageBreak/>
        <w:t xml:space="preserve">During pre-construction, an earthing study will be undertaken for the estimation of the earth potential rise expected for the Site. The earthing arrangement will be designed and installed based on the results and recommendations made in the earthing study and according to the Standards and Regulations for the </w:t>
      </w:r>
      <w:r w:rsidR="00E75BE9">
        <w:t>Plant</w:t>
      </w:r>
      <w:r w:rsidRPr="00AC435F">
        <w:t>. Compatibility with the expectations of the study should be verified after the implementation of the earthing system.</w:t>
      </w:r>
    </w:p>
    <w:p w14:paraId="3C621931" w14:textId="2CFAD2F1" w:rsidR="00587881" w:rsidRPr="00AC435F" w:rsidRDefault="00587881" w:rsidP="00AC435F">
      <w:r w:rsidRPr="00AC435F">
        <w:t xml:space="preserve">The Contractor shall provide the complete earthing system to provide a safe </w:t>
      </w:r>
      <w:r>
        <w:t>Plant</w:t>
      </w:r>
      <w:r w:rsidRPr="00AC435F">
        <w:t>.</w:t>
      </w:r>
    </w:p>
    <w:p w14:paraId="67B5026F" w14:textId="1B7B91DA" w:rsidR="00AC435F" w:rsidRPr="00AC435F" w:rsidRDefault="00AC435F" w:rsidP="00AC435F">
      <w:r w:rsidRPr="00AC435F">
        <w:t>The cross-sectional area of the earthing conductors should be chosen to carry, without danger, the greatest earth fault currents and leakage currents likely to occur while having regard to thermal and electromechanical stresses.</w:t>
      </w:r>
    </w:p>
    <w:p w14:paraId="262B59AE" w14:textId="72F9427A" w:rsidR="00AC435F" w:rsidRPr="00AC435F" w:rsidRDefault="00AC435F" w:rsidP="00AC435F">
      <w:r w:rsidRPr="00AC435F">
        <w:t xml:space="preserve">The earthing system and its connections and components must be designed </w:t>
      </w:r>
      <w:r w:rsidR="0048551B" w:rsidRPr="003A5029">
        <w:rPr>
          <w:rFonts w:eastAsia="SimSun" w:cstheme="minorHAnsi"/>
        </w:rPr>
        <w:t>as a minimum for the Design Life</w:t>
      </w:r>
      <w:r w:rsidR="0048551B" w:rsidRPr="00AC435F">
        <w:t xml:space="preserve"> </w:t>
      </w:r>
      <w:r w:rsidRPr="00AC435F">
        <w:t xml:space="preserve">to have adequate mechanical strength, protection and stability against corrosion including oxidation, formation of an electrolytic couple, electrolysis, etc. </w:t>
      </w:r>
    </w:p>
    <w:p w14:paraId="512F5B21" w14:textId="737BF869" w:rsidR="0048551B" w:rsidRPr="00AC435F" w:rsidRDefault="00AC435F" w:rsidP="00AC435F">
      <w:r w:rsidRPr="00AC435F">
        <w:t xml:space="preserve">The earthing design must respect the permissible touch voltage and permissible step voltage, transferred potentials and electromagnetic compatibility requirements according to the </w:t>
      </w:r>
      <w:r w:rsidR="0048551B">
        <w:t xml:space="preserve">Applicable </w:t>
      </w:r>
      <w:r w:rsidRPr="00AC435F">
        <w:t xml:space="preserve">Standards and Regulations for the </w:t>
      </w:r>
      <w:r w:rsidR="00E75BE9">
        <w:t>Plant</w:t>
      </w:r>
      <w:r w:rsidRPr="00AC435F">
        <w:t>. Furthermore, the earthing system shall be designed, constructed and erected to safely withstand the mechanical and thermal effects resulting from short-circuit currents.</w:t>
      </w:r>
    </w:p>
    <w:p w14:paraId="1E752607" w14:textId="21EC27DC" w:rsidR="00AC435F" w:rsidRPr="00AC435F" w:rsidRDefault="00AC435F" w:rsidP="00AC435F">
      <w:r w:rsidRPr="00AC435F">
        <w:t xml:space="preserve">The earthing system shall be consistent with any requirements of the </w:t>
      </w:r>
      <w:r w:rsidR="00C83C2D">
        <w:t xml:space="preserve">Connection </w:t>
      </w:r>
      <w:r w:rsidR="00A731B4">
        <w:t>Agreement</w:t>
      </w:r>
      <w:r w:rsidR="00A731B4" w:rsidRPr="00AC435F">
        <w:t xml:space="preserve"> and</w:t>
      </w:r>
      <w:r w:rsidRPr="00AC435F">
        <w:t xml:space="preserve"> will consider and be compatible with any earthing systems to be installed by the </w:t>
      </w:r>
      <w:r w:rsidR="00E75BE9">
        <w:t>GNSP</w:t>
      </w:r>
      <w:r w:rsidRPr="00AC435F">
        <w:t xml:space="preserve">. </w:t>
      </w:r>
    </w:p>
    <w:p w14:paraId="0F409A89" w14:textId="468ECE9F" w:rsidR="00AC435F" w:rsidRPr="00AC435F" w:rsidRDefault="00A731B4" w:rsidP="00AC435F">
      <w:pPr>
        <w:pStyle w:val="Heading3"/>
      </w:pPr>
      <w:bookmarkStart w:id="9836" w:name="_Toc487445600"/>
      <w:bookmarkStart w:id="9837" w:name="_Toc487467787"/>
      <w:bookmarkStart w:id="9838" w:name="_Toc487468064"/>
      <w:bookmarkStart w:id="9839" w:name="_Toc487539540"/>
      <w:bookmarkStart w:id="9840" w:name="_Toc487547356"/>
      <w:bookmarkStart w:id="9841" w:name="_Toc487445601"/>
      <w:bookmarkStart w:id="9842" w:name="_Toc487467788"/>
      <w:bookmarkStart w:id="9843" w:name="_Toc487468065"/>
      <w:bookmarkStart w:id="9844" w:name="_Toc487539541"/>
      <w:bookmarkStart w:id="9845" w:name="_Toc487547357"/>
      <w:bookmarkStart w:id="9846" w:name="_Toc487445602"/>
      <w:bookmarkStart w:id="9847" w:name="_Toc487467789"/>
      <w:bookmarkStart w:id="9848" w:name="_Toc487468066"/>
      <w:bookmarkStart w:id="9849" w:name="_Toc487539542"/>
      <w:bookmarkStart w:id="9850" w:name="_Toc487547358"/>
      <w:bookmarkStart w:id="9851" w:name="_Toc487445603"/>
      <w:bookmarkStart w:id="9852" w:name="_Toc487467790"/>
      <w:bookmarkStart w:id="9853" w:name="_Toc487468067"/>
      <w:bookmarkStart w:id="9854" w:name="_Toc487539543"/>
      <w:bookmarkStart w:id="9855" w:name="_Toc487547359"/>
      <w:bookmarkStart w:id="9856" w:name="_Toc487445604"/>
      <w:bookmarkStart w:id="9857" w:name="_Toc487467791"/>
      <w:bookmarkStart w:id="9858" w:name="_Toc487468068"/>
      <w:bookmarkStart w:id="9859" w:name="_Toc487539544"/>
      <w:bookmarkStart w:id="9860" w:name="_Toc487547360"/>
      <w:bookmarkStart w:id="9861" w:name="_Toc487445605"/>
      <w:bookmarkStart w:id="9862" w:name="_Toc487467792"/>
      <w:bookmarkStart w:id="9863" w:name="_Toc487468069"/>
      <w:bookmarkStart w:id="9864" w:name="_Toc487539545"/>
      <w:bookmarkStart w:id="9865" w:name="_Toc487547361"/>
      <w:bookmarkStart w:id="9866" w:name="_Toc487445606"/>
      <w:bookmarkStart w:id="9867" w:name="_Toc487467793"/>
      <w:bookmarkStart w:id="9868" w:name="_Toc487468070"/>
      <w:bookmarkStart w:id="9869" w:name="_Toc487539546"/>
      <w:bookmarkStart w:id="9870" w:name="_Toc487547362"/>
      <w:bookmarkStart w:id="9871" w:name="_Toc487445607"/>
      <w:bookmarkStart w:id="9872" w:name="_Toc487467794"/>
      <w:bookmarkStart w:id="9873" w:name="_Toc487468071"/>
      <w:bookmarkStart w:id="9874" w:name="_Toc487539547"/>
      <w:bookmarkStart w:id="9875" w:name="_Toc487547363"/>
      <w:bookmarkStart w:id="9876" w:name="_Toc487445608"/>
      <w:bookmarkStart w:id="9877" w:name="_Toc487467795"/>
      <w:bookmarkStart w:id="9878" w:name="_Toc487468072"/>
      <w:bookmarkStart w:id="9879" w:name="_Toc487539548"/>
      <w:bookmarkStart w:id="9880" w:name="_Toc487547364"/>
      <w:bookmarkStart w:id="9881" w:name="_Toc487445609"/>
      <w:bookmarkStart w:id="9882" w:name="_Toc487467796"/>
      <w:bookmarkStart w:id="9883" w:name="_Toc487468073"/>
      <w:bookmarkStart w:id="9884" w:name="_Toc487539549"/>
      <w:bookmarkStart w:id="9885" w:name="_Toc487547365"/>
      <w:bookmarkStart w:id="9886" w:name="_Toc487445610"/>
      <w:bookmarkStart w:id="9887" w:name="_Toc487467797"/>
      <w:bookmarkStart w:id="9888" w:name="_Toc487468074"/>
      <w:bookmarkStart w:id="9889" w:name="_Toc487539550"/>
      <w:bookmarkStart w:id="9890" w:name="_Toc487547366"/>
      <w:bookmarkStart w:id="9891" w:name="_Toc487445611"/>
      <w:bookmarkStart w:id="9892" w:name="_Toc487467798"/>
      <w:bookmarkStart w:id="9893" w:name="_Toc487468075"/>
      <w:bookmarkStart w:id="9894" w:name="_Toc487539551"/>
      <w:bookmarkStart w:id="9895" w:name="_Toc487547367"/>
      <w:bookmarkStart w:id="9896" w:name="_Toc487445612"/>
      <w:bookmarkStart w:id="9897" w:name="_Toc487467799"/>
      <w:bookmarkStart w:id="9898" w:name="_Toc487468076"/>
      <w:bookmarkStart w:id="9899" w:name="_Toc487539552"/>
      <w:bookmarkStart w:id="9900" w:name="_Toc487547368"/>
      <w:bookmarkStart w:id="9901" w:name="_Toc487445613"/>
      <w:bookmarkStart w:id="9902" w:name="_Toc487467800"/>
      <w:bookmarkStart w:id="9903" w:name="_Toc487468077"/>
      <w:bookmarkStart w:id="9904" w:name="_Toc487539553"/>
      <w:bookmarkStart w:id="9905" w:name="_Toc487547369"/>
      <w:bookmarkStart w:id="9906" w:name="_Toc487445614"/>
      <w:bookmarkStart w:id="9907" w:name="_Toc487467801"/>
      <w:bookmarkStart w:id="9908" w:name="_Toc487468078"/>
      <w:bookmarkStart w:id="9909" w:name="_Toc487539554"/>
      <w:bookmarkStart w:id="9910" w:name="_Toc487547370"/>
      <w:bookmarkStart w:id="9911" w:name="_Toc487445615"/>
      <w:bookmarkStart w:id="9912" w:name="_Toc487467802"/>
      <w:bookmarkStart w:id="9913" w:name="_Toc487468079"/>
      <w:bookmarkStart w:id="9914" w:name="_Toc487539555"/>
      <w:bookmarkStart w:id="9915" w:name="_Toc487547371"/>
      <w:bookmarkStart w:id="9916" w:name="_Toc487445616"/>
      <w:bookmarkStart w:id="9917" w:name="_Toc487467803"/>
      <w:bookmarkStart w:id="9918" w:name="_Toc487468080"/>
      <w:bookmarkStart w:id="9919" w:name="_Toc487539556"/>
      <w:bookmarkStart w:id="9920" w:name="_Toc487547372"/>
      <w:bookmarkStart w:id="9921" w:name="_Toc487445617"/>
      <w:bookmarkStart w:id="9922" w:name="_Toc487467804"/>
      <w:bookmarkStart w:id="9923" w:name="_Toc487468081"/>
      <w:bookmarkStart w:id="9924" w:name="_Toc487539557"/>
      <w:bookmarkStart w:id="9925" w:name="_Toc487547373"/>
      <w:bookmarkStart w:id="9926" w:name="_Toc487445618"/>
      <w:bookmarkStart w:id="9927" w:name="_Toc487467805"/>
      <w:bookmarkStart w:id="9928" w:name="_Toc487468082"/>
      <w:bookmarkStart w:id="9929" w:name="_Toc487539558"/>
      <w:bookmarkStart w:id="9930" w:name="_Toc487547374"/>
      <w:bookmarkStart w:id="9931" w:name="_Toc487445619"/>
      <w:bookmarkStart w:id="9932" w:name="_Toc487467806"/>
      <w:bookmarkStart w:id="9933" w:name="_Toc487468083"/>
      <w:bookmarkStart w:id="9934" w:name="_Toc487539559"/>
      <w:bookmarkStart w:id="9935" w:name="_Toc487547375"/>
      <w:bookmarkStart w:id="9936" w:name="_Toc487445620"/>
      <w:bookmarkStart w:id="9937" w:name="_Toc487467807"/>
      <w:bookmarkStart w:id="9938" w:name="_Toc487468084"/>
      <w:bookmarkStart w:id="9939" w:name="_Toc487539560"/>
      <w:bookmarkStart w:id="9940" w:name="_Toc487547376"/>
      <w:bookmarkStart w:id="9941" w:name="_Toc487445621"/>
      <w:bookmarkStart w:id="9942" w:name="_Toc487467808"/>
      <w:bookmarkStart w:id="9943" w:name="_Toc487468085"/>
      <w:bookmarkStart w:id="9944" w:name="_Toc487539561"/>
      <w:bookmarkStart w:id="9945" w:name="_Toc487547377"/>
      <w:bookmarkStart w:id="9946" w:name="_Toc487445622"/>
      <w:bookmarkStart w:id="9947" w:name="_Toc487467809"/>
      <w:bookmarkStart w:id="9948" w:name="_Toc487468086"/>
      <w:bookmarkStart w:id="9949" w:name="_Toc487539562"/>
      <w:bookmarkStart w:id="9950" w:name="_Toc487547378"/>
      <w:bookmarkStart w:id="9951" w:name="_Toc487445623"/>
      <w:bookmarkStart w:id="9952" w:name="_Toc487467810"/>
      <w:bookmarkStart w:id="9953" w:name="_Toc487468087"/>
      <w:bookmarkStart w:id="9954" w:name="_Toc487539563"/>
      <w:bookmarkStart w:id="9955" w:name="_Toc487547379"/>
      <w:bookmarkStart w:id="9956" w:name="_Toc487445624"/>
      <w:bookmarkStart w:id="9957" w:name="_Toc487467811"/>
      <w:bookmarkStart w:id="9958" w:name="_Toc487468088"/>
      <w:bookmarkStart w:id="9959" w:name="_Toc487539564"/>
      <w:bookmarkStart w:id="9960" w:name="_Toc487547380"/>
      <w:bookmarkStart w:id="9961" w:name="_Toc487445625"/>
      <w:bookmarkStart w:id="9962" w:name="_Toc487467812"/>
      <w:bookmarkStart w:id="9963" w:name="_Toc487468089"/>
      <w:bookmarkStart w:id="9964" w:name="_Toc487539565"/>
      <w:bookmarkStart w:id="9965" w:name="_Toc487547381"/>
      <w:bookmarkStart w:id="9966" w:name="_Toc487445626"/>
      <w:bookmarkStart w:id="9967" w:name="_Toc487467813"/>
      <w:bookmarkStart w:id="9968" w:name="_Toc487468090"/>
      <w:bookmarkStart w:id="9969" w:name="_Toc487539566"/>
      <w:bookmarkStart w:id="9970" w:name="_Toc487547382"/>
      <w:bookmarkStart w:id="9971" w:name="_Toc487547383"/>
      <w:bookmarkStart w:id="9972" w:name="_Toc489859117"/>
      <w:bookmarkStart w:id="9973" w:name="_Toc500342240"/>
      <w:bookmarkStart w:id="9974" w:name="_Toc530687704"/>
      <w:bookmarkStart w:id="9975" w:name="_Toc530762293"/>
      <w:bookmarkStart w:id="9976" w:name="_Toc534728413"/>
      <w:bookmarkStart w:id="9977" w:name="_Toc534730839"/>
      <w:bookmarkStart w:id="9978" w:name="_Toc134539849"/>
      <w:bookmarkStart w:id="9979" w:name="_Toc140693295"/>
      <w:bookmarkStart w:id="9980" w:name="_Toc142387595"/>
      <w:bookmarkStart w:id="9981" w:name="_Toc153785808"/>
      <w:bookmarkStart w:id="9982" w:name="_Toc153788668"/>
      <w:bookmarkStart w:id="9983" w:name="_Toc154762612"/>
      <w:bookmarkStart w:id="9984" w:name="_Toc157610044"/>
      <w:bookmarkStart w:id="9985" w:name="_Toc195518820"/>
      <w:bookmarkStart w:id="9986" w:name="_Toc195599784"/>
      <w:bookmarkStart w:id="9987" w:name="_Toc223962169"/>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bookmarkEnd w:id="9935"/>
      <w:bookmarkEnd w:id="9936"/>
      <w:bookmarkEnd w:id="9937"/>
      <w:bookmarkEnd w:id="9938"/>
      <w:bookmarkEnd w:id="9939"/>
      <w:bookmarkEnd w:id="9940"/>
      <w:bookmarkEnd w:id="9941"/>
      <w:bookmarkEnd w:id="9942"/>
      <w:bookmarkEnd w:id="9943"/>
      <w:bookmarkEnd w:id="9944"/>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bookmarkEnd w:id="9966"/>
      <w:bookmarkEnd w:id="9967"/>
      <w:bookmarkEnd w:id="9968"/>
      <w:bookmarkEnd w:id="9969"/>
      <w:bookmarkEnd w:id="9970"/>
      <w:r w:rsidRPr="00AC435F">
        <w:t>Equipotential Connection</w:t>
      </w:r>
      <w:bookmarkEnd w:id="9971"/>
      <w:bookmarkEnd w:id="9972"/>
      <w:bookmarkEnd w:id="9973"/>
      <w:bookmarkEnd w:id="9974"/>
      <w:bookmarkEnd w:id="9975"/>
      <w:bookmarkEnd w:id="9976"/>
      <w:bookmarkEnd w:id="9977"/>
      <w:bookmarkEnd w:id="9978"/>
      <w:bookmarkEnd w:id="9979"/>
      <w:bookmarkEnd w:id="9980"/>
      <w:bookmarkEnd w:id="9981"/>
      <w:bookmarkEnd w:id="9982"/>
      <w:bookmarkEnd w:id="9983"/>
      <w:bookmarkEnd w:id="9984"/>
      <w:bookmarkEnd w:id="9985"/>
      <w:bookmarkEnd w:id="9986"/>
      <w:bookmarkEnd w:id="9987"/>
    </w:p>
    <w:p w14:paraId="3C7531E4" w14:textId="037FB02B" w:rsidR="00AC435F" w:rsidRPr="00AC435F" w:rsidRDefault="00AC435F" w:rsidP="00AC435F">
      <w:r w:rsidRPr="00AC435F">
        <w:t>All non-current-carrying metallic components, cases and structures shall be connected to each other and to the earthing system.</w:t>
      </w:r>
    </w:p>
    <w:p w14:paraId="7707D38A" w14:textId="1C2FF7B5" w:rsidR="00AC435F" w:rsidRPr="00AC435F" w:rsidRDefault="00AC435F" w:rsidP="00AC435F">
      <w:r w:rsidRPr="00AC435F">
        <w:t>Module frames</w:t>
      </w:r>
      <w:r w:rsidR="00FF327F">
        <w:t xml:space="preserve"> </w:t>
      </w:r>
      <w:r w:rsidRPr="00AC435F">
        <w:t xml:space="preserve">shall be installed according to the manufacturer’s specifications. Whenever these require earthing of the frame, this shall be executed in compliance with the manufacturer’s specifications. Alternative solutions may be approved by the </w:t>
      </w:r>
      <w:r w:rsidR="00C010E5">
        <w:t>Employer</w:t>
      </w:r>
      <w:r w:rsidRPr="00AC435F">
        <w:t xml:space="preserve"> and by the manufacturer. Bonding straps shall be bolted. Self-tapping screws are not acceptable.</w:t>
      </w:r>
    </w:p>
    <w:p w14:paraId="024B3B90" w14:textId="116F9333" w:rsidR="00AC435F" w:rsidRPr="00AC435F" w:rsidRDefault="00AC435F" w:rsidP="00AC435F">
      <w:r w:rsidRPr="00AC435F">
        <w:t xml:space="preserve">Adequate </w:t>
      </w:r>
      <w:r w:rsidR="00F469C5">
        <w:t>earthing</w:t>
      </w:r>
      <w:r w:rsidR="00F469C5" w:rsidRPr="00AC435F">
        <w:t xml:space="preserve"> </w:t>
      </w:r>
      <w:r w:rsidRPr="00AC435F">
        <w:t xml:space="preserve">must be maintained throughout all metal work across the </w:t>
      </w:r>
      <w:r w:rsidR="00E75BE9">
        <w:t>Plant</w:t>
      </w:r>
      <w:r w:rsidRPr="00AC435F">
        <w:t xml:space="preserve"> through adequate bonding connections to the main earthing grid as per earthing design. All electrical systems and exposed metal work must be considered within the design of the earthing system and connected where required.</w:t>
      </w:r>
    </w:p>
    <w:p w14:paraId="1B38C27B" w14:textId="320A2D67" w:rsidR="00AC435F" w:rsidRPr="00AC435F" w:rsidRDefault="00B04C6E" w:rsidP="00AC435F">
      <w:pPr>
        <w:pStyle w:val="Heading2"/>
      </w:pPr>
      <w:bookmarkStart w:id="9988" w:name="_Toc534800678"/>
      <w:bookmarkStart w:id="9989" w:name="_Toc534811985"/>
      <w:bookmarkStart w:id="9990" w:name="_Toc534812401"/>
      <w:bookmarkStart w:id="9991" w:name="_Toc534878056"/>
      <w:bookmarkStart w:id="9992" w:name="_Toc534878472"/>
      <w:bookmarkStart w:id="9993" w:name="_Toc534890962"/>
      <w:bookmarkStart w:id="9994" w:name="_Toc534895237"/>
      <w:bookmarkStart w:id="9995" w:name="_Toc534896152"/>
      <w:bookmarkStart w:id="9996" w:name="_Toc534897066"/>
      <w:bookmarkStart w:id="9997" w:name="_Toc534899579"/>
      <w:bookmarkStart w:id="9998" w:name="_Toc534900493"/>
      <w:bookmarkStart w:id="9999" w:name="_Toc534901407"/>
      <w:bookmarkStart w:id="10000" w:name="_Toc534902322"/>
      <w:bookmarkStart w:id="10001" w:name="_Toc534903236"/>
      <w:bookmarkStart w:id="10002" w:name="_Toc534905978"/>
      <w:bookmarkStart w:id="10003" w:name="_Toc534976635"/>
      <w:bookmarkStart w:id="10004" w:name="_Toc534977549"/>
      <w:bookmarkStart w:id="10005" w:name="_Toc411610266"/>
      <w:bookmarkStart w:id="10006" w:name="_Toc487547384"/>
      <w:bookmarkStart w:id="10007" w:name="_Toc489859118"/>
      <w:bookmarkStart w:id="10008" w:name="_Toc500342241"/>
      <w:bookmarkStart w:id="10009" w:name="_Toc530687705"/>
      <w:bookmarkStart w:id="10010" w:name="_Toc530762294"/>
      <w:bookmarkStart w:id="10011" w:name="_Toc534728414"/>
      <w:bookmarkStart w:id="10012" w:name="_Toc534730840"/>
      <w:bookmarkStart w:id="10013" w:name="_Toc134539850"/>
      <w:bookmarkStart w:id="10014" w:name="_Toc140693296"/>
      <w:bookmarkStart w:id="10015" w:name="_Toc142387596"/>
      <w:bookmarkStart w:id="10016" w:name="_Toc153785809"/>
      <w:bookmarkStart w:id="10017" w:name="_Toc153788669"/>
      <w:bookmarkStart w:id="10018" w:name="_Toc154762613"/>
      <w:bookmarkStart w:id="10019" w:name="_Toc157610045"/>
      <w:bookmarkStart w:id="10020" w:name="_Toc195518821"/>
      <w:bookmarkStart w:id="10021" w:name="_Toc195599785"/>
      <w:bookmarkStart w:id="10022" w:name="_Toc223962170"/>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r>
        <w:t>Cable Selection, Design and Connections</w:t>
      </w:r>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p>
    <w:p w14:paraId="6B89A0E1" w14:textId="77777777" w:rsidR="00AC435F" w:rsidRPr="00AC435F" w:rsidRDefault="00AC435F" w:rsidP="00AC435F">
      <w:r w:rsidRPr="00AC435F">
        <w:t>All cables with sections or lengths exposed to Site Conditions shall be appropriately selected to be resistant the Site Conditions.</w:t>
      </w:r>
    </w:p>
    <w:p w14:paraId="5BC01965" w14:textId="18492E71" w:rsidR="00AC706D" w:rsidRPr="00AC7A6F" w:rsidRDefault="0015175E" w:rsidP="00AC706D">
      <w:pPr>
        <w:pStyle w:val="Bullet10"/>
        <w:numPr>
          <w:ilvl w:val="0"/>
          <w:numId w:val="0"/>
        </w:numPr>
        <w:rPr>
          <w:lang w:val="en-US"/>
        </w:rPr>
      </w:pPr>
      <w:r>
        <w:t xml:space="preserve">This section </w:t>
      </w:r>
      <w:r w:rsidR="00AC706D">
        <w:t>includes</w:t>
      </w:r>
      <w:r>
        <w:t xml:space="preserve"> general requirements </w:t>
      </w:r>
      <w:r w:rsidR="00AC706D">
        <w:t xml:space="preserve">for the cabling of the Plant. Further specific requirements for PV Facility </w:t>
      </w:r>
      <w:r w:rsidR="00AC706D">
        <w:rPr>
          <w:lang w:val="en-US"/>
        </w:rPr>
        <w:t xml:space="preserve">cables selection, design and connections are specified in the respective </w:t>
      </w:r>
      <w:r w:rsidR="007012AC">
        <w:rPr>
          <w:lang w:val="en-US"/>
        </w:rPr>
        <w:t>T</w:t>
      </w:r>
      <w:r w:rsidR="00AC706D">
        <w:rPr>
          <w:lang w:val="en-US"/>
        </w:rPr>
        <w:t xml:space="preserve">echnology </w:t>
      </w:r>
      <w:r w:rsidR="007012AC">
        <w:rPr>
          <w:lang w:val="en-US"/>
        </w:rPr>
        <w:t>S</w:t>
      </w:r>
      <w:r w:rsidR="00AC706D">
        <w:rPr>
          <w:lang w:val="en-US"/>
        </w:rPr>
        <w:t>pecific ER documents.</w:t>
      </w:r>
    </w:p>
    <w:p w14:paraId="455EA1D3" w14:textId="739B1C04" w:rsidR="0015175E" w:rsidRPr="003173D4" w:rsidRDefault="0015175E" w:rsidP="00AC435F">
      <w:pPr>
        <w:rPr>
          <w:lang w:val="en-US"/>
        </w:rPr>
      </w:pPr>
    </w:p>
    <w:p w14:paraId="19EDD16D" w14:textId="2C26D95F" w:rsidR="00AC435F" w:rsidRPr="00AC435F" w:rsidRDefault="00187F60" w:rsidP="00AC435F">
      <w:pPr>
        <w:pStyle w:val="Heading3"/>
      </w:pPr>
      <w:bookmarkStart w:id="10023" w:name="_Toc487445629"/>
      <w:bookmarkStart w:id="10024" w:name="_Toc487467816"/>
      <w:bookmarkStart w:id="10025" w:name="_Toc487468093"/>
      <w:bookmarkStart w:id="10026" w:name="_Toc487539569"/>
      <w:bookmarkStart w:id="10027" w:name="_Toc487547385"/>
      <w:bookmarkStart w:id="10028" w:name="_Toc487445630"/>
      <w:bookmarkStart w:id="10029" w:name="_Toc487467817"/>
      <w:bookmarkStart w:id="10030" w:name="_Toc487468094"/>
      <w:bookmarkStart w:id="10031" w:name="_Toc487539570"/>
      <w:bookmarkStart w:id="10032" w:name="_Toc487547386"/>
      <w:bookmarkStart w:id="10033" w:name="_Toc487445631"/>
      <w:bookmarkStart w:id="10034" w:name="_Toc487467818"/>
      <w:bookmarkStart w:id="10035" w:name="_Toc487468095"/>
      <w:bookmarkStart w:id="10036" w:name="_Toc487539571"/>
      <w:bookmarkStart w:id="10037" w:name="_Toc487547387"/>
      <w:bookmarkStart w:id="10038" w:name="_Toc487445632"/>
      <w:bookmarkStart w:id="10039" w:name="_Toc487467819"/>
      <w:bookmarkStart w:id="10040" w:name="_Toc487468096"/>
      <w:bookmarkStart w:id="10041" w:name="_Toc487539572"/>
      <w:bookmarkStart w:id="10042" w:name="_Toc487547388"/>
      <w:bookmarkStart w:id="10043" w:name="_Toc487445633"/>
      <w:bookmarkStart w:id="10044" w:name="_Toc487467820"/>
      <w:bookmarkStart w:id="10045" w:name="_Toc487468097"/>
      <w:bookmarkStart w:id="10046" w:name="_Toc487539573"/>
      <w:bookmarkStart w:id="10047" w:name="_Toc487547389"/>
      <w:bookmarkStart w:id="10048" w:name="_Toc487445634"/>
      <w:bookmarkStart w:id="10049" w:name="_Toc487467821"/>
      <w:bookmarkStart w:id="10050" w:name="_Toc487468098"/>
      <w:bookmarkStart w:id="10051" w:name="_Toc487539574"/>
      <w:bookmarkStart w:id="10052" w:name="_Toc487547390"/>
      <w:bookmarkStart w:id="10053" w:name="_Toc487445635"/>
      <w:bookmarkStart w:id="10054" w:name="_Toc487467822"/>
      <w:bookmarkStart w:id="10055" w:name="_Toc487468099"/>
      <w:bookmarkStart w:id="10056" w:name="_Toc487539575"/>
      <w:bookmarkStart w:id="10057" w:name="_Toc487547391"/>
      <w:bookmarkStart w:id="10058" w:name="_Toc487445636"/>
      <w:bookmarkStart w:id="10059" w:name="_Toc487467823"/>
      <w:bookmarkStart w:id="10060" w:name="_Toc487468100"/>
      <w:bookmarkStart w:id="10061" w:name="_Toc487539576"/>
      <w:bookmarkStart w:id="10062" w:name="_Toc487547392"/>
      <w:bookmarkStart w:id="10063" w:name="_Toc487547393"/>
      <w:bookmarkStart w:id="10064" w:name="_Toc489859119"/>
      <w:bookmarkStart w:id="10065" w:name="_Toc500342242"/>
      <w:bookmarkStart w:id="10066" w:name="_Toc530687706"/>
      <w:bookmarkStart w:id="10067" w:name="_Toc530762295"/>
      <w:bookmarkStart w:id="10068" w:name="_Toc534728415"/>
      <w:bookmarkStart w:id="10069" w:name="_Toc534730841"/>
      <w:bookmarkStart w:id="10070" w:name="_Toc134539851"/>
      <w:bookmarkStart w:id="10071" w:name="_Toc140693297"/>
      <w:bookmarkStart w:id="10072" w:name="_Toc142387597"/>
      <w:bookmarkStart w:id="10073" w:name="_Toc153785810"/>
      <w:bookmarkStart w:id="10074" w:name="_Toc153788670"/>
      <w:bookmarkStart w:id="10075" w:name="_Toc154762614"/>
      <w:bookmarkStart w:id="10076" w:name="_Toc157610046"/>
      <w:bookmarkStart w:id="10077" w:name="_Toc195518822"/>
      <w:bookmarkStart w:id="10078" w:name="_Toc195599786"/>
      <w:bookmarkStart w:id="10079" w:name="_Toc223962171"/>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r w:rsidRPr="00AC435F">
        <w:lastRenderedPageBreak/>
        <w:t>Cable Sizing</w:t>
      </w:r>
      <w:bookmarkEnd w:id="10063"/>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p>
    <w:p w14:paraId="5387F579" w14:textId="0DBC092A" w:rsidR="00AC435F" w:rsidRPr="00AC435F" w:rsidRDefault="00AC435F" w:rsidP="00AC435F">
      <w:r w:rsidRPr="00AC435F">
        <w:t>The cables used for wiring each section must be selected based on relevant Standards and to ensure that they can withstand the extremes of the environmental, voltage and current conditions, under which they may be expected to operate.</w:t>
      </w:r>
    </w:p>
    <w:p w14:paraId="21E1099C" w14:textId="0EDA9975" w:rsidR="00AC435F" w:rsidRPr="00AC435F" w:rsidRDefault="00AC435F" w:rsidP="00AC435F">
      <w:r w:rsidRPr="00AC435F">
        <w:t>The cable sizing of the generation DC,</w:t>
      </w:r>
      <w:r w:rsidR="00FF327F">
        <w:t xml:space="preserve"> </w:t>
      </w:r>
      <w:r w:rsidRPr="00AC435F">
        <w:t>HV</w:t>
      </w:r>
      <w:r w:rsidR="00B05A9B">
        <w:t xml:space="preserve"> </w:t>
      </w:r>
      <w:r w:rsidRPr="00916A2F">
        <w:t>AC</w:t>
      </w:r>
      <w:r w:rsidRPr="00630080">
        <w:t>, MV AC</w:t>
      </w:r>
      <w:r w:rsidRPr="00916A2F">
        <w:t>, LV AC and</w:t>
      </w:r>
      <w:r w:rsidRPr="00AC435F">
        <w:t xml:space="preserve"> auxiliary supplies LV AC, shall comply with the following criteria:</w:t>
      </w:r>
    </w:p>
    <w:p w14:paraId="513A79AA" w14:textId="3E593367" w:rsidR="00AC435F" w:rsidRPr="00AC435F" w:rsidRDefault="00AC435F" w:rsidP="00AC435F">
      <w:pPr>
        <w:pStyle w:val="Bullet10"/>
      </w:pPr>
      <w:r>
        <w:t>Ampacity criteria: The ampacity of a cable, or current carrying capacity for continuous service, is the maximum current that can flow continuously through a cable, considering the particular method of the installation and environmental conditions, without damaging the cable's insulation and other components. The cable should be sized to withstand their ampacity for the entire lifetime of the project</w:t>
      </w:r>
      <w:r w:rsidR="009F04F4">
        <w:t>;</w:t>
      </w:r>
    </w:p>
    <w:p w14:paraId="4B5A6059" w14:textId="6F9864C4" w:rsidR="00AC435F" w:rsidRPr="00AC435F" w:rsidRDefault="00AC435F" w:rsidP="00AC435F">
      <w:pPr>
        <w:pStyle w:val="Bullet10"/>
      </w:pPr>
      <w:r>
        <w:t>Short circuit criteria: In short circuit conditions the current flowing through the cable increases causing a temperature rise within the cable. Cables should be sized in such a way as to be able to withstand the largest possible short circuit current</w:t>
      </w:r>
      <w:r w:rsidR="009F04F4">
        <w:t>; and</w:t>
      </w:r>
    </w:p>
    <w:p w14:paraId="652F1E41" w14:textId="0C7D918A" w:rsidR="00AC435F" w:rsidRPr="00AC435F" w:rsidRDefault="00AC435F" w:rsidP="00AC435F">
      <w:pPr>
        <w:pStyle w:val="Bullet10"/>
      </w:pPr>
      <w:r>
        <w:t xml:space="preserve">Voltage drop criteria: the voltage drop in any circuit must respect the component specification, where component nominal voltage range specifications are not available, then the maximum voltage drop should be respected according to the applicable Standards. </w:t>
      </w:r>
    </w:p>
    <w:p w14:paraId="5BA8A157" w14:textId="6A4D674F" w:rsidR="00AC435F" w:rsidRPr="00AC435F" w:rsidRDefault="00AC435F" w:rsidP="00AC435F">
      <w:r w:rsidRPr="00AC435F">
        <w:t>The maximum current carrying capacity must be established according to best practice and the manufacturer information, always taking into account the type of cable and the installation methods. Thermal dimensioning of DC cables shall be based on heat load values evaluated in accordance with the manufacturer’s recommendations and relevant sections of</w:t>
      </w:r>
      <w:r w:rsidR="00FF327F">
        <w:t xml:space="preserve"> BS7671:2018,</w:t>
      </w:r>
      <w:r w:rsidRPr="00AC435F">
        <w:t xml:space="preserve"> IEC60228 and IEC60364 or equivalent.</w:t>
      </w:r>
    </w:p>
    <w:p w14:paraId="6F427EDD" w14:textId="71D34260" w:rsidR="00AC435F" w:rsidRPr="00AC435F" w:rsidRDefault="00AC435F" w:rsidP="00AC435F">
      <w:r w:rsidRPr="00AC435F">
        <w:t>All above ground cables require adequate support through the use of cable tray / basket or shall be installed so as to ensure:</w:t>
      </w:r>
    </w:p>
    <w:p w14:paraId="6509D294" w14:textId="4F35C92F" w:rsidR="00AC435F" w:rsidRPr="00AC435F" w:rsidRDefault="00AC435F" w:rsidP="00AC435F">
      <w:pPr>
        <w:pStyle w:val="Bullet10"/>
      </w:pPr>
      <w:r>
        <w:t>Cable weight is adequately supported</w:t>
      </w:r>
      <w:r w:rsidR="009F04F4">
        <w:t>;</w:t>
      </w:r>
    </w:p>
    <w:p w14:paraId="44E05FFE" w14:textId="3F3D7E65" w:rsidR="00AC435F" w:rsidRPr="00AC435F" w:rsidRDefault="00AC435F" w:rsidP="00AC435F">
      <w:pPr>
        <w:pStyle w:val="Bullet10"/>
      </w:pPr>
      <w:r>
        <w:t>Cables conform to minimum bend radii</w:t>
      </w:r>
      <w:r w:rsidR="009F04F4">
        <w:t>;</w:t>
      </w:r>
      <w:r>
        <w:t xml:space="preserve"> </w:t>
      </w:r>
    </w:p>
    <w:p w14:paraId="6ECF6026" w14:textId="1F3551C9" w:rsidR="00AC435F" w:rsidRPr="00AC435F" w:rsidRDefault="00AC435F" w:rsidP="00AC435F">
      <w:pPr>
        <w:pStyle w:val="Bullet10"/>
      </w:pPr>
      <w:r>
        <w:t>Cables and connectors are not stressed or under undue tension</w:t>
      </w:r>
      <w:r w:rsidR="009F04F4">
        <w:t>;</w:t>
      </w:r>
    </w:p>
    <w:p w14:paraId="24A87995" w14:textId="6E504677" w:rsidR="00AC435F" w:rsidRPr="00AC435F" w:rsidRDefault="00AC435F" w:rsidP="00AC435F">
      <w:pPr>
        <w:pStyle w:val="Bullet10"/>
      </w:pPr>
      <w:r>
        <w:t>Cables are protected from sharp edges</w:t>
      </w:r>
      <w:r w:rsidR="009F04F4">
        <w:t>;</w:t>
      </w:r>
    </w:p>
    <w:p w14:paraId="6E4D12A2" w14:textId="43DB2C6D" w:rsidR="00AC435F" w:rsidRPr="00AC435F" w:rsidRDefault="00AC435F" w:rsidP="00AC435F">
      <w:pPr>
        <w:pStyle w:val="Bullet10"/>
      </w:pPr>
      <w:r>
        <w:t>Cables are secured so as to avoid swinging of cables due to wind</w:t>
      </w:r>
      <w:r w:rsidR="009F04F4">
        <w:t>; and</w:t>
      </w:r>
    </w:p>
    <w:p w14:paraId="1DD0B1F6" w14:textId="0351141B" w:rsidR="00AC435F" w:rsidRPr="00AC435F" w:rsidRDefault="00AC435F" w:rsidP="00AC435F">
      <w:pPr>
        <w:pStyle w:val="Bullet10"/>
      </w:pPr>
      <w:r>
        <w:t xml:space="preserve">Cables and connectors are prevented from contacting the module </w:t>
      </w:r>
      <w:r w:rsidR="000B435F">
        <w:t>back-sheets</w:t>
      </w:r>
      <w:r>
        <w:t xml:space="preserve"> or any other object potentially causing damage to the cable or connector or the object itself. </w:t>
      </w:r>
    </w:p>
    <w:p w14:paraId="0C696089" w14:textId="05F2B9FC" w:rsidR="00745888" w:rsidRDefault="00745888" w:rsidP="00AC435F">
      <w:r w:rsidRPr="00745888">
        <w:t xml:space="preserve">DC String cables specifically must be protected by split ducting / </w:t>
      </w:r>
      <w:r>
        <w:t>k</w:t>
      </w:r>
      <w:r w:rsidRPr="00745888">
        <w:t xml:space="preserve">opex or gromet strips whenever coming in contact with burred edges of mounting structure. Split ducting / </w:t>
      </w:r>
      <w:r>
        <w:t>k</w:t>
      </w:r>
      <w:r w:rsidRPr="00745888">
        <w:t>opex should be used to protect the strings from direct UV wherever reasonably practicable</w:t>
      </w:r>
      <w:r>
        <w:t>.</w:t>
      </w:r>
    </w:p>
    <w:p w14:paraId="6A47ED6D" w14:textId="34BE87B8" w:rsidR="00AC435F" w:rsidRPr="00AC435F" w:rsidRDefault="00AC435F" w:rsidP="00AC435F">
      <w:r w:rsidRPr="00AC435F">
        <w:t>The cable connectors will fulfil at least the requirements of the international protection rating IP67.</w:t>
      </w:r>
    </w:p>
    <w:p w14:paraId="646C5E3D" w14:textId="220056B5" w:rsidR="00AC435F" w:rsidRPr="00AC435F" w:rsidRDefault="00AC435F" w:rsidP="00AC435F">
      <w:r w:rsidRPr="00AC435F">
        <w:t>Cabling and stringing arrangements shall be in accordance with the inverter installation manual. Cabling routes should be optimised for the shortest possible distance in order to prevent additional cable losses.</w:t>
      </w:r>
    </w:p>
    <w:p w14:paraId="2C683CBA" w14:textId="2238323A" w:rsidR="00AC435F" w:rsidRPr="00AC435F" w:rsidRDefault="00AC435F" w:rsidP="00AC435F">
      <w:r w:rsidRPr="00AC435F">
        <w:t>The installation method chosen by the Contractor must cause no damage to cable sheaths during handling or installation and pulling forces on cables must be minimised. Minimum bending radii of cables shall be followed as per the manufacturer’s recommendations and good practice.</w:t>
      </w:r>
    </w:p>
    <w:p w14:paraId="35EE7AFF" w14:textId="192C7FF3" w:rsidR="00AC435F" w:rsidRPr="00AC435F" w:rsidRDefault="00AC435F" w:rsidP="00AC435F">
      <w:r w:rsidRPr="00AC435F">
        <w:lastRenderedPageBreak/>
        <w:t>Underground cables must be protected from damage by termites, rats, mice, rabbits and other animals</w:t>
      </w:r>
      <w:r w:rsidR="00111757">
        <w:t xml:space="preserve"> and be housed in ducts to enable easy replacement if needed during the operation of the plant.</w:t>
      </w:r>
    </w:p>
    <w:p w14:paraId="18F150CC" w14:textId="6C148999" w:rsidR="00AC435F" w:rsidRPr="00AC435F" w:rsidRDefault="00AC435F" w:rsidP="00AC435F">
      <w:pPr>
        <w:pStyle w:val="Heading3"/>
      </w:pPr>
      <w:bookmarkStart w:id="10080" w:name="_Toc487445638"/>
      <w:bookmarkStart w:id="10081" w:name="_Toc487467825"/>
      <w:bookmarkStart w:id="10082" w:name="_Toc487468102"/>
      <w:bookmarkStart w:id="10083" w:name="_Toc487539578"/>
      <w:bookmarkStart w:id="10084" w:name="_Toc487547394"/>
      <w:bookmarkStart w:id="10085" w:name="_Toc487445639"/>
      <w:bookmarkStart w:id="10086" w:name="_Toc487467826"/>
      <w:bookmarkStart w:id="10087" w:name="_Toc487468103"/>
      <w:bookmarkStart w:id="10088" w:name="_Toc487539579"/>
      <w:bookmarkStart w:id="10089" w:name="_Toc487547395"/>
      <w:bookmarkStart w:id="10090" w:name="_Toc487445640"/>
      <w:bookmarkStart w:id="10091" w:name="_Toc487467827"/>
      <w:bookmarkStart w:id="10092" w:name="_Toc487468104"/>
      <w:bookmarkStart w:id="10093" w:name="_Toc487539580"/>
      <w:bookmarkStart w:id="10094" w:name="_Toc487547396"/>
      <w:bookmarkStart w:id="10095" w:name="_Toc487445641"/>
      <w:bookmarkStart w:id="10096" w:name="_Toc487467828"/>
      <w:bookmarkStart w:id="10097" w:name="_Toc487468105"/>
      <w:bookmarkStart w:id="10098" w:name="_Toc487539581"/>
      <w:bookmarkStart w:id="10099" w:name="_Toc487547397"/>
      <w:bookmarkStart w:id="10100" w:name="_Toc487445642"/>
      <w:bookmarkStart w:id="10101" w:name="_Toc487467829"/>
      <w:bookmarkStart w:id="10102" w:name="_Toc487468106"/>
      <w:bookmarkStart w:id="10103" w:name="_Toc487539582"/>
      <w:bookmarkStart w:id="10104" w:name="_Toc487547398"/>
      <w:bookmarkStart w:id="10105" w:name="_Toc487445643"/>
      <w:bookmarkStart w:id="10106" w:name="_Toc487467830"/>
      <w:bookmarkStart w:id="10107" w:name="_Toc487468107"/>
      <w:bookmarkStart w:id="10108" w:name="_Toc487539583"/>
      <w:bookmarkStart w:id="10109" w:name="_Toc487547399"/>
      <w:bookmarkStart w:id="10110" w:name="_Toc487445644"/>
      <w:bookmarkStart w:id="10111" w:name="_Toc487467831"/>
      <w:bookmarkStart w:id="10112" w:name="_Toc487468108"/>
      <w:bookmarkStart w:id="10113" w:name="_Toc487539584"/>
      <w:bookmarkStart w:id="10114" w:name="_Toc487547400"/>
      <w:bookmarkStart w:id="10115" w:name="_Toc487445645"/>
      <w:bookmarkStart w:id="10116" w:name="_Toc487467832"/>
      <w:bookmarkStart w:id="10117" w:name="_Toc487468109"/>
      <w:bookmarkStart w:id="10118" w:name="_Toc487539585"/>
      <w:bookmarkStart w:id="10119" w:name="_Toc487547401"/>
      <w:bookmarkStart w:id="10120" w:name="_Toc487445646"/>
      <w:bookmarkStart w:id="10121" w:name="_Toc487467833"/>
      <w:bookmarkStart w:id="10122" w:name="_Toc487468110"/>
      <w:bookmarkStart w:id="10123" w:name="_Toc487539586"/>
      <w:bookmarkStart w:id="10124" w:name="_Toc487547402"/>
      <w:bookmarkStart w:id="10125" w:name="_Toc487445647"/>
      <w:bookmarkStart w:id="10126" w:name="_Toc487467834"/>
      <w:bookmarkStart w:id="10127" w:name="_Toc487468111"/>
      <w:bookmarkStart w:id="10128" w:name="_Toc487539587"/>
      <w:bookmarkStart w:id="10129" w:name="_Toc487547403"/>
      <w:bookmarkStart w:id="10130" w:name="_Toc487445648"/>
      <w:bookmarkStart w:id="10131" w:name="_Toc487467835"/>
      <w:bookmarkStart w:id="10132" w:name="_Toc487468112"/>
      <w:bookmarkStart w:id="10133" w:name="_Toc487539588"/>
      <w:bookmarkStart w:id="10134" w:name="_Toc487547404"/>
      <w:bookmarkStart w:id="10135" w:name="_Toc487445649"/>
      <w:bookmarkStart w:id="10136" w:name="_Toc487467836"/>
      <w:bookmarkStart w:id="10137" w:name="_Toc487468113"/>
      <w:bookmarkStart w:id="10138" w:name="_Toc487539589"/>
      <w:bookmarkStart w:id="10139" w:name="_Toc487547405"/>
      <w:bookmarkStart w:id="10140" w:name="_Toc487445650"/>
      <w:bookmarkStart w:id="10141" w:name="_Toc487467837"/>
      <w:bookmarkStart w:id="10142" w:name="_Toc487468114"/>
      <w:bookmarkStart w:id="10143" w:name="_Toc487539590"/>
      <w:bookmarkStart w:id="10144" w:name="_Toc487547406"/>
      <w:bookmarkStart w:id="10145" w:name="_Toc487445651"/>
      <w:bookmarkStart w:id="10146" w:name="_Toc487467838"/>
      <w:bookmarkStart w:id="10147" w:name="_Toc487468115"/>
      <w:bookmarkStart w:id="10148" w:name="_Toc487539591"/>
      <w:bookmarkStart w:id="10149" w:name="_Toc487547407"/>
      <w:bookmarkStart w:id="10150" w:name="_Toc487445652"/>
      <w:bookmarkStart w:id="10151" w:name="_Toc487467839"/>
      <w:bookmarkStart w:id="10152" w:name="_Toc487468116"/>
      <w:bookmarkStart w:id="10153" w:name="_Toc487539592"/>
      <w:bookmarkStart w:id="10154" w:name="_Toc487547408"/>
      <w:bookmarkStart w:id="10155" w:name="_Toc487445653"/>
      <w:bookmarkStart w:id="10156" w:name="_Toc487467840"/>
      <w:bookmarkStart w:id="10157" w:name="_Toc487468117"/>
      <w:bookmarkStart w:id="10158" w:name="_Toc487539593"/>
      <w:bookmarkStart w:id="10159" w:name="_Toc487547409"/>
      <w:bookmarkStart w:id="10160" w:name="_Toc487445654"/>
      <w:bookmarkStart w:id="10161" w:name="_Toc487467841"/>
      <w:bookmarkStart w:id="10162" w:name="_Toc487468118"/>
      <w:bookmarkStart w:id="10163" w:name="_Toc487539594"/>
      <w:bookmarkStart w:id="10164" w:name="_Toc487547410"/>
      <w:bookmarkStart w:id="10165" w:name="_Toc487445655"/>
      <w:bookmarkStart w:id="10166" w:name="_Toc487467842"/>
      <w:bookmarkStart w:id="10167" w:name="_Toc487468119"/>
      <w:bookmarkStart w:id="10168" w:name="_Toc487539595"/>
      <w:bookmarkStart w:id="10169" w:name="_Toc487547411"/>
      <w:bookmarkStart w:id="10170" w:name="_Toc487445656"/>
      <w:bookmarkStart w:id="10171" w:name="_Toc487467843"/>
      <w:bookmarkStart w:id="10172" w:name="_Toc487468120"/>
      <w:bookmarkStart w:id="10173" w:name="_Toc487539596"/>
      <w:bookmarkStart w:id="10174" w:name="_Toc487547412"/>
      <w:bookmarkStart w:id="10175" w:name="_Toc487445657"/>
      <w:bookmarkStart w:id="10176" w:name="_Toc487467844"/>
      <w:bookmarkStart w:id="10177" w:name="_Toc487468121"/>
      <w:bookmarkStart w:id="10178" w:name="_Toc487539597"/>
      <w:bookmarkStart w:id="10179" w:name="_Toc487547413"/>
      <w:bookmarkStart w:id="10180" w:name="_Toc487547414"/>
      <w:bookmarkStart w:id="10181" w:name="_Toc489859120"/>
      <w:bookmarkStart w:id="10182" w:name="_Toc500342243"/>
      <w:bookmarkStart w:id="10183" w:name="_Toc530687707"/>
      <w:bookmarkStart w:id="10184" w:name="_Toc530762296"/>
      <w:bookmarkStart w:id="10185" w:name="_Toc534728416"/>
      <w:bookmarkStart w:id="10186" w:name="_Toc534730842"/>
      <w:bookmarkStart w:id="10187" w:name="_Toc134539852"/>
      <w:bookmarkStart w:id="10188" w:name="_Toc140693298"/>
      <w:bookmarkStart w:id="10189" w:name="_Toc142387598"/>
      <w:bookmarkStart w:id="10190" w:name="_Toc153785811"/>
      <w:bookmarkStart w:id="10191" w:name="_Toc153788671"/>
      <w:bookmarkStart w:id="10192" w:name="_Toc154762615"/>
      <w:bookmarkStart w:id="10193" w:name="_Toc157610047"/>
      <w:bookmarkStart w:id="10194" w:name="_Toc195518823"/>
      <w:bookmarkStart w:id="10195" w:name="_Toc195599787"/>
      <w:bookmarkStart w:id="10196" w:name="_Toc223962172"/>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bookmarkEnd w:id="10121"/>
      <w:bookmarkEnd w:id="10122"/>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r w:rsidRPr="00AC435F">
        <w:t xml:space="preserve">DC </w:t>
      </w:r>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r w:rsidR="00E8682C" w:rsidRPr="00AC435F">
        <w:t>Cables</w:t>
      </w:r>
      <w:bookmarkEnd w:id="10194"/>
      <w:bookmarkEnd w:id="10195"/>
      <w:bookmarkEnd w:id="10196"/>
    </w:p>
    <w:p w14:paraId="7CB55282" w14:textId="28B6931C" w:rsidR="00AC435F" w:rsidRPr="00AC435F" w:rsidRDefault="00AC435F" w:rsidP="00AC435F">
      <w:r w:rsidRPr="00AC435F">
        <w:t>Cables used in the DC distribution network shall be especially designed for PV systems and:</w:t>
      </w:r>
    </w:p>
    <w:p w14:paraId="532B5277" w14:textId="259D36CA" w:rsidR="00AC435F" w:rsidRPr="00AC435F" w:rsidRDefault="00AC435F" w:rsidP="00AC435F">
      <w:pPr>
        <w:pStyle w:val="Bullet10"/>
      </w:pPr>
      <w:r>
        <w:t>Be resistant to ultraviolet radiation and ozone</w:t>
      </w:r>
      <w:r w:rsidR="006D59CE">
        <w:t>, with a</w:t>
      </w:r>
      <w:r w:rsidR="00734E8E">
        <w:t xml:space="preserve"> minimum UV resistance lifetime of 20 years</w:t>
      </w:r>
      <w:r w:rsidR="001A321C">
        <w:t>;</w:t>
      </w:r>
    </w:p>
    <w:p w14:paraId="40078835" w14:textId="6548C117" w:rsidR="00AC435F" w:rsidRPr="00AC435F" w:rsidRDefault="00AC435F" w:rsidP="00AC435F">
      <w:pPr>
        <w:pStyle w:val="Bullet10"/>
      </w:pPr>
      <w:r>
        <w:t>Have an enhanced resistance to heat and fire and with low smoke emissions</w:t>
      </w:r>
      <w:r w:rsidR="001A321C">
        <w:t>;</w:t>
      </w:r>
    </w:p>
    <w:p w14:paraId="7C011F15" w14:textId="5415CD4E" w:rsidR="00AC435F" w:rsidRPr="00AC435F" w:rsidRDefault="00AC435F" w:rsidP="00AC435F">
      <w:pPr>
        <w:pStyle w:val="Bullet10"/>
      </w:pPr>
      <w:r>
        <w:t>Operate in an extensive temperature range compatible with site conditions</w:t>
      </w:r>
      <w:r w:rsidR="001A321C">
        <w:t>;</w:t>
      </w:r>
    </w:p>
    <w:p w14:paraId="521273EB" w14:textId="7A338A39" w:rsidR="00AC435F" w:rsidRPr="00AC435F" w:rsidRDefault="00AC435F" w:rsidP="00AC435F">
      <w:pPr>
        <w:pStyle w:val="Bullet10"/>
      </w:pPr>
      <w:r>
        <w:t xml:space="preserve">Be rated to the appropriate DC </w:t>
      </w:r>
      <w:r w:rsidRPr="0082128E">
        <w:t xml:space="preserve">voltage </w:t>
      </w:r>
      <w:r w:rsidRPr="00F469B3">
        <w:t xml:space="preserve">1000V </w:t>
      </w:r>
      <w:r w:rsidR="0082128E" w:rsidRPr="00F469B3">
        <w:t>or</w:t>
      </w:r>
      <w:r w:rsidRPr="00F469B3">
        <w:t xml:space="preserve"> 1500V</w:t>
      </w:r>
      <w:r w:rsidR="0082128E" w:rsidRPr="0082128E">
        <w:t>, pending</w:t>
      </w:r>
      <w:r w:rsidR="0082128E">
        <w:t xml:space="preserve"> on Contractor’s design</w:t>
      </w:r>
      <w:r w:rsidR="001A321C">
        <w:t>;</w:t>
      </w:r>
    </w:p>
    <w:p w14:paraId="28F5F1FD" w14:textId="7DCC3DA2" w:rsidR="00AC435F" w:rsidRPr="00AC435F" w:rsidRDefault="00AC435F" w:rsidP="00AC435F">
      <w:pPr>
        <w:pStyle w:val="Bullet10"/>
      </w:pPr>
      <w:r>
        <w:t>Be double insulated</w:t>
      </w:r>
      <w:r w:rsidR="001A321C">
        <w:t>; and</w:t>
      </w:r>
    </w:p>
    <w:p w14:paraId="648D3C1F" w14:textId="29FD802A" w:rsidR="00AC435F" w:rsidRPr="00AC435F" w:rsidRDefault="00AC435F" w:rsidP="00AC435F">
      <w:pPr>
        <w:pStyle w:val="Bullet10"/>
      </w:pPr>
      <w:r>
        <w:t>Be halogen free.</w:t>
      </w:r>
    </w:p>
    <w:p w14:paraId="7DCCE875" w14:textId="4A87632B" w:rsidR="38BBA0CC" w:rsidRDefault="38BBA0CC" w:rsidP="680180EF">
      <w:pPr>
        <w:pStyle w:val="Bullet10"/>
        <w:tabs>
          <w:tab w:val="left" w:pos="340"/>
        </w:tabs>
      </w:pPr>
      <w:r>
        <w:t xml:space="preserve">Cable connectors (MC4 or equivalent) shall be IP67 rated, and at both the PV modules and String Inverters/Combiner boxes terminations shall match exactly in terms of brand and type to those on the PV modules and String Inverters/Combiner boxes. The cable connectors must on the </w:t>
      </w:r>
      <w:r w:rsidR="050468D8">
        <w:t xml:space="preserve">PV module side must be supplied as a set from the </w:t>
      </w:r>
      <w:r w:rsidR="006825BD">
        <w:t>Contractor</w:t>
      </w:r>
      <w:r w:rsidR="050468D8">
        <w:t>, matching the cable connector to the PV module connector.</w:t>
      </w:r>
    </w:p>
    <w:p w14:paraId="3AF3A237" w14:textId="505EB51A" w:rsidR="6B7F96B4" w:rsidRDefault="6B7F96B4" w:rsidP="680180EF">
      <w:pPr>
        <w:pStyle w:val="Heading3"/>
      </w:pPr>
      <w:bookmarkStart w:id="10197" w:name="_Toc223962173"/>
      <w:r>
        <w:t>LV AC Cables</w:t>
      </w:r>
      <w:bookmarkEnd w:id="10197"/>
    </w:p>
    <w:p w14:paraId="1EB3F94F" w14:textId="0C58DFAD" w:rsidR="6B7F96B4" w:rsidRDefault="6B7F96B4" w:rsidP="00405AC5">
      <w:pPr>
        <w:pStyle w:val="Bullet10"/>
        <w:numPr>
          <w:ilvl w:val="0"/>
          <w:numId w:val="0"/>
        </w:numPr>
      </w:pPr>
      <w:r>
        <w:t>AC Collector cables shall comply with the Applicable Codes and Standards and be suitable for the Site conditions. They shall also meet the following requirements:</w:t>
      </w:r>
    </w:p>
    <w:p w14:paraId="7DD5641D" w14:textId="6850C7C8" w:rsidR="680180EF" w:rsidRDefault="680180EF" w:rsidP="680180EF">
      <w:pPr>
        <w:pStyle w:val="Bullet10"/>
        <w:numPr>
          <w:ilvl w:val="0"/>
          <w:numId w:val="0"/>
        </w:numPr>
      </w:pPr>
    </w:p>
    <w:p w14:paraId="675EB0CF" w14:textId="664C3455" w:rsidR="6B7F96B4" w:rsidRDefault="6B7F96B4" w:rsidP="007F13EC">
      <w:pPr>
        <w:pStyle w:val="Bullet10"/>
        <w:tabs>
          <w:tab w:val="left" w:pos="340"/>
        </w:tabs>
      </w:pPr>
      <w:r>
        <w:t xml:space="preserve">AC Collector cabling shall be copper or aluminium cables, with XLPE (cross-linked polyethylene) insulation and PVC sheath will be used for the LV installations. The Contractor shall take into account the movement of the single-axis tracker structure (if applicable) when selecting the characteristics of the conductor;  </w:t>
      </w:r>
    </w:p>
    <w:p w14:paraId="2ACC52AB" w14:textId="554DE8D4" w:rsidR="6B7F96B4" w:rsidRDefault="6B7F96B4" w:rsidP="007F13EC">
      <w:pPr>
        <w:pStyle w:val="Bullet10"/>
        <w:tabs>
          <w:tab w:val="left" w:pos="340"/>
        </w:tabs>
      </w:pPr>
      <w:r>
        <w:t xml:space="preserve">AC Collector cabling shall be specified for nature of the load and shall be rated for potential voltages that can occur on the output of the inverter;  </w:t>
      </w:r>
    </w:p>
    <w:p w14:paraId="10FF3825" w14:textId="5F0809F2" w:rsidR="6B7F96B4" w:rsidRDefault="6B7F96B4" w:rsidP="007F13EC">
      <w:pPr>
        <w:pStyle w:val="Bullet10"/>
        <w:tabs>
          <w:tab w:val="left" w:pos="340"/>
        </w:tabs>
      </w:pPr>
      <w:r>
        <w:t>Cables shall be ultraviolet (UV), ozone resistant and ducted where appropriate to protect against rodents;</w:t>
      </w:r>
    </w:p>
    <w:p w14:paraId="06138BCD" w14:textId="54A2E449" w:rsidR="680180EF" w:rsidRDefault="6B7F96B4" w:rsidP="007F13EC">
      <w:pPr>
        <w:pStyle w:val="Bullet10"/>
        <w:tabs>
          <w:tab w:val="left" w:pos="340"/>
        </w:tabs>
      </w:pPr>
      <w:r>
        <w:t xml:space="preserve">Cables shall be sized appropriately to account for ampacity, short circuit and volt drop. Cable sizing calculations shall use appropriate soil thermal resistivity values as </w:t>
      </w:r>
      <w:r w:rsidR="5CCDB4B3">
        <w:t xml:space="preserve">per site conditions </w:t>
      </w:r>
      <w:r>
        <w:t>for calculating direct buried or ducted cables. If direct buried cables shall be bedded in sand, this must be taken into account in cable sizing calculations</w:t>
      </w:r>
    </w:p>
    <w:p w14:paraId="0C6377AA" w14:textId="40A27952" w:rsidR="00AC435F" w:rsidRPr="00AC435F" w:rsidRDefault="00E8682C" w:rsidP="00AC435F">
      <w:pPr>
        <w:pStyle w:val="Heading3"/>
      </w:pPr>
      <w:bookmarkStart w:id="10198" w:name="_Toc411610267"/>
      <w:bookmarkStart w:id="10199" w:name="_Toc487547415"/>
      <w:bookmarkStart w:id="10200" w:name="_Toc489859121"/>
      <w:bookmarkStart w:id="10201" w:name="_Toc500342244"/>
      <w:bookmarkStart w:id="10202" w:name="_Toc530687708"/>
      <w:bookmarkStart w:id="10203" w:name="_Toc530762297"/>
      <w:bookmarkStart w:id="10204" w:name="_Toc534728417"/>
      <w:bookmarkStart w:id="10205" w:name="_Toc534730843"/>
      <w:bookmarkStart w:id="10206" w:name="_Toc134539853"/>
      <w:bookmarkStart w:id="10207" w:name="_Toc140693299"/>
      <w:bookmarkStart w:id="10208" w:name="_Toc142387599"/>
      <w:bookmarkStart w:id="10209" w:name="_Toc153785812"/>
      <w:bookmarkStart w:id="10210" w:name="_Toc153788672"/>
      <w:bookmarkStart w:id="10211" w:name="_Toc154762616"/>
      <w:bookmarkStart w:id="10212" w:name="_Toc157610048"/>
      <w:bookmarkStart w:id="10213" w:name="_Toc195518824"/>
      <w:bookmarkStart w:id="10214" w:name="_Toc195599788"/>
      <w:bookmarkStart w:id="10215" w:name="_Toc223962174"/>
      <w:r>
        <w:t>High</w:t>
      </w:r>
      <w:r w:rsidRPr="00AC435F">
        <w:t xml:space="preserve"> Voltage</w:t>
      </w:r>
      <w:bookmarkEnd w:id="10198"/>
      <w:r w:rsidRPr="00AC435F">
        <w:t xml:space="preserve"> Cables</w:t>
      </w:r>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p>
    <w:p w14:paraId="5EF26A7B" w14:textId="0B799B75" w:rsidR="00AC435F" w:rsidRPr="00AC435F" w:rsidRDefault="00AC435F" w:rsidP="00AC435F">
      <w:r w:rsidRPr="00AC435F">
        <w:t xml:space="preserve">The cable specification must be fit for purpose and in line with the relevant Standards, codes and regulations. </w:t>
      </w:r>
    </w:p>
    <w:p w14:paraId="14EBD398" w14:textId="6D0BA3A5" w:rsidR="00AC435F" w:rsidRPr="00AC435F" w:rsidRDefault="00AC435F" w:rsidP="00AC435F">
      <w:r w:rsidRPr="00AC435F">
        <w:t xml:space="preserve">In most cases </w:t>
      </w:r>
      <w:r w:rsidR="00C42CBD">
        <w:t>H</w:t>
      </w:r>
      <w:r w:rsidRPr="00AC435F">
        <w:t>V cables shall include 3 single cores cables and an earthing conductor in twisted configuration. Each single core cable shall include:</w:t>
      </w:r>
    </w:p>
    <w:p w14:paraId="362118B4" w14:textId="541FBBF6" w:rsidR="00AC435F" w:rsidRPr="00AC435F" w:rsidRDefault="00AC435F" w:rsidP="00AC435F">
      <w:pPr>
        <w:pStyle w:val="Bullet10"/>
      </w:pPr>
      <w:r>
        <w:t>An aluminium or copper conductor of suitable size</w:t>
      </w:r>
      <w:r w:rsidR="001A321C">
        <w:t>;</w:t>
      </w:r>
    </w:p>
    <w:p w14:paraId="2EBD8ADB" w14:textId="5DFCC252" w:rsidR="00AC435F" w:rsidRPr="00AC435F" w:rsidRDefault="00AC435F" w:rsidP="00AC435F">
      <w:pPr>
        <w:pStyle w:val="Bullet10"/>
      </w:pPr>
      <w:r>
        <w:t>Semi-conductive conductor sheathing</w:t>
      </w:r>
      <w:r w:rsidR="001A321C">
        <w:t>;</w:t>
      </w:r>
    </w:p>
    <w:p w14:paraId="3884C8C1" w14:textId="09ABB2AC" w:rsidR="00AC435F" w:rsidRPr="00AC435F" w:rsidRDefault="00AC435F" w:rsidP="00AC435F">
      <w:pPr>
        <w:pStyle w:val="Bullet10"/>
      </w:pPr>
      <w:r>
        <w:t>XLPE insulation</w:t>
      </w:r>
      <w:r w:rsidR="001A321C">
        <w:t>;</w:t>
      </w:r>
    </w:p>
    <w:p w14:paraId="59165BBE" w14:textId="732E7243" w:rsidR="00AC435F" w:rsidRPr="00AC435F" w:rsidRDefault="00AC435F" w:rsidP="00AC435F">
      <w:pPr>
        <w:pStyle w:val="Bullet10"/>
      </w:pPr>
      <w:r>
        <w:t>Metallic screen made of aluminium or copper strands</w:t>
      </w:r>
      <w:r w:rsidR="001A321C">
        <w:t>; and</w:t>
      </w:r>
    </w:p>
    <w:p w14:paraId="49CA7ABD" w14:textId="61E5E0BE" w:rsidR="00AC435F" w:rsidRPr="00AC435F" w:rsidRDefault="00AC435F" w:rsidP="007A202A">
      <w:pPr>
        <w:pStyle w:val="Bullet10"/>
      </w:pPr>
      <w:r>
        <w:lastRenderedPageBreak/>
        <w:t xml:space="preserve">Protection against ingress of water and outer XLPE or PVC jacket. </w:t>
      </w:r>
    </w:p>
    <w:p w14:paraId="77D38205" w14:textId="77777777" w:rsidR="00AC435F" w:rsidRPr="00AC435F" w:rsidRDefault="00AC435F" w:rsidP="00AC435F">
      <w:r w:rsidRPr="00AC435F">
        <w:t xml:space="preserve">The cables shall have the following application characteristics: </w:t>
      </w:r>
    </w:p>
    <w:p w14:paraId="082FE019" w14:textId="76B63CFD" w:rsidR="00AC435F" w:rsidRPr="00AC435F" w:rsidRDefault="00AC435F" w:rsidP="00AC435F">
      <w:pPr>
        <w:pStyle w:val="Bullet10"/>
      </w:pPr>
      <w:r>
        <w:t>Cable for fixed installations</w:t>
      </w:r>
      <w:r w:rsidR="001A321C">
        <w:t>;</w:t>
      </w:r>
    </w:p>
    <w:p w14:paraId="2FB4D050" w14:textId="2B49808E" w:rsidR="00AC435F" w:rsidRPr="00AC435F" w:rsidRDefault="00AC435F" w:rsidP="00AC435F">
      <w:pPr>
        <w:pStyle w:val="Bullet10"/>
      </w:pPr>
      <w:r>
        <w:t>Adequate for the transmission and distribution of energy in high-voltage networks. Suitable for interior, exterior and underground installations</w:t>
      </w:r>
      <w:r w:rsidR="001A321C">
        <w:t>; and</w:t>
      </w:r>
    </w:p>
    <w:p w14:paraId="46A84D80" w14:textId="41826DE1" w:rsidR="00AC435F" w:rsidRPr="00AC435F" w:rsidRDefault="00AC435F" w:rsidP="00AC435F">
      <w:pPr>
        <w:pStyle w:val="Bullet10"/>
      </w:pPr>
      <w:r>
        <w:t>Low halogen content cable with low emission of smoke and non-propagator of fire.</w:t>
      </w:r>
    </w:p>
    <w:p w14:paraId="41B2096E" w14:textId="27FF58D9" w:rsidR="00AC435F" w:rsidRPr="00AC435F" w:rsidRDefault="00AC435F" w:rsidP="00AC435F">
      <w:r w:rsidRPr="00AC435F">
        <w:t>Cables are to meet the following Standards of manufacture or equivalent local standards where applicable:</w:t>
      </w:r>
    </w:p>
    <w:p w14:paraId="6620AA4F" w14:textId="23BDE6FD" w:rsidR="00AC435F" w:rsidRPr="00AC435F" w:rsidRDefault="00AC435F" w:rsidP="00AC435F">
      <w:pPr>
        <w:pStyle w:val="Bullet10"/>
      </w:pPr>
      <w:r>
        <w:t>Nominal voltages: as appropriate for the connection</w:t>
      </w:r>
      <w:r w:rsidR="001A321C">
        <w:t>;</w:t>
      </w:r>
    </w:p>
    <w:p w14:paraId="0E328161" w14:textId="138C6D5A" w:rsidR="00AC435F" w:rsidRPr="00DF613A" w:rsidRDefault="00AC435F" w:rsidP="00AC435F">
      <w:pPr>
        <w:pStyle w:val="Bullet10"/>
      </w:pPr>
      <w:r>
        <w:t xml:space="preserve">Maximum </w:t>
      </w:r>
      <w:r w:rsidRPr="00DF613A">
        <w:t>temperature of the conductor shall remain within manufacturer requirements assuming a reasonable duration of full output operation at high ambient temperature</w:t>
      </w:r>
      <w:r w:rsidR="001A321C" w:rsidRPr="00DF613A">
        <w:t>;</w:t>
      </w:r>
    </w:p>
    <w:p w14:paraId="429A1033" w14:textId="33564FB5" w:rsidR="00AC435F" w:rsidRPr="00DF613A" w:rsidRDefault="00AC435F" w:rsidP="00AC435F">
      <w:pPr>
        <w:pStyle w:val="Bullet10"/>
      </w:pPr>
      <w:r w:rsidRPr="00DF613A">
        <w:t>Maximum temperature in short circuit: 250ºC (maximum 5 s)</w:t>
      </w:r>
      <w:r w:rsidR="001A321C" w:rsidRPr="00DF613A">
        <w:t>;</w:t>
      </w:r>
    </w:p>
    <w:p w14:paraId="2B6C4394" w14:textId="71F3936B" w:rsidR="00AC435F" w:rsidRPr="00DF613A" w:rsidRDefault="00AC435F" w:rsidP="00AC435F">
      <w:pPr>
        <w:pStyle w:val="Bullet10"/>
      </w:pPr>
      <w:r w:rsidRPr="00DF613A">
        <w:t xml:space="preserve">Curvature </w:t>
      </w:r>
      <w:r w:rsidR="004F7E58" w:rsidRPr="00DF613A">
        <w:t>radius:</w:t>
      </w:r>
      <w:r w:rsidRPr="00DF613A">
        <w:t xml:space="preserve"> 15 x Ø external</w:t>
      </w:r>
      <w:r w:rsidR="001A321C" w:rsidRPr="00DF613A">
        <w:t>;</w:t>
      </w:r>
    </w:p>
    <w:p w14:paraId="73695071" w14:textId="7941CC78" w:rsidR="00AC435F" w:rsidRPr="00DF613A" w:rsidRDefault="00AC435F" w:rsidP="00AC435F">
      <w:pPr>
        <w:pStyle w:val="Bullet10"/>
      </w:pPr>
      <w:r w:rsidRPr="00DF613A">
        <w:t>Halogen-free</w:t>
      </w:r>
      <w:r w:rsidR="001A321C" w:rsidRPr="00DF613A">
        <w:t>;</w:t>
      </w:r>
    </w:p>
    <w:p w14:paraId="2A3FEA6D" w14:textId="70F7D003" w:rsidR="00AC435F" w:rsidRPr="00DF613A" w:rsidRDefault="00AC435F" w:rsidP="00AC435F">
      <w:pPr>
        <w:pStyle w:val="Bullet10"/>
      </w:pPr>
      <w:r w:rsidRPr="00DF613A">
        <w:t>Low emission of smoke</w:t>
      </w:r>
      <w:r w:rsidR="001A321C" w:rsidRPr="00DF613A">
        <w:t>; and</w:t>
      </w:r>
    </w:p>
    <w:p w14:paraId="7111164F" w14:textId="2BA3862C" w:rsidR="00AC435F" w:rsidRPr="00DF613A" w:rsidRDefault="00AC435F" w:rsidP="00AC435F">
      <w:pPr>
        <w:pStyle w:val="Bullet10"/>
      </w:pPr>
      <w:r w:rsidRPr="00DF613A">
        <w:t>Non-propagator of fire.</w:t>
      </w:r>
    </w:p>
    <w:p w14:paraId="3791D62D" w14:textId="44BE6FA0" w:rsidR="00AC435F" w:rsidRPr="00DF613A" w:rsidRDefault="00E8682C" w:rsidP="00AC435F">
      <w:pPr>
        <w:pStyle w:val="Heading3"/>
      </w:pPr>
      <w:bookmarkStart w:id="10216" w:name="_Toc487445660"/>
      <w:bookmarkStart w:id="10217" w:name="_Toc487467847"/>
      <w:bookmarkStart w:id="10218" w:name="_Toc487468124"/>
      <w:bookmarkStart w:id="10219" w:name="_Toc487539600"/>
      <w:bookmarkStart w:id="10220" w:name="_Toc487547416"/>
      <w:bookmarkStart w:id="10221" w:name="_Toc487445661"/>
      <w:bookmarkStart w:id="10222" w:name="_Toc487467848"/>
      <w:bookmarkStart w:id="10223" w:name="_Toc487468125"/>
      <w:bookmarkStart w:id="10224" w:name="_Toc487539601"/>
      <w:bookmarkStart w:id="10225" w:name="_Toc487547417"/>
      <w:bookmarkStart w:id="10226" w:name="_Toc487445662"/>
      <w:bookmarkStart w:id="10227" w:name="_Toc487467849"/>
      <w:bookmarkStart w:id="10228" w:name="_Toc487468126"/>
      <w:bookmarkStart w:id="10229" w:name="_Toc487539602"/>
      <w:bookmarkStart w:id="10230" w:name="_Toc487547418"/>
      <w:bookmarkStart w:id="10231" w:name="_Toc487445663"/>
      <w:bookmarkStart w:id="10232" w:name="_Toc487467850"/>
      <w:bookmarkStart w:id="10233" w:name="_Toc487468127"/>
      <w:bookmarkStart w:id="10234" w:name="_Toc487539603"/>
      <w:bookmarkStart w:id="10235" w:name="_Toc487547419"/>
      <w:bookmarkStart w:id="10236" w:name="_Toc487445664"/>
      <w:bookmarkStart w:id="10237" w:name="_Toc487467851"/>
      <w:bookmarkStart w:id="10238" w:name="_Toc487468128"/>
      <w:bookmarkStart w:id="10239" w:name="_Toc487539604"/>
      <w:bookmarkStart w:id="10240" w:name="_Toc487547420"/>
      <w:bookmarkStart w:id="10241" w:name="_Toc487445665"/>
      <w:bookmarkStart w:id="10242" w:name="_Toc487467852"/>
      <w:bookmarkStart w:id="10243" w:name="_Toc487468129"/>
      <w:bookmarkStart w:id="10244" w:name="_Toc487539605"/>
      <w:bookmarkStart w:id="10245" w:name="_Toc487547421"/>
      <w:bookmarkStart w:id="10246" w:name="_Toc487445666"/>
      <w:bookmarkStart w:id="10247" w:name="_Toc487467853"/>
      <w:bookmarkStart w:id="10248" w:name="_Toc487468130"/>
      <w:bookmarkStart w:id="10249" w:name="_Toc487539606"/>
      <w:bookmarkStart w:id="10250" w:name="_Toc487547422"/>
      <w:bookmarkStart w:id="10251" w:name="_Toc487445667"/>
      <w:bookmarkStart w:id="10252" w:name="_Toc487467854"/>
      <w:bookmarkStart w:id="10253" w:name="_Toc487468131"/>
      <w:bookmarkStart w:id="10254" w:name="_Toc487539607"/>
      <w:bookmarkStart w:id="10255" w:name="_Toc487547423"/>
      <w:bookmarkStart w:id="10256" w:name="_Toc487445668"/>
      <w:bookmarkStart w:id="10257" w:name="_Toc487467855"/>
      <w:bookmarkStart w:id="10258" w:name="_Toc487468132"/>
      <w:bookmarkStart w:id="10259" w:name="_Toc487539608"/>
      <w:bookmarkStart w:id="10260" w:name="_Toc487547424"/>
      <w:bookmarkStart w:id="10261" w:name="_Toc487445669"/>
      <w:bookmarkStart w:id="10262" w:name="_Toc487467856"/>
      <w:bookmarkStart w:id="10263" w:name="_Toc487468133"/>
      <w:bookmarkStart w:id="10264" w:name="_Toc487539609"/>
      <w:bookmarkStart w:id="10265" w:name="_Toc487547425"/>
      <w:bookmarkStart w:id="10266" w:name="_Toc487445670"/>
      <w:bookmarkStart w:id="10267" w:name="_Toc487467857"/>
      <w:bookmarkStart w:id="10268" w:name="_Toc487468134"/>
      <w:bookmarkStart w:id="10269" w:name="_Toc487539610"/>
      <w:bookmarkStart w:id="10270" w:name="_Toc487547426"/>
      <w:bookmarkStart w:id="10271" w:name="_Toc487445671"/>
      <w:bookmarkStart w:id="10272" w:name="_Toc487467858"/>
      <w:bookmarkStart w:id="10273" w:name="_Toc487468135"/>
      <w:bookmarkStart w:id="10274" w:name="_Toc487539611"/>
      <w:bookmarkStart w:id="10275" w:name="_Toc487547427"/>
      <w:bookmarkStart w:id="10276" w:name="_Toc487445672"/>
      <w:bookmarkStart w:id="10277" w:name="_Toc487467859"/>
      <w:bookmarkStart w:id="10278" w:name="_Toc487468136"/>
      <w:bookmarkStart w:id="10279" w:name="_Toc487539612"/>
      <w:bookmarkStart w:id="10280" w:name="_Toc487547428"/>
      <w:bookmarkStart w:id="10281" w:name="_Toc487445673"/>
      <w:bookmarkStart w:id="10282" w:name="_Toc487467860"/>
      <w:bookmarkStart w:id="10283" w:name="_Toc487468137"/>
      <w:bookmarkStart w:id="10284" w:name="_Toc487539613"/>
      <w:bookmarkStart w:id="10285" w:name="_Toc487547429"/>
      <w:bookmarkStart w:id="10286" w:name="_Toc487445674"/>
      <w:bookmarkStart w:id="10287" w:name="_Toc487467861"/>
      <w:bookmarkStart w:id="10288" w:name="_Toc487468138"/>
      <w:bookmarkStart w:id="10289" w:name="_Toc487539614"/>
      <w:bookmarkStart w:id="10290" w:name="_Toc487547430"/>
      <w:bookmarkStart w:id="10291" w:name="_Toc487445675"/>
      <w:bookmarkStart w:id="10292" w:name="_Toc487467862"/>
      <w:bookmarkStart w:id="10293" w:name="_Toc487468139"/>
      <w:bookmarkStart w:id="10294" w:name="_Toc487539615"/>
      <w:bookmarkStart w:id="10295" w:name="_Toc487547431"/>
      <w:bookmarkStart w:id="10296" w:name="_Toc487445676"/>
      <w:bookmarkStart w:id="10297" w:name="_Toc487467863"/>
      <w:bookmarkStart w:id="10298" w:name="_Toc487468140"/>
      <w:bookmarkStart w:id="10299" w:name="_Toc487539616"/>
      <w:bookmarkStart w:id="10300" w:name="_Toc487547432"/>
      <w:bookmarkStart w:id="10301" w:name="_Toc487445677"/>
      <w:bookmarkStart w:id="10302" w:name="_Toc487467864"/>
      <w:bookmarkStart w:id="10303" w:name="_Toc487468141"/>
      <w:bookmarkStart w:id="10304" w:name="_Toc487539617"/>
      <w:bookmarkStart w:id="10305" w:name="_Toc487547433"/>
      <w:bookmarkStart w:id="10306" w:name="_Toc487445678"/>
      <w:bookmarkStart w:id="10307" w:name="_Toc487467865"/>
      <w:bookmarkStart w:id="10308" w:name="_Toc487468142"/>
      <w:bookmarkStart w:id="10309" w:name="_Toc487539618"/>
      <w:bookmarkStart w:id="10310" w:name="_Toc487547434"/>
      <w:bookmarkStart w:id="10311" w:name="_Toc530687709"/>
      <w:bookmarkStart w:id="10312" w:name="_Toc530762298"/>
      <w:bookmarkStart w:id="10313" w:name="_Toc534728418"/>
      <w:bookmarkStart w:id="10314" w:name="_Toc534730844"/>
      <w:bookmarkStart w:id="10315" w:name="_Toc134539854"/>
      <w:bookmarkStart w:id="10316" w:name="_Toc140693300"/>
      <w:bookmarkStart w:id="10317" w:name="_Toc142387600"/>
      <w:bookmarkStart w:id="10318" w:name="_Toc153785813"/>
      <w:bookmarkStart w:id="10319" w:name="_Toc153788673"/>
      <w:bookmarkStart w:id="10320" w:name="_Toc154762617"/>
      <w:bookmarkStart w:id="10321" w:name="_Toc157610049"/>
      <w:bookmarkStart w:id="10322" w:name="_Toc195518825"/>
      <w:bookmarkStart w:id="10323" w:name="_Toc195599789"/>
      <w:bookmarkStart w:id="10324" w:name="_Toc223962175"/>
      <w:bookmarkStart w:id="10325" w:name="_Ref390439175"/>
      <w:bookmarkStart w:id="10326" w:name="_Toc411610268"/>
      <w:bookmarkStart w:id="10327" w:name="_Toc487547435"/>
      <w:bookmarkStart w:id="10328" w:name="_Toc489859122"/>
      <w:bookmarkStart w:id="10329" w:name="_Toc500342245"/>
      <w:bookmarkEnd w:id="10216"/>
      <w:bookmarkEnd w:id="10217"/>
      <w:bookmarkEnd w:id="10218"/>
      <w:bookmarkEnd w:id="10219"/>
      <w:bookmarkEnd w:id="10220"/>
      <w:bookmarkEnd w:id="10221"/>
      <w:bookmarkEnd w:id="10222"/>
      <w:bookmarkEnd w:id="10223"/>
      <w:bookmarkEnd w:id="10224"/>
      <w:bookmarkEnd w:id="10225"/>
      <w:bookmarkEnd w:id="10226"/>
      <w:bookmarkEnd w:id="10227"/>
      <w:bookmarkEnd w:id="10228"/>
      <w:bookmarkEnd w:id="10229"/>
      <w:bookmarkEnd w:id="10230"/>
      <w:bookmarkEnd w:id="10231"/>
      <w:bookmarkEnd w:id="10232"/>
      <w:bookmarkEnd w:id="10233"/>
      <w:bookmarkEnd w:id="10234"/>
      <w:bookmarkEnd w:id="10235"/>
      <w:bookmarkEnd w:id="10236"/>
      <w:bookmarkEnd w:id="10237"/>
      <w:bookmarkEnd w:id="10238"/>
      <w:bookmarkEnd w:id="10239"/>
      <w:bookmarkEnd w:id="10240"/>
      <w:bookmarkEnd w:id="10241"/>
      <w:bookmarkEnd w:id="10242"/>
      <w:bookmarkEnd w:id="10243"/>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bookmarkEnd w:id="10258"/>
      <w:bookmarkEnd w:id="10259"/>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r w:rsidRPr="00DF613A">
        <w:t>Communication Cables</w:t>
      </w:r>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p>
    <w:p w14:paraId="70D25163" w14:textId="474E689C" w:rsidR="00AC435F" w:rsidRPr="00AC435F" w:rsidRDefault="00AC435F" w:rsidP="00AC435F">
      <w:pPr>
        <w:rPr>
          <w:highlight w:val="yellow"/>
        </w:rPr>
      </w:pPr>
      <w:r w:rsidRPr="00AC435F">
        <w:t>Communication cables longer than 5 meters must be fibre-optic, rather than metallic conductors. Where this is impossible, e.g. for inclinometers, the cables must be suitably specified and designed (i.e. shielded, earthed conduits, surge protected,</w:t>
      </w:r>
      <w:r w:rsidR="00430D0F">
        <w:t xml:space="preserve"> </w:t>
      </w:r>
      <w:r w:rsidRPr="00AC435F">
        <w:t xml:space="preserve">etc.) to prevent any harm to other components of the </w:t>
      </w:r>
      <w:r w:rsidR="00E75BE9">
        <w:t>Plant</w:t>
      </w:r>
      <w:r w:rsidRPr="00AC435F">
        <w:t xml:space="preserve"> from voltage surges or induced currents</w:t>
      </w:r>
      <w:r w:rsidR="00430D0F">
        <w:t xml:space="preserve"> and </w:t>
      </w:r>
      <w:r w:rsidR="00DF613A">
        <w:t>fireproof</w:t>
      </w:r>
      <w:r w:rsidR="00430D0F">
        <w:t xml:space="preserve"> to be used for critical safety related systems.</w:t>
      </w:r>
    </w:p>
    <w:p w14:paraId="431DF0A2" w14:textId="1AE07DBA" w:rsidR="75F78995" w:rsidRDefault="75F78995">
      <w:r>
        <w:t xml:space="preserve">All communications cables shall comply with the Applicable Codes and Standards and be suitable for the site conditions. They shall also meet the following requirements: </w:t>
      </w:r>
    </w:p>
    <w:p w14:paraId="3DE4FB78" w14:textId="46EC5360" w:rsidR="75F78995" w:rsidRDefault="75F78995" w:rsidP="007F13EC">
      <w:pPr>
        <w:pStyle w:val="Bullet10"/>
        <w:tabs>
          <w:tab w:val="left" w:pos="340"/>
        </w:tabs>
      </w:pPr>
      <w:r>
        <w:t xml:space="preserve">Be durable and suitably rated against UV, anti-hydroscopic and be protected against vermin; </w:t>
      </w:r>
    </w:p>
    <w:p w14:paraId="5EAECF22" w14:textId="1DE9529F" w:rsidR="75F78995" w:rsidRDefault="75F78995" w:rsidP="007F13EC">
      <w:pPr>
        <w:pStyle w:val="Bullet10"/>
        <w:tabs>
          <w:tab w:val="left" w:pos="340"/>
        </w:tabs>
      </w:pPr>
      <w:r>
        <w:t xml:space="preserve">Be ducted where they are underground; </w:t>
      </w:r>
    </w:p>
    <w:p w14:paraId="4B3FB320" w14:textId="6E32E50D" w:rsidR="75F78995" w:rsidRDefault="75F78995" w:rsidP="007F13EC">
      <w:pPr>
        <w:pStyle w:val="Bullet10"/>
        <w:tabs>
          <w:tab w:val="left" w:pos="340"/>
        </w:tabs>
      </w:pPr>
      <w:r>
        <w:t xml:space="preserve">Cable for RS-485 shall be 24 AWG 7-strand tinned copper; 2 twisted pairs; overall foil and tinned copper braid shielding; chrome grey PVC jacket. AWM Style 2919; EIA-485; CM/CL2; </w:t>
      </w:r>
    </w:p>
    <w:p w14:paraId="61F5DDB0" w14:textId="7EE8A4F8" w:rsidR="75F78995" w:rsidRDefault="75F78995" w:rsidP="007F13EC">
      <w:pPr>
        <w:pStyle w:val="Bullet10"/>
        <w:tabs>
          <w:tab w:val="left" w:pos="340"/>
        </w:tabs>
      </w:pPr>
      <w:r>
        <w:t xml:space="preserve">Ethernet cable shall be Cat </w:t>
      </w:r>
      <w:r w:rsidR="00E26A70">
        <w:t>6a</w:t>
      </w:r>
      <w:r>
        <w:t xml:space="preserve"> </w:t>
      </w:r>
      <w:r w:rsidR="780887DB">
        <w:t>or higher, depending on the distance;</w:t>
      </w:r>
    </w:p>
    <w:p w14:paraId="3EAE101F" w14:textId="16E01962" w:rsidR="75F78995" w:rsidRDefault="75F78995" w:rsidP="007F13EC">
      <w:pPr>
        <w:pStyle w:val="Bullet10"/>
        <w:tabs>
          <w:tab w:val="left" w:pos="340"/>
        </w:tabs>
      </w:pPr>
      <w:r>
        <w:t xml:space="preserve">Data communications cable shall be stranded copper AWG 18-22, twisted pair, shielded Belden 1120A or equivalent; </w:t>
      </w:r>
    </w:p>
    <w:p w14:paraId="14916FF2" w14:textId="47503400" w:rsidR="75F78995" w:rsidRDefault="75F78995" w:rsidP="007F13EC">
      <w:pPr>
        <w:pStyle w:val="Bullet10"/>
        <w:tabs>
          <w:tab w:val="left" w:pos="340"/>
        </w:tabs>
      </w:pPr>
      <w:r>
        <w:t xml:space="preserve">Fibre Optic (FO) cable must be of loose tube construction and buried in trenches inside a subduct with pulling chambers if required, ideally located to allow the installation of the cable by blowing or pulling; </w:t>
      </w:r>
    </w:p>
    <w:p w14:paraId="45804F94" w14:textId="00E33712" w:rsidR="75F78995" w:rsidRDefault="75F78995" w:rsidP="007F13EC">
      <w:pPr>
        <w:pStyle w:val="Bullet10"/>
        <w:tabs>
          <w:tab w:val="left" w:pos="340"/>
        </w:tabs>
      </w:pPr>
      <w:r>
        <w:t xml:space="preserve">The subduct joints must be 100% waterproof, adapted for burial installation in high groundwater areas; </w:t>
      </w:r>
    </w:p>
    <w:p w14:paraId="03C9CA33" w14:textId="470AB747" w:rsidR="75F78995" w:rsidRDefault="75F78995" w:rsidP="007F13EC">
      <w:pPr>
        <w:pStyle w:val="Bullet10"/>
        <w:tabs>
          <w:tab w:val="left" w:pos="340"/>
        </w:tabs>
      </w:pPr>
      <w:r>
        <w:t xml:space="preserve">Any Manufacturer specification on the cable datasheet in relation with the implementation, such as the minimal radius of curvature, the tensile strength, or the temperature condition, etc. should be adhered to; </w:t>
      </w:r>
    </w:p>
    <w:p w14:paraId="3465625A" w14:textId="05A30EF3" w:rsidR="75F78995" w:rsidRDefault="75F78995" w:rsidP="007F13EC">
      <w:pPr>
        <w:pStyle w:val="Bullet10"/>
        <w:tabs>
          <w:tab w:val="left" w:pos="340"/>
        </w:tabs>
      </w:pPr>
      <w:r>
        <w:t>Each installed cable should be visibly marked at both ends.</w:t>
      </w:r>
    </w:p>
    <w:p w14:paraId="4F894963" w14:textId="720038AB" w:rsidR="00AC435F" w:rsidRPr="00AC435F" w:rsidRDefault="00E8682C" w:rsidP="00AC435F">
      <w:pPr>
        <w:pStyle w:val="Heading3"/>
      </w:pPr>
      <w:bookmarkStart w:id="10330" w:name="_Toc530687710"/>
      <w:bookmarkStart w:id="10331" w:name="_Toc530762299"/>
      <w:bookmarkStart w:id="10332" w:name="_Toc534728419"/>
      <w:bookmarkStart w:id="10333" w:name="_Toc534730845"/>
      <w:bookmarkStart w:id="10334" w:name="_Toc134539855"/>
      <w:bookmarkStart w:id="10335" w:name="_Toc140693301"/>
      <w:bookmarkStart w:id="10336" w:name="_Toc142387601"/>
      <w:bookmarkStart w:id="10337" w:name="_Toc153785814"/>
      <w:bookmarkStart w:id="10338" w:name="_Toc153788674"/>
      <w:bookmarkStart w:id="10339" w:name="_Toc154762618"/>
      <w:bookmarkStart w:id="10340" w:name="_Toc157610050"/>
      <w:bookmarkStart w:id="10341" w:name="_Toc195518826"/>
      <w:bookmarkStart w:id="10342" w:name="_Toc195599790"/>
      <w:bookmarkStart w:id="10343" w:name="_Toc223962176"/>
      <w:r w:rsidRPr="00AC435F">
        <w:lastRenderedPageBreak/>
        <w:t>Auxiliary Power Cables</w:t>
      </w:r>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p>
    <w:p w14:paraId="60D12FB5" w14:textId="0B0C58A0" w:rsidR="00AC435F" w:rsidRPr="00AC435F" w:rsidRDefault="00AC435F" w:rsidP="00AC435F">
      <w:pPr>
        <w:rPr>
          <w:highlight w:val="yellow"/>
        </w:rPr>
      </w:pPr>
      <w:r w:rsidRPr="00AC435F">
        <w:t>For the avoidance of doubt, all auxiliary power cables shall be protected by surge protection devices as per EN 61643.11 and .12 or equivalent local standard.</w:t>
      </w:r>
    </w:p>
    <w:p w14:paraId="54201D4D" w14:textId="587CF8F1" w:rsidR="00AC435F" w:rsidRPr="00AC435F" w:rsidRDefault="00E8682C" w:rsidP="00AC435F">
      <w:pPr>
        <w:pStyle w:val="Heading3"/>
      </w:pPr>
      <w:bookmarkStart w:id="10344" w:name="_Ref529257358"/>
      <w:bookmarkStart w:id="10345" w:name="_Toc530687711"/>
      <w:bookmarkStart w:id="10346" w:name="_Toc530762300"/>
      <w:bookmarkStart w:id="10347" w:name="_Toc534728420"/>
      <w:bookmarkStart w:id="10348" w:name="_Toc534730846"/>
      <w:bookmarkStart w:id="10349" w:name="_Toc134539856"/>
      <w:bookmarkStart w:id="10350" w:name="_Toc140693302"/>
      <w:bookmarkStart w:id="10351" w:name="_Toc142387602"/>
      <w:bookmarkStart w:id="10352" w:name="_Toc153785815"/>
      <w:bookmarkStart w:id="10353" w:name="_Toc153788675"/>
      <w:bookmarkStart w:id="10354" w:name="_Toc154762619"/>
      <w:bookmarkStart w:id="10355" w:name="_Toc157610051"/>
      <w:bookmarkStart w:id="10356" w:name="_Toc195518827"/>
      <w:bookmarkStart w:id="10357" w:name="_Toc195599791"/>
      <w:bookmarkStart w:id="10358" w:name="_Toc223962177"/>
      <w:bookmarkEnd w:id="10325"/>
      <w:bookmarkEnd w:id="10326"/>
      <w:bookmarkEnd w:id="10327"/>
      <w:bookmarkEnd w:id="10328"/>
      <w:bookmarkEnd w:id="10329"/>
      <w:r w:rsidRPr="00AC435F">
        <w:t xml:space="preserve">Cable Runs </w:t>
      </w:r>
      <w:r w:rsidR="00453813">
        <w:t>a</w:t>
      </w:r>
      <w:r w:rsidRPr="00AC435F">
        <w:t>nd Trenches</w:t>
      </w:r>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p>
    <w:p w14:paraId="379E20F3" w14:textId="300ADD36" w:rsidR="0030524A" w:rsidRPr="0030524A" w:rsidRDefault="0030524A" w:rsidP="40DC38C6">
      <w:pPr>
        <w:spacing w:before="100" w:beforeAutospacing="1" w:after="100" w:afterAutospacing="1" w:line="240" w:lineRule="auto"/>
        <w:rPr>
          <w:rFonts w:ascii="Arial" w:eastAsia="Times New Roman" w:hAnsi="Arial" w:cs="Arial"/>
          <w:color w:val="auto"/>
          <w:lang w:val="en-US" w:eastAsia="en-GB"/>
        </w:rPr>
      </w:pPr>
      <w:r w:rsidRPr="40DC38C6">
        <w:rPr>
          <w:rFonts w:ascii="Arial" w:eastAsia="Times New Roman" w:hAnsi="Arial" w:cs="Arial"/>
          <w:lang w:val="en-US" w:eastAsia="en-GB"/>
        </w:rPr>
        <w:t xml:space="preserve">In both Direct Buried or Ducted cables, a minimum of 100mm of sand all around the cable/duct </w:t>
      </w:r>
      <w:r w:rsidR="00AC0F39" w:rsidRPr="40DC38C6">
        <w:rPr>
          <w:rFonts w:ascii="Arial" w:eastAsia="Times New Roman" w:hAnsi="Arial" w:cs="Arial"/>
          <w:lang w:val="en-US" w:eastAsia="en-GB"/>
        </w:rPr>
        <w:t xml:space="preserve">is required </w:t>
      </w:r>
      <w:r w:rsidRPr="40DC38C6">
        <w:rPr>
          <w:rFonts w:ascii="Arial" w:eastAsia="Times New Roman" w:hAnsi="Arial" w:cs="Arial"/>
          <w:lang w:val="en-US" w:eastAsia="en-GB"/>
        </w:rPr>
        <w:t>for protection. A sand soil thermal resistivity ≤1.2Km/W must be used, and the ground conditions must be accounted for in the electrical calculations</w:t>
      </w:r>
      <w:r w:rsidR="00745888">
        <w:rPr>
          <w:rFonts w:ascii="Arial" w:eastAsia="Times New Roman" w:hAnsi="Arial" w:cs="Arial"/>
          <w:lang w:val="en-US" w:eastAsia="en-GB"/>
        </w:rPr>
        <w:t>.</w:t>
      </w:r>
    </w:p>
    <w:p w14:paraId="6F10F80C" w14:textId="510E9605" w:rsidR="00AC435F" w:rsidRPr="00AC435F" w:rsidRDefault="00AC435F" w:rsidP="00AC435F">
      <w:r w:rsidRPr="00AC435F">
        <w:t>The technical requirements for cable runways/trenches include the specifications set out here. Local standards shall apply if more conservative or compulsory.</w:t>
      </w:r>
    </w:p>
    <w:p w14:paraId="7908E5D5" w14:textId="4D672B0A" w:rsidR="00AC435F" w:rsidRPr="00AC435F" w:rsidRDefault="00AC435F" w:rsidP="00AC435F">
      <w:r w:rsidRPr="00AC435F">
        <w:t xml:space="preserve">Buried cables within 600 mm below surface shall either be armoured or otherwise protected from mechanical damage. The Contractor shall assess the Site for potential harm from fauna and institute adequate protection measures for all cables contained within the ground. </w:t>
      </w:r>
    </w:p>
    <w:p w14:paraId="0C932E38" w14:textId="4A042FF8" w:rsidR="00E24C91" w:rsidRPr="00AC435F" w:rsidRDefault="00AC435F" w:rsidP="00E24C91">
      <w:r w:rsidRPr="00AC435F">
        <w:t>Where cables are run within ducts or conduit, the mechanical protection must be appropriately sized to ensure thermal capacities are respected and to reduce resistive losses from the cables. The cables shall be protected from metal edges and openings. Underground cables must be protected from damage by termites, rats, mice, rabbits and other animals</w:t>
      </w:r>
      <w:r w:rsidR="00E24C91">
        <w:t xml:space="preserve"> and be housed in ducts to enable easy replacement if needed during the operation of the plant.</w:t>
      </w:r>
    </w:p>
    <w:p w14:paraId="18AB5A28" w14:textId="38E55C1C" w:rsidR="00AC435F" w:rsidRPr="00AC435F" w:rsidRDefault="00AC435F" w:rsidP="00AC435F">
      <w:r w:rsidRPr="00AC435F">
        <w:t xml:space="preserve">The bottom of each trench shall be as level as possible and any change in gradient or level shall be made as gradually as possible. Trenches shall be free of stones and other sharp objects and the edges of the trench shall be cleared of any stones, tools or objects which may fall into the trench and damage the cable. </w:t>
      </w:r>
      <w:r w:rsidR="00554BCA" w:rsidRPr="00AC435F">
        <w:t xml:space="preserve">Cables shall be covered by an appropriate material in line with their specifications and at a burial depth to be agreed with the </w:t>
      </w:r>
      <w:r w:rsidR="00554BCA">
        <w:t>Employer</w:t>
      </w:r>
      <w:r w:rsidR="00554BCA" w:rsidRPr="00AC435F">
        <w:t>.</w:t>
      </w:r>
    </w:p>
    <w:p w14:paraId="66C42DAF" w14:textId="3A64A386" w:rsidR="72739E76" w:rsidRDefault="72739E76" w:rsidP="680180EF">
      <w:r>
        <w:t>The c</w:t>
      </w:r>
      <w:r w:rsidR="16CDEDDE">
        <w:t xml:space="preserve">ommunication Cables must have always at least 300mm clearance from any power cables, for avoidance of interference of the signal. </w:t>
      </w:r>
      <w:r w:rsidR="06F1D898">
        <w:t>If required, the contractor can supply shielded communication cables to ensure that the communication signal will not be affected.</w:t>
      </w:r>
    </w:p>
    <w:p w14:paraId="650EAAC7" w14:textId="77777777" w:rsidR="00745888" w:rsidRDefault="00745888" w:rsidP="00745888">
      <w:r>
        <w:t>In addition:</w:t>
      </w:r>
    </w:p>
    <w:p w14:paraId="66B4BB4C" w14:textId="5798C576" w:rsidR="00745888" w:rsidRDefault="00745888" w:rsidP="00630080">
      <w:pPr>
        <w:pStyle w:val="Bullet10"/>
      </w:pPr>
      <w:r>
        <w:t xml:space="preserve">All ducts must be sealed with approved fire resistant expanding foam and then capped with a fire resistant, outdoor rated, UV resistant sealant. </w:t>
      </w:r>
    </w:p>
    <w:p w14:paraId="24A4F5CB" w14:textId="11128096" w:rsidR="00745888" w:rsidRDefault="00745888" w:rsidP="00630080">
      <w:pPr>
        <w:pStyle w:val="Bullet10"/>
      </w:pPr>
      <w:r>
        <w:t xml:space="preserve">All trenches must have cable identification marker tape placed above each cable/trefoil or duct. ideally traceable tape for comms. </w:t>
      </w:r>
    </w:p>
    <w:p w14:paraId="6776398C" w14:textId="7689D330" w:rsidR="00745888" w:rsidRDefault="00745888" w:rsidP="00630080">
      <w:pPr>
        <w:pStyle w:val="Bullet10"/>
      </w:pPr>
      <w:r>
        <w:t>cables need to be suitably protected when crossing under trafficked areas e.g. slab</w:t>
      </w:r>
    </w:p>
    <w:p w14:paraId="3D8A90AB" w14:textId="0574AC88" w:rsidR="00745888" w:rsidRDefault="00745888" w:rsidP="00630080">
      <w:pPr>
        <w:pStyle w:val="Bullet10"/>
      </w:pPr>
      <w:r>
        <w:t>Duct crush rating should be selected based on trafficked areas and expected loading.</w:t>
      </w:r>
    </w:p>
    <w:p w14:paraId="07DCBDAD" w14:textId="7E4B6788" w:rsidR="00745888" w:rsidRDefault="00745888" w:rsidP="00630080">
      <w:pPr>
        <w:pStyle w:val="Bullet10"/>
      </w:pPr>
      <w:r>
        <w:t>Separation of topsoil and subsoil on excavations (not just trenching)</w:t>
      </w:r>
    </w:p>
    <w:p w14:paraId="7020FD99" w14:textId="175049DB" w:rsidR="00745888" w:rsidRDefault="00745888" w:rsidP="00630080">
      <w:pPr>
        <w:pStyle w:val="Bullet10"/>
      </w:pPr>
      <w:r>
        <w:t>As built documentation, GPS routes of all cable trenches and routes</w:t>
      </w:r>
    </w:p>
    <w:p w14:paraId="00AE65BC" w14:textId="09EB0849" w:rsidR="00AC435F" w:rsidRPr="00AC435F" w:rsidRDefault="00E8682C" w:rsidP="00AC435F">
      <w:pPr>
        <w:pStyle w:val="Heading3"/>
      </w:pPr>
      <w:bookmarkStart w:id="10359" w:name="_Toc411610269"/>
      <w:bookmarkStart w:id="10360" w:name="_Toc487547436"/>
      <w:bookmarkStart w:id="10361" w:name="_Toc489859123"/>
      <w:bookmarkStart w:id="10362" w:name="_Toc500342246"/>
      <w:bookmarkStart w:id="10363" w:name="_Toc530687712"/>
      <w:bookmarkStart w:id="10364" w:name="_Toc530762301"/>
      <w:bookmarkStart w:id="10365" w:name="_Toc534728421"/>
      <w:bookmarkStart w:id="10366" w:name="_Toc534730847"/>
      <w:bookmarkStart w:id="10367" w:name="_Toc134539857"/>
      <w:bookmarkStart w:id="10368" w:name="_Toc140693303"/>
      <w:bookmarkStart w:id="10369" w:name="_Toc142387603"/>
      <w:bookmarkStart w:id="10370" w:name="_Toc153785816"/>
      <w:bookmarkStart w:id="10371" w:name="_Toc153788676"/>
      <w:bookmarkStart w:id="10372" w:name="_Toc154762620"/>
      <w:bookmarkStart w:id="10373" w:name="_Toc157610052"/>
      <w:bookmarkStart w:id="10374" w:name="_Toc195518828"/>
      <w:bookmarkStart w:id="10375" w:name="_Toc195599792"/>
      <w:bookmarkStart w:id="10376" w:name="_Toc223962178"/>
      <w:r w:rsidRPr="00AC435F">
        <w:t xml:space="preserve">Cable Jointing </w:t>
      </w:r>
      <w:r w:rsidR="00453813">
        <w:t>a</w:t>
      </w:r>
      <w:r w:rsidR="00453813" w:rsidRPr="00AC435F">
        <w:t xml:space="preserve">nd </w:t>
      </w:r>
      <w:r w:rsidRPr="00AC435F">
        <w:t>Termination</w:t>
      </w:r>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p>
    <w:p w14:paraId="3D818F6D" w14:textId="5A3F6A09" w:rsidR="00AC435F" w:rsidRPr="00AC435F" w:rsidRDefault="00AC435F" w:rsidP="00AC435F">
      <w:r w:rsidRPr="00AC435F">
        <w:t xml:space="preserve">Cable joints shall not be permitted without written approval of the </w:t>
      </w:r>
      <w:r w:rsidR="00C010E5">
        <w:t>Employer</w:t>
      </w:r>
      <w:r w:rsidRPr="00AC435F">
        <w:t>, any approved cable jointing necessary must be made within designated buried jointing bays or above ground jointing enclosures and clearly identified.</w:t>
      </w:r>
      <w:r w:rsidR="00F011C5">
        <w:t xml:space="preserve"> All cable must also be adequately supported so that no weight or stress exists on the termination.</w:t>
      </w:r>
      <w:bookmarkStart w:id="10377" w:name="_Toc282426772"/>
      <w:bookmarkStart w:id="10378" w:name="_Toc282427051"/>
      <w:bookmarkStart w:id="10379" w:name="_Toc282427992"/>
      <w:bookmarkStart w:id="10380" w:name="_Toc364357681"/>
      <w:bookmarkStart w:id="10381" w:name="_Toc364440656"/>
      <w:bookmarkStart w:id="10382" w:name="_Toc411610270"/>
      <w:bookmarkEnd w:id="9804"/>
      <w:bookmarkEnd w:id="9805"/>
      <w:bookmarkEnd w:id="9806"/>
      <w:bookmarkEnd w:id="10377"/>
      <w:bookmarkEnd w:id="10378"/>
      <w:bookmarkEnd w:id="10379"/>
    </w:p>
    <w:p w14:paraId="2E680FEF" w14:textId="77777777" w:rsidR="00AC435F" w:rsidRPr="00AC435F" w:rsidRDefault="00AC435F" w:rsidP="00AC435F">
      <w:pPr>
        <w:pStyle w:val="Heading2"/>
      </w:pPr>
      <w:bookmarkStart w:id="10383" w:name="_Toc282426775"/>
      <w:bookmarkStart w:id="10384" w:name="_Toc282427054"/>
      <w:bookmarkStart w:id="10385" w:name="_Toc282427995"/>
      <w:bookmarkStart w:id="10386" w:name="_Toc282426777"/>
      <w:bookmarkStart w:id="10387" w:name="_Toc282427056"/>
      <w:bookmarkStart w:id="10388" w:name="_Toc282427997"/>
      <w:bookmarkStart w:id="10389" w:name="_Toc411609866"/>
      <w:bookmarkStart w:id="10390" w:name="_Toc411610271"/>
      <w:bookmarkStart w:id="10391" w:name="_Toc411609867"/>
      <w:bookmarkStart w:id="10392" w:name="_Toc411610272"/>
      <w:bookmarkStart w:id="10393" w:name="_Toc411609868"/>
      <w:bookmarkStart w:id="10394" w:name="_Toc411610273"/>
      <w:bookmarkStart w:id="10395" w:name="_Toc411609869"/>
      <w:bookmarkStart w:id="10396" w:name="_Toc411610274"/>
      <w:bookmarkStart w:id="10397" w:name="_Toc411609870"/>
      <w:bookmarkStart w:id="10398" w:name="_Toc411610275"/>
      <w:bookmarkStart w:id="10399" w:name="_Toc411609871"/>
      <w:bookmarkStart w:id="10400" w:name="_Toc411610276"/>
      <w:bookmarkStart w:id="10401" w:name="_Toc411609872"/>
      <w:bookmarkStart w:id="10402" w:name="_Toc411610277"/>
      <w:bookmarkStart w:id="10403" w:name="_Toc411609873"/>
      <w:bookmarkStart w:id="10404" w:name="_Toc411610278"/>
      <w:bookmarkStart w:id="10405" w:name="_Toc411609874"/>
      <w:bookmarkStart w:id="10406" w:name="_Toc411610279"/>
      <w:bookmarkStart w:id="10407" w:name="_Toc411609875"/>
      <w:bookmarkStart w:id="10408" w:name="_Toc411610280"/>
      <w:bookmarkStart w:id="10409" w:name="_Toc411609876"/>
      <w:bookmarkStart w:id="10410" w:name="_Toc411610281"/>
      <w:bookmarkStart w:id="10411" w:name="_Toc411609877"/>
      <w:bookmarkStart w:id="10412" w:name="_Toc411610282"/>
      <w:bookmarkStart w:id="10413" w:name="_Toc411609878"/>
      <w:bookmarkStart w:id="10414" w:name="_Toc411610283"/>
      <w:bookmarkStart w:id="10415" w:name="_Toc411609879"/>
      <w:bookmarkStart w:id="10416" w:name="_Toc411610284"/>
      <w:bookmarkStart w:id="10417" w:name="_Toc411609880"/>
      <w:bookmarkStart w:id="10418" w:name="_Toc411610285"/>
      <w:bookmarkStart w:id="10419" w:name="_Toc411609881"/>
      <w:bookmarkStart w:id="10420" w:name="_Toc411610286"/>
      <w:bookmarkStart w:id="10421" w:name="_Toc411609882"/>
      <w:bookmarkStart w:id="10422" w:name="_Toc411610287"/>
      <w:bookmarkStart w:id="10423" w:name="_Toc411609883"/>
      <w:bookmarkStart w:id="10424" w:name="_Toc411610288"/>
      <w:bookmarkStart w:id="10425" w:name="_Toc411609884"/>
      <w:bookmarkStart w:id="10426" w:name="_Toc411610289"/>
      <w:bookmarkStart w:id="10427" w:name="_Toc411609885"/>
      <w:bookmarkStart w:id="10428" w:name="_Toc411610290"/>
      <w:bookmarkStart w:id="10429" w:name="_Toc411609886"/>
      <w:bookmarkStart w:id="10430" w:name="_Toc411610291"/>
      <w:bookmarkStart w:id="10431" w:name="_Toc411609887"/>
      <w:bookmarkStart w:id="10432" w:name="_Toc411610292"/>
      <w:bookmarkStart w:id="10433" w:name="_Toc411609888"/>
      <w:bookmarkStart w:id="10434" w:name="_Toc411610293"/>
      <w:bookmarkStart w:id="10435" w:name="_Toc411609889"/>
      <w:bookmarkStart w:id="10436" w:name="_Toc411610294"/>
      <w:bookmarkStart w:id="10437" w:name="_Toc411609890"/>
      <w:bookmarkStart w:id="10438" w:name="_Toc411610295"/>
      <w:bookmarkStart w:id="10439" w:name="_Toc411609891"/>
      <w:bookmarkStart w:id="10440" w:name="_Toc411610296"/>
      <w:bookmarkStart w:id="10441" w:name="_Toc411609892"/>
      <w:bookmarkStart w:id="10442" w:name="_Toc411610297"/>
      <w:bookmarkStart w:id="10443" w:name="_Toc411609893"/>
      <w:bookmarkStart w:id="10444" w:name="_Toc411610298"/>
      <w:bookmarkStart w:id="10445" w:name="_Toc411609894"/>
      <w:bookmarkStart w:id="10446" w:name="_Toc411610299"/>
      <w:bookmarkStart w:id="10447" w:name="_Toc134539858"/>
      <w:bookmarkStart w:id="10448" w:name="_Toc140693304"/>
      <w:bookmarkStart w:id="10449" w:name="_Toc142387604"/>
      <w:bookmarkStart w:id="10450" w:name="_Toc153785817"/>
      <w:bookmarkStart w:id="10451" w:name="_Toc153788677"/>
      <w:bookmarkStart w:id="10452" w:name="_Toc154762621"/>
      <w:bookmarkStart w:id="10453" w:name="_Toc157610053"/>
      <w:bookmarkStart w:id="10454" w:name="_Toc195518829"/>
      <w:bookmarkStart w:id="10455" w:name="_Toc195599793"/>
      <w:bookmarkStart w:id="10456" w:name="_Toc223962179"/>
      <w:bookmarkStart w:id="10457" w:name="_Toc530687713"/>
      <w:bookmarkStart w:id="10458" w:name="_Toc530762302"/>
      <w:bookmarkStart w:id="10459" w:name="_Toc534728422"/>
      <w:bookmarkStart w:id="10460" w:name="_Toc534730848"/>
      <w:bookmarkStart w:id="10461" w:name="_Toc487547437"/>
      <w:bookmarkStart w:id="10462" w:name="_Toc489859124"/>
      <w:bookmarkStart w:id="10463" w:name="_Toc500342247"/>
      <w:bookmarkStart w:id="10464" w:name="_Toc364357688"/>
      <w:bookmarkStart w:id="10465" w:name="_Toc364440662"/>
      <w:bookmarkStart w:id="10466" w:name="_Ref390428053"/>
      <w:bookmarkStart w:id="10467" w:name="_Toc411610300"/>
      <w:bookmarkEnd w:id="10380"/>
      <w:bookmarkEnd w:id="10381"/>
      <w:bookmarkEnd w:id="10382"/>
      <w:bookmarkEnd w:id="10383"/>
      <w:bookmarkEnd w:id="10384"/>
      <w:bookmarkEnd w:id="10385"/>
      <w:bookmarkEnd w:id="10386"/>
      <w:bookmarkEnd w:id="10387"/>
      <w:bookmarkEnd w:id="10388"/>
      <w:bookmarkEnd w:id="10389"/>
      <w:bookmarkEnd w:id="10390"/>
      <w:bookmarkEnd w:id="10391"/>
      <w:bookmarkEnd w:id="10392"/>
      <w:bookmarkEnd w:id="10393"/>
      <w:bookmarkEnd w:id="10394"/>
      <w:bookmarkEnd w:id="10395"/>
      <w:bookmarkEnd w:id="10396"/>
      <w:bookmarkEnd w:id="10397"/>
      <w:bookmarkEnd w:id="10398"/>
      <w:bookmarkEnd w:id="10399"/>
      <w:bookmarkEnd w:id="10400"/>
      <w:bookmarkEnd w:id="10401"/>
      <w:bookmarkEnd w:id="10402"/>
      <w:bookmarkEnd w:id="10403"/>
      <w:bookmarkEnd w:id="10404"/>
      <w:bookmarkEnd w:id="10405"/>
      <w:bookmarkEnd w:id="10406"/>
      <w:bookmarkEnd w:id="10407"/>
      <w:bookmarkEnd w:id="10408"/>
      <w:bookmarkEnd w:id="10409"/>
      <w:bookmarkEnd w:id="10410"/>
      <w:bookmarkEnd w:id="10411"/>
      <w:bookmarkEnd w:id="10412"/>
      <w:bookmarkEnd w:id="10413"/>
      <w:bookmarkEnd w:id="10414"/>
      <w:bookmarkEnd w:id="10415"/>
      <w:bookmarkEnd w:id="10416"/>
      <w:bookmarkEnd w:id="10417"/>
      <w:bookmarkEnd w:id="10418"/>
      <w:bookmarkEnd w:id="10419"/>
      <w:bookmarkEnd w:id="10420"/>
      <w:bookmarkEnd w:id="10421"/>
      <w:bookmarkEnd w:id="10422"/>
      <w:bookmarkEnd w:id="10423"/>
      <w:bookmarkEnd w:id="10424"/>
      <w:bookmarkEnd w:id="10425"/>
      <w:bookmarkEnd w:id="10426"/>
      <w:bookmarkEnd w:id="10427"/>
      <w:bookmarkEnd w:id="10428"/>
      <w:bookmarkEnd w:id="10429"/>
      <w:bookmarkEnd w:id="10430"/>
      <w:bookmarkEnd w:id="10431"/>
      <w:bookmarkEnd w:id="10432"/>
      <w:bookmarkEnd w:id="10433"/>
      <w:bookmarkEnd w:id="10434"/>
      <w:bookmarkEnd w:id="10435"/>
      <w:bookmarkEnd w:id="10436"/>
      <w:bookmarkEnd w:id="10437"/>
      <w:bookmarkEnd w:id="10438"/>
      <w:bookmarkEnd w:id="10439"/>
      <w:bookmarkEnd w:id="10440"/>
      <w:bookmarkEnd w:id="10441"/>
      <w:bookmarkEnd w:id="10442"/>
      <w:bookmarkEnd w:id="10443"/>
      <w:bookmarkEnd w:id="10444"/>
      <w:bookmarkEnd w:id="10445"/>
      <w:bookmarkEnd w:id="10446"/>
      <w:r>
        <w:lastRenderedPageBreak/>
        <w:t>UPS</w:t>
      </w:r>
      <w:bookmarkEnd w:id="10447"/>
      <w:bookmarkEnd w:id="10448"/>
      <w:bookmarkEnd w:id="10449"/>
      <w:bookmarkEnd w:id="10450"/>
      <w:bookmarkEnd w:id="10451"/>
      <w:bookmarkEnd w:id="10452"/>
      <w:bookmarkEnd w:id="10453"/>
      <w:bookmarkEnd w:id="10454"/>
      <w:bookmarkEnd w:id="10455"/>
      <w:bookmarkEnd w:id="10456"/>
      <w:r>
        <w:t xml:space="preserve"> </w:t>
      </w:r>
      <w:bookmarkEnd w:id="10457"/>
      <w:bookmarkEnd w:id="10458"/>
      <w:bookmarkEnd w:id="10459"/>
      <w:bookmarkEnd w:id="10460"/>
      <w:bookmarkEnd w:id="10461"/>
      <w:bookmarkEnd w:id="10462"/>
      <w:bookmarkEnd w:id="10463"/>
    </w:p>
    <w:p w14:paraId="6937FFC4" w14:textId="437C5256" w:rsidR="00AC435F" w:rsidRPr="00AC435F" w:rsidRDefault="00AC435F" w:rsidP="00AC435F">
      <w:r w:rsidRPr="00AC435F">
        <w:t xml:space="preserve">The Contractor shall design, supply and install appropriate backup power systems and procedures to allow the </w:t>
      </w:r>
      <w:r w:rsidR="00E75BE9">
        <w:t>Plant</w:t>
      </w:r>
      <w:r w:rsidRPr="00AC435F">
        <w:t xml:space="preserve"> to maintain visibility and be able to be promptly restored to operation following an outage. </w:t>
      </w:r>
    </w:p>
    <w:p w14:paraId="245BE808" w14:textId="606C604A" w:rsidR="00AC435F" w:rsidRPr="00AC435F" w:rsidRDefault="00AC435F" w:rsidP="00AC435F">
      <w:r w:rsidRPr="00AC435F">
        <w:t>UPS’s shall have sufficient capacity to supply the required load for a period of at least 8 hours, unless otherwise required in relevant Standards. UPS protection shall be provided for:</w:t>
      </w:r>
    </w:p>
    <w:p w14:paraId="74E14EF9" w14:textId="7F35310D" w:rsidR="00AC435F" w:rsidRPr="00AC435F" w:rsidRDefault="00AC435F" w:rsidP="00AC435F">
      <w:pPr>
        <w:pStyle w:val="Bullet10"/>
      </w:pPr>
      <w:r>
        <w:t>HV switchgear</w:t>
      </w:r>
      <w:r w:rsidR="00DF613A">
        <w:t>;</w:t>
      </w:r>
    </w:p>
    <w:p w14:paraId="029F9F05" w14:textId="77777777" w:rsidR="00AC435F" w:rsidRPr="00AC435F" w:rsidRDefault="00AC435F" w:rsidP="00AC435F">
      <w:pPr>
        <w:pStyle w:val="Bullet10"/>
      </w:pPr>
      <w:r>
        <w:t>Security system.</w:t>
      </w:r>
    </w:p>
    <w:p w14:paraId="40A44055" w14:textId="31839C5E" w:rsidR="00AC435F" w:rsidRPr="00AC435F" w:rsidRDefault="00AC435F" w:rsidP="00AC435F">
      <w:pPr>
        <w:pStyle w:val="Bullet10"/>
      </w:pPr>
      <w:r>
        <w:t>Weather station(s) and SCADA system</w:t>
      </w:r>
      <w:r w:rsidR="00DF613A">
        <w:t>; and</w:t>
      </w:r>
    </w:p>
    <w:p w14:paraId="7844DB96" w14:textId="1C4D8B50" w:rsidR="00AC435F" w:rsidRPr="00AC435F" w:rsidRDefault="00AC435F" w:rsidP="00AC435F">
      <w:pPr>
        <w:pStyle w:val="Bullet10"/>
      </w:pPr>
      <w:r>
        <w:t xml:space="preserve">Inverters if required by </w:t>
      </w:r>
      <w:r w:rsidR="00D1254B">
        <w:t>DNO</w:t>
      </w:r>
      <w:r>
        <w:t xml:space="preserve">/local regulation. </w:t>
      </w:r>
    </w:p>
    <w:p w14:paraId="04A9111E" w14:textId="40127823" w:rsidR="00AC435F" w:rsidRDefault="00FB7E04" w:rsidP="00AC435F">
      <w:pPr>
        <w:pStyle w:val="Heading2"/>
      </w:pPr>
      <w:bookmarkStart w:id="10468" w:name="_Toc530577376"/>
      <w:bookmarkStart w:id="10469" w:name="_Toc530687714"/>
      <w:bookmarkStart w:id="10470" w:name="_Toc530762303"/>
      <w:bookmarkStart w:id="10471" w:name="_Toc534728423"/>
      <w:bookmarkStart w:id="10472" w:name="_Toc534730849"/>
      <w:bookmarkStart w:id="10473" w:name="_Toc134539859"/>
      <w:bookmarkStart w:id="10474" w:name="_Toc140693305"/>
      <w:bookmarkStart w:id="10475" w:name="_Toc142387605"/>
      <w:bookmarkStart w:id="10476" w:name="_Toc153785818"/>
      <w:bookmarkStart w:id="10477" w:name="_Toc153788678"/>
      <w:bookmarkStart w:id="10478" w:name="_Toc154762622"/>
      <w:bookmarkStart w:id="10479" w:name="_Toc157610054"/>
      <w:bookmarkStart w:id="10480" w:name="_Toc195518830"/>
      <w:bookmarkStart w:id="10481" w:name="_Toc195599794"/>
      <w:bookmarkStart w:id="10482" w:name="_Toc223962180"/>
      <w:bookmarkEnd w:id="10464"/>
      <w:bookmarkEnd w:id="10465"/>
      <w:bookmarkEnd w:id="10466"/>
      <w:bookmarkEnd w:id="10467"/>
      <w:r>
        <w:t>Scada System</w:t>
      </w:r>
      <w:bookmarkEnd w:id="10468"/>
      <w:bookmarkEnd w:id="10469"/>
      <w:bookmarkEnd w:id="10470"/>
      <w:bookmarkEnd w:id="10471"/>
      <w:bookmarkEnd w:id="10472"/>
      <w:bookmarkEnd w:id="10473"/>
      <w:bookmarkEnd w:id="10474"/>
      <w:bookmarkEnd w:id="10475"/>
      <w:bookmarkEnd w:id="10476"/>
      <w:bookmarkEnd w:id="10477"/>
      <w:bookmarkEnd w:id="10478"/>
      <w:bookmarkEnd w:id="10479"/>
      <w:bookmarkEnd w:id="10480"/>
      <w:bookmarkEnd w:id="10481"/>
      <w:bookmarkEnd w:id="10482"/>
    </w:p>
    <w:p w14:paraId="6E843494" w14:textId="37DD29E9" w:rsidR="00AA76CE" w:rsidRPr="00AA76CE" w:rsidRDefault="00AA76CE" w:rsidP="00F469B3">
      <w:r w:rsidRPr="006A7ECE">
        <w:t>The SCADA System will be designed and installed by the Contractor, however all installed equipment must be compatible with the chosen SCADA system should adhere to these ERs</w:t>
      </w:r>
      <w:r>
        <w:t>.</w:t>
      </w:r>
    </w:p>
    <w:p w14:paraId="650256AE" w14:textId="70266C53" w:rsidR="00AC435F" w:rsidRPr="00AC435F" w:rsidRDefault="0051038C" w:rsidP="00AC435F">
      <w:pPr>
        <w:pStyle w:val="Heading3"/>
      </w:pPr>
      <w:bookmarkStart w:id="10483" w:name="_Toc530577377"/>
      <w:bookmarkStart w:id="10484" w:name="_Toc530687715"/>
      <w:bookmarkStart w:id="10485" w:name="_Toc530762304"/>
      <w:bookmarkStart w:id="10486" w:name="_Toc534728424"/>
      <w:bookmarkStart w:id="10487" w:name="_Toc534730850"/>
      <w:bookmarkStart w:id="10488" w:name="_Toc134539860"/>
      <w:bookmarkStart w:id="10489" w:name="_Toc140693306"/>
      <w:bookmarkStart w:id="10490" w:name="_Toc142387606"/>
      <w:bookmarkStart w:id="10491" w:name="_Toc153785819"/>
      <w:bookmarkStart w:id="10492" w:name="_Toc153788679"/>
      <w:bookmarkStart w:id="10493" w:name="_Toc154762623"/>
      <w:bookmarkStart w:id="10494" w:name="_Toc157610055"/>
      <w:bookmarkStart w:id="10495" w:name="_Toc195518831"/>
      <w:bookmarkStart w:id="10496" w:name="_Toc195599795"/>
      <w:bookmarkStart w:id="10497" w:name="_Toc223962181"/>
      <w:r w:rsidRPr="00AC435F">
        <w:t xml:space="preserve">Key Functionalities </w:t>
      </w:r>
      <w:r w:rsidR="00AF4974">
        <w:t>a</w:t>
      </w:r>
      <w:r w:rsidRPr="00AC435F">
        <w:t>nd Requirements</w:t>
      </w:r>
      <w:bookmarkEnd w:id="10483"/>
      <w:bookmarkEnd w:id="10484"/>
      <w:bookmarkEnd w:id="10485"/>
      <w:bookmarkEnd w:id="10486"/>
      <w:bookmarkEnd w:id="10487"/>
      <w:bookmarkEnd w:id="10488"/>
      <w:bookmarkEnd w:id="10489"/>
      <w:bookmarkEnd w:id="10490"/>
      <w:bookmarkEnd w:id="10491"/>
      <w:bookmarkEnd w:id="10492"/>
      <w:bookmarkEnd w:id="10493"/>
      <w:bookmarkEnd w:id="10494"/>
      <w:bookmarkEnd w:id="10495"/>
      <w:bookmarkEnd w:id="10496"/>
      <w:bookmarkEnd w:id="10497"/>
    </w:p>
    <w:p w14:paraId="25C4468D" w14:textId="77777777" w:rsidR="00AC435F" w:rsidRPr="00AC435F" w:rsidRDefault="00AC435F" w:rsidP="00AC435F">
      <w:r w:rsidRPr="00AC435F">
        <w:t>The SCADA system shall comply with, but not be limited to, the following functional specifications:</w:t>
      </w:r>
    </w:p>
    <w:p w14:paraId="75D353EE" w14:textId="59906B57" w:rsidR="00AC435F" w:rsidRPr="00AC435F" w:rsidRDefault="00AC435F" w:rsidP="00AC435F">
      <w:pPr>
        <w:pStyle w:val="Bullet10"/>
      </w:pPr>
      <w:r>
        <w:t xml:space="preserve">Provide real-time monitoring of the key parameters of the </w:t>
      </w:r>
      <w:r w:rsidR="00E75BE9">
        <w:t>Plant</w:t>
      </w:r>
      <w:r w:rsidR="004F7E58">
        <w:t>;</w:t>
      </w:r>
    </w:p>
    <w:p w14:paraId="4747C0F4" w14:textId="37C4061F" w:rsidR="00AC435F" w:rsidRPr="00AC435F" w:rsidRDefault="00AC435F" w:rsidP="00AC435F">
      <w:pPr>
        <w:pStyle w:val="Bullet10"/>
      </w:pPr>
      <w:r>
        <w:t xml:space="preserve">Ensure data acquisition and recording for the lifetime of the </w:t>
      </w:r>
      <w:r w:rsidR="00E75BE9">
        <w:t>Plant</w:t>
      </w:r>
      <w:r>
        <w:t xml:space="preserve"> (historical information/archiving system) including, but not limited to, all data, events and alarms required for maintenance and operation works</w:t>
      </w:r>
      <w:r w:rsidR="00EA0962">
        <w:t>, as well as</w:t>
      </w:r>
      <w:r w:rsidR="00670F8C">
        <w:t xml:space="preserve"> </w:t>
      </w:r>
      <w:r>
        <w:t>PV</w:t>
      </w:r>
      <w:r w:rsidR="00C3544B">
        <w:t xml:space="preserve"> </w:t>
      </w:r>
      <w:r>
        <w:t>plant performance analyses.</w:t>
      </w:r>
      <w:r w:rsidR="0042724E">
        <w:t xml:space="preserve"> The granularity of the Data will be agreed with the Employer</w:t>
      </w:r>
      <w:r w:rsidR="004F7E58">
        <w:t>;</w:t>
      </w:r>
    </w:p>
    <w:p w14:paraId="26C23545" w14:textId="6544FD0C" w:rsidR="00AC435F" w:rsidRPr="00AC435F" w:rsidRDefault="00AC435F" w:rsidP="00AC435F">
      <w:pPr>
        <w:pStyle w:val="Bullet10"/>
      </w:pPr>
      <w:r>
        <w:t>Manual and automatic control features</w:t>
      </w:r>
      <w:r w:rsidR="004F7E58">
        <w:t>;</w:t>
      </w:r>
    </w:p>
    <w:p w14:paraId="03826FBD" w14:textId="7DEB6E9F" w:rsidR="00AC435F" w:rsidRPr="00AC435F" w:rsidRDefault="00AC435F" w:rsidP="00AC435F">
      <w:pPr>
        <w:pStyle w:val="Bullet10"/>
      </w:pPr>
      <w:r>
        <w:t>Alarms generation, processing, notification, historical archiving and management system</w:t>
      </w:r>
      <w:r w:rsidR="004F7E58">
        <w:t>;</w:t>
      </w:r>
    </w:p>
    <w:p w14:paraId="3E0546B4" w14:textId="3603E26D" w:rsidR="00AC435F" w:rsidRPr="00AC435F" w:rsidRDefault="00AC435F" w:rsidP="00AC435F">
      <w:pPr>
        <w:pStyle w:val="Bullet10"/>
      </w:pPr>
      <w:r>
        <w:t>Automatic and manual flexible reporting features (</w:t>
      </w:r>
      <w:r w:rsidR="0042724E">
        <w:t xml:space="preserve">included but not limited to </w:t>
      </w:r>
      <w:r>
        <w:t>daily, weekly, monthly, yearly)</w:t>
      </w:r>
      <w:r w:rsidR="004F7E58">
        <w:t>;</w:t>
      </w:r>
    </w:p>
    <w:p w14:paraId="6B764533" w14:textId="26D5C5EA" w:rsidR="00AC435F" w:rsidRPr="00AC435F" w:rsidRDefault="00AC435F" w:rsidP="00AC435F">
      <w:pPr>
        <w:pStyle w:val="Bullet10"/>
      </w:pPr>
      <w:r>
        <w:t>User friendly and flexibly query of historical data, alarms and events</w:t>
      </w:r>
      <w:r w:rsidR="004F7E58">
        <w:t>;</w:t>
      </w:r>
    </w:p>
    <w:p w14:paraId="33499F41" w14:textId="167FF375" w:rsidR="00AC435F" w:rsidRPr="00AC435F" w:rsidRDefault="00AC435F" w:rsidP="00AC435F">
      <w:pPr>
        <w:pStyle w:val="Bullet10"/>
      </w:pPr>
      <w:r>
        <w:t>Generate graphs for data trending analysis</w:t>
      </w:r>
      <w:r w:rsidR="004F7E58">
        <w:t>;</w:t>
      </w:r>
    </w:p>
    <w:p w14:paraId="2A6F3F7B" w14:textId="21768723" w:rsidR="00AC435F" w:rsidRDefault="00AC435F" w:rsidP="00AC435F">
      <w:pPr>
        <w:pStyle w:val="Bullet10"/>
      </w:pPr>
      <w:r>
        <w:t>Export data, alarms and events in standard editable formats e.g. *.csv, *.xlsx.</w:t>
      </w:r>
      <w:r w:rsidR="004F7E58">
        <w:t>;</w:t>
      </w:r>
    </w:p>
    <w:p w14:paraId="237691A8" w14:textId="0106EA38" w:rsidR="00467BB1" w:rsidRPr="00AC435F" w:rsidRDefault="00467BB1" w:rsidP="00AC435F">
      <w:pPr>
        <w:pStyle w:val="Bullet10"/>
      </w:pPr>
      <w:r>
        <w:t>Share data and relevant SCADA information via APIs</w:t>
      </w:r>
      <w:r w:rsidR="004F7E58">
        <w:t>;</w:t>
      </w:r>
    </w:p>
    <w:p w14:paraId="08E31460" w14:textId="0E366EDF" w:rsidR="00AC435F" w:rsidRPr="00AC435F" w:rsidRDefault="00AC435F" w:rsidP="00AC435F">
      <w:pPr>
        <w:pStyle w:val="Bullet10"/>
      </w:pPr>
      <w:r>
        <w:t>Provide concurrent local and remote access to authorised users.</w:t>
      </w:r>
      <w:r w:rsidR="00985A04">
        <w:t xml:space="preserve"> Local and remote access shall be done securely following all relevant guidance issued by NCSC for National Critical Infrastructure</w:t>
      </w:r>
      <w:r w:rsidR="004F7E58">
        <w:t>;</w:t>
      </w:r>
    </w:p>
    <w:p w14:paraId="0A914D51" w14:textId="49F2EBD8" w:rsidR="00AC435F" w:rsidRPr="00AC435F" w:rsidRDefault="00AC435F" w:rsidP="00AC435F">
      <w:pPr>
        <w:pStyle w:val="Bullet10"/>
      </w:pPr>
      <w:r>
        <w:t>Web based and friendly graphical user interface, including all mentioned key functionalities and features</w:t>
      </w:r>
      <w:r w:rsidR="004F7E58">
        <w:t>;</w:t>
      </w:r>
    </w:p>
    <w:p w14:paraId="034FD6E0" w14:textId="6CCA722D" w:rsidR="00AC435F" w:rsidRPr="00AC435F" w:rsidRDefault="00AC435F" w:rsidP="00AC435F">
      <w:pPr>
        <w:pStyle w:val="Bullet10"/>
      </w:pPr>
      <w:r>
        <w:t xml:space="preserve">Allow the integration and operation of </w:t>
      </w:r>
      <w:r w:rsidR="00C010E5">
        <w:t>Employer</w:t>
      </w:r>
      <w:r>
        <w:t>’s and third parties SCADA systems, including remote retrieval of data and certain control features (where applicable).</w:t>
      </w:r>
      <w:r w:rsidR="0013173A">
        <w:t xml:space="preserve"> The SCADA system shall also allow the Employer’s </w:t>
      </w:r>
      <w:r w:rsidR="00C3544B">
        <w:t>third-party</w:t>
      </w:r>
      <w:r w:rsidR="0013173A">
        <w:t xml:space="preserve"> system </w:t>
      </w:r>
      <w:r w:rsidR="0013173A" w:rsidRPr="006A7ECE">
        <w:t xml:space="preserve">(such as </w:t>
      </w:r>
      <w:r w:rsidR="006A7ECE" w:rsidRPr="006A7ECE">
        <w:rPr>
          <w:highlight w:val="yellow"/>
        </w:rPr>
        <w:t>NAME)</w:t>
      </w:r>
      <w:r w:rsidR="0013173A">
        <w:t xml:space="preserve"> to control all or only sections of the plants (e.g. setting different </w:t>
      </w:r>
      <w:r w:rsidR="00E73431">
        <w:t>modes f</w:t>
      </w:r>
      <w:r w:rsidR="0013173A">
        <w:t>or</w:t>
      </w:r>
      <w:r w:rsidR="00E73431">
        <w:t xml:space="preserve"> the</w:t>
      </w:r>
      <w:r w:rsidR="0013173A">
        <w:t xml:space="preserve"> PV Plant)</w:t>
      </w:r>
      <w:r w:rsidR="004F7E58">
        <w:t>;</w:t>
      </w:r>
    </w:p>
    <w:p w14:paraId="28F2F690" w14:textId="36DE348C" w:rsidR="00AC435F" w:rsidRDefault="00AC435F" w:rsidP="00AC435F">
      <w:pPr>
        <w:pStyle w:val="Bullet10"/>
      </w:pPr>
      <w:r>
        <w:t>Redundancy for key components, such as central server, database, power plant controller(s)</w:t>
      </w:r>
      <w:r w:rsidR="0060470E">
        <w:t>,</w:t>
      </w:r>
      <w:r>
        <w:t xml:space="preserve"> internal communications backbone (fibre optic cable ring), internet access and interface to third parties (where applicable) such as Utility’s SCADA system, to prevent/minimise loss of data and communication issues</w:t>
      </w:r>
      <w:r w:rsidR="004F7E58">
        <w:t>;</w:t>
      </w:r>
    </w:p>
    <w:p w14:paraId="421DDC78" w14:textId="2E0CB49B" w:rsidR="00F64C7C" w:rsidRPr="00AC435F" w:rsidRDefault="00F64C7C" w:rsidP="00AC435F">
      <w:pPr>
        <w:pStyle w:val="Bullet10"/>
      </w:pPr>
      <w:r>
        <w:t>Fibre optic cable rings shall be designed in such a way that the failure of one or more nodes will not stop data reaching the main SCADA system(s)</w:t>
      </w:r>
      <w:r w:rsidR="004F7E58">
        <w:t>;</w:t>
      </w:r>
    </w:p>
    <w:p w14:paraId="0BE9CC15" w14:textId="26F211FB" w:rsidR="00AC435F" w:rsidRPr="00AC435F" w:rsidRDefault="00AC435F" w:rsidP="00AC435F">
      <w:pPr>
        <w:pStyle w:val="Bullet10"/>
      </w:pPr>
      <w:r>
        <w:lastRenderedPageBreak/>
        <w:t>Use of open industry automation and communication protocols (e.g. Modbus, DNP3, IEC 60870-5, IEC 61850, OPC UA, IRIG timecode, NTP, PTP, etc.)</w:t>
      </w:r>
      <w:r w:rsidR="004F7E58">
        <w:t>;</w:t>
      </w:r>
    </w:p>
    <w:p w14:paraId="2346FCF9" w14:textId="21B04A7C" w:rsidR="00AC435F" w:rsidRPr="00AC435F" w:rsidRDefault="00AC435F" w:rsidP="00AC435F">
      <w:pPr>
        <w:pStyle w:val="Bullet10"/>
      </w:pPr>
      <w:r>
        <w:t>Use of cybersecurity mechanisms (e.g. firewalling, VPN connections) to ensure secure access and protect the system against external cyber threats.</w:t>
      </w:r>
      <w:r w:rsidR="002100A9">
        <w:t xml:space="preserve"> The system(s) cybersecurity setup shall be validated by a Penetration test carried out by a specialised supplier</w:t>
      </w:r>
      <w:r w:rsidR="004F7E58">
        <w:t>;</w:t>
      </w:r>
    </w:p>
    <w:p w14:paraId="7563B0E6" w14:textId="7B430423" w:rsidR="00AC435F" w:rsidRPr="00AC435F" w:rsidRDefault="00AC435F" w:rsidP="00AC435F">
      <w:pPr>
        <w:pStyle w:val="Bullet10"/>
      </w:pPr>
      <w:r>
        <w:t xml:space="preserve">Support different access level depending on user roles (e.g. viewer, operator, engineer) to protect the integrity of the system and prevent unwanted, unwarranted and/or unsafe </w:t>
      </w:r>
      <w:r w:rsidR="00E75BE9">
        <w:t>Plant</w:t>
      </w:r>
      <w:r>
        <w:t xml:space="preserve"> configuration changes.</w:t>
      </w:r>
      <w:r w:rsidR="006216E0">
        <w:t xml:space="preserve"> The system(s) shall be able to log all</w:t>
      </w:r>
      <w:r w:rsidR="004302B9">
        <w:t xml:space="preserve"> user’s activity and changes to the system. Log shall include time stamp, unique user id, system accessed, change made showing old/new values</w:t>
      </w:r>
      <w:r w:rsidR="004F7E58">
        <w:t>;</w:t>
      </w:r>
    </w:p>
    <w:p w14:paraId="0C865C99" w14:textId="4F926D12" w:rsidR="00AC435F" w:rsidRPr="00AC435F" w:rsidRDefault="00AC435F" w:rsidP="00AC435F">
      <w:pPr>
        <w:pStyle w:val="Bullet10"/>
      </w:pPr>
      <w:r>
        <w:t>Analyse SCADA system health/status, including hardware (e.g. servers, power plant controllers, etc.), software (e.g. database, Human Machine Interface, etc.), internal and external communications and interfaces</w:t>
      </w:r>
      <w:r w:rsidR="004F7E58">
        <w:t>; and</w:t>
      </w:r>
    </w:p>
    <w:p w14:paraId="199B0292" w14:textId="641A8B84" w:rsidR="00AC435F" w:rsidRPr="00AC435F" w:rsidRDefault="00AC435F" w:rsidP="00AC435F">
      <w:pPr>
        <w:pStyle w:val="Bullet10"/>
      </w:pPr>
      <w:r>
        <w:t xml:space="preserve">A local workstation, including desktop computer, keyboard and mouse, printer with a suitable number and sized screens (to be validated by the </w:t>
      </w:r>
      <w:r w:rsidR="00C010E5">
        <w:t>Employer</w:t>
      </w:r>
      <w:r>
        <w:t xml:space="preserve">) shall be provided for local access to the SCADA system by the operators of the </w:t>
      </w:r>
      <w:r w:rsidR="00670F8C">
        <w:t>Plant</w:t>
      </w:r>
      <w:r>
        <w:t>.</w:t>
      </w:r>
    </w:p>
    <w:p w14:paraId="6ABE5C39" w14:textId="77777777" w:rsidR="00AC435F" w:rsidRPr="00AC435F" w:rsidRDefault="00AC435F" w:rsidP="00AC435F">
      <w:r w:rsidRPr="00AC435F">
        <w:t>The SCADA system shall:</w:t>
      </w:r>
    </w:p>
    <w:p w14:paraId="23E4F7F6" w14:textId="2D40662C" w:rsidR="00AC435F" w:rsidRPr="008B3E66" w:rsidRDefault="00AC435F" w:rsidP="00AC435F">
      <w:pPr>
        <w:pStyle w:val="Bullet10"/>
      </w:pPr>
      <w:r>
        <w:t xml:space="preserve">Comply with the requirements for </w:t>
      </w:r>
      <w:r w:rsidRPr="008B3E66">
        <w:t>Class A monitoring systems defined in IEC 61724-1</w:t>
      </w:r>
      <w:r w:rsidR="00112F6E" w:rsidRPr="008B3E66">
        <w:t>;</w:t>
      </w:r>
    </w:p>
    <w:p w14:paraId="22095882" w14:textId="6F86273F" w:rsidR="00AC435F" w:rsidRPr="00AC435F" w:rsidRDefault="00AC435F" w:rsidP="00AC435F">
      <w:pPr>
        <w:pStyle w:val="Bullet10"/>
      </w:pPr>
      <w:r w:rsidRPr="008B3E66">
        <w:t xml:space="preserve">Comply with the </w:t>
      </w:r>
      <w:r w:rsidR="00C83C2D" w:rsidRPr="008B3E66">
        <w:t>Connection Agreement</w:t>
      </w:r>
      <w:r w:rsidRPr="008B3E66">
        <w:t>, PPA</w:t>
      </w:r>
      <w:r w:rsidR="003E42AB" w:rsidRPr="008B3E66">
        <w:t xml:space="preserve">, </w:t>
      </w:r>
      <w:r w:rsidR="003E42AB" w:rsidRPr="00630080">
        <w:t>NCSC</w:t>
      </w:r>
      <w:r w:rsidR="003E42AB" w:rsidRPr="008B3E66">
        <w:t xml:space="preserve"> for National</w:t>
      </w:r>
      <w:r w:rsidR="003E42AB">
        <w:t xml:space="preserve"> Critical Infrastructure</w:t>
      </w:r>
      <w:r>
        <w:t xml:space="preserve"> and grid code</w:t>
      </w:r>
      <w:r w:rsidR="00112F6E">
        <w:t>;</w:t>
      </w:r>
    </w:p>
    <w:p w14:paraId="5B953948" w14:textId="320C6269" w:rsidR="00AC435F" w:rsidRPr="00AC435F" w:rsidRDefault="00AC435F" w:rsidP="00AC435F">
      <w:pPr>
        <w:pStyle w:val="Bullet10"/>
      </w:pPr>
      <w:r>
        <w:t>Provide controlling capabilities of the grid parameters at the Point of Connection to meet any applicable requirements such as active power curtailment, ramp rate control, dynamic grid support such as voltage regulation, reactive power (Q) control, power factor control, Q at night, etc</w:t>
      </w:r>
      <w:r w:rsidR="00112F6E">
        <w:t>.;</w:t>
      </w:r>
    </w:p>
    <w:p w14:paraId="06C378FE" w14:textId="7D8A761A" w:rsidR="00AC435F" w:rsidRPr="00AC435F" w:rsidRDefault="00AC435F" w:rsidP="00AC435F">
      <w:pPr>
        <w:pStyle w:val="Bullet10"/>
      </w:pPr>
      <w:r>
        <w:t xml:space="preserve">Be designed and built for the operating lifetime of the </w:t>
      </w:r>
      <w:r w:rsidR="00455900">
        <w:t>combined</w:t>
      </w:r>
      <w:r>
        <w:t xml:space="preserve"> PV plant</w:t>
      </w:r>
      <w:r w:rsidR="00112F6E">
        <w:t>;</w:t>
      </w:r>
    </w:p>
    <w:p w14:paraId="14056917" w14:textId="03B574AD" w:rsidR="00AC435F" w:rsidRPr="00AC435F" w:rsidRDefault="00AC435F" w:rsidP="00AC435F">
      <w:pPr>
        <w:pStyle w:val="Bullet10"/>
      </w:pPr>
      <w:r>
        <w:t xml:space="preserve">The SCADA system and all its applications shall be provided with a permanent and comprehensive license, and therefore, there shall be no recurring fee over the lifetime of the </w:t>
      </w:r>
      <w:r w:rsidR="00E75BE9">
        <w:t>Plant</w:t>
      </w:r>
      <w:r>
        <w:t xml:space="preserve">. An agreed number of user licenses shall be provided to the </w:t>
      </w:r>
      <w:r w:rsidR="00C010E5">
        <w:t>Employer</w:t>
      </w:r>
      <w:r w:rsidR="00112F6E">
        <w:t>;</w:t>
      </w:r>
    </w:p>
    <w:p w14:paraId="2E9D4F67" w14:textId="7863339A" w:rsidR="00AC435F" w:rsidRPr="00AC435F" w:rsidRDefault="00AC435F" w:rsidP="00AC435F">
      <w:pPr>
        <w:pStyle w:val="Bullet10"/>
      </w:pPr>
      <w:r>
        <w:t>Critical SCADA components shall be fed with secured power by means of an UPS properly sized to ensure a minimum operation time of 8 hours in the event of an outage in order to prevent loss of data and ensure graceful shutdown of the SCADA equipment. Critical components shall include, but not be limited to, central electronics and software, operator local workstation, all hardware related to internet access and interface to third parties and other critical field equipment such as remote terminal units, IEDs, power plant controllers and weather stations</w:t>
      </w:r>
      <w:r w:rsidR="00112F6E">
        <w:t>;</w:t>
      </w:r>
    </w:p>
    <w:p w14:paraId="63FBF729" w14:textId="33F5CB4D" w:rsidR="00AC435F" w:rsidRPr="00AC435F" w:rsidRDefault="00AC435F" w:rsidP="00AC435F">
      <w:pPr>
        <w:pStyle w:val="Bullet10"/>
      </w:pPr>
      <w:r>
        <w:t>The key components of the SCADA system (e.g. servers, power plant controllers, remote terminal units) and monitored equipment (e.g. IEDs, energy meter, weather stations) shall be synchronised by means of a GPS based time server and industry standard network time protocol(s)</w:t>
      </w:r>
      <w:r w:rsidR="00112F6E">
        <w:t>;</w:t>
      </w:r>
    </w:p>
    <w:p w14:paraId="5445CA71" w14:textId="2817F65A" w:rsidR="00AC435F" w:rsidRPr="00AC435F" w:rsidRDefault="00AC435F" w:rsidP="00AC435F">
      <w:pPr>
        <w:pStyle w:val="Bullet10"/>
      </w:pPr>
      <w:r>
        <w:t>The Contractor is responsible of providing a complete, functional and comprehensive SCADA system, including but not limited to, the design, supply (all required hardware, software and wiring), installation, integration, development and commissioning of the system</w:t>
      </w:r>
      <w:r w:rsidR="00A574D6">
        <w:t>,</w:t>
      </w:r>
      <w:r w:rsidR="00F5073D" w:rsidRPr="00F5073D">
        <w:t xml:space="preserve"> full user manuals covering all functionality and monitoring of the plant(s). Manuals need to be bespoke to the installation in addition to the generic documentation issued by the manufacturers</w:t>
      </w:r>
      <w:r w:rsidR="00112F6E">
        <w:t>; and</w:t>
      </w:r>
    </w:p>
    <w:p w14:paraId="14743622" w14:textId="18A00E4E" w:rsidR="00AC435F" w:rsidRPr="00AC435F" w:rsidRDefault="00AC435F" w:rsidP="00AC435F">
      <w:pPr>
        <w:pStyle w:val="Bullet10"/>
      </w:pPr>
      <w:r>
        <w:t xml:space="preserve">All SCADA hardware and cabling shall be designed and rated to operate within the environment weather conditions applicable to the </w:t>
      </w:r>
      <w:r w:rsidR="00E75BE9">
        <w:t>Plant</w:t>
      </w:r>
      <w:r>
        <w:t xml:space="preserve">. SCADA equipment shall be industrial rated with enclosures, cabinets and racks properly designed to ensure that the hardware will be operating within the temperature and humidity ranges according to the manufacturer’s recommendations. </w:t>
      </w:r>
    </w:p>
    <w:p w14:paraId="494D6B1A" w14:textId="07ABE4D8" w:rsidR="00AC435F" w:rsidRPr="00AC435F" w:rsidRDefault="00AC435F" w:rsidP="00AC435F">
      <w:r w:rsidRPr="00AC435F">
        <w:lastRenderedPageBreak/>
        <w:t xml:space="preserve">A suitable user-focused training session shall be provided to </w:t>
      </w:r>
      <w:r w:rsidR="00C010E5">
        <w:t>Employer</w:t>
      </w:r>
      <w:r w:rsidRPr="00AC435F">
        <w:t xml:space="preserve">’s and O&amp;M </w:t>
      </w:r>
      <w:r w:rsidR="005D7050">
        <w:t>C</w:t>
      </w:r>
      <w:r w:rsidRPr="00AC435F">
        <w:t>ontractor personnel. It shall cover all required aspects of the SCADA system from the user point of view.</w:t>
      </w:r>
    </w:p>
    <w:p w14:paraId="3A12997D" w14:textId="1B0FA768" w:rsidR="00AC435F" w:rsidRPr="00AC435F" w:rsidRDefault="00E8682C" w:rsidP="00AC435F">
      <w:pPr>
        <w:pStyle w:val="Heading3"/>
      </w:pPr>
      <w:bookmarkStart w:id="10498" w:name="_Toc530577378"/>
      <w:bookmarkStart w:id="10499" w:name="_Toc530687716"/>
      <w:bookmarkStart w:id="10500" w:name="_Toc530762305"/>
      <w:bookmarkStart w:id="10501" w:name="_Toc534728425"/>
      <w:bookmarkStart w:id="10502" w:name="_Toc534730851"/>
      <w:bookmarkStart w:id="10503" w:name="_Toc134539861"/>
      <w:bookmarkStart w:id="10504" w:name="_Toc140693307"/>
      <w:bookmarkStart w:id="10505" w:name="_Toc142387607"/>
      <w:bookmarkStart w:id="10506" w:name="_Toc153785820"/>
      <w:bookmarkStart w:id="10507" w:name="_Toc153788680"/>
      <w:bookmarkStart w:id="10508" w:name="_Toc154762624"/>
      <w:bookmarkStart w:id="10509" w:name="_Toc157610056"/>
      <w:bookmarkStart w:id="10510" w:name="_Toc195518832"/>
      <w:bookmarkStart w:id="10511" w:name="_Toc195599796"/>
      <w:bookmarkStart w:id="10512" w:name="_Toc223962182"/>
      <w:r w:rsidRPr="00AC435F">
        <w:t xml:space="preserve">Data, Events </w:t>
      </w:r>
      <w:r w:rsidR="00E52C64">
        <w:t>a</w:t>
      </w:r>
      <w:r w:rsidR="00D95CD9">
        <w:t>nd</w:t>
      </w:r>
      <w:r w:rsidRPr="00AC435F">
        <w:t xml:space="preserve"> Alarms</w:t>
      </w:r>
      <w:bookmarkEnd w:id="10498"/>
      <w:bookmarkEnd w:id="10499"/>
      <w:bookmarkEnd w:id="10500"/>
      <w:bookmarkEnd w:id="10501"/>
      <w:bookmarkEnd w:id="10502"/>
      <w:bookmarkEnd w:id="10503"/>
      <w:bookmarkEnd w:id="10504"/>
      <w:bookmarkEnd w:id="10505"/>
      <w:bookmarkEnd w:id="10506"/>
      <w:bookmarkEnd w:id="10507"/>
      <w:bookmarkEnd w:id="10508"/>
      <w:bookmarkEnd w:id="10509"/>
      <w:bookmarkEnd w:id="10510"/>
      <w:bookmarkEnd w:id="10511"/>
      <w:bookmarkEnd w:id="10512"/>
    </w:p>
    <w:p w14:paraId="76973077" w14:textId="7FBEFEBC" w:rsidR="00AC435F" w:rsidRPr="00AC435F" w:rsidRDefault="00AC435F" w:rsidP="00AC435F">
      <w:r w:rsidRPr="00AC435F">
        <w:t xml:space="preserve">Data, events and alarms will be agreed with the </w:t>
      </w:r>
      <w:r w:rsidR="00C010E5">
        <w:t>Employer</w:t>
      </w:r>
      <w:r w:rsidRPr="00AC435F">
        <w:t>. The following equipment shall be considered in the SCADA system design:</w:t>
      </w:r>
    </w:p>
    <w:p w14:paraId="753612B9" w14:textId="07B0EE02" w:rsidR="00BE6A8E" w:rsidRPr="00AC435F" w:rsidRDefault="00BE6A8E" w:rsidP="00BE6A8E">
      <w:pPr>
        <w:pStyle w:val="Bullet10"/>
      </w:pPr>
      <w:r>
        <w:t>String boxes</w:t>
      </w:r>
      <w:r w:rsidR="00112F6E">
        <w:t>;</w:t>
      </w:r>
    </w:p>
    <w:p w14:paraId="24A3EF8D" w14:textId="0F9F3FAB" w:rsidR="00AC435F" w:rsidRDefault="00AC435F" w:rsidP="00AC435F">
      <w:pPr>
        <w:pStyle w:val="Bullet10"/>
      </w:pPr>
      <w:r>
        <w:t>Inverters</w:t>
      </w:r>
      <w:r w:rsidR="00112F6E">
        <w:t>;</w:t>
      </w:r>
    </w:p>
    <w:p w14:paraId="4029CA77" w14:textId="23C87F42" w:rsidR="00AC435F" w:rsidRPr="00AC435F" w:rsidRDefault="00AC435F" w:rsidP="00AC435F">
      <w:pPr>
        <w:pStyle w:val="Bullet10"/>
      </w:pPr>
      <w:r>
        <w:t>Grid transformers</w:t>
      </w:r>
      <w:r w:rsidR="00112F6E">
        <w:t>;</w:t>
      </w:r>
    </w:p>
    <w:p w14:paraId="1E4913B2" w14:textId="3BC7333D" w:rsidR="00AC435F" w:rsidRPr="00AC435F" w:rsidRDefault="00AC435F" w:rsidP="00AC435F">
      <w:pPr>
        <w:pStyle w:val="Bullet10"/>
      </w:pPr>
      <w:r>
        <w:t>LV/</w:t>
      </w:r>
      <w:r w:rsidR="00D12381">
        <w:t>H</w:t>
      </w:r>
      <w:r>
        <w:t>V transformers</w:t>
      </w:r>
      <w:r w:rsidR="00112F6E">
        <w:t>;</w:t>
      </w:r>
      <w:r>
        <w:t xml:space="preserve"> </w:t>
      </w:r>
    </w:p>
    <w:p w14:paraId="74854CAE" w14:textId="53DD99A4" w:rsidR="00AC435F" w:rsidRPr="00AC435F" w:rsidRDefault="00D12381" w:rsidP="00AC435F">
      <w:pPr>
        <w:pStyle w:val="Bullet10"/>
      </w:pPr>
      <w:r>
        <w:t>H</w:t>
      </w:r>
      <w:r w:rsidR="00AC435F">
        <w:t>V transformers and load tap changer - where applicabl</w:t>
      </w:r>
      <w:r w:rsidR="00112F6E">
        <w:t>e;</w:t>
      </w:r>
    </w:p>
    <w:p w14:paraId="38DBB82E" w14:textId="116E4309" w:rsidR="00AC435F" w:rsidRPr="00AC435F" w:rsidRDefault="00AC435F" w:rsidP="00AC435F">
      <w:pPr>
        <w:pStyle w:val="Bullet10"/>
      </w:pPr>
      <w:r>
        <w:t>Capacitor banks, static synchronous compensator and/or static var compensator – where applicable</w:t>
      </w:r>
      <w:r w:rsidR="00112F6E">
        <w:t>;</w:t>
      </w:r>
    </w:p>
    <w:p w14:paraId="6035980C" w14:textId="4D1CFCAA" w:rsidR="00AC435F" w:rsidRPr="00AC435F" w:rsidRDefault="00AC435F" w:rsidP="00AC435F">
      <w:pPr>
        <w:pStyle w:val="Bullet10"/>
      </w:pPr>
      <w:r>
        <w:t>Auxiliary transformers</w:t>
      </w:r>
      <w:r w:rsidR="00112F6E">
        <w:t>;</w:t>
      </w:r>
    </w:p>
    <w:p w14:paraId="0316EE50" w14:textId="6A8F61C3" w:rsidR="00AC435F" w:rsidRPr="00AC435F" w:rsidRDefault="00D12381" w:rsidP="00AC435F">
      <w:pPr>
        <w:pStyle w:val="Bullet10"/>
      </w:pPr>
      <w:r>
        <w:t>H</w:t>
      </w:r>
      <w:r w:rsidR="00AC435F">
        <w:t>V switchgear</w:t>
      </w:r>
      <w:r w:rsidR="00112F6E">
        <w:t>;</w:t>
      </w:r>
    </w:p>
    <w:p w14:paraId="0904986A" w14:textId="310F481C" w:rsidR="00AC435F" w:rsidRPr="00AC435F" w:rsidRDefault="00AC435F" w:rsidP="00AC435F">
      <w:pPr>
        <w:pStyle w:val="Bullet10"/>
      </w:pPr>
      <w:r>
        <w:t>Revenue meters</w:t>
      </w:r>
      <w:r w:rsidR="00112F6E">
        <w:t>;</w:t>
      </w:r>
    </w:p>
    <w:p w14:paraId="1057DD32" w14:textId="6328293B" w:rsidR="00AC435F" w:rsidRPr="00AC435F" w:rsidRDefault="00AC435F" w:rsidP="00AC435F">
      <w:pPr>
        <w:pStyle w:val="Bullet10"/>
      </w:pPr>
      <w:r>
        <w:t>Power quality meters</w:t>
      </w:r>
      <w:r w:rsidR="00112F6E">
        <w:t>;</w:t>
      </w:r>
    </w:p>
    <w:p w14:paraId="15CD93F8" w14:textId="6EBE049F" w:rsidR="00AC435F" w:rsidRPr="00AC435F" w:rsidRDefault="00AC435F" w:rsidP="00AC435F">
      <w:pPr>
        <w:pStyle w:val="Bullet10"/>
      </w:pPr>
      <w:r>
        <w:t>Power plant controllers</w:t>
      </w:r>
      <w:r w:rsidR="00112F6E">
        <w:t>;</w:t>
      </w:r>
    </w:p>
    <w:p w14:paraId="0AB24B8B" w14:textId="4816D56E" w:rsidR="00AC435F" w:rsidRPr="00AC435F" w:rsidRDefault="00AC435F" w:rsidP="00AC435F">
      <w:pPr>
        <w:pStyle w:val="Bullet10"/>
      </w:pPr>
      <w:r>
        <w:t>IED</w:t>
      </w:r>
      <w:r w:rsidR="00112F6E">
        <w:t>;</w:t>
      </w:r>
    </w:p>
    <w:p w14:paraId="7508BAAE" w14:textId="0EF67D52" w:rsidR="00AC435F" w:rsidRPr="00AC435F" w:rsidRDefault="00AC435F" w:rsidP="00AC435F">
      <w:pPr>
        <w:pStyle w:val="Bullet10"/>
      </w:pPr>
      <w:r>
        <w:t>Weather stations</w:t>
      </w:r>
      <w:r w:rsidR="00112F6E">
        <w:t>;</w:t>
      </w:r>
    </w:p>
    <w:p w14:paraId="6049C575" w14:textId="3FE17619" w:rsidR="00AC435F" w:rsidRPr="00AC435F" w:rsidRDefault="00AC435F" w:rsidP="00D1254B">
      <w:pPr>
        <w:pStyle w:val="Bullet10"/>
      </w:pPr>
      <w:r>
        <w:t>UPS system</w:t>
      </w:r>
      <w:r w:rsidR="00112F6E">
        <w:t>;</w:t>
      </w:r>
      <w:r w:rsidR="00D1254B">
        <w:t xml:space="preserve"> </w:t>
      </w:r>
      <w:r w:rsidR="00112F6E">
        <w:t>and</w:t>
      </w:r>
    </w:p>
    <w:p w14:paraId="09290508" w14:textId="0318C505" w:rsidR="00AC435F" w:rsidRPr="00AC435F" w:rsidRDefault="00AC435F" w:rsidP="00AC435F">
      <w:pPr>
        <w:pStyle w:val="Bullet10"/>
      </w:pPr>
      <w:r>
        <w:t xml:space="preserve">Miscellaneous dependent on project such as ventilation system and temperature of critical technical rooms, substations or buildings, diesel generators, etc. </w:t>
      </w:r>
    </w:p>
    <w:p w14:paraId="05B2AA20" w14:textId="40BA9013" w:rsidR="00AC435F" w:rsidRPr="00AC435F" w:rsidRDefault="00AC435F" w:rsidP="00AC435F">
      <w:r w:rsidRPr="00AC435F">
        <w:t xml:space="preserve">The SCADA system shall monitor the health (status) of all equipment, and generate and record alarms in the event of failures to ensure prompt remediation actions and prevent loss of data. </w:t>
      </w:r>
    </w:p>
    <w:p w14:paraId="3235332A" w14:textId="284F6D1C" w:rsidR="00AC435F" w:rsidRPr="00AC435F" w:rsidRDefault="00AC435F" w:rsidP="00AC435F">
      <w:r w:rsidRPr="00AC435F">
        <w:t xml:space="preserve">SCADA alarm management system shall be able to categorise alarms by severity (low, medium, high), provide real time status of alarms (e.g. timestamp active, clear, acknowledged, unacknowledged) and supporting details of the issue. SCADA signals acquisition shall comply with the sampling and recording intervals defined in IEC 61724-1 for Class A monitoring systems, and shall be able to be settable (if needed) via software to meet the </w:t>
      </w:r>
      <w:r w:rsidR="00E75BE9">
        <w:t>Plant</w:t>
      </w:r>
      <w:r w:rsidRPr="00AC435F">
        <w:t xml:space="preserve">’s needs (e.g. 1 minute, 5 minutes, 15 minutes, 30 minutes, 60 minutes, etc.). Critical alarms shall be notified via email/SMS to ensure prompt intervention of the operators. </w:t>
      </w:r>
      <w:r w:rsidR="00915EC0">
        <w:t>A</w:t>
      </w:r>
      <w:r w:rsidR="00B26390" w:rsidRPr="00B26390">
        <w:t>ll alarms sent by emails/</w:t>
      </w:r>
      <w:r w:rsidR="00915EC0">
        <w:t>SMS</w:t>
      </w:r>
      <w:r w:rsidR="00915EC0" w:rsidRPr="00B26390">
        <w:t xml:space="preserve"> </w:t>
      </w:r>
      <w:r w:rsidR="00B26390" w:rsidRPr="00B26390">
        <w:t>shall include supporting details of the issue, relevant time stamps and values/thresholds as necessary. The system shall be fully configurable and allow alerts generated for different monitored signals to be delivered to different multiple email addresses/phone numbers.</w:t>
      </w:r>
    </w:p>
    <w:p w14:paraId="3DF8AC2C" w14:textId="120F3080" w:rsidR="00AC435F" w:rsidRPr="00AC435F" w:rsidRDefault="00AC435F" w:rsidP="00AC435F">
      <w:r w:rsidRPr="00AC435F">
        <w:t>A complete SCADA signal list including monitored data,</w:t>
      </w:r>
      <w:r w:rsidR="00496D22">
        <w:t xml:space="preserve"> t</w:t>
      </w:r>
      <w:r w:rsidR="00496D22" w:rsidRPr="00496D22">
        <w:t>hresholds to trigger the relevant alert levels.</w:t>
      </w:r>
      <w:r w:rsidRPr="00AC435F">
        <w:t xml:space="preserve"> events, alarms and calculated data shall be provided for </w:t>
      </w:r>
      <w:r w:rsidR="00C010E5">
        <w:t>Employer</w:t>
      </w:r>
      <w:r w:rsidRPr="00AC435F">
        <w:t xml:space="preserve"> approval prior to installation of the SCADA system. </w:t>
      </w:r>
    </w:p>
    <w:p w14:paraId="07F1ECA1" w14:textId="42CADECF" w:rsidR="00AC435F" w:rsidRPr="00AC435F" w:rsidRDefault="00AC435F" w:rsidP="00AC435F">
      <w:r w:rsidRPr="00AC435F">
        <w:t>The SCADA system shall allow the user to retrieve any historical recorded data, locally and remotely, in standard editable data formats (.xlsx, .csv, .txt or equivalent</w:t>
      </w:r>
      <w:r w:rsidR="004F2537">
        <w:t xml:space="preserve"> and APIs</w:t>
      </w:r>
      <w:r w:rsidRPr="00AC435F">
        <w:t>).</w:t>
      </w:r>
    </w:p>
    <w:p w14:paraId="670F8B64" w14:textId="4914F28E" w:rsidR="00AC435F" w:rsidRPr="00AC435F" w:rsidRDefault="00E8682C" w:rsidP="00AC435F">
      <w:pPr>
        <w:pStyle w:val="Heading3"/>
      </w:pPr>
      <w:bookmarkStart w:id="10513" w:name="_Toc530577387"/>
      <w:bookmarkStart w:id="10514" w:name="_Toc530687717"/>
      <w:bookmarkStart w:id="10515" w:name="_Toc530762306"/>
      <w:bookmarkStart w:id="10516" w:name="_Toc534728426"/>
      <w:bookmarkStart w:id="10517" w:name="_Toc534730852"/>
      <w:bookmarkStart w:id="10518" w:name="_Toc134539862"/>
      <w:bookmarkStart w:id="10519" w:name="_Toc140693308"/>
      <w:bookmarkStart w:id="10520" w:name="_Toc142387608"/>
      <w:bookmarkStart w:id="10521" w:name="_Toc153785821"/>
      <w:bookmarkStart w:id="10522" w:name="_Toc153788681"/>
      <w:bookmarkStart w:id="10523" w:name="_Toc154762625"/>
      <w:bookmarkStart w:id="10524" w:name="_Toc157610057"/>
      <w:bookmarkStart w:id="10525" w:name="_Toc195518833"/>
      <w:bookmarkStart w:id="10526" w:name="_Toc195599797"/>
      <w:bookmarkStart w:id="10527" w:name="_Toc223962183"/>
      <w:r w:rsidRPr="00AC435F">
        <w:lastRenderedPageBreak/>
        <w:t>Data Storage</w:t>
      </w:r>
      <w:bookmarkEnd w:id="10513"/>
      <w:bookmarkEnd w:id="10514"/>
      <w:bookmarkEnd w:id="10515"/>
      <w:bookmarkEnd w:id="10516"/>
      <w:bookmarkEnd w:id="10517"/>
      <w:bookmarkEnd w:id="10518"/>
      <w:bookmarkEnd w:id="10519"/>
      <w:bookmarkEnd w:id="10520"/>
      <w:bookmarkEnd w:id="10521"/>
      <w:bookmarkEnd w:id="10522"/>
      <w:bookmarkEnd w:id="10523"/>
      <w:bookmarkEnd w:id="10524"/>
      <w:bookmarkEnd w:id="10525"/>
      <w:bookmarkEnd w:id="10526"/>
      <w:bookmarkEnd w:id="10527"/>
      <w:r w:rsidRPr="00AC435F">
        <w:t xml:space="preserve"> </w:t>
      </w:r>
    </w:p>
    <w:p w14:paraId="5A63704A" w14:textId="58464B49" w:rsidR="00AC435F" w:rsidRPr="00AC435F" w:rsidRDefault="00AC435F" w:rsidP="00AC435F">
      <w:r w:rsidRPr="00AC435F">
        <w:t xml:space="preserve">All historical data shall be available during the operational lifetime of the </w:t>
      </w:r>
      <w:r w:rsidR="00E75BE9">
        <w:t>Plant</w:t>
      </w:r>
      <w:r w:rsidRPr="00AC435F">
        <w:t xml:space="preserve">. The </w:t>
      </w:r>
      <w:r w:rsidR="00C010E5">
        <w:t>Employer</w:t>
      </w:r>
      <w:r w:rsidRPr="00AC435F">
        <w:t xml:space="preserve"> shall have unlimited access to the historical data. </w:t>
      </w:r>
      <w:r w:rsidR="004D0CDA" w:rsidRPr="004D0CDA">
        <w:t>Access to this data shall be protected by the relevant cybersecurity setup and validated by Penetration Test.</w:t>
      </w:r>
    </w:p>
    <w:p w14:paraId="33D7B57A" w14:textId="66DAFC9B" w:rsidR="00AC435F" w:rsidRPr="00AC435F" w:rsidRDefault="00AC435F" w:rsidP="00AC435F">
      <w:r w:rsidRPr="00AC435F">
        <w:t xml:space="preserve">All historical data shall be mirrored and stored on a secured offsite server (cloud system), to be agreed with the </w:t>
      </w:r>
      <w:r w:rsidR="00C010E5">
        <w:t>Employer</w:t>
      </w:r>
      <w:r w:rsidRPr="00AC435F">
        <w:t xml:space="preserve">, with a minimum storage capacity of 25 years and continuous backups to guarantee availability of all data throughout the entire lifetime of the </w:t>
      </w:r>
      <w:r w:rsidR="00E75BE9">
        <w:t>Plant</w:t>
      </w:r>
      <w:r w:rsidRPr="00AC435F">
        <w:t xml:space="preserve">. The </w:t>
      </w:r>
      <w:r w:rsidR="00C010E5">
        <w:t>Employer</w:t>
      </w:r>
      <w:r w:rsidRPr="00AC435F">
        <w:t xml:space="preserve"> shall have unlimited access to the data backups.</w:t>
      </w:r>
    </w:p>
    <w:p w14:paraId="7559E70D" w14:textId="77777777" w:rsidR="00AC435F" w:rsidRPr="00AC435F" w:rsidRDefault="00AC435F" w:rsidP="00AC435F">
      <w:r w:rsidRPr="00AC435F">
        <w:t>The cloud server will meet the following minimum requirements:</w:t>
      </w:r>
    </w:p>
    <w:p w14:paraId="1501E6D8" w14:textId="07FAAF9F" w:rsidR="00AC435F" w:rsidRPr="00AC435F" w:rsidRDefault="00AC435F" w:rsidP="00AC435F">
      <w:pPr>
        <w:pStyle w:val="Bullet10"/>
      </w:pPr>
      <w:r>
        <w:t>24/7 security guard(s)</w:t>
      </w:r>
      <w:r w:rsidR="00112F6E">
        <w:t>;</w:t>
      </w:r>
    </w:p>
    <w:p w14:paraId="0501AF89" w14:textId="788943D1" w:rsidR="00AC435F" w:rsidRPr="00AC435F" w:rsidRDefault="00AC435F" w:rsidP="00AC435F">
      <w:pPr>
        <w:pStyle w:val="Bullet10"/>
      </w:pPr>
      <w:r>
        <w:t>Automatic fire suppression</w:t>
      </w:r>
      <w:r w:rsidR="00112F6E">
        <w:t>;</w:t>
      </w:r>
    </w:p>
    <w:p w14:paraId="2CB7BDB0" w14:textId="34768AB6" w:rsidR="00AC435F" w:rsidRPr="00AC435F" w:rsidRDefault="00AC435F" w:rsidP="00AC435F">
      <w:pPr>
        <w:pStyle w:val="Bullet10"/>
      </w:pPr>
      <w:r>
        <w:t xml:space="preserve">Environmental </w:t>
      </w:r>
      <w:r w:rsidR="005D7050">
        <w:t>m</w:t>
      </w:r>
      <w:r>
        <w:t>onitoring</w:t>
      </w:r>
      <w:r w:rsidR="00112F6E">
        <w:t>;</w:t>
      </w:r>
    </w:p>
    <w:p w14:paraId="1FF4D524" w14:textId="2FC36927" w:rsidR="00AC435F" w:rsidRPr="00AC435F" w:rsidRDefault="00AC435F" w:rsidP="00AC435F">
      <w:pPr>
        <w:pStyle w:val="Bullet10"/>
      </w:pPr>
      <w:r>
        <w:t>Video surveillance</w:t>
      </w:r>
      <w:r w:rsidR="00112F6E">
        <w:t>;</w:t>
      </w:r>
    </w:p>
    <w:p w14:paraId="0EA19581" w14:textId="3DA85151" w:rsidR="00AC435F" w:rsidRPr="00AC435F" w:rsidRDefault="00AC435F" w:rsidP="00AC435F">
      <w:pPr>
        <w:pStyle w:val="Bullet10"/>
      </w:pPr>
      <w:r>
        <w:t>Alarm system</w:t>
      </w:r>
      <w:r w:rsidR="00112F6E">
        <w:t>;</w:t>
      </w:r>
    </w:p>
    <w:p w14:paraId="67F13E04" w14:textId="756E887C" w:rsidR="00AC435F" w:rsidRPr="00AC435F" w:rsidRDefault="00AC435F" w:rsidP="00AC435F">
      <w:pPr>
        <w:pStyle w:val="Bullet10"/>
      </w:pPr>
      <w:r>
        <w:t>Air-condition</w:t>
      </w:r>
      <w:r w:rsidR="002B7254">
        <w:t>ing</w:t>
      </w:r>
      <w:r w:rsidR="00112F6E">
        <w:t>;</w:t>
      </w:r>
    </w:p>
    <w:p w14:paraId="2CE51C96" w14:textId="29EEBC3F" w:rsidR="00AC435F" w:rsidRPr="00AC435F" w:rsidRDefault="00AC435F" w:rsidP="00AC435F">
      <w:pPr>
        <w:pStyle w:val="Bullet10"/>
      </w:pPr>
      <w:r>
        <w:t>Generator</w:t>
      </w:r>
      <w:r w:rsidR="00112F6E">
        <w:t>; and</w:t>
      </w:r>
    </w:p>
    <w:p w14:paraId="6C866701" w14:textId="77777777" w:rsidR="00AC435F" w:rsidRPr="00AC435F" w:rsidRDefault="00AC435F" w:rsidP="00AC435F">
      <w:pPr>
        <w:pStyle w:val="Bullet10"/>
      </w:pPr>
      <w:r>
        <w:t>UPS (2N+1 power redundancy).</w:t>
      </w:r>
    </w:p>
    <w:p w14:paraId="7B2A7A42" w14:textId="5B997216" w:rsidR="00AC435F" w:rsidRPr="00AC435F" w:rsidRDefault="00804603" w:rsidP="00AC435F">
      <w:pPr>
        <w:pStyle w:val="Heading3"/>
      </w:pPr>
      <w:bookmarkStart w:id="10528" w:name="_Toc530577389"/>
      <w:bookmarkStart w:id="10529" w:name="_Toc530687718"/>
      <w:bookmarkStart w:id="10530" w:name="_Toc530762307"/>
      <w:bookmarkStart w:id="10531" w:name="_Toc534728427"/>
      <w:bookmarkStart w:id="10532" w:name="_Toc534730853"/>
      <w:bookmarkStart w:id="10533" w:name="_Toc134539863"/>
      <w:bookmarkStart w:id="10534" w:name="_Toc140693309"/>
      <w:bookmarkStart w:id="10535" w:name="_Toc142387609"/>
      <w:bookmarkStart w:id="10536" w:name="_Toc153785822"/>
      <w:bookmarkStart w:id="10537" w:name="_Toc153788682"/>
      <w:bookmarkStart w:id="10538" w:name="_Toc154762626"/>
      <w:bookmarkStart w:id="10539" w:name="_Toc157610058"/>
      <w:bookmarkStart w:id="10540" w:name="_Toc195518834"/>
      <w:bookmarkStart w:id="10541" w:name="_Toc195599798"/>
      <w:bookmarkStart w:id="10542" w:name="_Toc223962184"/>
      <w:r w:rsidRPr="00AC435F">
        <w:t>Weather Stations</w:t>
      </w:r>
      <w:bookmarkEnd w:id="10528"/>
      <w:bookmarkEnd w:id="10529"/>
      <w:bookmarkEnd w:id="10530"/>
      <w:bookmarkEnd w:id="10531"/>
      <w:bookmarkEnd w:id="10532"/>
      <w:bookmarkEnd w:id="10533"/>
      <w:bookmarkEnd w:id="10534"/>
      <w:bookmarkEnd w:id="10535"/>
      <w:bookmarkEnd w:id="10536"/>
      <w:bookmarkEnd w:id="10537"/>
      <w:bookmarkEnd w:id="10538"/>
      <w:bookmarkEnd w:id="10539"/>
      <w:bookmarkEnd w:id="10540"/>
      <w:bookmarkEnd w:id="10541"/>
      <w:bookmarkEnd w:id="10542"/>
    </w:p>
    <w:p w14:paraId="27A14192" w14:textId="4929698A" w:rsidR="00AC435F" w:rsidRPr="00AC435F" w:rsidRDefault="00AC435F" w:rsidP="00AC435F">
      <w:r w:rsidRPr="00AC435F">
        <w:t xml:space="preserve">The Contractor shall design, supply, install, commission and integrate into the SCADA system the weather stations of the PV </w:t>
      </w:r>
      <w:r w:rsidR="00142BE9">
        <w:t>Facility.</w:t>
      </w:r>
      <w:r w:rsidRPr="00AC435F">
        <w:t xml:space="preserve"> </w:t>
      </w:r>
    </w:p>
    <w:p w14:paraId="705D40CC" w14:textId="4AAF26EC" w:rsidR="00AC435F" w:rsidRPr="00AC435F" w:rsidRDefault="00AC435F" w:rsidP="00AC435F">
      <w:r w:rsidRPr="00AC435F">
        <w:t>The quantities and technical specifications of the sensors shall be in compliance with the requirements defined in IEC 61724-1 for Class A monitoring systems.</w:t>
      </w:r>
    </w:p>
    <w:p w14:paraId="448BCC3E" w14:textId="77777777" w:rsidR="00AC435F" w:rsidRPr="00AC435F" w:rsidRDefault="00AC435F" w:rsidP="00AC435F">
      <w:r w:rsidRPr="00AC435F">
        <w:t>Each weather station shall be equipped, as minimum, with the following sensors:</w:t>
      </w:r>
    </w:p>
    <w:p w14:paraId="4227435C" w14:textId="77777777" w:rsidR="00AC435F" w:rsidRPr="00AC435F" w:rsidRDefault="00AC435F" w:rsidP="00AC435F">
      <w:pPr>
        <w:pStyle w:val="BodyHeading"/>
      </w:pPr>
      <w:r w:rsidRPr="00AC435F">
        <w:t>Weather station</w:t>
      </w:r>
    </w:p>
    <w:p w14:paraId="774FFC48" w14:textId="3A9DB399" w:rsidR="00AC435F" w:rsidRPr="00AC435F" w:rsidRDefault="00AC435F" w:rsidP="00AC435F">
      <w:pPr>
        <w:pStyle w:val="Bullet10"/>
      </w:pPr>
      <w:r>
        <w:t xml:space="preserve">Global Horizontal Irradiance: </w:t>
      </w:r>
      <w:r w:rsidR="00A92025">
        <w:t xml:space="preserve">1 </w:t>
      </w:r>
      <w:r>
        <w:t>x digital pyranometers (Class A, IEC61724, ISO9060)</w:t>
      </w:r>
      <w:r w:rsidR="00112F6E">
        <w:t>;</w:t>
      </w:r>
    </w:p>
    <w:p w14:paraId="528E4A85" w14:textId="4EFFDA42" w:rsidR="00AC435F" w:rsidRPr="00AC435F" w:rsidRDefault="00AC435F" w:rsidP="00AC435F">
      <w:pPr>
        <w:pStyle w:val="Bullet10"/>
      </w:pPr>
      <w:r>
        <w:t xml:space="preserve">Global Inclined Irradiance: </w:t>
      </w:r>
      <w:r w:rsidR="00A92025">
        <w:t xml:space="preserve">1 </w:t>
      </w:r>
      <w:r>
        <w:t>x digital pyranometers (Class A, IEC61724, ISO9060), to measure the incident irradiation on the plane of the modules</w:t>
      </w:r>
      <w:r w:rsidR="00112F6E">
        <w:t>;</w:t>
      </w:r>
    </w:p>
    <w:p w14:paraId="37CDAD9A" w14:textId="47E87240" w:rsidR="00AC435F" w:rsidRPr="00AC435F" w:rsidRDefault="00AC435F" w:rsidP="00AC435F">
      <w:pPr>
        <w:pStyle w:val="Bullet10"/>
      </w:pPr>
      <w:r>
        <w:t>Albedometer (only for projects with bifacial modules): 2 x digital thermopile pyranometers (Class A, IEC61724, ISO9060)</w:t>
      </w:r>
      <w:r w:rsidR="00112F6E">
        <w:t>;</w:t>
      </w:r>
    </w:p>
    <w:p w14:paraId="6889CC40" w14:textId="1C7E5CB4" w:rsidR="00AC435F" w:rsidRPr="00AC435F" w:rsidRDefault="00AC435F" w:rsidP="00AC435F">
      <w:pPr>
        <w:pStyle w:val="Bullet10"/>
      </w:pPr>
      <w:r>
        <w:t>1 x Ambient temperature sensor (shielded ventilated)</w:t>
      </w:r>
      <w:r w:rsidR="00112F6E">
        <w:t>;</w:t>
      </w:r>
    </w:p>
    <w:p w14:paraId="096DB541" w14:textId="0C79973B" w:rsidR="00AC435F" w:rsidRPr="00AC435F" w:rsidRDefault="00AC435F" w:rsidP="00AC435F">
      <w:pPr>
        <w:pStyle w:val="Bullet10"/>
      </w:pPr>
      <w:r>
        <w:t>1 x Air humidity sensor (shielded ventilated)</w:t>
      </w:r>
      <w:r w:rsidR="00112F6E">
        <w:t>;</w:t>
      </w:r>
    </w:p>
    <w:p w14:paraId="50CF37B5" w14:textId="48650279" w:rsidR="00AC435F" w:rsidRPr="00AC435F" w:rsidRDefault="00FD0D84" w:rsidP="00AC435F">
      <w:pPr>
        <w:pStyle w:val="Bullet10"/>
      </w:pPr>
      <w:r>
        <w:t>3</w:t>
      </w:r>
      <w:r w:rsidR="00AC435F">
        <w:t xml:space="preserve"> x Module temperature sensors as minimum (final quantity according to IEC 61724-1)</w:t>
      </w:r>
      <w:r w:rsidR="00112F6E">
        <w:t>;</w:t>
      </w:r>
    </w:p>
    <w:p w14:paraId="38990454" w14:textId="71F029C3" w:rsidR="00AC435F" w:rsidRPr="00AC435F" w:rsidRDefault="00AC435F" w:rsidP="00AC435F">
      <w:pPr>
        <w:pStyle w:val="Bullet10"/>
      </w:pPr>
      <w:r>
        <w:t>1 x Air pressure sensor</w:t>
      </w:r>
      <w:r w:rsidR="00112F6E">
        <w:t>;</w:t>
      </w:r>
    </w:p>
    <w:p w14:paraId="6147E1BB" w14:textId="4D8FCC5F" w:rsidR="00AC435F" w:rsidRPr="00AC435F" w:rsidRDefault="00AC435F" w:rsidP="00AC435F">
      <w:pPr>
        <w:pStyle w:val="Bullet10"/>
      </w:pPr>
      <w:r>
        <w:t>1 x Wind speed sensor</w:t>
      </w:r>
      <w:r w:rsidR="00112F6E">
        <w:t>;</w:t>
      </w:r>
    </w:p>
    <w:p w14:paraId="1DABAD42" w14:textId="212F8926" w:rsidR="00AC435F" w:rsidRPr="00AC435F" w:rsidRDefault="00AC435F" w:rsidP="00AC435F">
      <w:pPr>
        <w:pStyle w:val="Bullet10"/>
      </w:pPr>
      <w:r>
        <w:t>1 x Wind direction sensor</w:t>
      </w:r>
      <w:r w:rsidR="00112F6E">
        <w:t>;</w:t>
      </w:r>
    </w:p>
    <w:p w14:paraId="5E228D26" w14:textId="5C7E0504" w:rsidR="00AC435F" w:rsidRPr="00AC435F" w:rsidRDefault="00AC435F" w:rsidP="00AC435F">
      <w:pPr>
        <w:pStyle w:val="Bullet10"/>
      </w:pPr>
      <w:r>
        <w:t>1 x Rain level sensor</w:t>
      </w:r>
      <w:r w:rsidR="00112F6E">
        <w:t>;</w:t>
      </w:r>
    </w:p>
    <w:p w14:paraId="6E8DD247" w14:textId="18B67AC2" w:rsidR="00AC435F" w:rsidRPr="00AC435F" w:rsidRDefault="00AC435F" w:rsidP="00AC435F">
      <w:pPr>
        <w:pStyle w:val="Bullet10"/>
      </w:pPr>
      <w:r>
        <w:t>1 x Soiling ratio measuring station, according to IEC 61724 and including both measurement methods 1 and 2</w:t>
      </w:r>
      <w:r w:rsidR="00112F6E">
        <w:t>;</w:t>
      </w:r>
    </w:p>
    <w:p w14:paraId="51C8E813" w14:textId="79E86482" w:rsidR="00AC435F" w:rsidRPr="00AC435F" w:rsidRDefault="00AC435F" w:rsidP="00AC435F">
      <w:pPr>
        <w:pStyle w:val="Bullet10"/>
      </w:pPr>
      <w:r>
        <w:t>Lightning detection/warning system at main weather station</w:t>
      </w:r>
      <w:r w:rsidR="00112F6E">
        <w:t>.</w:t>
      </w:r>
    </w:p>
    <w:p w14:paraId="237C0B87" w14:textId="59ECB4CF" w:rsidR="00AC435F" w:rsidRPr="00AC435F" w:rsidRDefault="00AC435F" w:rsidP="00AC435F">
      <w:r w:rsidRPr="00AC435F">
        <w:t>Suitable solutions should be provided to measure the module temperature for projects with bifacial modules. Supplier calibration certificates shall be provided for each Individual sensor.</w:t>
      </w:r>
      <w:r w:rsidRPr="00AC435F" w:rsidDel="003403C9">
        <w:t xml:space="preserve"> </w:t>
      </w:r>
    </w:p>
    <w:p w14:paraId="68D2FFB9" w14:textId="4292294D" w:rsidR="00AC435F" w:rsidRPr="00AC435F" w:rsidRDefault="00AC435F" w:rsidP="00AC435F">
      <w:r w:rsidRPr="00AC435F">
        <w:lastRenderedPageBreak/>
        <w:t xml:space="preserve">All sensors shall be rated for outdoor environment and shall operate within the temperature and humidity range expected for the </w:t>
      </w:r>
      <w:r w:rsidR="00E75BE9">
        <w:t>Plant</w:t>
      </w:r>
      <w:r w:rsidRPr="00AC435F">
        <w:t>.</w:t>
      </w:r>
    </w:p>
    <w:p w14:paraId="01A95991" w14:textId="77777777" w:rsidR="00AC435F" w:rsidRPr="00AC435F" w:rsidRDefault="00AC435F" w:rsidP="00AC435F">
      <w:r w:rsidRPr="00AC435F">
        <w:t xml:space="preserve">Each weather station shall be equipped with an industrial rated data logger with the following minimum specifications: </w:t>
      </w:r>
    </w:p>
    <w:p w14:paraId="58DDBEBB" w14:textId="1064D42B" w:rsidR="00AC435F" w:rsidRPr="00AC435F" w:rsidRDefault="00AC435F" w:rsidP="00AC435F">
      <w:pPr>
        <w:pStyle w:val="Bullet10"/>
      </w:pPr>
      <w:r>
        <w:t>Enough data capacity to prevent loss of data in the event of an electrical outage or communication issues</w:t>
      </w:r>
      <w:r w:rsidR="00112F6E">
        <w:t>;</w:t>
      </w:r>
    </w:p>
    <w:p w14:paraId="4DEAE878" w14:textId="15501B28" w:rsidR="00AC435F" w:rsidRPr="00AC435F" w:rsidRDefault="00AC435F" w:rsidP="00AC435F">
      <w:pPr>
        <w:pStyle w:val="Bullet10"/>
      </w:pPr>
      <w:r>
        <w:t>Shall be powered with a secured power supply system (LV auxiliary power together with an UPS system based on battery, battery charger and solar module to ensure the continuous operation of the weather station even in the event of a long-term outage)</w:t>
      </w:r>
      <w:r w:rsidR="00112F6E">
        <w:t>;</w:t>
      </w:r>
    </w:p>
    <w:p w14:paraId="47E53569" w14:textId="3CB2F725" w:rsidR="00AC435F" w:rsidRPr="00AC435F" w:rsidRDefault="00AC435F" w:rsidP="00AC435F">
      <w:pPr>
        <w:pStyle w:val="Bullet10"/>
      </w:pPr>
      <w:r>
        <w:t>Supporting standard industrial protocols (e.g. Modbus TCP, DNP3) for reliable communications and easy integration into the SCADA system</w:t>
      </w:r>
      <w:r w:rsidR="00112F6E">
        <w:t>; and</w:t>
      </w:r>
    </w:p>
    <w:p w14:paraId="3F3ED39D" w14:textId="36CD5EB0" w:rsidR="00AC435F" w:rsidRPr="00AC435F" w:rsidRDefault="00AC435F" w:rsidP="00AC435F">
      <w:pPr>
        <w:pStyle w:val="Bullet10"/>
      </w:pPr>
      <w:r>
        <w:t>Installed in an enclosure suitable for outdoor and rated to ensure the protection of the data logger and other electronics and electrical equipment housed in it.</w:t>
      </w:r>
    </w:p>
    <w:p w14:paraId="6848F909" w14:textId="1F943F4A" w:rsidR="00AC435F" w:rsidRPr="00AC435F" w:rsidRDefault="00E8682C" w:rsidP="00AC435F">
      <w:pPr>
        <w:pStyle w:val="Heading2"/>
      </w:pPr>
      <w:bookmarkStart w:id="10543" w:name="_Toc411610357"/>
      <w:bookmarkStart w:id="10544" w:name="_Toc487547452"/>
      <w:bookmarkStart w:id="10545" w:name="_Ref489018757"/>
      <w:bookmarkStart w:id="10546" w:name="_Toc489859139"/>
      <w:bookmarkStart w:id="10547" w:name="_Toc500342265"/>
      <w:bookmarkStart w:id="10548" w:name="_Toc530687719"/>
      <w:bookmarkStart w:id="10549" w:name="_Toc530762308"/>
      <w:bookmarkStart w:id="10550" w:name="_Toc534728428"/>
      <w:bookmarkStart w:id="10551" w:name="_Toc534730854"/>
      <w:bookmarkStart w:id="10552" w:name="_Toc134539864"/>
      <w:bookmarkStart w:id="10553" w:name="_Toc140693310"/>
      <w:bookmarkStart w:id="10554" w:name="_Toc142387610"/>
      <w:bookmarkStart w:id="10555" w:name="_Toc153785823"/>
      <w:bookmarkStart w:id="10556" w:name="_Toc153788683"/>
      <w:bookmarkStart w:id="10557" w:name="_Toc154762627"/>
      <w:bookmarkStart w:id="10558" w:name="_Toc157610059"/>
      <w:bookmarkStart w:id="10559" w:name="_Toc195518835"/>
      <w:bookmarkStart w:id="10560" w:name="_Toc195599799"/>
      <w:bookmarkStart w:id="10561" w:name="_Toc223962185"/>
      <w:r>
        <w:t>Security System</w:t>
      </w:r>
      <w:bookmarkEnd w:id="10543"/>
      <w:bookmarkEnd w:id="10544"/>
      <w:bookmarkEnd w:id="10545"/>
      <w:bookmarkEnd w:id="10546"/>
      <w:bookmarkEnd w:id="10547"/>
      <w:bookmarkEnd w:id="10548"/>
      <w:bookmarkEnd w:id="10549"/>
      <w:bookmarkEnd w:id="10550"/>
      <w:bookmarkEnd w:id="10551"/>
      <w:bookmarkEnd w:id="10552"/>
      <w:bookmarkEnd w:id="10553"/>
      <w:bookmarkEnd w:id="10554"/>
      <w:bookmarkEnd w:id="10555"/>
      <w:bookmarkEnd w:id="10556"/>
      <w:bookmarkEnd w:id="10557"/>
      <w:bookmarkEnd w:id="10558"/>
      <w:bookmarkEnd w:id="10559"/>
      <w:bookmarkEnd w:id="10560"/>
      <w:bookmarkEnd w:id="10561"/>
    </w:p>
    <w:p w14:paraId="5286C7A7" w14:textId="45FE352C" w:rsidR="00AC435F" w:rsidRPr="007F13EC" w:rsidRDefault="00AC435F" w:rsidP="00AC435F">
      <w:pPr>
        <w:rPr>
          <w:del w:id="10562" w:author="Mia Seabrook" w:date="2026-06-02T11:25:00Z" w16du:dateUtc="2026-06-02T11:25:03Z"/>
        </w:rPr>
      </w:pPr>
      <w:del w:id="10563" w:author="Mia Seabrook" w:date="2026-06-02T11:25:00Z" w16du:dateUtc="2026-06-02T11:25:03Z">
        <w:r w:rsidDel="0475E067">
          <w:delText xml:space="preserve">The Contractor shall design, install and commission a security system that shall meet the minimum requirements outlined in this section and put in place a security strategy that is satisfactory to the </w:delText>
        </w:r>
        <w:r w:rsidDel="0EADFF37">
          <w:delText>Employer</w:delText>
        </w:r>
        <w:r w:rsidDel="0475E067">
          <w:delText xml:space="preserve">. The design of the security system and security strategy shall be </w:delText>
        </w:r>
        <w:r w:rsidDel="358A944A">
          <w:delText>comprised within the technical design appended to the Contract</w:delText>
        </w:r>
        <w:r w:rsidDel="0475E067">
          <w:delText>.</w:delText>
        </w:r>
      </w:del>
    </w:p>
    <w:p w14:paraId="17A63566" w14:textId="0D61ED92" w:rsidR="00AC435F" w:rsidRPr="007F13EC" w:rsidRDefault="00AC435F" w:rsidP="00AC435F">
      <w:pPr>
        <w:rPr>
          <w:del w:id="10564" w:author="Mia Seabrook" w:date="2026-06-02T11:25:00Z" w16du:dateUtc="2026-06-02T11:25:03Z"/>
        </w:rPr>
      </w:pPr>
      <w:del w:id="10565" w:author="Mia Seabrook" w:date="2026-06-02T11:25:00Z" w16du:dateUtc="2026-06-02T11:25:03Z">
        <w:r w:rsidDel="0475E067">
          <w:delText>The security system shall accommodate for lightning activity and the consequences thereof i.e. be so constructed as to avoid down-time consequent to lightning and lightning strike activity.</w:delText>
        </w:r>
      </w:del>
    </w:p>
    <w:p w14:paraId="111080BD" w14:textId="79DCCAB0" w:rsidR="00142BE9" w:rsidRPr="00AC435F" w:rsidRDefault="000159D7" w:rsidP="20F1F0F3">
      <w:pPr>
        <w:rPr>
          <w:ins w:id="10566" w:author="Mia Seabrook" w:date="2026-06-02T11:25:00Z" w16du:dateUtc="2026-06-02T11:25:17Z"/>
          <w:rFonts w:ascii="Arial" w:eastAsia="Arial" w:hAnsi="Arial" w:cs="Arial"/>
        </w:rPr>
      </w:pPr>
      <w:del w:id="10567" w:author="Mia Seabrook" w:date="2026-06-02T11:25:00Z" w16du:dateUtc="2026-06-02T11:25:03Z">
        <w:r w:rsidDel="6B2D4623">
          <w:delText>The Contractor or a</w:delText>
        </w:r>
        <w:r w:rsidDel="391FCE44">
          <w:delText>ny ICP Subcontractor</w:delText>
        </w:r>
        <w:r w:rsidDel="6E1384B9">
          <w:delText xml:space="preserve"> will assist and imple</w:delText>
        </w:r>
        <w:r w:rsidDel="759DFC17">
          <w:delText>ment any necessary works required in the implementation of the Security System, including installing power points and fibre optics within their CDM areas.</w:delText>
        </w:r>
      </w:del>
      <w:ins w:id="10568" w:author="Mia Seabrook" w:date="2026-06-02T11:25:00Z" w16du:dateUtc="2026-06-02T11:25:06Z">
        <w:r w:rsidR="2A918C3C" w:rsidRPr="20F1F0F3">
          <w:rPr>
            <w:rFonts w:ascii="Arial" w:eastAsia="Arial" w:hAnsi="Arial" w:cs="Arial"/>
          </w:rPr>
          <w:t xml:space="preserve"> </w:t>
        </w:r>
      </w:ins>
    </w:p>
    <w:p w14:paraId="190EAA35" w14:textId="1F1B240F" w:rsidR="00142BE9" w:rsidRPr="00AC435F" w:rsidRDefault="2A918C3C" w:rsidP="20F1F0F3">
      <w:pPr>
        <w:rPr>
          <w:ins w:id="10569" w:author="Mia Seabrook" w:date="2026-06-02T11:25:00Z" w16du:dateUtc="2026-06-02T11:25:06Z"/>
          <w:rFonts w:ascii="Arial" w:eastAsia="Arial" w:hAnsi="Arial" w:cs="Arial"/>
        </w:rPr>
      </w:pPr>
      <w:ins w:id="10570" w:author="Mia Seabrook" w:date="2026-06-02T11:25:00Z" w16du:dateUtc="2026-06-02T11:25:06Z">
        <w:r w:rsidRPr="20F1F0F3">
          <w:rPr>
            <w:rFonts w:ascii="Arial" w:eastAsia="Arial" w:hAnsi="Arial" w:cs="Arial"/>
          </w:rPr>
          <w:t>Supply and installation of a site security system consisting of:</w:t>
        </w:r>
      </w:ins>
    </w:p>
    <w:p w14:paraId="1956805A" w14:textId="1BFF8F9E" w:rsidR="00142BE9" w:rsidRPr="00AC435F" w:rsidRDefault="2A918C3C">
      <w:pPr>
        <w:rPr>
          <w:ins w:id="10571" w:author="Mia Seabrook" w:date="2026-06-02T11:25:00Z" w16du:dateUtc="2026-06-02T11:25:06Z"/>
          <w:rFonts w:ascii="Arial" w:eastAsia="Arial" w:hAnsi="Arial" w:cs="Arial"/>
        </w:rPr>
      </w:pPr>
      <w:ins w:id="10572" w:author="Mia Seabrook" w:date="2026-06-02T11:25:00Z" w16du:dateUtc="2026-06-02T11:25:06Z">
        <w:r w:rsidRPr="20F1F0F3">
          <w:rPr>
            <w:rFonts w:ascii="Arial" w:eastAsia="Arial" w:hAnsi="Arial" w:cs="Arial"/>
          </w:rPr>
          <w:t>A remotely monitored CCTV system shall be provided for the surveillance of the perimeter fence and gates. Fixed position dual thermal and optical cameras built into one housing that are to be fitted to hot dipped galvanised bolt down foldable columns with predrilled holes for the mounting of the cameras and Power supplies. The columns will elevate at 3 metres, subject to planning conditions above ground level, positioned ideally 1 metre in from the perimeter fence. The cameras and poles will be installed in a clockwise rotation with each camera providing protection to the next camera in line with a maximum distance of 65 metres between columns. The camera systems shall be digital based systems which shall be user configurable, scalable, utilize digital storage devices and be connected to the monitoring facilities via a local area network. This system will also include an onsite audio challenge facility.</w:t>
        </w:r>
      </w:ins>
    </w:p>
    <w:p w14:paraId="415F3B22" w14:textId="2EFAD1F1" w:rsidR="00142BE9" w:rsidRPr="00AC435F" w:rsidRDefault="2A918C3C">
      <w:pPr>
        <w:rPr>
          <w:ins w:id="10573" w:author="Mia Seabrook" w:date="2026-06-02T11:25:00Z" w16du:dateUtc="2026-06-02T11:25:06Z"/>
          <w:rFonts w:ascii="Arial" w:eastAsia="Arial" w:hAnsi="Arial" w:cs="Arial"/>
        </w:rPr>
      </w:pPr>
      <w:ins w:id="10574" w:author="Mia Seabrook" w:date="2026-06-02T11:25:00Z" w16du:dateUtc="2026-06-02T11:25:06Z">
        <w:r w:rsidRPr="20F1F0F3">
          <w:rPr>
            <w:rFonts w:ascii="Arial" w:eastAsia="Arial" w:hAnsi="Arial" w:cs="Arial"/>
          </w:rPr>
          <w:t xml:space="preserve">The Contractor shall be responsible for the design and positioning of CCTV cameras at strategic locations, mounted on buildings or using masts as required in the planning conditions, to achieve the full coverage of the perimeter fence and gates. Where the conditions do not state these requirements, the Contractor shall design the system considering long-range fixed position infrared cameras fitted to poles which will elevate at 3 metres above ground level and positioned 1 metre in from the perimeter fence. Each pole will be fitted with a camera providing adequate coverage with a tilt down function to alleviate any need for working at height to carry out any maintenance tasks. So that each camera provides protection to the next camera in line with a maximum distance </w:t>
        </w:r>
        <w:r w:rsidRPr="20F1F0F3">
          <w:rPr>
            <w:rFonts w:ascii="Arial" w:eastAsia="Arial" w:hAnsi="Arial" w:cs="Arial"/>
          </w:rPr>
          <w:lastRenderedPageBreak/>
          <w:t>of 65 metres between columns, depending on topography. The use of concrete shall be minimised for the installation of posts, ducts or draw pit cable boxes.</w:t>
        </w:r>
      </w:ins>
    </w:p>
    <w:p w14:paraId="6E2E46FC" w14:textId="5DE3DE1C" w:rsidR="00142BE9" w:rsidRPr="00AC435F" w:rsidRDefault="2A918C3C">
      <w:pPr>
        <w:rPr>
          <w:ins w:id="10575" w:author="Mia Seabrook" w:date="2026-06-02T11:25:00Z" w16du:dateUtc="2026-06-02T11:25:06Z"/>
          <w:rFonts w:ascii="Arial" w:eastAsia="Arial" w:hAnsi="Arial" w:cs="Arial"/>
        </w:rPr>
      </w:pPr>
      <w:ins w:id="10576" w:author="Mia Seabrook" w:date="2026-06-02T11:25:00Z" w16du:dateUtc="2026-06-02T11:25:06Z">
        <w:r w:rsidRPr="20F1F0F3">
          <w:rPr>
            <w:rFonts w:ascii="Arial" w:eastAsia="Arial" w:hAnsi="Arial" w:cs="Arial"/>
          </w:rPr>
          <w:t>The overall design of the CCTV system shall be such that images of the subject of interest are captured, displayed and stored with sufficient resolution to enable a positive identification at any position within the area of coverage. The CCTV images displayed on the monitors shall be of adequate clarity to provide clear and unambiguous identification of persons or motor vehicles. Solid state CCTV cameras utilizing charge coupled devices (CCD) capable of providing high-definition colour video images shall be provided. Cameras installed in areas which are likely to be subject to changing light levels shall have lenses equipped with auto iris control facilities.</w:t>
        </w:r>
      </w:ins>
    </w:p>
    <w:p w14:paraId="7AEC3219" w14:textId="3C3EAFDF" w:rsidR="00142BE9" w:rsidRPr="00AC435F" w:rsidRDefault="2A918C3C">
      <w:pPr>
        <w:rPr>
          <w:ins w:id="10577" w:author="Mia Seabrook" w:date="2026-06-02T11:25:00Z" w16du:dateUtc="2026-06-02T11:25:06Z"/>
          <w:rFonts w:ascii="Arial" w:eastAsia="Arial" w:hAnsi="Arial" w:cs="Arial"/>
        </w:rPr>
      </w:pPr>
      <w:ins w:id="10578" w:author="Mia Seabrook" w:date="2026-06-02T11:25:00Z" w16du:dateUtc="2026-06-02T11:25:06Z">
        <w:r w:rsidRPr="20F1F0F3">
          <w:rPr>
            <w:rFonts w:ascii="Arial" w:eastAsia="Arial" w:hAnsi="Arial" w:cs="Arial"/>
          </w:rPr>
          <w:t>Infra-red lighting shall be provided for cameras where the level of illumination during the hours of darkness is insufficient to give a clear image. The beam width of the lighting shall be matched to the focal length and coverage of the camera. Infra-red lighting shall be switched automatically by photocells during the hours of darkness.</w:t>
        </w:r>
      </w:ins>
    </w:p>
    <w:p w14:paraId="3D84F396" w14:textId="6EDEDD5D" w:rsidR="00142BE9" w:rsidRPr="00AC435F" w:rsidRDefault="2A918C3C">
      <w:pPr>
        <w:rPr>
          <w:ins w:id="10579" w:author="Mia Seabrook" w:date="2026-06-02T11:25:00Z" w16du:dateUtc="2026-06-02T11:25:06Z"/>
          <w:rFonts w:ascii="Arial" w:eastAsia="Arial" w:hAnsi="Arial" w:cs="Arial"/>
        </w:rPr>
      </w:pPr>
      <w:ins w:id="10580" w:author="Mia Seabrook" w:date="2026-06-02T11:25:00Z" w16du:dateUtc="2026-06-02T11:25:06Z">
        <w:r w:rsidRPr="20F1F0F3">
          <w:rPr>
            <w:rFonts w:ascii="Arial" w:eastAsia="Arial" w:hAnsi="Arial" w:cs="Arial"/>
          </w:rPr>
          <w:t>A digital storage system shall be provided capable of storing the CCTV images in time lapse or in real time modes as required. The images shall normally be stored in time lapse mode. The storage system shall have facilities to superimpose camera number and date/time data on the images.</w:t>
        </w:r>
      </w:ins>
    </w:p>
    <w:p w14:paraId="51A3FACE" w14:textId="4B99DF37" w:rsidR="00142BE9" w:rsidRPr="00AC435F" w:rsidRDefault="2A918C3C">
      <w:pPr>
        <w:rPr>
          <w:ins w:id="10581" w:author="Mia Seabrook" w:date="2026-06-02T11:25:00Z" w16du:dateUtc="2026-06-02T11:25:06Z"/>
          <w:rFonts w:ascii="Arial" w:eastAsia="Arial" w:hAnsi="Arial" w:cs="Arial"/>
        </w:rPr>
      </w:pPr>
      <w:ins w:id="10582" w:author="Mia Seabrook" w:date="2026-06-02T11:25:00Z" w16du:dateUtc="2026-06-02T11:25:06Z">
        <w:r w:rsidRPr="20F1F0F3">
          <w:rPr>
            <w:rFonts w:ascii="Arial" w:eastAsia="Arial" w:hAnsi="Arial" w:cs="Arial"/>
          </w:rPr>
          <w:t>The cameras shall be networked together using a dedicated local area network with sufficient segments to optimise the cabling requirements without compromising the system performance and throughput. The network cabling shall be tamper-proof.</w:t>
        </w:r>
      </w:ins>
    </w:p>
    <w:p w14:paraId="0FA744C5" w14:textId="56913573" w:rsidR="00142BE9" w:rsidRPr="00AC435F" w:rsidRDefault="2A918C3C">
      <w:pPr>
        <w:rPr>
          <w:ins w:id="10583" w:author="Mia Seabrook" w:date="2026-06-02T11:25:00Z" w16du:dateUtc="2026-06-02T11:25:06Z"/>
          <w:rFonts w:ascii="Arial" w:eastAsia="Arial" w:hAnsi="Arial" w:cs="Arial"/>
        </w:rPr>
      </w:pPr>
      <w:ins w:id="10584" w:author="Mia Seabrook" w:date="2026-06-02T11:25:00Z" w16du:dateUtc="2026-06-02T11:25:06Z">
        <w:r w:rsidRPr="20F1F0F3">
          <w:rPr>
            <w:rFonts w:ascii="Arial" w:eastAsia="Arial" w:hAnsi="Arial" w:cs="Arial"/>
          </w:rPr>
          <w:t>Remote monitoring provisions in accordance with the latest General Data Protection Regulation (GDPR).</w:t>
        </w:r>
      </w:ins>
    </w:p>
    <w:p w14:paraId="1FD8A8DC" w14:textId="60F134DC" w:rsidR="00142BE9" w:rsidRPr="00AC435F" w:rsidRDefault="2A918C3C">
      <w:pPr>
        <w:rPr>
          <w:ins w:id="10585" w:author="Mia Seabrook" w:date="2026-06-02T11:25:00Z" w16du:dateUtc="2026-06-02T11:25:06Z"/>
          <w:rFonts w:ascii="Arial" w:eastAsia="Arial" w:hAnsi="Arial" w:cs="Arial"/>
        </w:rPr>
      </w:pPr>
      <w:ins w:id="10586" w:author="Mia Seabrook" w:date="2026-06-02T11:25:00Z" w16du:dateUtc="2026-06-02T11:25:06Z">
        <w:r w:rsidRPr="20F1F0F3">
          <w:rPr>
            <w:rFonts w:ascii="Arial" w:eastAsia="Arial" w:hAnsi="Arial" w:cs="Arial"/>
          </w:rPr>
          <w:t>Should a security breach arise such that the CCTV becomes operational, the UPS should be capable of running for at least 6 hours.</w:t>
        </w:r>
      </w:ins>
    </w:p>
    <w:p w14:paraId="2AE00FC0" w14:textId="72F02E82" w:rsidR="00142BE9" w:rsidRPr="00AC435F" w:rsidRDefault="2A918C3C">
      <w:pPr>
        <w:rPr>
          <w:ins w:id="10587" w:author="Mia Seabrook" w:date="2026-06-02T11:25:00Z" w16du:dateUtc="2026-06-02T11:25:06Z"/>
          <w:rFonts w:ascii="Arial" w:eastAsia="Arial" w:hAnsi="Arial" w:cs="Arial"/>
        </w:rPr>
      </w:pPr>
      <w:ins w:id="10588" w:author="Mia Seabrook" w:date="2026-06-02T11:25:00Z" w16du:dateUtc="2026-06-02T11:25:06Z">
        <w:r w:rsidRPr="20F1F0F3">
          <w:rPr>
            <w:rFonts w:ascii="Arial" w:eastAsia="Arial" w:hAnsi="Arial" w:cs="Arial"/>
          </w:rPr>
          <w:t>CCTV cameras shall be located at all access points to provide clear identification of people and motor vehicles. The access control system is to include the provision of an audio challenge facility and can provide key holder response.</w:t>
        </w:r>
      </w:ins>
    </w:p>
    <w:p w14:paraId="0A2D3B4A" w14:textId="6E717476" w:rsidR="00142BE9" w:rsidRPr="00AC435F" w:rsidRDefault="2A918C3C">
      <w:pPr>
        <w:rPr>
          <w:ins w:id="10589" w:author="Mia Seabrook" w:date="2026-06-02T11:25:00Z" w16du:dateUtc="2026-06-02T11:25:06Z"/>
          <w:rFonts w:ascii="Arial" w:eastAsia="Arial" w:hAnsi="Arial" w:cs="Arial"/>
        </w:rPr>
      </w:pPr>
      <w:ins w:id="10590" w:author="Mia Seabrook" w:date="2026-06-02T11:25:00Z" w16du:dateUtc="2026-06-02T11:25:06Z">
        <w:r w:rsidRPr="20F1F0F3">
          <w:rPr>
            <w:rFonts w:ascii="Arial" w:eastAsia="Arial" w:hAnsi="Arial" w:cs="Arial"/>
          </w:rPr>
          <w:t>Keypads will be fitted to gated access points agreed with the Client.</w:t>
        </w:r>
      </w:ins>
    </w:p>
    <w:p w14:paraId="0E71E87D" w14:textId="305A91B9" w:rsidR="00142BE9" w:rsidRPr="00AC435F" w:rsidRDefault="00142BE9" w:rsidP="00AC435F">
      <w:pPr>
        <w:rPr>
          <w:del w:id="10591" w:author="Mia Seabrook" w:date="2026-06-02T11:25:00Z" w16du:dateUtc="2026-06-02T11:25:03Z"/>
        </w:rPr>
      </w:pPr>
    </w:p>
    <w:p w14:paraId="5E5B5AD3" w14:textId="1F17928E" w:rsidR="00AC435F" w:rsidRPr="00AC435F" w:rsidRDefault="00E8682C" w:rsidP="00AC435F">
      <w:pPr>
        <w:pStyle w:val="Heading3"/>
      </w:pPr>
      <w:bookmarkStart w:id="10592" w:name="_Toc487547453"/>
      <w:bookmarkStart w:id="10593" w:name="_Toc489859140"/>
      <w:bookmarkStart w:id="10594" w:name="_Toc500342266"/>
      <w:bookmarkStart w:id="10595" w:name="_Toc530687720"/>
      <w:bookmarkStart w:id="10596" w:name="_Toc530762309"/>
      <w:bookmarkStart w:id="10597" w:name="_Toc534728429"/>
      <w:bookmarkStart w:id="10598" w:name="_Toc534730855"/>
      <w:bookmarkStart w:id="10599" w:name="_Toc134539865"/>
      <w:bookmarkStart w:id="10600" w:name="_Toc140693311"/>
      <w:bookmarkStart w:id="10601" w:name="_Toc142387611"/>
      <w:bookmarkStart w:id="10602" w:name="_Toc153785824"/>
      <w:bookmarkStart w:id="10603" w:name="_Toc153788684"/>
      <w:bookmarkStart w:id="10604" w:name="_Toc154762628"/>
      <w:bookmarkStart w:id="10605" w:name="_Toc157610060"/>
      <w:bookmarkStart w:id="10606" w:name="_Toc195518836"/>
      <w:bookmarkStart w:id="10607" w:name="_Toc195599800"/>
      <w:bookmarkStart w:id="10608" w:name="_Toc223962186"/>
      <w:r w:rsidRPr="00AC435F">
        <w:t xml:space="preserve">Fence </w:t>
      </w:r>
      <w:r w:rsidR="00E52C64">
        <w:t>a</w:t>
      </w:r>
      <w:r w:rsidR="00D95CD9">
        <w:t>nd</w:t>
      </w:r>
      <w:r w:rsidRPr="00AC435F">
        <w:t xml:space="preserve"> Gate</w:t>
      </w:r>
      <w:bookmarkEnd w:id="10592"/>
      <w:bookmarkEnd w:id="10593"/>
      <w:bookmarkEnd w:id="10594"/>
      <w:bookmarkEnd w:id="10595"/>
      <w:bookmarkEnd w:id="10596"/>
      <w:bookmarkEnd w:id="10597"/>
      <w:bookmarkEnd w:id="10598"/>
      <w:bookmarkEnd w:id="10599"/>
      <w:bookmarkEnd w:id="10600"/>
      <w:bookmarkEnd w:id="10601"/>
      <w:bookmarkEnd w:id="10602"/>
      <w:bookmarkEnd w:id="10603"/>
      <w:bookmarkEnd w:id="10604"/>
      <w:bookmarkEnd w:id="10605"/>
      <w:bookmarkEnd w:id="10606"/>
      <w:bookmarkEnd w:id="10607"/>
      <w:bookmarkEnd w:id="10608"/>
    </w:p>
    <w:p w14:paraId="71B84982" w14:textId="317A15DF" w:rsidR="00AC435F" w:rsidRPr="00AC435F" w:rsidRDefault="00AC435F" w:rsidP="00AC435F">
      <w:r w:rsidRPr="00AC435F">
        <w:t xml:space="preserve">Before the commencement of the works at Site, the </w:t>
      </w:r>
      <w:r w:rsidR="00E75BE9">
        <w:t>Plant</w:t>
      </w:r>
      <w:r w:rsidRPr="00AC435F">
        <w:t xml:space="preserve"> area shall be secured by installing appropriate fencing. </w:t>
      </w:r>
    </w:p>
    <w:p w14:paraId="45E8FFE8" w14:textId="6F5E1A71" w:rsidR="00AC435F" w:rsidRDefault="00AC435F" w:rsidP="00AC435F">
      <w:r w:rsidRPr="00AC435F">
        <w:t xml:space="preserve">The final fencing design (including gates for access) shall be approved by the </w:t>
      </w:r>
      <w:r w:rsidR="00C010E5">
        <w:t>Employer</w:t>
      </w:r>
      <w:r w:rsidRPr="00AC435F">
        <w:t xml:space="preserve">, prior to installation. </w:t>
      </w:r>
    </w:p>
    <w:p w14:paraId="705A4E7E" w14:textId="73C9BF6F" w:rsidR="00AC435F" w:rsidRPr="00AC435F" w:rsidRDefault="0023739B" w:rsidP="00AC435F">
      <w:r>
        <w:t xml:space="preserve">A guidance of the </w:t>
      </w:r>
      <w:r w:rsidR="0070468A">
        <w:t>fence line</w:t>
      </w:r>
      <w:r>
        <w:t xml:space="preserve"> and type of fence required has been included in the </w:t>
      </w:r>
      <w:r w:rsidR="00911FC2">
        <w:t>approved planning</w:t>
      </w:r>
      <w:r>
        <w:t xml:space="preserve"> documentation. Please refer to these documents for detailed information.</w:t>
      </w:r>
    </w:p>
    <w:p w14:paraId="538231E8" w14:textId="107E1F13" w:rsidR="00AC435F" w:rsidRPr="00AC435F" w:rsidRDefault="00E8682C" w:rsidP="00AC435F">
      <w:pPr>
        <w:pStyle w:val="Heading3"/>
      </w:pPr>
      <w:bookmarkStart w:id="10609" w:name="_Toc487547454"/>
      <w:bookmarkStart w:id="10610" w:name="_Toc489859141"/>
      <w:bookmarkStart w:id="10611" w:name="_Toc500342267"/>
      <w:bookmarkStart w:id="10612" w:name="_Toc530687721"/>
      <w:bookmarkStart w:id="10613" w:name="_Toc530762310"/>
      <w:bookmarkStart w:id="10614" w:name="_Toc534728430"/>
      <w:bookmarkStart w:id="10615" w:name="_Toc534730856"/>
      <w:bookmarkStart w:id="10616" w:name="_Toc134539866"/>
      <w:bookmarkStart w:id="10617" w:name="_Toc140693312"/>
      <w:bookmarkStart w:id="10618" w:name="_Toc142387612"/>
      <w:bookmarkStart w:id="10619" w:name="_Toc153785825"/>
      <w:bookmarkStart w:id="10620" w:name="_Toc153788685"/>
      <w:bookmarkStart w:id="10621" w:name="_Toc154762629"/>
      <w:bookmarkStart w:id="10622" w:name="_Toc157610061"/>
      <w:bookmarkStart w:id="10623" w:name="_Toc195518837"/>
      <w:bookmarkStart w:id="10624" w:name="_Toc195599801"/>
      <w:bookmarkStart w:id="10625" w:name="_Toc223962187"/>
      <w:r w:rsidRPr="00AC435F">
        <w:t xml:space="preserve">Security During </w:t>
      </w:r>
      <w:r w:rsidR="008E0F76">
        <w:t>t</w:t>
      </w:r>
      <w:r w:rsidRPr="00AC435F">
        <w:t>he Construction Phase</w:t>
      </w:r>
      <w:bookmarkEnd w:id="10609"/>
      <w:bookmarkEnd w:id="10610"/>
      <w:bookmarkEnd w:id="10611"/>
      <w:bookmarkEnd w:id="10612"/>
      <w:bookmarkEnd w:id="10613"/>
      <w:bookmarkEnd w:id="10614"/>
      <w:bookmarkEnd w:id="10615"/>
      <w:bookmarkEnd w:id="10616"/>
      <w:bookmarkEnd w:id="10617"/>
      <w:bookmarkEnd w:id="10618"/>
      <w:bookmarkEnd w:id="10619"/>
      <w:bookmarkEnd w:id="10620"/>
      <w:bookmarkEnd w:id="10621"/>
      <w:bookmarkEnd w:id="10622"/>
      <w:bookmarkEnd w:id="10623"/>
      <w:bookmarkEnd w:id="10624"/>
      <w:bookmarkEnd w:id="10625"/>
    </w:p>
    <w:p w14:paraId="44C16E1E" w14:textId="1B6F5C82" w:rsidR="00AC435F" w:rsidRPr="00AC435F" w:rsidRDefault="00AC435F" w:rsidP="00AC435F">
      <w:r w:rsidRPr="00AC435F">
        <w:t xml:space="preserve">During any period when the Site is unmanned, a contracted security company is to monitor the Site on a continuous </w:t>
      </w:r>
      <w:r w:rsidR="00112F6E" w:rsidRPr="00AC435F">
        <w:t>basis and</w:t>
      </w:r>
      <w:r w:rsidRPr="00AC435F">
        <w:t xml:space="preserve"> conduct periodic patrols. If any suspected theft is noticed this is to be </w:t>
      </w:r>
      <w:r w:rsidRPr="00AC435F">
        <w:lastRenderedPageBreak/>
        <w:t xml:space="preserve">immediately reported to the local police and the </w:t>
      </w:r>
      <w:r w:rsidR="00C010E5">
        <w:t>Employer</w:t>
      </w:r>
      <w:r w:rsidRPr="00AC435F">
        <w:t xml:space="preserve">. The security company must be able to prove that they have adhered to their walk around every hour and as such a method of evidencing their work is needed. </w:t>
      </w:r>
    </w:p>
    <w:p w14:paraId="4BAA50C3" w14:textId="2A42FB11" w:rsidR="00AC435F" w:rsidRPr="00AC435F" w:rsidRDefault="00AC435F" w:rsidP="00AC435F">
      <w:r w:rsidRPr="00AC435F">
        <w:t>The security company is to be paid for by the Contractor as part of the scope of works.</w:t>
      </w:r>
    </w:p>
    <w:p w14:paraId="5FE916D7" w14:textId="7A538541" w:rsidR="00AC435F" w:rsidRPr="00AC435F" w:rsidRDefault="00E8682C" w:rsidP="00AC435F">
      <w:pPr>
        <w:pStyle w:val="Heading3"/>
      </w:pPr>
      <w:bookmarkStart w:id="10626" w:name="_Toc487445698"/>
      <w:bookmarkStart w:id="10627" w:name="_Toc487467885"/>
      <w:bookmarkStart w:id="10628" w:name="_Toc487468162"/>
      <w:bookmarkStart w:id="10629" w:name="_Toc487539639"/>
      <w:bookmarkStart w:id="10630" w:name="_Toc487547455"/>
      <w:bookmarkStart w:id="10631" w:name="_Toc411609953"/>
      <w:bookmarkStart w:id="10632" w:name="_Toc411610358"/>
      <w:bookmarkStart w:id="10633" w:name="_Toc487547456"/>
      <w:bookmarkStart w:id="10634" w:name="_Toc489859142"/>
      <w:bookmarkStart w:id="10635" w:name="_Toc500342268"/>
      <w:bookmarkStart w:id="10636" w:name="_Toc530687722"/>
      <w:bookmarkStart w:id="10637" w:name="_Toc530762311"/>
      <w:bookmarkStart w:id="10638" w:name="_Toc534728431"/>
      <w:bookmarkStart w:id="10639" w:name="_Toc534730857"/>
      <w:bookmarkStart w:id="10640" w:name="_Toc134539867"/>
      <w:bookmarkStart w:id="10641" w:name="_Toc140693313"/>
      <w:bookmarkStart w:id="10642" w:name="_Toc142387613"/>
      <w:bookmarkStart w:id="10643" w:name="_Toc153785826"/>
      <w:bookmarkStart w:id="10644" w:name="_Toc153788686"/>
      <w:bookmarkStart w:id="10645" w:name="_Toc154762630"/>
      <w:bookmarkStart w:id="10646" w:name="_Toc157610062"/>
      <w:bookmarkStart w:id="10647" w:name="_Toc195518838"/>
      <w:bookmarkStart w:id="10648" w:name="_Toc195599802"/>
      <w:bookmarkStart w:id="10649" w:name="_Toc223962188"/>
      <w:bookmarkStart w:id="10650" w:name="_Toc411610359"/>
      <w:bookmarkEnd w:id="10626"/>
      <w:bookmarkEnd w:id="10627"/>
      <w:bookmarkEnd w:id="10628"/>
      <w:bookmarkEnd w:id="10629"/>
      <w:bookmarkEnd w:id="10630"/>
      <w:bookmarkEnd w:id="10631"/>
      <w:bookmarkEnd w:id="10632"/>
      <w:r w:rsidRPr="00AC435F">
        <w:t xml:space="preserve">Permanent Security </w:t>
      </w:r>
      <w:bookmarkEnd w:id="10633"/>
      <w:bookmarkEnd w:id="10634"/>
      <w:r w:rsidRPr="00AC435F">
        <w:t>Arrangements</w:t>
      </w:r>
      <w:bookmarkEnd w:id="10635"/>
      <w:bookmarkEnd w:id="10636"/>
      <w:bookmarkEnd w:id="10637"/>
      <w:bookmarkEnd w:id="10638"/>
      <w:bookmarkEnd w:id="10639"/>
      <w:bookmarkEnd w:id="10640"/>
      <w:bookmarkEnd w:id="10641"/>
      <w:bookmarkEnd w:id="10642"/>
      <w:bookmarkEnd w:id="10643"/>
      <w:bookmarkEnd w:id="10644"/>
      <w:bookmarkEnd w:id="10645"/>
      <w:bookmarkEnd w:id="10646"/>
      <w:bookmarkEnd w:id="10647"/>
      <w:bookmarkEnd w:id="10648"/>
      <w:bookmarkEnd w:id="10649"/>
    </w:p>
    <w:bookmarkEnd w:id="10650"/>
    <w:p w14:paraId="0C1E1352" w14:textId="3168F3CB" w:rsidR="00AC435F" w:rsidRPr="00AC435F" w:rsidRDefault="00AC435F" w:rsidP="00AC435F">
      <w:r w:rsidRPr="00AC435F">
        <w:t xml:space="preserve">The Contractor shall provide an integrated and complete operational security system for the </w:t>
      </w:r>
      <w:r w:rsidR="00E75BE9">
        <w:t>Plant</w:t>
      </w:r>
      <w:r w:rsidRPr="00AC435F">
        <w:t>. Intruder detection and surveillance equipment shall be provided for the Site to deter unauthorized access to the Site while permitting ease of access to authorized staff and visitors.</w:t>
      </w:r>
    </w:p>
    <w:p w14:paraId="78D7E2C3" w14:textId="34308108" w:rsidR="00AC435F" w:rsidRPr="00AC435F" w:rsidRDefault="00AC435F" w:rsidP="00AC435F">
      <w:r w:rsidRPr="00AC435F">
        <w:t xml:space="preserve">All security measures shall be fully integrated to allow an automatic response to events to aid operator decisions. </w:t>
      </w:r>
    </w:p>
    <w:p w14:paraId="0D2358F7" w14:textId="76972E50" w:rsidR="00AC435F" w:rsidRPr="00AC435F" w:rsidRDefault="00AC435F" w:rsidP="00AC435F">
      <w:r w:rsidRPr="00AC435F">
        <w:t xml:space="preserve">The </w:t>
      </w:r>
      <w:r w:rsidR="00E75BE9">
        <w:t>Plant</w:t>
      </w:r>
      <w:r w:rsidRPr="00AC435F">
        <w:t xml:space="preserve"> is to be protected from both casual and malicious intrusion.</w:t>
      </w:r>
    </w:p>
    <w:p w14:paraId="2018B49A" w14:textId="3287BEDD" w:rsidR="00AC435F" w:rsidRPr="00AC435F" w:rsidRDefault="00AC435F" w:rsidP="00AC435F">
      <w:r w:rsidRPr="00AC435F">
        <w:t>The security system shall have at minimum the following equipment and systems installed:</w:t>
      </w:r>
    </w:p>
    <w:p w14:paraId="6ED54C9D" w14:textId="417AD925" w:rsidR="00AC435F" w:rsidRPr="00AC435F" w:rsidRDefault="00AC435F" w:rsidP="00AC435F">
      <w:pPr>
        <w:pStyle w:val="Bullet10"/>
      </w:pPr>
      <w:r>
        <w:t>Perimeter security fence and motorised gates</w:t>
      </w:r>
      <w:r w:rsidR="00112F6E">
        <w:t>;</w:t>
      </w:r>
    </w:p>
    <w:p w14:paraId="48C9EDAF" w14:textId="1564AB3F" w:rsidR="0081665F" w:rsidRPr="00AC435F" w:rsidRDefault="00522648" w:rsidP="0081665F">
      <w:pPr>
        <w:pStyle w:val="Bullet10"/>
      </w:pPr>
      <w:r>
        <w:t>Security system to be designed and installed by NSI Gold certified installer</w:t>
      </w:r>
      <w:r w:rsidR="00112F6E">
        <w:t>;</w:t>
      </w:r>
    </w:p>
    <w:p w14:paraId="07E9069E" w14:textId="6DDC0942" w:rsidR="00AC435F" w:rsidRPr="00AC435F" w:rsidRDefault="005E0154" w:rsidP="00AC435F">
      <w:pPr>
        <w:pStyle w:val="Bullet10"/>
      </w:pPr>
      <w:r>
        <w:t xml:space="preserve">Continuous </w:t>
      </w:r>
      <w:r w:rsidR="00AC435F">
        <w:t>CCTV coverage of the entire perimeter fence and key internal areas including (but not limited to) the O&amp;M building, the workshop and stores, the substation and the main gate</w:t>
      </w:r>
      <w:r w:rsidR="00112F6E">
        <w:t>;</w:t>
      </w:r>
    </w:p>
    <w:p w14:paraId="3AD75B7B" w14:textId="16A6FD72" w:rsidR="00F20618" w:rsidRPr="00AC435F" w:rsidRDefault="00AC435F" w:rsidP="00995063">
      <w:pPr>
        <w:pStyle w:val="Bullet10"/>
      </w:pPr>
      <w:r>
        <w:t>CCTV cameras must have minimum Lux response and be supplemented with infrared illuminators if necessary to maintain visuals throughout the night.</w:t>
      </w:r>
      <w:r w:rsidR="00995063">
        <w:t xml:space="preserve"> Night vision </w:t>
      </w:r>
      <w:r w:rsidR="00A8606E">
        <w:t>resolution</w:t>
      </w:r>
      <w:r w:rsidR="00995063">
        <w:t xml:space="preserve"> shall be sufficient to allow footage to be used by the Police for identification purposes</w:t>
      </w:r>
      <w:r w:rsidR="00112F6E">
        <w:t>;</w:t>
      </w:r>
    </w:p>
    <w:p w14:paraId="19591E69" w14:textId="01A39D00" w:rsidR="00AC435F" w:rsidRPr="00AC435F" w:rsidRDefault="00AC435F" w:rsidP="00AC435F">
      <w:pPr>
        <w:pStyle w:val="Bullet10"/>
      </w:pPr>
      <w:r>
        <w:t>CCTV cameras shall have a minimum</w:t>
      </w:r>
      <w:r w:rsidR="005E0154">
        <w:t xml:space="preserve"> optical</w:t>
      </w:r>
      <w:r>
        <w:t xml:space="preserve"> resolution of 1920x1080</w:t>
      </w:r>
      <w:r w:rsidR="005E0154">
        <w:t xml:space="preserve"> and minimum infrared resolution of 640x480</w:t>
      </w:r>
      <w:r w:rsidR="00112F6E">
        <w:t>;</w:t>
      </w:r>
    </w:p>
    <w:p w14:paraId="0AF0503B" w14:textId="38A7E451" w:rsidR="00AC435F" w:rsidRPr="00AC435F" w:rsidRDefault="00AC435F" w:rsidP="00AC435F">
      <w:pPr>
        <w:pStyle w:val="Bullet10"/>
      </w:pPr>
      <w:r>
        <w:t>CCTV cameras shall have a minimum bitrate of 4mbps per camera</w:t>
      </w:r>
      <w:r w:rsidR="00112F6E">
        <w:t>;</w:t>
      </w:r>
    </w:p>
    <w:p w14:paraId="40428FBF" w14:textId="0117DB7C" w:rsidR="00AC435F" w:rsidRPr="00AC435F" w:rsidRDefault="00AC435F" w:rsidP="00AC435F">
      <w:pPr>
        <w:pStyle w:val="Bullet10"/>
      </w:pPr>
      <w:r>
        <w:t>CCTV cameras shall record at a minimum of 25fps per channel</w:t>
      </w:r>
      <w:r w:rsidR="00112F6E">
        <w:t>;</w:t>
      </w:r>
    </w:p>
    <w:p w14:paraId="206932E5" w14:textId="2EFAF32B" w:rsidR="0081665F" w:rsidRDefault="0081665F" w:rsidP="00AC435F">
      <w:pPr>
        <w:pStyle w:val="Bullet10"/>
      </w:pPr>
      <w:r>
        <w:t>CCTV cameras placement shall meet minimum requirements for NSI approved ARC to respond alarms</w:t>
      </w:r>
      <w:r w:rsidR="00112F6E">
        <w:t>;</w:t>
      </w:r>
    </w:p>
    <w:p w14:paraId="380DA064" w14:textId="7481708B" w:rsidR="0081665F" w:rsidRDefault="00112F6E" w:rsidP="00AC435F">
      <w:pPr>
        <w:pStyle w:val="Bullet10"/>
      </w:pPr>
      <w:r>
        <w:t>Audio challenge</w:t>
      </w:r>
      <w:r w:rsidR="0081665F">
        <w:t xml:space="preserve"> shall be fitted in key areas (e.g. main gate and container areas)</w:t>
      </w:r>
      <w:r>
        <w:t>;</w:t>
      </w:r>
    </w:p>
    <w:p w14:paraId="3454DE65" w14:textId="3DEE1F74" w:rsidR="00F20618" w:rsidRPr="00AC435F" w:rsidRDefault="0081665F" w:rsidP="00F20618">
      <w:pPr>
        <w:pStyle w:val="Bullet10"/>
      </w:pPr>
      <w:r>
        <w:t>Spares containers shall be locked using locks minimum specifications</w:t>
      </w:r>
      <w:r w:rsidR="00F20618">
        <w:t>, with doors to be alarmed and CCTV cameras fitted to inside of containers</w:t>
      </w:r>
      <w:r w:rsidR="00112F6E">
        <w:t>;</w:t>
      </w:r>
    </w:p>
    <w:p w14:paraId="54916196" w14:textId="75C4204B" w:rsidR="00AC435F" w:rsidRPr="00AC435F" w:rsidRDefault="00AC435F" w:rsidP="00AC435F">
      <w:pPr>
        <w:pStyle w:val="Bullet10"/>
      </w:pPr>
      <w:r>
        <w:t>A motion detection system and infra-red (thermal) detection system should be incorporated</w:t>
      </w:r>
      <w:r w:rsidR="00112F6E">
        <w:t>;</w:t>
      </w:r>
    </w:p>
    <w:p w14:paraId="6859911B" w14:textId="2DB257E3" w:rsidR="00AC435F" w:rsidRPr="00AC435F" w:rsidRDefault="00AC435F" w:rsidP="00AC435F">
      <w:pPr>
        <w:pStyle w:val="Bullet10"/>
      </w:pPr>
      <w:r>
        <w:t>All cameras must link to a local central station and there should also be a link to a remote server for back-up</w:t>
      </w:r>
      <w:r w:rsidR="00112F6E">
        <w:t>;</w:t>
      </w:r>
    </w:p>
    <w:p w14:paraId="4F209BF0" w14:textId="2546196F" w:rsidR="00AC435F" w:rsidRPr="00AC435F" w:rsidRDefault="00AC435F" w:rsidP="00AC435F">
      <w:pPr>
        <w:pStyle w:val="Bullet10"/>
      </w:pPr>
      <w:r>
        <w:t>The cameras shall have a minimum recording time of 10hrs per day of at least 30 days</w:t>
      </w:r>
      <w:r w:rsidR="00112F6E">
        <w:t>;</w:t>
      </w:r>
    </w:p>
    <w:p w14:paraId="310B2BF1" w14:textId="180D466A" w:rsidR="00AC435F" w:rsidRPr="00AC435F" w:rsidRDefault="00AC435F" w:rsidP="00AC435F">
      <w:pPr>
        <w:pStyle w:val="Bullet10"/>
      </w:pPr>
      <w:r>
        <w:t>Intruder detection to buildings</w:t>
      </w:r>
      <w:r w:rsidR="00112F6E">
        <w:t>; and</w:t>
      </w:r>
    </w:p>
    <w:p w14:paraId="14A189A8" w14:textId="1778644E" w:rsidR="00AC435F" w:rsidRPr="00AC435F" w:rsidRDefault="00AC435F" w:rsidP="00AC435F">
      <w:pPr>
        <w:pStyle w:val="Bullet10"/>
      </w:pPr>
      <w:r>
        <w:t>The surveillance and alarm system shall communicate with the central alarm system, which should also communicate with the system SCADA system.</w:t>
      </w:r>
    </w:p>
    <w:p w14:paraId="142AA1FD" w14:textId="766DB4E4" w:rsidR="00AC435F" w:rsidRPr="00AC435F" w:rsidRDefault="00AC435F" w:rsidP="00AC435F">
      <w:bookmarkStart w:id="10651" w:name="_Toc411610361"/>
      <w:r w:rsidRPr="00AC435F">
        <w:t xml:space="preserve">Forced intrusions shall be detected by the automatic surveillance and alarm system. The alarm must be able to alert a remote central security location and an appointed representative of the </w:t>
      </w:r>
      <w:r w:rsidR="00C010E5">
        <w:t>Employer</w:t>
      </w:r>
      <w:r w:rsidRPr="00AC435F">
        <w:t xml:space="preserve">. </w:t>
      </w:r>
    </w:p>
    <w:p w14:paraId="429523FA" w14:textId="71F33072" w:rsidR="00AC435F" w:rsidRPr="00AC435F" w:rsidRDefault="00AC435F" w:rsidP="00AC435F">
      <w:r w:rsidRPr="00AC435F">
        <w:t>All security measures shall be fully integrated to allow an automatic response to events to aid operator decisions. It is the responsibility of the Contractor to ensure that the security systems comply with local regulations.</w:t>
      </w:r>
    </w:p>
    <w:p w14:paraId="6E920915" w14:textId="45434646" w:rsidR="00AC435F" w:rsidRPr="00AC435F" w:rsidRDefault="00804603" w:rsidP="00AC435F">
      <w:pPr>
        <w:pStyle w:val="Heading2"/>
      </w:pPr>
      <w:bookmarkStart w:id="10652" w:name="_Toc401879188"/>
      <w:bookmarkStart w:id="10653" w:name="_Toc401938365"/>
      <w:bookmarkStart w:id="10654" w:name="_Toc487547461"/>
      <w:bookmarkStart w:id="10655" w:name="_Toc489859143"/>
      <w:bookmarkStart w:id="10656" w:name="_Toc500342269"/>
      <w:bookmarkStart w:id="10657" w:name="_Toc530687723"/>
      <w:bookmarkStart w:id="10658" w:name="_Toc530762312"/>
      <w:bookmarkStart w:id="10659" w:name="_Toc534728432"/>
      <w:bookmarkStart w:id="10660" w:name="_Toc534730858"/>
      <w:bookmarkStart w:id="10661" w:name="_Toc134539868"/>
      <w:bookmarkStart w:id="10662" w:name="_Toc140693314"/>
      <w:bookmarkStart w:id="10663" w:name="_Toc142387614"/>
      <w:bookmarkStart w:id="10664" w:name="_Toc153785827"/>
      <w:bookmarkStart w:id="10665" w:name="_Toc153788687"/>
      <w:bookmarkStart w:id="10666" w:name="_Toc154762631"/>
      <w:bookmarkStart w:id="10667" w:name="_Toc157610063"/>
      <w:bookmarkStart w:id="10668" w:name="_Toc195518839"/>
      <w:bookmarkStart w:id="10669" w:name="_Toc195599803"/>
      <w:bookmarkStart w:id="10670" w:name="_Toc223962189"/>
      <w:bookmarkEnd w:id="10651"/>
      <w:r>
        <w:lastRenderedPageBreak/>
        <w:t>Lighting</w:t>
      </w:r>
      <w:bookmarkEnd w:id="10652"/>
      <w:bookmarkEnd w:id="10653"/>
      <w:bookmarkEnd w:id="10654"/>
      <w:bookmarkEnd w:id="10655"/>
      <w:bookmarkEnd w:id="10656"/>
      <w:bookmarkEnd w:id="10657"/>
      <w:bookmarkEnd w:id="10658"/>
      <w:bookmarkEnd w:id="10659"/>
      <w:bookmarkEnd w:id="10660"/>
      <w:bookmarkEnd w:id="10661"/>
      <w:bookmarkEnd w:id="10662"/>
      <w:bookmarkEnd w:id="10663"/>
      <w:bookmarkEnd w:id="10664"/>
      <w:bookmarkEnd w:id="10665"/>
      <w:bookmarkEnd w:id="10666"/>
      <w:bookmarkEnd w:id="10667"/>
      <w:bookmarkEnd w:id="10668"/>
      <w:bookmarkEnd w:id="10669"/>
      <w:bookmarkEnd w:id="10670"/>
    </w:p>
    <w:p w14:paraId="73734D9B" w14:textId="629D082C" w:rsidR="00AC435F" w:rsidRDefault="00AC435F" w:rsidP="00AC435F">
      <w:r w:rsidRPr="00AC435F">
        <w:t>Sufficient lighting shall be provided to comply with good practice. External security and general external site lighting to building areas including inverter stations and primary access point shall be provided</w:t>
      </w:r>
      <w:r w:rsidR="0025491D">
        <w:t xml:space="preserve"> by the Contractor for operation and security during construction</w:t>
      </w:r>
      <w:r w:rsidRPr="00AC435F">
        <w:t>.</w:t>
      </w:r>
      <w:r w:rsidR="0025491D">
        <w:t xml:space="preserve"> </w:t>
      </w:r>
    </w:p>
    <w:p w14:paraId="50BE5422" w14:textId="1F7EF69B" w:rsidR="0025491D" w:rsidRPr="00AC435F" w:rsidRDefault="0025491D" w:rsidP="00AC435F">
      <w:r>
        <w:t>During Construction, if any additional lighting is required for night-time construction, this is to be provided by the Contractor</w:t>
      </w:r>
      <w:r w:rsidR="0071365C">
        <w:t>,</w:t>
      </w:r>
      <w:r>
        <w:t xml:space="preserve"> compliant with the below listed conditions.  </w:t>
      </w:r>
    </w:p>
    <w:p w14:paraId="29753191" w14:textId="29BCB3BD" w:rsidR="00AC435F" w:rsidRPr="00AC435F" w:rsidRDefault="00AC435F" w:rsidP="00AC435F">
      <w:r w:rsidRPr="00AC435F">
        <w:t xml:space="preserve">Building perimeter lighting shall be controlled via photo-electric cells and the Site lighting shall be switched in circuits by means of externally mounted weatherproof switches. </w:t>
      </w:r>
    </w:p>
    <w:p w14:paraId="0FFB3DB4" w14:textId="77777777" w:rsidR="00AC435F" w:rsidRPr="00AC435F" w:rsidRDefault="00AC435F" w:rsidP="00AC435F">
      <w:r w:rsidRPr="00AC435F">
        <w:t>Energy efficient lighting shall be used as far as reasonably practicable.</w:t>
      </w:r>
    </w:p>
    <w:p w14:paraId="347AD472" w14:textId="77777777" w:rsidR="00AC435F" w:rsidRPr="00AC435F" w:rsidRDefault="00AC435F" w:rsidP="00AC435F">
      <w:r w:rsidRPr="00AC435F">
        <w:t>In any case, the Contractor shall:</w:t>
      </w:r>
    </w:p>
    <w:p w14:paraId="6734D9C7" w14:textId="04BDF9BD" w:rsidR="00AC435F" w:rsidRPr="00AC435F" w:rsidRDefault="00AC435F" w:rsidP="00AC435F">
      <w:pPr>
        <w:pStyle w:val="Bullet10"/>
      </w:pPr>
      <w:r>
        <w:t>Minimise the off-site lighting impacts</w:t>
      </w:r>
      <w:r w:rsidR="00112F6E">
        <w:t>;</w:t>
      </w:r>
    </w:p>
    <w:p w14:paraId="71938241" w14:textId="5EA865F0" w:rsidR="00AC435F" w:rsidRPr="00AC435F" w:rsidRDefault="00AC435F" w:rsidP="00AC435F">
      <w:pPr>
        <w:pStyle w:val="Bullet10"/>
      </w:pPr>
      <w:r>
        <w:t xml:space="preserve">Ensure that all external lighting associated with the </w:t>
      </w:r>
      <w:r w:rsidR="00E75BE9">
        <w:t>Plant</w:t>
      </w:r>
      <w:r w:rsidR="00112F6E">
        <w:t>;</w:t>
      </w:r>
    </w:p>
    <w:p w14:paraId="42F8E515" w14:textId="502AB84B" w:rsidR="00AC435F" w:rsidRPr="00AC435F" w:rsidRDefault="00AC435F" w:rsidP="007A202A">
      <w:pPr>
        <w:pStyle w:val="Bullet10"/>
      </w:pPr>
      <w:r>
        <w:t>Is installed as low intensity lighting (except where required for safety or emergency purposes)</w:t>
      </w:r>
      <w:r w:rsidR="00112F6E">
        <w:t>;</w:t>
      </w:r>
    </w:p>
    <w:p w14:paraId="61793F01" w14:textId="354E7E95" w:rsidR="00AC435F" w:rsidRPr="00AC435F" w:rsidRDefault="00AC435F" w:rsidP="007A202A">
      <w:pPr>
        <w:pStyle w:val="Bullet10"/>
      </w:pPr>
      <w:r>
        <w:t>Does not shine above the horizontal</w:t>
      </w:r>
      <w:r w:rsidR="00112F6E">
        <w:t>; and</w:t>
      </w:r>
    </w:p>
    <w:p w14:paraId="0372E42E" w14:textId="345A704C" w:rsidR="00AC435F" w:rsidRPr="00AC435F" w:rsidRDefault="00AC435F" w:rsidP="007A202A">
      <w:pPr>
        <w:pStyle w:val="Bullet10"/>
      </w:pPr>
      <w:r>
        <w:t>Complies with relevant local standards associated with the effects of outdoor lighting</w:t>
      </w:r>
      <w:r w:rsidR="002B51F5">
        <w:t xml:space="preserve"> and planning requirements of lighting.</w:t>
      </w:r>
    </w:p>
    <w:p w14:paraId="69A871E1" w14:textId="0D6EDAB3" w:rsidR="00AC435F" w:rsidRPr="00AC435F" w:rsidRDefault="00E8682C" w:rsidP="00AC435F">
      <w:pPr>
        <w:pStyle w:val="Heading2"/>
      </w:pPr>
      <w:bookmarkStart w:id="10671" w:name="_Toc487547470"/>
      <w:bookmarkStart w:id="10672" w:name="_Toc489859148"/>
      <w:bookmarkStart w:id="10673" w:name="_Toc500342274"/>
      <w:bookmarkStart w:id="10674" w:name="_Ref530563477"/>
      <w:bookmarkStart w:id="10675" w:name="_Toc530687724"/>
      <w:bookmarkStart w:id="10676" w:name="_Toc530762313"/>
      <w:bookmarkStart w:id="10677" w:name="_Toc534728433"/>
      <w:bookmarkStart w:id="10678" w:name="_Toc534730859"/>
      <w:bookmarkStart w:id="10679" w:name="_Toc134539869"/>
      <w:bookmarkStart w:id="10680" w:name="_Toc140693315"/>
      <w:bookmarkStart w:id="10681" w:name="_Toc142387615"/>
      <w:bookmarkStart w:id="10682" w:name="_Toc153785828"/>
      <w:bookmarkStart w:id="10683" w:name="_Toc153788688"/>
      <w:bookmarkStart w:id="10684" w:name="_Toc154762632"/>
      <w:bookmarkStart w:id="10685" w:name="_Toc157610064"/>
      <w:bookmarkStart w:id="10686" w:name="_Toc195518840"/>
      <w:bookmarkStart w:id="10687" w:name="_Toc195599804"/>
      <w:bookmarkStart w:id="10688" w:name="_Toc223962190"/>
      <w:bookmarkStart w:id="10689" w:name="_Toc316328279"/>
      <w:bookmarkStart w:id="10690" w:name="_Toc364357701"/>
      <w:bookmarkStart w:id="10691" w:name="_Toc364440671"/>
      <w:r>
        <w:t>Temporary Site Facilities</w:t>
      </w:r>
      <w:bookmarkEnd w:id="10671"/>
      <w:bookmarkEnd w:id="10672"/>
      <w:bookmarkEnd w:id="10673"/>
      <w:bookmarkEnd w:id="10674"/>
      <w:bookmarkEnd w:id="10675"/>
      <w:bookmarkEnd w:id="10676"/>
      <w:bookmarkEnd w:id="10677"/>
      <w:bookmarkEnd w:id="10678"/>
      <w:bookmarkEnd w:id="10679"/>
      <w:bookmarkEnd w:id="10680"/>
      <w:bookmarkEnd w:id="10681"/>
      <w:bookmarkEnd w:id="10682"/>
      <w:bookmarkEnd w:id="10683"/>
      <w:bookmarkEnd w:id="10684"/>
      <w:bookmarkEnd w:id="10685"/>
      <w:bookmarkEnd w:id="10686"/>
      <w:bookmarkEnd w:id="10687"/>
      <w:bookmarkEnd w:id="10688"/>
    </w:p>
    <w:p w14:paraId="7E25B547" w14:textId="6B8E833F" w:rsidR="00AC435F" w:rsidRPr="00AC435F" w:rsidRDefault="00AC435F" w:rsidP="00AC435F">
      <w:bookmarkStart w:id="10692" w:name="_Toc411610414"/>
      <w:r w:rsidRPr="00AC435F">
        <w:t xml:space="preserve">All work on Site shall be carried out in an orderly and workmanlike manner and shall present a neat appearance in accordance with good industry standards and practice. </w:t>
      </w:r>
    </w:p>
    <w:p w14:paraId="07A85E41" w14:textId="2CDB369F" w:rsidR="00AC435F" w:rsidRPr="00AC435F" w:rsidRDefault="00AC435F" w:rsidP="00AC435F">
      <w:r w:rsidRPr="00AC435F">
        <w:t>The Contractor shall keep the construction site clean and tidy in order to facilitate construction work, to avoid damaging the equipment intended for the Works and to reduce the likelihood of fires occurring and injury to workers.</w:t>
      </w:r>
      <w:bookmarkEnd w:id="10692"/>
      <w:r w:rsidRPr="00AC435F">
        <w:t xml:space="preserve"> </w:t>
      </w:r>
    </w:p>
    <w:p w14:paraId="6134A805" w14:textId="407F575F" w:rsidR="00AC435F" w:rsidRPr="00AC435F" w:rsidRDefault="00AC435F" w:rsidP="00AC435F">
      <w:r w:rsidRPr="00AC435F">
        <w:t>The Contractor shall supply, erect, maintain any and all temporary structures such as:</w:t>
      </w:r>
    </w:p>
    <w:p w14:paraId="3C1EC1CD" w14:textId="1D5EAB7D" w:rsidR="00AC435F" w:rsidRPr="00AC435F" w:rsidRDefault="00AC435F" w:rsidP="00AC435F">
      <w:pPr>
        <w:pStyle w:val="Bullet10"/>
      </w:pPr>
      <w:r>
        <w:t xml:space="preserve">Site offices for </w:t>
      </w:r>
      <w:r w:rsidR="00C010E5">
        <w:t>Employer</w:t>
      </w:r>
      <w:r>
        <w:t xml:space="preserve"> and </w:t>
      </w:r>
      <w:r w:rsidR="00C010E5">
        <w:t>Employer</w:t>
      </w:r>
      <w:r>
        <w:t xml:space="preserve"> appointed 3rd parties</w:t>
      </w:r>
      <w:r w:rsidR="00112F6E">
        <w:t>;</w:t>
      </w:r>
    </w:p>
    <w:p w14:paraId="02FDA43A" w14:textId="567D7700" w:rsidR="00AC435F" w:rsidRPr="00AC435F" w:rsidRDefault="00AC435F" w:rsidP="00AC435F">
      <w:pPr>
        <w:pStyle w:val="Bullet10"/>
      </w:pPr>
      <w:r>
        <w:t>Site offices for the Contractor’s own staff and sub-contractors staff</w:t>
      </w:r>
      <w:r w:rsidR="00112F6E">
        <w:t>;</w:t>
      </w:r>
      <w:r>
        <w:t xml:space="preserve"> and</w:t>
      </w:r>
    </w:p>
    <w:p w14:paraId="5791F4E0" w14:textId="73CF5B3A" w:rsidR="00AC435F" w:rsidRPr="00AC435F" w:rsidRDefault="00AC435F" w:rsidP="00AC435F">
      <w:pPr>
        <w:pStyle w:val="Bullet10"/>
      </w:pPr>
      <w:r>
        <w:t xml:space="preserve">Storage sheds, workshops, tool sheds and employees' amenities sheds, change room, toilets, catering and canteen area and sanitary accommodation, etc. </w:t>
      </w:r>
    </w:p>
    <w:p w14:paraId="156C0AE0" w14:textId="7956F020" w:rsidR="00AC435F" w:rsidRPr="00AC435F" w:rsidRDefault="00AC435F" w:rsidP="00AC435F">
      <w:r w:rsidRPr="00AC435F">
        <w:t xml:space="preserve">that are required for the execution of the Works. </w:t>
      </w:r>
    </w:p>
    <w:p w14:paraId="6CE9E127" w14:textId="1153652A" w:rsidR="00AC435F" w:rsidRPr="00AC435F" w:rsidRDefault="00AC435F" w:rsidP="00AC435F">
      <w:r w:rsidRPr="00AC435F">
        <w:t>Specifically, before the start of construction or compatibly with the presence of labour at Site, the Contractor shall procure to have on Site and in appropriate locations the following facilities:</w:t>
      </w:r>
    </w:p>
    <w:p w14:paraId="5F8E3130" w14:textId="2CAFDBBA" w:rsidR="00F0470E" w:rsidRPr="00DC547C" w:rsidRDefault="00F0470E" w:rsidP="00DC547C">
      <w:pPr>
        <w:pStyle w:val="Caption"/>
        <w:rPr>
          <w:rFonts w:ascii="Times New Roman" w:hAnsi="Times New Roman" w:cs="Times New Roman"/>
          <w:color w:val="auto"/>
          <w:sz w:val="24"/>
          <w:szCs w:val="24"/>
          <w:lang w:eastAsia="en-GB"/>
        </w:rPr>
      </w:pPr>
      <w:r>
        <w:t xml:space="preserve">Table </w:t>
      </w:r>
      <w:r>
        <w:fldChar w:fldCharType="begin"/>
      </w:r>
      <w:r>
        <w:instrText>SEQ Table \* ARABIC</w:instrText>
      </w:r>
      <w:r>
        <w:fldChar w:fldCharType="separate"/>
      </w:r>
      <w:r w:rsidR="006D2374">
        <w:rPr>
          <w:noProof/>
        </w:rPr>
        <w:t>5</w:t>
      </w:r>
      <w:r>
        <w:fldChar w:fldCharType="end"/>
      </w:r>
      <w:r w:rsidRPr="00DC547C">
        <w:t xml:space="preserve">: </w:t>
      </w:r>
      <w:r w:rsidR="00DC547C" w:rsidRPr="00DC547C">
        <w:t>Site description</w:t>
      </w:r>
      <w:r w:rsidR="00DC547C">
        <w:rPr>
          <w:rFonts w:ascii="Times New Roman" w:hAnsi="Times New Roman" w:cs="Times New Roman"/>
          <w:color w:val="auto"/>
          <w:sz w:val="24"/>
          <w:szCs w:val="24"/>
          <w:lang w:eastAsia="en-GB"/>
        </w:rPr>
        <w:t xml:space="preserve"> </w:t>
      </w:r>
    </w:p>
    <w:tbl>
      <w:tblPr>
        <w:tblStyle w:val="RINATable"/>
        <w:tblW w:w="9080" w:type="dxa"/>
        <w:tblLayout w:type="fixed"/>
        <w:tblLook w:val="0620" w:firstRow="1" w:lastRow="0" w:firstColumn="0" w:lastColumn="0" w:noHBand="1" w:noVBand="1"/>
      </w:tblPr>
      <w:tblGrid>
        <w:gridCol w:w="7035"/>
        <w:gridCol w:w="2045"/>
      </w:tblGrid>
      <w:tr w:rsidR="0018792F" w:rsidRPr="0018792F" w14:paraId="41D78857" w14:textId="77777777" w:rsidTr="620983C8">
        <w:trPr>
          <w:cnfStyle w:val="100000000000" w:firstRow="1" w:lastRow="0" w:firstColumn="0" w:lastColumn="0" w:oddVBand="0" w:evenVBand="0" w:oddHBand="0" w:evenHBand="0" w:firstRowFirstColumn="0" w:firstRowLastColumn="0" w:lastRowFirstColumn="0" w:lastRowLastColumn="0"/>
          <w:tblHeader/>
        </w:trPr>
        <w:tc>
          <w:tcPr>
            <w:tcW w:w="3874" w:type="pct"/>
          </w:tcPr>
          <w:p w14:paraId="3624FE31" w14:textId="77777777" w:rsidR="00AC435F" w:rsidRPr="0018792F" w:rsidRDefault="00AC435F" w:rsidP="0018792F">
            <w:pPr>
              <w:pStyle w:val="TableHeadingLeft"/>
            </w:pPr>
            <w:r w:rsidRPr="0018792F">
              <w:t>Facilities</w:t>
            </w:r>
          </w:p>
        </w:tc>
        <w:tc>
          <w:tcPr>
            <w:tcW w:w="1126" w:type="pct"/>
          </w:tcPr>
          <w:p w14:paraId="44386069" w14:textId="77777777" w:rsidR="00AC435F" w:rsidRPr="0018792F" w:rsidRDefault="00AC435F" w:rsidP="0018792F">
            <w:pPr>
              <w:pStyle w:val="TableHeadingLeft"/>
            </w:pPr>
            <w:r w:rsidRPr="0018792F">
              <w:t xml:space="preserve">Notes </w:t>
            </w:r>
          </w:p>
        </w:tc>
      </w:tr>
      <w:tr w:rsidR="00AC435F" w:rsidRPr="0018792F" w14:paraId="2A4C2B34" w14:textId="77777777" w:rsidTr="620983C8">
        <w:tc>
          <w:tcPr>
            <w:tcW w:w="3874" w:type="pct"/>
            <w:tcBorders>
              <w:top w:val="single" w:sz="4" w:space="0" w:color="006BA6" w:themeColor="accent1"/>
            </w:tcBorders>
          </w:tcPr>
          <w:p w14:paraId="0496568A" w14:textId="13C9586A" w:rsidR="00AC435F" w:rsidRPr="00C83C2D" w:rsidRDefault="00AC435F" w:rsidP="007A202A">
            <w:pPr>
              <w:pStyle w:val="TableBullet1"/>
            </w:pPr>
            <w:r>
              <w:t xml:space="preserve">Facilities for the </w:t>
            </w:r>
            <w:r w:rsidR="00C010E5">
              <w:t>Employer</w:t>
            </w:r>
          </w:p>
        </w:tc>
        <w:tc>
          <w:tcPr>
            <w:tcW w:w="1126" w:type="pct"/>
            <w:tcBorders>
              <w:top w:val="single" w:sz="4" w:space="0" w:color="006BA6" w:themeColor="accent1"/>
            </w:tcBorders>
          </w:tcPr>
          <w:p w14:paraId="168292F3" w14:textId="53E078A9" w:rsidR="00AC435F" w:rsidRPr="002040D3" w:rsidRDefault="00AC435F" w:rsidP="00F469B3">
            <w:pPr>
              <w:pStyle w:val="TableBullet1"/>
              <w:numPr>
                <w:ilvl w:val="0"/>
                <w:numId w:val="0"/>
              </w:numPr>
            </w:pPr>
            <w:r>
              <w:t xml:space="preserve">As per section </w:t>
            </w:r>
            <w:r>
              <w:fldChar w:fldCharType="begin"/>
            </w:r>
            <w:r>
              <w:instrText xml:space="preserve"> REF _Ref498693059 \r \h  \* MERGEFORMAT </w:instrText>
            </w:r>
            <w:r>
              <w:fldChar w:fldCharType="separate"/>
            </w:r>
            <w:r w:rsidR="006D2374">
              <w:t>9.13.1</w:t>
            </w:r>
            <w:r>
              <w:fldChar w:fldCharType="end"/>
            </w:r>
          </w:p>
        </w:tc>
      </w:tr>
      <w:tr w:rsidR="00AC435F" w:rsidRPr="0018792F" w14:paraId="108233B3" w14:textId="77777777" w:rsidTr="620983C8">
        <w:tc>
          <w:tcPr>
            <w:tcW w:w="3874" w:type="pct"/>
          </w:tcPr>
          <w:p w14:paraId="472222D6" w14:textId="77777777" w:rsidR="00AC435F" w:rsidRPr="00B01167" w:rsidRDefault="00AC435F" w:rsidP="007A202A">
            <w:pPr>
              <w:pStyle w:val="TableBullet1"/>
            </w:pPr>
            <w:r>
              <w:t>Changing facilities</w:t>
            </w:r>
          </w:p>
        </w:tc>
        <w:tc>
          <w:tcPr>
            <w:tcW w:w="1126" w:type="pct"/>
          </w:tcPr>
          <w:p w14:paraId="039F4762" w14:textId="0DEB4DB5" w:rsidR="00AC435F" w:rsidRPr="002040D3" w:rsidRDefault="00AC435F" w:rsidP="00F469B3">
            <w:pPr>
              <w:pStyle w:val="TableBullet1"/>
              <w:numPr>
                <w:ilvl w:val="0"/>
                <w:numId w:val="0"/>
              </w:numPr>
              <w:ind w:left="170"/>
            </w:pPr>
          </w:p>
        </w:tc>
      </w:tr>
      <w:tr w:rsidR="00AC435F" w:rsidRPr="0018792F" w14:paraId="3E8F4133" w14:textId="77777777" w:rsidTr="620983C8">
        <w:tc>
          <w:tcPr>
            <w:tcW w:w="3874" w:type="pct"/>
          </w:tcPr>
          <w:p w14:paraId="6E061D3C" w14:textId="77777777" w:rsidR="00AC435F" w:rsidRPr="00B01167" w:rsidRDefault="00AC435F" w:rsidP="007A202A">
            <w:pPr>
              <w:pStyle w:val="TableBullet1"/>
            </w:pPr>
            <w:r>
              <w:t xml:space="preserve">Sanitary facilities </w:t>
            </w:r>
          </w:p>
        </w:tc>
        <w:tc>
          <w:tcPr>
            <w:tcW w:w="1126" w:type="pct"/>
          </w:tcPr>
          <w:p w14:paraId="7B9C8460" w14:textId="47403E42" w:rsidR="00AC435F" w:rsidRPr="002040D3" w:rsidRDefault="00AC435F" w:rsidP="00F469B3">
            <w:pPr>
              <w:pStyle w:val="TableBullet1"/>
              <w:numPr>
                <w:ilvl w:val="0"/>
                <w:numId w:val="0"/>
              </w:numPr>
            </w:pPr>
          </w:p>
        </w:tc>
      </w:tr>
      <w:tr w:rsidR="00AC435F" w:rsidRPr="0018792F" w14:paraId="6BB87DAC" w14:textId="77777777" w:rsidTr="620983C8">
        <w:tc>
          <w:tcPr>
            <w:tcW w:w="3874" w:type="pct"/>
          </w:tcPr>
          <w:p w14:paraId="18C511C7" w14:textId="77777777" w:rsidR="00AC435F" w:rsidRPr="00B01167" w:rsidRDefault="00AC435F" w:rsidP="007A202A">
            <w:pPr>
              <w:pStyle w:val="TableBullet1"/>
            </w:pPr>
            <w:r>
              <w:t>Potable water facilities</w:t>
            </w:r>
          </w:p>
        </w:tc>
        <w:tc>
          <w:tcPr>
            <w:tcW w:w="1126" w:type="pct"/>
          </w:tcPr>
          <w:p w14:paraId="5B47C75F" w14:textId="25088FE3" w:rsidR="00AC435F" w:rsidRPr="002040D3" w:rsidRDefault="00AC435F" w:rsidP="00F469B3">
            <w:pPr>
              <w:pStyle w:val="TableBullet1"/>
              <w:numPr>
                <w:ilvl w:val="0"/>
                <w:numId w:val="0"/>
              </w:numPr>
            </w:pPr>
          </w:p>
        </w:tc>
      </w:tr>
      <w:tr w:rsidR="00AC435F" w:rsidRPr="0018792F" w14:paraId="50B1DF01" w14:textId="77777777" w:rsidTr="620983C8">
        <w:tc>
          <w:tcPr>
            <w:tcW w:w="3874" w:type="pct"/>
          </w:tcPr>
          <w:p w14:paraId="1FBA1A7C" w14:textId="77777777" w:rsidR="00AC435F" w:rsidRPr="00B01167" w:rsidRDefault="00AC435F" w:rsidP="007A202A">
            <w:pPr>
              <w:pStyle w:val="TableBullet1"/>
            </w:pPr>
            <w:r>
              <w:t xml:space="preserve">Canteen or similar space </w:t>
            </w:r>
          </w:p>
        </w:tc>
        <w:tc>
          <w:tcPr>
            <w:tcW w:w="1126" w:type="pct"/>
          </w:tcPr>
          <w:p w14:paraId="4196C935" w14:textId="7D9A69E2" w:rsidR="00AC435F" w:rsidRPr="002040D3" w:rsidRDefault="00AC435F" w:rsidP="00F469B3">
            <w:pPr>
              <w:pStyle w:val="TableBullet1"/>
              <w:numPr>
                <w:ilvl w:val="0"/>
                <w:numId w:val="0"/>
              </w:numPr>
            </w:pPr>
          </w:p>
        </w:tc>
      </w:tr>
      <w:tr w:rsidR="00AC435F" w:rsidRPr="0018792F" w14:paraId="0853646C" w14:textId="77777777" w:rsidTr="620983C8">
        <w:tc>
          <w:tcPr>
            <w:tcW w:w="3874" w:type="pct"/>
          </w:tcPr>
          <w:p w14:paraId="52C500A7" w14:textId="4C4CB442" w:rsidR="00AC435F" w:rsidRPr="00B01167" w:rsidRDefault="00AC435F" w:rsidP="007A202A">
            <w:pPr>
              <w:pStyle w:val="TableBullet1"/>
            </w:pPr>
            <w:r>
              <w:lastRenderedPageBreak/>
              <w:t>Sewage and wastewater facility</w:t>
            </w:r>
          </w:p>
        </w:tc>
        <w:tc>
          <w:tcPr>
            <w:tcW w:w="1126" w:type="pct"/>
          </w:tcPr>
          <w:p w14:paraId="6AB6F7F5" w14:textId="48F6DD55" w:rsidR="00AC435F" w:rsidRPr="002040D3" w:rsidRDefault="00AC435F" w:rsidP="00F469B3">
            <w:pPr>
              <w:pStyle w:val="TableBullet1"/>
              <w:numPr>
                <w:ilvl w:val="0"/>
                <w:numId w:val="0"/>
              </w:numPr>
              <w:ind w:left="170"/>
            </w:pPr>
          </w:p>
        </w:tc>
      </w:tr>
      <w:tr w:rsidR="00AC435F" w:rsidRPr="0018792F" w14:paraId="6FDD3953" w14:textId="77777777" w:rsidTr="620983C8">
        <w:tc>
          <w:tcPr>
            <w:tcW w:w="3874" w:type="pct"/>
          </w:tcPr>
          <w:p w14:paraId="024044BA" w14:textId="77777777" w:rsidR="00AC435F" w:rsidRPr="00B01167" w:rsidRDefault="00AC435F" w:rsidP="007A202A">
            <w:pPr>
              <w:pStyle w:val="TableBullet1"/>
            </w:pPr>
            <w:r>
              <w:t xml:space="preserve">First aid room </w:t>
            </w:r>
          </w:p>
        </w:tc>
        <w:tc>
          <w:tcPr>
            <w:tcW w:w="1126" w:type="pct"/>
          </w:tcPr>
          <w:p w14:paraId="76993D9A" w14:textId="424E8C54" w:rsidR="00AC435F" w:rsidRPr="002040D3" w:rsidRDefault="00AC435F" w:rsidP="00F469B3">
            <w:pPr>
              <w:pStyle w:val="TableBullet1"/>
              <w:numPr>
                <w:ilvl w:val="0"/>
                <w:numId w:val="0"/>
              </w:numPr>
              <w:ind w:left="170"/>
            </w:pPr>
          </w:p>
        </w:tc>
      </w:tr>
      <w:tr w:rsidR="00AC435F" w:rsidRPr="0018792F" w14:paraId="101D6933" w14:textId="77777777" w:rsidTr="620983C8">
        <w:tc>
          <w:tcPr>
            <w:tcW w:w="3874" w:type="pct"/>
          </w:tcPr>
          <w:p w14:paraId="14ED2A27" w14:textId="77777777" w:rsidR="00AC435F" w:rsidRPr="00B01167" w:rsidRDefault="00AC435F" w:rsidP="007A202A">
            <w:pPr>
              <w:pStyle w:val="TableBullet1"/>
            </w:pPr>
            <w:r>
              <w:t xml:space="preserve">Site manager’s office </w:t>
            </w:r>
          </w:p>
        </w:tc>
        <w:tc>
          <w:tcPr>
            <w:tcW w:w="1126" w:type="pct"/>
          </w:tcPr>
          <w:p w14:paraId="6976DD87" w14:textId="7AAB62D3" w:rsidR="00AC435F" w:rsidRPr="002040D3" w:rsidRDefault="00AC435F" w:rsidP="00F469B3">
            <w:pPr>
              <w:pStyle w:val="TableBullet1"/>
              <w:numPr>
                <w:ilvl w:val="0"/>
                <w:numId w:val="0"/>
              </w:numPr>
              <w:ind w:left="170"/>
            </w:pPr>
          </w:p>
        </w:tc>
      </w:tr>
      <w:tr w:rsidR="00AC435F" w:rsidRPr="0018792F" w14:paraId="0361EFA3" w14:textId="77777777" w:rsidTr="620983C8">
        <w:tc>
          <w:tcPr>
            <w:tcW w:w="3874" w:type="pct"/>
          </w:tcPr>
          <w:p w14:paraId="5359853F" w14:textId="77777777" w:rsidR="00AC435F" w:rsidRPr="00B01167" w:rsidRDefault="00AC435F" w:rsidP="007A202A">
            <w:pPr>
              <w:pStyle w:val="TableBullet1"/>
            </w:pPr>
            <w:r>
              <w:t xml:space="preserve">Security office </w:t>
            </w:r>
          </w:p>
        </w:tc>
        <w:tc>
          <w:tcPr>
            <w:tcW w:w="1126" w:type="pct"/>
          </w:tcPr>
          <w:p w14:paraId="2C5992D0" w14:textId="7B619928" w:rsidR="00AC435F" w:rsidRPr="002040D3" w:rsidRDefault="00AC435F" w:rsidP="00F469B3">
            <w:pPr>
              <w:pStyle w:val="TableBullet1"/>
              <w:numPr>
                <w:ilvl w:val="0"/>
                <w:numId w:val="0"/>
              </w:numPr>
              <w:ind w:left="170"/>
            </w:pPr>
          </w:p>
        </w:tc>
      </w:tr>
      <w:tr w:rsidR="00AC435F" w:rsidRPr="0018792F" w14:paraId="670EF7D0" w14:textId="77777777" w:rsidTr="620983C8">
        <w:tc>
          <w:tcPr>
            <w:tcW w:w="3874" w:type="pct"/>
          </w:tcPr>
          <w:p w14:paraId="25909E56" w14:textId="2869174A" w:rsidR="00AC435F" w:rsidRPr="00B01167" w:rsidRDefault="00AC435F" w:rsidP="007A202A">
            <w:pPr>
              <w:pStyle w:val="TableBullet1"/>
            </w:pPr>
            <w:r>
              <w:t>Wheel washing facilities at the entrance of the site for trucks and cars</w:t>
            </w:r>
          </w:p>
        </w:tc>
        <w:tc>
          <w:tcPr>
            <w:tcW w:w="1126" w:type="pct"/>
          </w:tcPr>
          <w:p w14:paraId="38170B08" w14:textId="4812F6BD" w:rsidR="00AC435F" w:rsidRPr="002040D3" w:rsidRDefault="00AC435F" w:rsidP="00F469B3">
            <w:pPr>
              <w:pStyle w:val="TableBullet1"/>
              <w:numPr>
                <w:ilvl w:val="0"/>
                <w:numId w:val="0"/>
              </w:numPr>
            </w:pPr>
          </w:p>
        </w:tc>
      </w:tr>
      <w:tr w:rsidR="00AC435F" w:rsidRPr="0018792F" w14:paraId="4FC75865" w14:textId="77777777" w:rsidTr="620983C8">
        <w:tc>
          <w:tcPr>
            <w:tcW w:w="3874" w:type="pct"/>
          </w:tcPr>
          <w:p w14:paraId="4445D276" w14:textId="77777777" w:rsidR="00AC435F" w:rsidRPr="00B01167" w:rsidRDefault="00AC435F" w:rsidP="007A202A">
            <w:pPr>
              <w:pStyle w:val="TableBullet1"/>
            </w:pPr>
            <w:r>
              <w:t>Storage container for minor parts</w:t>
            </w:r>
          </w:p>
        </w:tc>
        <w:tc>
          <w:tcPr>
            <w:tcW w:w="1126" w:type="pct"/>
          </w:tcPr>
          <w:p w14:paraId="45A7C1EC" w14:textId="7E6735E6" w:rsidR="00AC435F" w:rsidRPr="002040D3" w:rsidRDefault="003F4FF8" w:rsidP="00F469B3">
            <w:pPr>
              <w:pStyle w:val="TableBullet1"/>
              <w:numPr>
                <w:ilvl w:val="0"/>
                <w:numId w:val="0"/>
              </w:numPr>
            </w:pPr>
            <w:r>
              <w:t xml:space="preserve">These can be located elsewhere for convenience </w:t>
            </w:r>
          </w:p>
        </w:tc>
      </w:tr>
      <w:tr w:rsidR="00AC435F" w:rsidRPr="0018792F" w14:paraId="6081B4D0" w14:textId="77777777" w:rsidTr="620983C8">
        <w:tc>
          <w:tcPr>
            <w:tcW w:w="3874" w:type="pct"/>
          </w:tcPr>
          <w:p w14:paraId="2D96F67B" w14:textId="77777777" w:rsidR="00AC435F" w:rsidRPr="00B01167" w:rsidRDefault="00AC435F" w:rsidP="007A202A">
            <w:pPr>
              <w:pStyle w:val="TableBullet1"/>
            </w:pPr>
            <w:r>
              <w:t>Car parks</w:t>
            </w:r>
          </w:p>
        </w:tc>
        <w:tc>
          <w:tcPr>
            <w:tcW w:w="1126" w:type="pct"/>
          </w:tcPr>
          <w:p w14:paraId="137A93B8" w14:textId="53E0DF0F" w:rsidR="00AC435F" w:rsidRPr="002040D3" w:rsidRDefault="00AC435F" w:rsidP="00F469B3">
            <w:pPr>
              <w:pStyle w:val="TableBullet1"/>
              <w:numPr>
                <w:ilvl w:val="0"/>
                <w:numId w:val="0"/>
              </w:numPr>
              <w:ind w:left="170"/>
            </w:pPr>
          </w:p>
        </w:tc>
      </w:tr>
      <w:tr w:rsidR="00AC435F" w:rsidRPr="0018792F" w14:paraId="0483028F" w14:textId="77777777" w:rsidTr="620983C8">
        <w:tc>
          <w:tcPr>
            <w:tcW w:w="3874" w:type="pct"/>
          </w:tcPr>
          <w:p w14:paraId="6B026787" w14:textId="75AEBB47" w:rsidR="00AC435F" w:rsidRPr="00B01167" w:rsidRDefault="00AC435F" w:rsidP="007A202A">
            <w:pPr>
              <w:pStyle w:val="TableBullet1"/>
            </w:pPr>
            <w:r>
              <w:t>Loading / unloading and storage area</w:t>
            </w:r>
          </w:p>
        </w:tc>
        <w:tc>
          <w:tcPr>
            <w:tcW w:w="1126" w:type="pct"/>
          </w:tcPr>
          <w:p w14:paraId="564A8952" w14:textId="44EF4D68" w:rsidR="00AC435F" w:rsidRPr="002040D3" w:rsidRDefault="00AC435F" w:rsidP="00F469B3">
            <w:pPr>
              <w:pStyle w:val="TableBullet1"/>
              <w:numPr>
                <w:ilvl w:val="0"/>
                <w:numId w:val="0"/>
              </w:numPr>
              <w:ind w:left="170"/>
            </w:pPr>
          </w:p>
        </w:tc>
      </w:tr>
      <w:tr w:rsidR="00AC435F" w:rsidRPr="0018792F" w14:paraId="7050F4E6" w14:textId="77777777" w:rsidTr="620983C8">
        <w:tc>
          <w:tcPr>
            <w:tcW w:w="3874" w:type="pct"/>
          </w:tcPr>
          <w:p w14:paraId="3105CD6A" w14:textId="77777777" w:rsidR="00AC435F" w:rsidRPr="00B01167" w:rsidRDefault="00AC435F" w:rsidP="007A202A">
            <w:pPr>
              <w:pStyle w:val="TableBullet1"/>
            </w:pPr>
            <w:r>
              <w:t>Security arrangements</w:t>
            </w:r>
          </w:p>
        </w:tc>
        <w:tc>
          <w:tcPr>
            <w:tcW w:w="1126" w:type="pct"/>
          </w:tcPr>
          <w:p w14:paraId="46A62E74" w14:textId="37C38720" w:rsidR="00AC435F" w:rsidRPr="002040D3" w:rsidRDefault="00AC435F" w:rsidP="00F469B3">
            <w:pPr>
              <w:pStyle w:val="TableBullet1"/>
              <w:numPr>
                <w:ilvl w:val="0"/>
                <w:numId w:val="0"/>
              </w:numPr>
              <w:ind w:left="170"/>
            </w:pPr>
          </w:p>
        </w:tc>
      </w:tr>
    </w:tbl>
    <w:p w14:paraId="6CD016CF" w14:textId="605D90D4" w:rsidR="00AC435F" w:rsidRPr="00AC435F" w:rsidRDefault="00AC435F" w:rsidP="00AC435F">
      <w:r w:rsidRPr="00AC435F">
        <w:t xml:space="preserve">The sizing of the facilities and amenities provided shall take account of the projected manpower levels. </w:t>
      </w:r>
    </w:p>
    <w:p w14:paraId="0607FBC3" w14:textId="2934B626" w:rsidR="00AC435F" w:rsidRPr="00AC435F" w:rsidRDefault="00AC435F" w:rsidP="00AC435F">
      <w:r w:rsidRPr="00AC435F">
        <w:t xml:space="preserve">The Contractor shall provide all surface preparation required and shall supply, install and maintain water supply and drainage systems and a general electrical supply system. </w:t>
      </w:r>
    </w:p>
    <w:p w14:paraId="7B52255A" w14:textId="3D930FA7" w:rsidR="00AC435F" w:rsidRPr="00AC435F" w:rsidRDefault="00AC435F" w:rsidP="00AC435F">
      <w:r w:rsidRPr="00AC435F">
        <w:t xml:space="preserve">If required, the Contractor shall be responsible for arranging housing at his own expense for construction workers at a suitable location. The housing facilities shall be sufficient to allow the workers good quality rest and sleep. </w:t>
      </w:r>
    </w:p>
    <w:p w14:paraId="196FF2C5" w14:textId="433E7025" w:rsidR="00AC435F" w:rsidRPr="00AC435F" w:rsidRDefault="00AC435F" w:rsidP="00AC435F">
      <w:r w:rsidRPr="00AC435F">
        <w:t>All facilities shall be regularly and systematically maintained and cleaned to ensure safe, proper and efficient operation at the responsibility and cost of the Contractor.</w:t>
      </w:r>
    </w:p>
    <w:p w14:paraId="76C139D1" w14:textId="6EDCC8F3" w:rsidR="00AC435F" w:rsidRPr="00AC435F" w:rsidRDefault="00AC435F" w:rsidP="00AC435F">
      <w:r w:rsidRPr="00AC435F">
        <w:t>On completion of the Works, the Contractor shall remove from site all temporary structures and services including sanitary arrangements and shall rehabilitate all parts of the Site impacted by the Contractor’s temporary structures and services.</w:t>
      </w:r>
    </w:p>
    <w:p w14:paraId="6DD4075A" w14:textId="536C2482" w:rsidR="00AC435F" w:rsidRPr="00AC435F" w:rsidRDefault="008C00F9" w:rsidP="00AC435F">
      <w:pPr>
        <w:pStyle w:val="Heading3"/>
      </w:pPr>
      <w:bookmarkStart w:id="10693" w:name="_Toc487547472"/>
      <w:bookmarkStart w:id="10694" w:name="_Toc489859150"/>
      <w:bookmarkStart w:id="10695" w:name="_Ref498693059"/>
      <w:bookmarkStart w:id="10696" w:name="_Toc500342276"/>
      <w:bookmarkStart w:id="10697" w:name="_Toc530687726"/>
      <w:bookmarkStart w:id="10698" w:name="_Toc530762315"/>
      <w:bookmarkStart w:id="10699" w:name="_Toc534730861"/>
      <w:bookmarkStart w:id="10700" w:name="_Toc534728434"/>
      <w:bookmarkStart w:id="10701" w:name="_Toc134539870"/>
      <w:bookmarkStart w:id="10702" w:name="_Toc140693316"/>
      <w:bookmarkStart w:id="10703" w:name="_Toc142387616"/>
      <w:bookmarkStart w:id="10704" w:name="_Toc153785829"/>
      <w:bookmarkStart w:id="10705" w:name="_Toc153788689"/>
      <w:bookmarkStart w:id="10706" w:name="_Toc154762633"/>
      <w:bookmarkStart w:id="10707" w:name="_Toc195518841"/>
      <w:bookmarkStart w:id="10708" w:name="_Toc195599805"/>
      <w:bookmarkStart w:id="10709" w:name="_Toc223962191"/>
      <w:bookmarkStart w:id="10710" w:name="_Toc157610065"/>
      <w:r w:rsidRPr="00AC435F">
        <w:t xml:space="preserve">Facilities </w:t>
      </w:r>
      <w:r w:rsidR="00E52C64">
        <w:t>f</w:t>
      </w:r>
      <w:r w:rsidRPr="00AC435F">
        <w:t xml:space="preserve">or The </w:t>
      </w:r>
      <w:bookmarkEnd w:id="10693"/>
      <w:bookmarkEnd w:id="10694"/>
      <w:bookmarkEnd w:id="10695"/>
      <w:bookmarkEnd w:id="10696"/>
      <w:bookmarkEnd w:id="10697"/>
      <w:bookmarkEnd w:id="10698"/>
      <w:bookmarkEnd w:id="10699"/>
      <w:bookmarkEnd w:id="10700"/>
      <w:r>
        <w:t>Employer</w:t>
      </w:r>
      <w:bookmarkEnd w:id="10701"/>
      <w:bookmarkEnd w:id="10702"/>
      <w:bookmarkEnd w:id="10703"/>
      <w:bookmarkEnd w:id="10704"/>
      <w:bookmarkEnd w:id="10705"/>
      <w:bookmarkEnd w:id="10706"/>
      <w:bookmarkEnd w:id="10707"/>
      <w:bookmarkEnd w:id="10708"/>
      <w:bookmarkEnd w:id="10709"/>
    </w:p>
    <w:bookmarkEnd w:id="10710"/>
    <w:p w14:paraId="7A2AEE6B" w14:textId="13BBD6D9" w:rsidR="00AC435F" w:rsidRPr="00AC435F" w:rsidRDefault="00AC435F" w:rsidP="00AC435F">
      <w:r w:rsidRPr="00AC435F">
        <w:t xml:space="preserve">The Contractor shall provide temporary Site office solely for the use of the </w:t>
      </w:r>
      <w:r w:rsidR="00C010E5">
        <w:t>Employer</w:t>
      </w:r>
      <w:r w:rsidRPr="00AC435F">
        <w:t xml:space="preserve"> and the </w:t>
      </w:r>
      <w:r w:rsidR="00C010E5">
        <w:t>Employer</w:t>
      </w:r>
      <w:r w:rsidRPr="00AC435F">
        <w:t xml:space="preserve">’s personnel. These offices shall be provided at the same time as the Contractor mobilises to Site. </w:t>
      </w:r>
    </w:p>
    <w:p w14:paraId="5C098045" w14:textId="5F790B3B" w:rsidR="00AC435F" w:rsidRPr="00AC435F" w:rsidRDefault="00AC435F" w:rsidP="00AC435F">
      <w:r w:rsidRPr="00AC435F">
        <w:t xml:space="preserve">The </w:t>
      </w:r>
      <w:r w:rsidR="00C010E5">
        <w:t>Employer</w:t>
      </w:r>
      <w:r w:rsidRPr="00AC435F">
        <w:t xml:space="preserve">’s site office shall be complete with furnishings which shall include </w:t>
      </w:r>
      <w:r w:rsidR="0052308C">
        <w:t xml:space="preserve">1 </w:t>
      </w:r>
      <w:r w:rsidRPr="00AC435F">
        <w:t xml:space="preserve">desk with chairs, filing cabinets and air conditioning. Facilities such as photocopier, telephones, high-speed internet service (as per Section </w:t>
      </w:r>
      <w:r w:rsidRPr="00AC435F">
        <w:fldChar w:fldCharType="begin"/>
      </w:r>
      <w:r w:rsidRPr="00AC435F">
        <w:instrText xml:space="preserve"> REF _Ref532206336 \r \h </w:instrText>
      </w:r>
      <w:r w:rsidRPr="00AC435F">
        <w:fldChar w:fldCharType="separate"/>
      </w:r>
      <w:r w:rsidR="006D2374">
        <w:t>2.2</w:t>
      </w:r>
      <w:r w:rsidRPr="00AC435F">
        <w:fldChar w:fldCharType="end"/>
      </w:r>
      <w:r w:rsidRPr="00AC435F">
        <w:t xml:space="preserve">), shelving, toilet facilities, kitchen facilities must be </w:t>
      </w:r>
      <w:r w:rsidR="008C00F9" w:rsidRPr="00AC435F">
        <w:t>provided but</w:t>
      </w:r>
      <w:r w:rsidRPr="00AC435F">
        <w:t xml:space="preserve"> may be shared with the Contractor’s personnel. </w:t>
      </w:r>
    </w:p>
    <w:p w14:paraId="738ACB94" w14:textId="24C7796B" w:rsidR="00AC435F" w:rsidRPr="00AC435F" w:rsidRDefault="00AC435F" w:rsidP="00AC435F">
      <w:r w:rsidRPr="00AC435F">
        <w:t xml:space="preserve">All facilities shall be regularly and systematically maintained and cleaned to ensure safe, proper and efficient operation at the responsibility and cost of the Contractor. </w:t>
      </w:r>
    </w:p>
    <w:p w14:paraId="2EB0D7EA" w14:textId="5EBDBD60" w:rsidR="00AC435F" w:rsidRPr="00AC435F" w:rsidRDefault="00AC435F" w:rsidP="00AC435F">
      <w:r w:rsidRPr="00AC435F">
        <w:t>On completion of the Works, the Contractor shall remove from site all temporary structures and services including sanitary arrangements and shall rehabilitate all parts of the Site impacted by the Contractor’s temporary structures and services.</w:t>
      </w:r>
    </w:p>
    <w:p w14:paraId="5157FC41" w14:textId="7B183C66" w:rsidR="00AC435F" w:rsidRPr="00AC435F" w:rsidRDefault="008C00F9" w:rsidP="00AC435F">
      <w:pPr>
        <w:pStyle w:val="Heading1"/>
      </w:pPr>
      <w:bookmarkStart w:id="10711" w:name="_Toc487547473"/>
      <w:bookmarkStart w:id="10712" w:name="_Toc411610416"/>
      <w:bookmarkStart w:id="10713" w:name="_Toc489859151"/>
      <w:bookmarkStart w:id="10714" w:name="_Toc500342277"/>
      <w:bookmarkStart w:id="10715" w:name="_Toc530687727"/>
      <w:bookmarkStart w:id="10716" w:name="_Toc530762316"/>
      <w:bookmarkStart w:id="10717" w:name="_Ref531792160"/>
      <w:bookmarkStart w:id="10718" w:name="_Ref531792197"/>
      <w:bookmarkStart w:id="10719" w:name="_Ref531792205"/>
      <w:bookmarkStart w:id="10720" w:name="_Ref531793052"/>
      <w:bookmarkStart w:id="10721" w:name="_Ref531944412"/>
      <w:bookmarkStart w:id="10722" w:name="_Ref531951841"/>
      <w:bookmarkStart w:id="10723" w:name="_Ref531951860"/>
      <w:bookmarkStart w:id="10724" w:name="_Ref532215285"/>
      <w:bookmarkStart w:id="10725" w:name="_Toc534728435"/>
      <w:bookmarkStart w:id="10726" w:name="_Ref534805357"/>
      <w:bookmarkStart w:id="10727" w:name="_Ref534805415"/>
      <w:bookmarkStart w:id="10728" w:name="_Ref534805423"/>
      <w:bookmarkStart w:id="10729" w:name="_Ref89160342"/>
      <w:bookmarkStart w:id="10730" w:name="_Toc134539871"/>
      <w:bookmarkStart w:id="10731" w:name="_Toc140693317"/>
      <w:bookmarkStart w:id="10732" w:name="_Toc142387617"/>
      <w:bookmarkStart w:id="10733" w:name="_Toc153785830"/>
      <w:bookmarkStart w:id="10734" w:name="_Toc153788690"/>
      <w:bookmarkStart w:id="10735" w:name="_Toc154762634"/>
      <w:bookmarkStart w:id="10736" w:name="_Toc157610066"/>
      <w:bookmarkStart w:id="10737" w:name="_Ref157780643"/>
      <w:bookmarkStart w:id="10738" w:name="_Toc195518842"/>
      <w:bookmarkStart w:id="10739" w:name="_Toc195599806"/>
      <w:bookmarkStart w:id="10740" w:name="_Toc223962192"/>
      <w:r>
        <w:lastRenderedPageBreak/>
        <w:t xml:space="preserve">Transport, </w:t>
      </w:r>
      <w:bookmarkStart w:id="10741" w:name="_Toc534730862"/>
      <w:r>
        <w:t>Testing and Commissioning</w:t>
      </w:r>
      <w:bookmarkEnd w:id="10711"/>
      <w:bookmarkEnd w:id="10712"/>
      <w:bookmarkEnd w:id="10713"/>
      <w:bookmarkEnd w:id="10714"/>
      <w:bookmarkEnd w:id="10715"/>
      <w:bookmarkEnd w:id="10716"/>
      <w:bookmarkEnd w:id="10717"/>
      <w:bookmarkEnd w:id="10718"/>
      <w:bookmarkEnd w:id="10719"/>
      <w:bookmarkEnd w:id="10720"/>
      <w:bookmarkEnd w:id="10721"/>
      <w:bookmarkEnd w:id="10722"/>
      <w:bookmarkEnd w:id="10723"/>
      <w:bookmarkEnd w:id="10724"/>
      <w:bookmarkEnd w:id="10725"/>
      <w:bookmarkEnd w:id="10726"/>
      <w:bookmarkEnd w:id="10727"/>
      <w:bookmarkEnd w:id="10728"/>
      <w:bookmarkEnd w:id="10729"/>
      <w:bookmarkEnd w:id="10730"/>
      <w:bookmarkEnd w:id="10731"/>
      <w:bookmarkEnd w:id="10732"/>
      <w:bookmarkEnd w:id="10733"/>
      <w:bookmarkEnd w:id="10734"/>
      <w:bookmarkEnd w:id="10735"/>
      <w:bookmarkEnd w:id="10736"/>
      <w:bookmarkEnd w:id="10737"/>
      <w:bookmarkEnd w:id="10738"/>
      <w:bookmarkEnd w:id="10739"/>
      <w:bookmarkEnd w:id="10740"/>
      <w:bookmarkEnd w:id="10741"/>
    </w:p>
    <w:p w14:paraId="3775380F" w14:textId="516954F8" w:rsidR="00AC435F" w:rsidRDefault="00E75BE9" w:rsidP="00AC435F">
      <w:r>
        <w:t>Plant</w:t>
      </w:r>
      <w:r w:rsidR="00AC435F" w:rsidRPr="00AC435F">
        <w:t xml:space="preserve"> specific requirements for commissioning and testing, over and above any requirements contained in the </w:t>
      </w:r>
      <w:r w:rsidR="00582507">
        <w:t xml:space="preserve">Section </w:t>
      </w:r>
      <w:r w:rsidR="00582507">
        <w:fldChar w:fldCharType="begin"/>
      </w:r>
      <w:r w:rsidR="00582507">
        <w:instrText xml:space="preserve"> REF _Ref534801136 \r \h </w:instrText>
      </w:r>
      <w:r w:rsidR="00582507">
        <w:fldChar w:fldCharType="separate"/>
      </w:r>
      <w:r w:rsidR="006D2374">
        <w:t>12</w:t>
      </w:r>
      <w:r w:rsidR="00582507">
        <w:fldChar w:fldCharType="end"/>
      </w:r>
      <w:r w:rsidR="00AC435F" w:rsidRPr="00AC435F">
        <w:t xml:space="preserve"> (which must be adhered to) are described </w:t>
      </w:r>
      <w:r w:rsidR="008F2E53">
        <w:t xml:space="preserve">within the </w:t>
      </w:r>
      <w:r w:rsidR="00AA6013">
        <w:t>T</w:t>
      </w:r>
      <w:r w:rsidR="008F2E53">
        <w:t xml:space="preserve">echnology </w:t>
      </w:r>
      <w:r w:rsidR="00AA6013">
        <w:t>S</w:t>
      </w:r>
      <w:r w:rsidR="008F2E53">
        <w:t xml:space="preserve">pecific </w:t>
      </w:r>
      <w:r w:rsidR="00905586">
        <w:t>ERs</w:t>
      </w:r>
      <w:r w:rsidR="00EF3B4C">
        <w:t xml:space="preserve"> </w:t>
      </w:r>
      <w:r w:rsidR="008F2E53">
        <w:t>and below</w:t>
      </w:r>
      <w:r w:rsidR="00AC435F" w:rsidRPr="00AC435F">
        <w:t>.</w:t>
      </w:r>
    </w:p>
    <w:p w14:paraId="7E8C5B08" w14:textId="225EE346" w:rsidR="004D053A" w:rsidRPr="00F013C5" w:rsidRDefault="00080FC7" w:rsidP="004D053A">
      <w:r w:rsidRPr="00080FC7">
        <w:t xml:space="preserve">The Contractor shall notify the Employer of the date, time and location of all tests a minimum of 10 business days prior to the commencement associated test, unless otherwise stated. The </w:t>
      </w:r>
      <w:r w:rsidR="00472FCD">
        <w:t>Employer</w:t>
      </w:r>
      <w:r w:rsidRPr="00080FC7">
        <w:t xml:space="preserve"> may witness some or all of these tests or may nominate a representative to witness the testing</w:t>
      </w:r>
      <w:r w:rsidR="00AA6013">
        <w:t>.</w:t>
      </w:r>
      <w:bookmarkStart w:id="10742" w:name="_Toc534890985"/>
      <w:bookmarkStart w:id="10743" w:name="_Toc534895260"/>
      <w:bookmarkStart w:id="10744" w:name="_Toc534896175"/>
      <w:bookmarkStart w:id="10745" w:name="_Toc534897089"/>
      <w:bookmarkStart w:id="10746" w:name="_Toc534899602"/>
      <w:bookmarkStart w:id="10747" w:name="_Toc534900516"/>
      <w:bookmarkStart w:id="10748" w:name="_Toc534901430"/>
      <w:bookmarkStart w:id="10749" w:name="_Toc534902345"/>
      <w:bookmarkStart w:id="10750" w:name="_Toc534903259"/>
      <w:bookmarkStart w:id="10751" w:name="_Toc534906001"/>
      <w:bookmarkStart w:id="10752" w:name="_Toc534976658"/>
      <w:bookmarkStart w:id="10753" w:name="_Toc534977572"/>
      <w:bookmarkStart w:id="10754" w:name="_Toc534890986"/>
      <w:bookmarkStart w:id="10755" w:name="_Toc534895261"/>
      <w:bookmarkStart w:id="10756" w:name="_Toc534896176"/>
      <w:bookmarkStart w:id="10757" w:name="_Toc534897090"/>
      <w:bookmarkStart w:id="10758" w:name="_Toc534899603"/>
      <w:bookmarkStart w:id="10759" w:name="_Toc534900517"/>
      <w:bookmarkStart w:id="10760" w:name="_Toc534901431"/>
      <w:bookmarkStart w:id="10761" w:name="_Toc534902346"/>
      <w:bookmarkStart w:id="10762" w:name="_Toc534903260"/>
      <w:bookmarkStart w:id="10763" w:name="_Toc534906002"/>
      <w:bookmarkStart w:id="10764" w:name="_Toc534976659"/>
      <w:bookmarkStart w:id="10765" w:name="_Toc534977573"/>
      <w:bookmarkStart w:id="10766" w:name="_Toc534890988"/>
      <w:bookmarkStart w:id="10767" w:name="_Toc534895263"/>
      <w:bookmarkStart w:id="10768" w:name="_Toc534896178"/>
      <w:bookmarkStart w:id="10769" w:name="_Toc534897092"/>
      <w:bookmarkStart w:id="10770" w:name="_Toc534899605"/>
      <w:bookmarkStart w:id="10771" w:name="_Toc534900519"/>
      <w:bookmarkStart w:id="10772" w:name="_Toc534901433"/>
      <w:bookmarkStart w:id="10773" w:name="_Toc534902348"/>
      <w:bookmarkStart w:id="10774" w:name="_Toc534903262"/>
      <w:bookmarkStart w:id="10775" w:name="_Toc534906004"/>
      <w:bookmarkStart w:id="10776" w:name="_Toc534976661"/>
      <w:bookmarkStart w:id="10777" w:name="_Toc534977575"/>
      <w:bookmarkStart w:id="10778" w:name="_Toc534890989"/>
      <w:bookmarkStart w:id="10779" w:name="_Toc534895264"/>
      <w:bookmarkStart w:id="10780" w:name="_Toc534896179"/>
      <w:bookmarkStart w:id="10781" w:name="_Toc534897093"/>
      <w:bookmarkStart w:id="10782" w:name="_Toc534899606"/>
      <w:bookmarkStart w:id="10783" w:name="_Toc534900520"/>
      <w:bookmarkStart w:id="10784" w:name="_Toc534901434"/>
      <w:bookmarkStart w:id="10785" w:name="_Toc534902349"/>
      <w:bookmarkStart w:id="10786" w:name="_Toc534903263"/>
      <w:bookmarkStart w:id="10787" w:name="_Toc534906005"/>
      <w:bookmarkStart w:id="10788" w:name="_Toc534976662"/>
      <w:bookmarkStart w:id="10789" w:name="_Toc534977576"/>
      <w:bookmarkStart w:id="10790" w:name="_Toc534890990"/>
      <w:bookmarkStart w:id="10791" w:name="_Toc534895265"/>
      <w:bookmarkStart w:id="10792" w:name="_Toc534896180"/>
      <w:bookmarkStart w:id="10793" w:name="_Toc534897094"/>
      <w:bookmarkStart w:id="10794" w:name="_Toc534899607"/>
      <w:bookmarkStart w:id="10795" w:name="_Toc534900521"/>
      <w:bookmarkStart w:id="10796" w:name="_Toc534901435"/>
      <w:bookmarkStart w:id="10797" w:name="_Toc534902350"/>
      <w:bookmarkStart w:id="10798" w:name="_Toc534903264"/>
      <w:bookmarkStart w:id="10799" w:name="_Toc534906006"/>
      <w:bookmarkStart w:id="10800" w:name="_Toc534976663"/>
      <w:bookmarkStart w:id="10801" w:name="_Toc534977577"/>
      <w:bookmarkStart w:id="10802" w:name="_Toc534890991"/>
      <w:bookmarkStart w:id="10803" w:name="_Toc534895266"/>
      <w:bookmarkStart w:id="10804" w:name="_Toc534896181"/>
      <w:bookmarkStart w:id="10805" w:name="_Toc534897095"/>
      <w:bookmarkStart w:id="10806" w:name="_Toc534899608"/>
      <w:bookmarkStart w:id="10807" w:name="_Toc534900522"/>
      <w:bookmarkStart w:id="10808" w:name="_Toc534901436"/>
      <w:bookmarkStart w:id="10809" w:name="_Toc534902351"/>
      <w:bookmarkStart w:id="10810" w:name="_Toc534903265"/>
      <w:bookmarkStart w:id="10811" w:name="_Toc534906007"/>
      <w:bookmarkStart w:id="10812" w:name="_Toc534976664"/>
      <w:bookmarkStart w:id="10813" w:name="_Toc534977578"/>
      <w:bookmarkStart w:id="10814" w:name="_Toc534890992"/>
      <w:bookmarkStart w:id="10815" w:name="_Toc534895267"/>
      <w:bookmarkStart w:id="10816" w:name="_Toc534896182"/>
      <w:bookmarkStart w:id="10817" w:name="_Toc534897096"/>
      <w:bookmarkStart w:id="10818" w:name="_Toc534899609"/>
      <w:bookmarkStart w:id="10819" w:name="_Toc534900523"/>
      <w:bookmarkStart w:id="10820" w:name="_Toc534901437"/>
      <w:bookmarkStart w:id="10821" w:name="_Toc534902352"/>
      <w:bookmarkStart w:id="10822" w:name="_Toc534903266"/>
      <w:bookmarkStart w:id="10823" w:name="_Toc534906008"/>
      <w:bookmarkStart w:id="10824" w:name="_Toc534976665"/>
      <w:bookmarkStart w:id="10825" w:name="_Toc534977579"/>
      <w:bookmarkStart w:id="10826" w:name="_Toc534890993"/>
      <w:bookmarkStart w:id="10827" w:name="_Toc534895268"/>
      <w:bookmarkStart w:id="10828" w:name="_Toc534896183"/>
      <w:bookmarkStart w:id="10829" w:name="_Toc534897097"/>
      <w:bookmarkStart w:id="10830" w:name="_Toc534899610"/>
      <w:bookmarkStart w:id="10831" w:name="_Toc534900524"/>
      <w:bookmarkStart w:id="10832" w:name="_Toc534901438"/>
      <w:bookmarkStart w:id="10833" w:name="_Toc534902353"/>
      <w:bookmarkStart w:id="10834" w:name="_Toc534903267"/>
      <w:bookmarkStart w:id="10835" w:name="_Toc534906009"/>
      <w:bookmarkStart w:id="10836" w:name="_Toc534976666"/>
      <w:bookmarkStart w:id="10837" w:name="_Toc534977580"/>
      <w:bookmarkStart w:id="10838" w:name="_Toc534890994"/>
      <w:bookmarkStart w:id="10839" w:name="_Toc534895269"/>
      <w:bookmarkStart w:id="10840" w:name="_Toc534896184"/>
      <w:bookmarkStart w:id="10841" w:name="_Toc534897098"/>
      <w:bookmarkStart w:id="10842" w:name="_Toc534899611"/>
      <w:bookmarkStart w:id="10843" w:name="_Toc534900525"/>
      <w:bookmarkStart w:id="10844" w:name="_Toc534901439"/>
      <w:bookmarkStart w:id="10845" w:name="_Toc534902354"/>
      <w:bookmarkStart w:id="10846" w:name="_Toc534903268"/>
      <w:bookmarkStart w:id="10847" w:name="_Toc534906010"/>
      <w:bookmarkStart w:id="10848" w:name="_Toc534976667"/>
      <w:bookmarkStart w:id="10849" w:name="_Toc534977581"/>
      <w:bookmarkStart w:id="10850" w:name="_Toc534890995"/>
      <w:bookmarkStart w:id="10851" w:name="_Toc534895270"/>
      <w:bookmarkStart w:id="10852" w:name="_Toc534896185"/>
      <w:bookmarkStart w:id="10853" w:name="_Toc534897099"/>
      <w:bookmarkStart w:id="10854" w:name="_Toc534899612"/>
      <w:bookmarkStart w:id="10855" w:name="_Toc534900526"/>
      <w:bookmarkStart w:id="10856" w:name="_Toc534901440"/>
      <w:bookmarkStart w:id="10857" w:name="_Toc534902355"/>
      <w:bookmarkStart w:id="10858" w:name="_Toc534903269"/>
      <w:bookmarkStart w:id="10859" w:name="_Toc534906011"/>
      <w:bookmarkStart w:id="10860" w:name="_Toc534976668"/>
      <w:bookmarkStart w:id="10861" w:name="_Toc534977582"/>
      <w:bookmarkStart w:id="10862" w:name="_Toc534890996"/>
      <w:bookmarkStart w:id="10863" w:name="_Toc534895271"/>
      <w:bookmarkStart w:id="10864" w:name="_Toc534896186"/>
      <w:bookmarkStart w:id="10865" w:name="_Toc534897100"/>
      <w:bookmarkStart w:id="10866" w:name="_Toc534899613"/>
      <w:bookmarkStart w:id="10867" w:name="_Toc534900527"/>
      <w:bookmarkStart w:id="10868" w:name="_Toc534901441"/>
      <w:bookmarkStart w:id="10869" w:name="_Toc534902356"/>
      <w:bookmarkStart w:id="10870" w:name="_Toc534903270"/>
      <w:bookmarkStart w:id="10871" w:name="_Toc534906012"/>
      <w:bookmarkStart w:id="10872" w:name="_Toc534976669"/>
      <w:bookmarkStart w:id="10873" w:name="_Toc534977583"/>
      <w:bookmarkStart w:id="10874" w:name="_Toc534890997"/>
      <w:bookmarkStart w:id="10875" w:name="_Toc534895272"/>
      <w:bookmarkStart w:id="10876" w:name="_Toc534896187"/>
      <w:bookmarkStart w:id="10877" w:name="_Toc534897101"/>
      <w:bookmarkStart w:id="10878" w:name="_Toc534899614"/>
      <w:bookmarkStart w:id="10879" w:name="_Toc534900528"/>
      <w:bookmarkStart w:id="10880" w:name="_Toc534901442"/>
      <w:bookmarkStart w:id="10881" w:name="_Toc534902357"/>
      <w:bookmarkStart w:id="10882" w:name="_Toc534903271"/>
      <w:bookmarkStart w:id="10883" w:name="_Toc534906013"/>
      <w:bookmarkStart w:id="10884" w:name="_Toc534976670"/>
      <w:bookmarkStart w:id="10885" w:name="_Toc534977584"/>
      <w:bookmarkStart w:id="10886" w:name="_Toc534890998"/>
      <w:bookmarkStart w:id="10887" w:name="_Toc534895273"/>
      <w:bookmarkStart w:id="10888" w:name="_Toc534896188"/>
      <w:bookmarkStart w:id="10889" w:name="_Toc534897102"/>
      <w:bookmarkStart w:id="10890" w:name="_Toc534899615"/>
      <w:bookmarkStart w:id="10891" w:name="_Toc534900529"/>
      <w:bookmarkStart w:id="10892" w:name="_Toc534901443"/>
      <w:bookmarkStart w:id="10893" w:name="_Toc534902358"/>
      <w:bookmarkStart w:id="10894" w:name="_Toc534903272"/>
      <w:bookmarkStart w:id="10895" w:name="_Toc534906014"/>
      <w:bookmarkStart w:id="10896" w:name="_Toc534976671"/>
      <w:bookmarkStart w:id="10897" w:name="_Toc534977585"/>
      <w:bookmarkStart w:id="10898" w:name="_Toc534891002"/>
      <w:bookmarkStart w:id="10899" w:name="_Toc534895277"/>
      <w:bookmarkStart w:id="10900" w:name="_Toc534896192"/>
      <w:bookmarkStart w:id="10901" w:name="_Toc534897106"/>
      <w:bookmarkStart w:id="10902" w:name="_Toc534899619"/>
      <w:bookmarkStart w:id="10903" w:name="_Toc534900533"/>
      <w:bookmarkStart w:id="10904" w:name="_Toc534901447"/>
      <w:bookmarkStart w:id="10905" w:name="_Toc534902362"/>
      <w:bookmarkStart w:id="10906" w:name="_Toc534903276"/>
      <w:bookmarkStart w:id="10907" w:name="_Toc534906018"/>
      <w:bookmarkStart w:id="10908" w:name="_Toc534976675"/>
      <w:bookmarkStart w:id="10909" w:name="_Toc534977589"/>
      <w:bookmarkStart w:id="10910" w:name="_Toc534891004"/>
      <w:bookmarkStart w:id="10911" w:name="_Toc534895279"/>
      <w:bookmarkStart w:id="10912" w:name="_Toc534896194"/>
      <w:bookmarkStart w:id="10913" w:name="_Toc534897108"/>
      <w:bookmarkStart w:id="10914" w:name="_Toc534899621"/>
      <w:bookmarkStart w:id="10915" w:name="_Toc534900535"/>
      <w:bookmarkStart w:id="10916" w:name="_Toc534901449"/>
      <w:bookmarkStart w:id="10917" w:name="_Toc534902364"/>
      <w:bookmarkStart w:id="10918" w:name="_Toc534903278"/>
      <w:bookmarkStart w:id="10919" w:name="_Toc534906020"/>
      <w:bookmarkStart w:id="10920" w:name="_Toc534976677"/>
      <w:bookmarkStart w:id="10921" w:name="_Toc534977591"/>
      <w:bookmarkStart w:id="10922" w:name="_Toc534891008"/>
      <w:bookmarkStart w:id="10923" w:name="_Toc534895283"/>
      <w:bookmarkStart w:id="10924" w:name="_Toc534896198"/>
      <w:bookmarkStart w:id="10925" w:name="_Toc534897112"/>
      <w:bookmarkStart w:id="10926" w:name="_Toc534899625"/>
      <w:bookmarkStart w:id="10927" w:name="_Toc534900539"/>
      <w:bookmarkStart w:id="10928" w:name="_Toc534901453"/>
      <w:bookmarkStart w:id="10929" w:name="_Toc534902368"/>
      <w:bookmarkStart w:id="10930" w:name="_Toc534903282"/>
      <w:bookmarkStart w:id="10931" w:name="_Toc534906024"/>
      <w:bookmarkStart w:id="10932" w:name="_Toc534976681"/>
      <w:bookmarkStart w:id="10933" w:name="_Toc534977595"/>
      <w:bookmarkStart w:id="10934" w:name="_Toc534891010"/>
      <w:bookmarkStart w:id="10935" w:name="_Toc534895285"/>
      <w:bookmarkStart w:id="10936" w:name="_Toc534896200"/>
      <w:bookmarkStart w:id="10937" w:name="_Toc534897114"/>
      <w:bookmarkStart w:id="10938" w:name="_Toc534899627"/>
      <w:bookmarkStart w:id="10939" w:name="_Toc534900541"/>
      <w:bookmarkStart w:id="10940" w:name="_Toc534901455"/>
      <w:bookmarkStart w:id="10941" w:name="_Toc534902370"/>
      <w:bookmarkStart w:id="10942" w:name="_Toc534903284"/>
      <w:bookmarkStart w:id="10943" w:name="_Toc534906026"/>
      <w:bookmarkStart w:id="10944" w:name="_Toc534976683"/>
      <w:bookmarkStart w:id="10945" w:name="_Toc534977597"/>
      <w:bookmarkStart w:id="10946" w:name="_Toc534891011"/>
      <w:bookmarkStart w:id="10947" w:name="_Toc534895286"/>
      <w:bookmarkStart w:id="10948" w:name="_Toc534896201"/>
      <w:bookmarkStart w:id="10949" w:name="_Toc534897115"/>
      <w:bookmarkStart w:id="10950" w:name="_Toc534899628"/>
      <w:bookmarkStart w:id="10951" w:name="_Toc534900542"/>
      <w:bookmarkStart w:id="10952" w:name="_Toc534901456"/>
      <w:bookmarkStart w:id="10953" w:name="_Toc534902371"/>
      <w:bookmarkStart w:id="10954" w:name="_Toc534903285"/>
      <w:bookmarkStart w:id="10955" w:name="_Toc534906027"/>
      <w:bookmarkStart w:id="10956" w:name="_Toc534976684"/>
      <w:bookmarkStart w:id="10957" w:name="_Toc534977598"/>
      <w:bookmarkStart w:id="10958" w:name="_Toc534891012"/>
      <w:bookmarkStart w:id="10959" w:name="_Toc534895287"/>
      <w:bookmarkStart w:id="10960" w:name="_Toc534896202"/>
      <w:bookmarkStart w:id="10961" w:name="_Toc534897116"/>
      <w:bookmarkStart w:id="10962" w:name="_Toc534899629"/>
      <w:bookmarkStart w:id="10963" w:name="_Toc534900543"/>
      <w:bookmarkStart w:id="10964" w:name="_Toc534901457"/>
      <w:bookmarkStart w:id="10965" w:name="_Toc534902372"/>
      <w:bookmarkStart w:id="10966" w:name="_Toc534903286"/>
      <w:bookmarkStart w:id="10967" w:name="_Toc534906028"/>
      <w:bookmarkStart w:id="10968" w:name="_Toc534976685"/>
      <w:bookmarkStart w:id="10969" w:name="_Toc534977599"/>
      <w:bookmarkStart w:id="10970" w:name="_Toc534891013"/>
      <w:bookmarkStart w:id="10971" w:name="_Toc534895288"/>
      <w:bookmarkStart w:id="10972" w:name="_Toc534896203"/>
      <w:bookmarkStart w:id="10973" w:name="_Toc534897117"/>
      <w:bookmarkStart w:id="10974" w:name="_Toc534899630"/>
      <w:bookmarkStart w:id="10975" w:name="_Toc534900544"/>
      <w:bookmarkStart w:id="10976" w:name="_Toc534901458"/>
      <w:bookmarkStart w:id="10977" w:name="_Toc534902373"/>
      <w:bookmarkStart w:id="10978" w:name="_Toc534903287"/>
      <w:bookmarkStart w:id="10979" w:name="_Toc534906029"/>
      <w:bookmarkStart w:id="10980" w:name="_Toc534976686"/>
      <w:bookmarkStart w:id="10981" w:name="_Toc534977600"/>
      <w:bookmarkStart w:id="10982" w:name="_Toc534891014"/>
      <w:bookmarkStart w:id="10983" w:name="_Toc534895289"/>
      <w:bookmarkStart w:id="10984" w:name="_Toc534896204"/>
      <w:bookmarkStart w:id="10985" w:name="_Toc534897118"/>
      <w:bookmarkStart w:id="10986" w:name="_Toc534899631"/>
      <w:bookmarkStart w:id="10987" w:name="_Toc534900545"/>
      <w:bookmarkStart w:id="10988" w:name="_Toc534901459"/>
      <w:bookmarkStart w:id="10989" w:name="_Toc534902374"/>
      <w:bookmarkStart w:id="10990" w:name="_Toc534903288"/>
      <w:bookmarkStart w:id="10991" w:name="_Toc534906030"/>
      <w:bookmarkStart w:id="10992" w:name="_Toc534976687"/>
      <w:bookmarkStart w:id="10993" w:name="_Toc534977601"/>
      <w:bookmarkStart w:id="10994" w:name="_Toc534891016"/>
      <w:bookmarkStart w:id="10995" w:name="_Toc534895291"/>
      <w:bookmarkStart w:id="10996" w:name="_Toc534896206"/>
      <w:bookmarkStart w:id="10997" w:name="_Toc534897120"/>
      <w:bookmarkStart w:id="10998" w:name="_Toc534899633"/>
      <w:bookmarkStart w:id="10999" w:name="_Toc534900547"/>
      <w:bookmarkStart w:id="11000" w:name="_Toc534901461"/>
      <w:bookmarkStart w:id="11001" w:name="_Toc534902376"/>
      <w:bookmarkStart w:id="11002" w:name="_Toc534903290"/>
      <w:bookmarkStart w:id="11003" w:name="_Toc534906032"/>
      <w:bookmarkStart w:id="11004" w:name="_Toc534976689"/>
      <w:bookmarkStart w:id="11005" w:name="_Toc534977603"/>
      <w:bookmarkStart w:id="11006" w:name="_Toc534891017"/>
      <w:bookmarkStart w:id="11007" w:name="_Toc534895292"/>
      <w:bookmarkStart w:id="11008" w:name="_Toc534896207"/>
      <w:bookmarkStart w:id="11009" w:name="_Toc534897121"/>
      <w:bookmarkStart w:id="11010" w:name="_Toc534899634"/>
      <w:bookmarkStart w:id="11011" w:name="_Toc534900548"/>
      <w:bookmarkStart w:id="11012" w:name="_Toc534901462"/>
      <w:bookmarkStart w:id="11013" w:name="_Toc534902377"/>
      <w:bookmarkStart w:id="11014" w:name="_Toc534903291"/>
      <w:bookmarkStart w:id="11015" w:name="_Toc534906033"/>
      <w:bookmarkStart w:id="11016" w:name="_Toc534976690"/>
      <w:bookmarkStart w:id="11017" w:name="_Toc534977604"/>
      <w:bookmarkStart w:id="11018" w:name="_Toc534891019"/>
      <w:bookmarkStart w:id="11019" w:name="_Toc534895294"/>
      <w:bookmarkStart w:id="11020" w:name="_Toc534896209"/>
      <w:bookmarkStart w:id="11021" w:name="_Toc534897123"/>
      <w:bookmarkStart w:id="11022" w:name="_Toc534899636"/>
      <w:bookmarkStart w:id="11023" w:name="_Toc534900550"/>
      <w:bookmarkStart w:id="11024" w:name="_Toc534901464"/>
      <w:bookmarkStart w:id="11025" w:name="_Toc534902379"/>
      <w:bookmarkStart w:id="11026" w:name="_Toc534903293"/>
      <w:bookmarkStart w:id="11027" w:name="_Toc534906035"/>
      <w:bookmarkStart w:id="11028" w:name="_Toc534976692"/>
      <w:bookmarkStart w:id="11029" w:name="_Toc534977606"/>
      <w:bookmarkStart w:id="11030" w:name="_Toc534891020"/>
      <w:bookmarkStart w:id="11031" w:name="_Toc534895295"/>
      <w:bookmarkStart w:id="11032" w:name="_Toc534896210"/>
      <w:bookmarkStart w:id="11033" w:name="_Toc534897124"/>
      <w:bookmarkStart w:id="11034" w:name="_Toc534899637"/>
      <w:bookmarkStart w:id="11035" w:name="_Toc534900551"/>
      <w:bookmarkStart w:id="11036" w:name="_Toc534901465"/>
      <w:bookmarkStart w:id="11037" w:name="_Toc534902380"/>
      <w:bookmarkStart w:id="11038" w:name="_Toc534903294"/>
      <w:bookmarkStart w:id="11039" w:name="_Toc534906036"/>
      <w:bookmarkStart w:id="11040" w:name="_Toc534976693"/>
      <w:bookmarkStart w:id="11041" w:name="_Toc534977607"/>
      <w:bookmarkStart w:id="11042" w:name="_Toc534891021"/>
      <w:bookmarkStart w:id="11043" w:name="_Toc534895296"/>
      <w:bookmarkStart w:id="11044" w:name="_Toc534896211"/>
      <w:bookmarkStart w:id="11045" w:name="_Toc534897125"/>
      <w:bookmarkStart w:id="11046" w:name="_Toc534899638"/>
      <w:bookmarkStart w:id="11047" w:name="_Toc534900552"/>
      <w:bookmarkStart w:id="11048" w:name="_Toc534901466"/>
      <w:bookmarkStart w:id="11049" w:name="_Toc534902381"/>
      <w:bookmarkStart w:id="11050" w:name="_Toc534903295"/>
      <w:bookmarkStart w:id="11051" w:name="_Toc534906037"/>
      <w:bookmarkStart w:id="11052" w:name="_Toc534976694"/>
      <w:bookmarkStart w:id="11053" w:name="_Toc534977608"/>
      <w:bookmarkStart w:id="11054" w:name="_Toc534891022"/>
      <w:bookmarkStart w:id="11055" w:name="_Toc534895297"/>
      <w:bookmarkStart w:id="11056" w:name="_Toc534896212"/>
      <w:bookmarkStart w:id="11057" w:name="_Toc534897126"/>
      <w:bookmarkStart w:id="11058" w:name="_Toc534899639"/>
      <w:bookmarkStart w:id="11059" w:name="_Toc534900553"/>
      <w:bookmarkStart w:id="11060" w:name="_Toc534901467"/>
      <w:bookmarkStart w:id="11061" w:name="_Toc534902382"/>
      <w:bookmarkStart w:id="11062" w:name="_Toc534903296"/>
      <w:bookmarkStart w:id="11063" w:name="_Toc534906038"/>
      <w:bookmarkStart w:id="11064" w:name="_Toc534976695"/>
      <w:bookmarkStart w:id="11065" w:name="_Toc534977609"/>
      <w:bookmarkStart w:id="11066" w:name="_Toc534891023"/>
      <w:bookmarkStart w:id="11067" w:name="_Toc534895298"/>
      <w:bookmarkStart w:id="11068" w:name="_Toc534896213"/>
      <w:bookmarkStart w:id="11069" w:name="_Toc534897127"/>
      <w:bookmarkStart w:id="11070" w:name="_Toc534899640"/>
      <w:bookmarkStart w:id="11071" w:name="_Toc534900554"/>
      <w:bookmarkStart w:id="11072" w:name="_Toc534901468"/>
      <w:bookmarkStart w:id="11073" w:name="_Toc534902383"/>
      <w:bookmarkStart w:id="11074" w:name="_Toc534903297"/>
      <w:bookmarkStart w:id="11075" w:name="_Toc534906039"/>
      <w:bookmarkStart w:id="11076" w:name="_Toc534976696"/>
      <w:bookmarkStart w:id="11077" w:name="_Toc534977610"/>
      <w:bookmarkStart w:id="11078" w:name="_Toc534891024"/>
      <w:bookmarkStart w:id="11079" w:name="_Toc534895299"/>
      <w:bookmarkStart w:id="11080" w:name="_Toc534896214"/>
      <w:bookmarkStart w:id="11081" w:name="_Toc534897128"/>
      <w:bookmarkStart w:id="11082" w:name="_Toc534899641"/>
      <w:bookmarkStart w:id="11083" w:name="_Toc534900555"/>
      <w:bookmarkStart w:id="11084" w:name="_Toc534901469"/>
      <w:bookmarkStart w:id="11085" w:name="_Toc534902384"/>
      <w:bookmarkStart w:id="11086" w:name="_Toc534903298"/>
      <w:bookmarkStart w:id="11087" w:name="_Toc534906040"/>
      <w:bookmarkStart w:id="11088" w:name="_Toc534976697"/>
      <w:bookmarkStart w:id="11089" w:name="_Toc534977611"/>
      <w:bookmarkStart w:id="11090" w:name="_Toc534891025"/>
      <w:bookmarkStart w:id="11091" w:name="_Toc534895300"/>
      <w:bookmarkStart w:id="11092" w:name="_Toc534896215"/>
      <w:bookmarkStart w:id="11093" w:name="_Toc534897129"/>
      <w:bookmarkStart w:id="11094" w:name="_Toc534899642"/>
      <w:bookmarkStart w:id="11095" w:name="_Toc534900556"/>
      <w:bookmarkStart w:id="11096" w:name="_Toc534901470"/>
      <w:bookmarkStart w:id="11097" w:name="_Toc534902385"/>
      <w:bookmarkStart w:id="11098" w:name="_Toc534903299"/>
      <w:bookmarkStart w:id="11099" w:name="_Toc534906041"/>
      <w:bookmarkStart w:id="11100" w:name="_Toc534976698"/>
      <w:bookmarkStart w:id="11101" w:name="_Toc534977612"/>
      <w:bookmarkStart w:id="11102" w:name="_Toc534891026"/>
      <w:bookmarkStart w:id="11103" w:name="_Toc534895301"/>
      <w:bookmarkStart w:id="11104" w:name="_Toc534896216"/>
      <w:bookmarkStart w:id="11105" w:name="_Toc534897130"/>
      <w:bookmarkStart w:id="11106" w:name="_Toc534899643"/>
      <w:bookmarkStart w:id="11107" w:name="_Toc534900557"/>
      <w:bookmarkStart w:id="11108" w:name="_Toc534901471"/>
      <w:bookmarkStart w:id="11109" w:name="_Toc534902386"/>
      <w:bookmarkStart w:id="11110" w:name="_Toc534903300"/>
      <w:bookmarkStart w:id="11111" w:name="_Toc534906042"/>
      <w:bookmarkStart w:id="11112" w:name="_Toc534976699"/>
      <w:bookmarkStart w:id="11113" w:name="_Toc534977613"/>
      <w:bookmarkStart w:id="11114" w:name="_Toc534891027"/>
      <w:bookmarkStart w:id="11115" w:name="_Toc534895302"/>
      <w:bookmarkStart w:id="11116" w:name="_Toc534896217"/>
      <w:bookmarkStart w:id="11117" w:name="_Toc534897131"/>
      <w:bookmarkStart w:id="11118" w:name="_Toc534899644"/>
      <w:bookmarkStart w:id="11119" w:name="_Toc534900558"/>
      <w:bookmarkStart w:id="11120" w:name="_Toc534901472"/>
      <w:bookmarkStart w:id="11121" w:name="_Toc534902387"/>
      <w:bookmarkStart w:id="11122" w:name="_Toc534903301"/>
      <w:bookmarkStart w:id="11123" w:name="_Toc534906043"/>
      <w:bookmarkStart w:id="11124" w:name="_Toc534976700"/>
      <w:bookmarkStart w:id="11125" w:name="_Toc534977614"/>
      <w:bookmarkStart w:id="11126" w:name="_Toc534891028"/>
      <w:bookmarkStart w:id="11127" w:name="_Toc534895303"/>
      <w:bookmarkStart w:id="11128" w:name="_Toc534896218"/>
      <w:bookmarkStart w:id="11129" w:name="_Toc534897132"/>
      <w:bookmarkStart w:id="11130" w:name="_Toc534899645"/>
      <w:bookmarkStart w:id="11131" w:name="_Toc534900559"/>
      <w:bookmarkStart w:id="11132" w:name="_Toc534901473"/>
      <w:bookmarkStart w:id="11133" w:name="_Toc534902388"/>
      <w:bookmarkStart w:id="11134" w:name="_Toc534903302"/>
      <w:bookmarkStart w:id="11135" w:name="_Toc534906044"/>
      <w:bookmarkStart w:id="11136" w:name="_Toc534976701"/>
      <w:bookmarkStart w:id="11137" w:name="_Toc534977615"/>
      <w:bookmarkStart w:id="11138" w:name="_Toc534891029"/>
      <w:bookmarkStart w:id="11139" w:name="_Toc534895304"/>
      <w:bookmarkStart w:id="11140" w:name="_Toc534896219"/>
      <w:bookmarkStart w:id="11141" w:name="_Toc534897133"/>
      <w:bookmarkStart w:id="11142" w:name="_Toc534899646"/>
      <w:bookmarkStart w:id="11143" w:name="_Toc534900560"/>
      <w:bookmarkStart w:id="11144" w:name="_Toc534901474"/>
      <w:bookmarkStart w:id="11145" w:name="_Toc534902389"/>
      <w:bookmarkStart w:id="11146" w:name="_Toc534903303"/>
      <w:bookmarkStart w:id="11147" w:name="_Toc534906045"/>
      <w:bookmarkStart w:id="11148" w:name="_Toc534976702"/>
      <w:bookmarkStart w:id="11149" w:name="_Toc534977616"/>
      <w:bookmarkStart w:id="11150" w:name="_Toc534891030"/>
      <w:bookmarkStart w:id="11151" w:name="_Toc534895305"/>
      <w:bookmarkStart w:id="11152" w:name="_Toc534896220"/>
      <w:bookmarkStart w:id="11153" w:name="_Toc534897134"/>
      <w:bookmarkStart w:id="11154" w:name="_Toc534899647"/>
      <w:bookmarkStart w:id="11155" w:name="_Toc534900561"/>
      <w:bookmarkStart w:id="11156" w:name="_Toc534901475"/>
      <w:bookmarkStart w:id="11157" w:name="_Toc534902390"/>
      <w:bookmarkStart w:id="11158" w:name="_Toc534903304"/>
      <w:bookmarkStart w:id="11159" w:name="_Toc534906046"/>
      <w:bookmarkStart w:id="11160" w:name="_Toc534976703"/>
      <w:bookmarkStart w:id="11161" w:name="_Toc534977617"/>
      <w:bookmarkStart w:id="11162" w:name="_Toc534891031"/>
      <w:bookmarkStart w:id="11163" w:name="_Toc534895306"/>
      <w:bookmarkStart w:id="11164" w:name="_Toc534896221"/>
      <w:bookmarkStart w:id="11165" w:name="_Toc534897135"/>
      <w:bookmarkStart w:id="11166" w:name="_Toc534899648"/>
      <w:bookmarkStart w:id="11167" w:name="_Toc534900562"/>
      <w:bookmarkStart w:id="11168" w:name="_Toc534901476"/>
      <w:bookmarkStart w:id="11169" w:name="_Toc534902391"/>
      <w:bookmarkStart w:id="11170" w:name="_Toc534903305"/>
      <w:bookmarkStart w:id="11171" w:name="_Toc534906047"/>
      <w:bookmarkStart w:id="11172" w:name="_Toc534976704"/>
      <w:bookmarkStart w:id="11173" w:name="_Toc534977618"/>
      <w:bookmarkStart w:id="11174" w:name="_Toc534891032"/>
      <w:bookmarkStart w:id="11175" w:name="_Toc534895307"/>
      <w:bookmarkStart w:id="11176" w:name="_Toc534896222"/>
      <w:bookmarkStart w:id="11177" w:name="_Toc534897136"/>
      <w:bookmarkStart w:id="11178" w:name="_Toc534899649"/>
      <w:bookmarkStart w:id="11179" w:name="_Toc534900563"/>
      <w:bookmarkStart w:id="11180" w:name="_Toc534901477"/>
      <w:bookmarkStart w:id="11181" w:name="_Toc534902392"/>
      <w:bookmarkStart w:id="11182" w:name="_Toc534903306"/>
      <w:bookmarkStart w:id="11183" w:name="_Toc534906048"/>
      <w:bookmarkStart w:id="11184" w:name="_Toc534976705"/>
      <w:bookmarkStart w:id="11185" w:name="_Toc534977619"/>
      <w:bookmarkStart w:id="11186" w:name="_Toc534891033"/>
      <w:bookmarkStart w:id="11187" w:name="_Toc534895308"/>
      <w:bookmarkStart w:id="11188" w:name="_Toc534896223"/>
      <w:bookmarkStart w:id="11189" w:name="_Toc534897137"/>
      <w:bookmarkStart w:id="11190" w:name="_Toc534899650"/>
      <w:bookmarkStart w:id="11191" w:name="_Toc534900564"/>
      <w:bookmarkStart w:id="11192" w:name="_Toc534901478"/>
      <w:bookmarkStart w:id="11193" w:name="_Toc534902393"/>
      <w:bookmarkStart w:id="11194" w:name="_Toc534903307"/>
      <w:bookmarkStart w:id="11195" w:name="_Toc534906049"/>
      <w:bookmarkStart w:id="11196" w:name="_Toc534976706"/>
      <w:bookmarkStart w:id="11197" w:name="_Toc534977620"/>
      <w:bookmarkStart w:id="11198" w:name="_Toc534891034"/>
      <w:bookmarkStart w:id="11199" w:name="_Toc534895309"/>
      <w:bookmarkStart w:id="11200" w:name="_Toc534896224"/>
      <w:bookmarkStart w:id="11201" w:name="_Toc534897138"/>
      <w:bookmarkStart w:id="11202" w:name="_Toc534899651"/>
      <w:bookmarkStart w:id="11203" w:name="_Toc534900565"/>
      <w:bookmarkStart w:id="11204" w:name="_Toc534901479"/>
      <w:bookmarkStart w:id="11205" w:name="_Toc534902394"/>
      <w:bookmarkStart w:id="11206" w:name="_Toc534903308"/>
      <w:bookmarkStart w:id="11207" w:name="_Toc534906050"/>
      <w:bookmarkStart w:id="11208" w:name="_Toc534976707"/>
      <w:bookmarkStart w:id="11209" w:name="_Toc534977621"/>
      <w:bookmarkStart w:id="11210" w:name="_Toc534891035"/>
      <w:bookmarkStart w:id="11211" w:name="_Toc534895310"/>
      <w:bookmarkStart w:id="11212" w:name="_Toc534896225"/>
      <w:bookmarkStart w:id="11213" w:name="_Toc534897139"/>
      <w:bookmarkStart w:id="11214" w:name="_Toc534899652"/>
      <w:bookmarkStart w:id="11215" w:name="_Toc534900566"/>
      <w:bookmarkStart w:id="11216" w:name="_Toc534901480"/>
      <w:bookmarkStart w:id="11217" w:name="_Toc534902395"/>
      <w:bookmarkStart w:id="11218" w:name="_Toc534903309"/>
      <w:bookmarkStart w:id="11219" w:name="_Toc534906051"/>
      <w:bookmarkStart w:id="11220" w:name="_Toc534976708"/>
      <w:bookmarkStart w:id="11221" w:name="_Toc534977622"/>
      <w:bookmarkStart w:id="11222" w:name="_Toc534891036"/>
      <w:bookmarkStart w:id="11223" w:name="_Toc534895311"/>
      <w:bookmarkStart w:id="11224" w:name="_Toc534896226"/>
      <w:bookmarkStart w:id="11225" w:name="_Toc534897140"/>
      <w:bookmarkStart w:id="11226" w:name="_Toc534899653"/>
      <w:bookmarkStart w:id="11227" w:name="_Toc534900567"/>
      <w:bookmarkStart w:id="11228" w:name="_Toc534901481"/>
      <w:bookmarkStart w:id="11229" w:name="_Toc534902396"/>
      <w:bookmarkStart w:id="11230" w:name="_Toc534903310"/>
      <w:bookmarkStart w:id="11231" w:name="_Toc534906052"/>
      <w:bookmarkStart w:id="11232" w:name="_Toc534976709"/>
      <w:bookmarkStart w:id="11233" w:name="_Toc534977623"/>
      <w:bookmarkStart w:id="11234" w:name="_Toc534891037"/>
      <w:bookmarkStart w:id="11235" w:name="_Toc534895312"/>
      <w:bookmarkStart w:id="11236" w:name="_Toc534896227"/>
      <w:bookmarkStart w:id="11237" w:name="_Toc534897141"/>
      <w:bookmarkStart w:id="11238" w:name="_Toc534899654"/>
      <w:bookmarkStart w:id="11239" w:name="_Toc534900568"/>
      <w:bookmarkStart w:id="11240" w:name="_Toc534901482"/>
      <w:bookmarkStart w:id="11241" w:name="_Toc534902397"/>
      <w:bookmarkStart w:id="11242" w:name="_Toc534903311"/>
      <w:bookmarkStart w:id="11243" w:name="_Toc534906053"/>
      <w:bookmarkStart w:id="11244" w:name="_Toc534976710"/>
      <w:bookmarkStart w:id="11245" w:name="_Toc534977624"/>
      <w:bookmarkStart w:id="11246" w:name="_Toc534891038"/>
      <w:bookmarkStart w:id="11247" w:name="_Toc534895313"/>
      <w:bookmarkStart w:id="11248" w:name="_Toc534896228"/>
      <w:bookmarkStart w:id="11249" w:name="_Toc534897142"/>
      <w:bookmarkStart w:id="11250" w:name="_Toc534899655"/>
      <w:bookmarkStart w:id="11251" w:name="_Toc534900569"/>
      <w:bookmarkStart w:id="11252" w:name="_Toc534901483"/>
      <w:bookmarkStart w:id="11253" w:name="_Toc534902398"/>
      <w:bookmarkStart w:id="11254" w:name="_Toc534903312"/>
      <w:bookmarkStart w:id="11255" w:name="_Toc534906054"/>
      <w:bookmarkStart w:id="11256" w:name="_Toc534976711"/>
      <w:bookmarkStart w:id="11257" w:name="_Toc534977625"/>
      <w:bookmarkStart w:id="11258" w:name="_Toc534891040"/>
      <w:bookmarkStart w:id="11259" w:name="_Toc534895315"/>
      <w:bookmarkStart w:id="11260" w:name="_Toc534896230"/>
      <w:bookmarkStart w:id="11261" w:name="_Toc534897144"/>
      <w:bookmarkStart w:id="11262" w:name="_Toc534899657"/>
      <w:bookmarkStart w:id="11263" w:name="_Toc534900571"/>
      <w:bookmarkStart w:id="11264" w:name="_Toc534901485"/>
      <w:bookmarkStart w:id="11265" w:name="_Toc534902400"/>
      <w:bookmarkStart w:id="11266" w:name="_Toc534903314"/>
      <w:bookmarkStart w:id="11267" w:name="_Toc534906056"/>
      <w:bookmarkStart w:id="11268" w:name="_Toc534976713"/>
      <w:bookmarkStart w:id="11269" w:name="_Toc534977627"/>
      <w:bookmarkStart w:id="11270" w:name="_Toc534800702"/>
      <w:bookmarkStart w:id="11271" w:name="_Toc534812009"/>
      <w:bookmarkStart w:id="11272" w:name="_Toc534812425"/>
      <w:bookmarkStart w:id="11273" w:name="_Toc534878080"/>
      <w:bookmarkStart w:id="11274" w:name="_Toc534878496"/>
      <w:bookmarkStart w:id="11275" w:name="_Toc534891484"/>
      <w:bookmarkStart w:id="11276" w:name="_Toc534895759"/>
      <w:bookmarkStart w:id="11277" w:name="_Toc534896674"/>
      <w:bookmarkStart w:id="11278" w:name="_Toc534897588"/>
      <w:bookmarkStart w:id="11279" w:name="_Toc534900101"/>
      <w:bookmarkStart w:id="11280" w:name="_Toc534901015"/>
      <w:bookmarkStart w:id="11281" w:name="_Toc534901929"/>
      <w:bookmarkStart w:id="11282" w:name="_Toc534902844"/>
      <w:bookmarkStart w:id="11283" w:name="_Toc534903758"/>
      <w:bookmarkStart w:id="11284" w:name="_Toc534906500"/>
      <w:bookmarkStart w:id="11285" w:name="_Toc534977157"/>
      <w:bookmarkStart w:id="11286" w:name="_Toc534978071"/>
      <w:bookmarkStart w:id="11287" w:name="_Toc534800703"/>
      <w:bookmarkStart w:id="11288" w:name="_Toc534812010"/>
      <w:bookmarkStart w:id="11289" w:name="_Toc534812426"/>
      <w:bookmarkStart w:id="11290" w:name="_Toc534878081"/>
      <w:bookmarkStart w:id="11291" w:name="_Toc534878497"/>
      <w:bookmarkStart w:id="11292" w:name="_Toc534891485"/>
      <w:bookmarkStart w:id="11293" w:name="_Toc534895760"/>
      <w:bookmarkStart w:id="11294" w:name="_Toc534896675"/>
      <w:bookmarkStart w:id="11295" w:name="_Toc534897589"/>
      <w:bookmarkStart w:id="11296" w:name="_Toc534900102"/>
      <w:bookmarkStart w:id="11297" w:name="_Toc534901016"/>
      <w:bookmarkStart w:id="11298" w:name="_Toc534901930"/>
      <w:bookmarkStart w:id="11299" w:name="_Toc534902845"/>
      <w:bookmarkStart w:id="11300" w:name="_Toc534903759"/>
      <w:bookmarkStart w:id="11301" w:name="_Toc534906501"/>
      <w:bookmarkStart w:id="11302" w:name="_Toc534977158"/>
      <w:bookmarkStart w:id="11303" w:name="_Toc534978072"/>
      <w:bookmarkStart w:id="11304" w:name="_Toc534800704"/>
      <w:bookmarkStart w:id="11305" w:name="_Toc534812011"/>
      <w:bookmarkStart w:id="11306" w:name="_Toc534812427"/>
      <w:bookmarkStart w:id="11307" w:name="_Toc534878082"/>
      <w:bookmarkStart w:id="11308" w:name="_Toc534878498"/>
      <w:bookmarkStart w:id="11309" w:name="_Toc534891486"/>
      <w:bookmarkStart w:id="11310" w:name="_Toc534895761"/>
      <w:bookmarkStart w:id="11311" w:name="_Toc534896676"/>
      <w:bookmarkStart w:id="11312" w:name="_Toc534897590"/>
      <w:bookmarkStart w:id="11313" w:name="_Toc534900103"/>
      <w:bookmarkStart w:id="11314" w:name="_Toc534901017"/>
      <w:bookmarkStart w:id="11315" w:name="_Toc534901931"/>
      <w:bookmarkStart w:id="11316" w:name="_Toc534902846"/>
      <w:bookmarkStart w:id="11317" w:name="_Toc534903760"/>
      <w:bookmarkStart w:id="11318" w:name="_Toc534906502"/>
      <w:bookmarkStart w:id="11319" w:name="_Toc534977159"/>
      <w:bookmarkStart w:id="11320" w:name="_Toc534978073"/>
      <w:bookmarkStart w:id="11321" w:name="_Toc534800705"/>
      <w:bookmarkStart w:id="11322" w:name="_Toc534812012"/>
      <w:bookmarkStart w:id="11323" w:name="_Toc534812428"/>
      <w:bookmarkStart w:id="11324" w:name="_Toc534878083"/>
      <w:bookmarkStart w:id="11325" w:name="_Toc534878499"/>
      <w:bookmarkStart w:id="11326" w:name="_Toc534891487"/>
      <w:bookmarkStart w:id="11327" w:name="_Toc534895762"/>
      <w:bookmarkStart w:id="11328" w:name="_Toc534896677"/>
      <w:bookmarkStart w:id="11329" w:name="_Toc534897591"/>
      <w:bookmarkStart w:id="11330" w:name="_Toc534900104"/>
      <w:bookmarkStart w:id="11331" w:name="_Toc534901018"/>
      <w:bookmarkStart w:id="11332" w:name="_Toc534901932"/>
      <w:bookmarkStart w:id="11333" w:name="_Toc534902847"/>
      <w:bookmarkStart w:id="11334" w:name="_Toc534903761"/>
      <w:bookmarkStart w:id="11335" w:name="_Toc534906503"/>
      <w:bookmarkStart w:id="11336" w:name="_Toc534977160"/>
      <w:bookmarkStart w:id="11337" w:name="_Toc534978074"/>
      <w:bookmarkStart w:id="11338" w:name="_Toc534800706"/>
      <w:bookmarkStart w:id="11339" w:name="_Toc534812013"/>
      <w:bookmarkStart w:id="11340" w:name="_Toc534812429"/>
      <w:bookmarkStart w:id="11341" w:name="_Toc534878084"/>
      <w:bookmarkStart w:id="11342" w:name="_Toc534878500"/>
      <w:bookmarkStart w:id="11343" w:name="_Toc534891488"/>
      <w:bookmarkStart w:id="11344" w:name="_Toc534895763"/>
      <w:bookmarkStart w:id="11345" w:name="_Toc534896678"/>
      <w:bookmarkStart w:id="11346" w:name="_Toc534897592"/>
      <w:bookmarkStart w:id="11347" w:name="_Toc534900105"/>
      <w:bookmarkStart w:id="11348" w:name="_Toc534901019"/>
      <w:bookmarkStart w:id="11349" w:name="_Toc534901933"/>
      <w:bookmarkStart w:id="11350" w:name="_Toc534902848"/>
      <w:bookmarkStart w:id="11351" w:name="_Toc534903762"/>
      <w:bookmarkStart w:id="11352" w:name="_Toc534906504"/>
      <w:bookmarkStart w:id="11353" w:name="_Toc534977161"/>
      <w:bookmarkStart w:id="11354" w:name="_Toc534978075"/>
      <w:bookmarkStart w:id="11355" w:name="_Toc534800707"/>
      <w:bookmarkStart w:id="11356" w:name="_Toc534812014"/>
      <w:bookmarkStart w:id="11357" w:name="_Toc534812430"/>
      <w:bookmarkStart w:id="11358" w:name="_Toc534878085"/>
      <w:bookmarkStart w:id="11359" w:name="_Toc534878501"/>
      <w:bookmarkStart w:id="11360" w:name="_Toc534891489"/>
      <w:bookmarkStart w:id="11361" w:name="_Toc534895764"/>
      <w:bookmarkStart w:id="11362" w:name="_Toc534896679"/>
      <w:bookmarkStart w:id="11363" w:name="_Toc534897593"/>
      <w:bookmarkStart w:id="11364" w:name="_Toc534900106"/>
      <w:bookmarkStart w:id="11365" w:name="_Toc534901020"/>
      <w:bookmarkStart w:id="11366" w:name="_Toc534901934"/>
      <w:bookmarkStart w:id="11367" w:name="_Toc534902849"/>
      <w:bookmarkStart w:id="11368" w:name="_Toc534903763"/>
      <w:bookmarkStart w:id="11369" w:name="_Toc534906505"/>
      <w:bookmarkStart w:id="11370" w:name="_Toc534977162"/>
      <w:bookmarkStart w:id="11371" w:name="_Toc534978076"/>
      <w:bookmarkStart w:id="11372" w:name="_Toc534800708"/>
      <w:bookmarkStart w:id="11373" w:name="_Toc534812015"/>
      <w:bookmarkStart w:id="11374" w:name="_Toc534812431"/>
      <w:bookmarkStart w:id="11375" w:name="_Toc534878086"/>
      <w:bookmarkStart w:id="11376" w:name="_Toc534878502"/>
      <w:bookmarkStart w:id="11377" w:name="_Toc534891490"/>
      <w:bookmarkStart w:id="11378" w:name="_Toc534895765"/>
      <w:bookmarkStart w:id="11379" w:name="_Toc534896680"/>
      <w:bookmarkStart w:id="11380" w:name="_Toc534897594"/>
      <w:bookmarkStart w:id="11381" w:name="_Toc534900107"/>
      <w:bookmarkStart w:id="11382" w:name="_Toc534901021"/>
      <w:bookmarkStart w:id="11383" w:name="_Toc534901935"/>
      <w:bookmarkStart w:id="11384" w:name="_Toc534902850"/>
      <w:bookmarkStart w:id="11385" w:name="_Toc534903764"/>
      <w:bookmarkStart w:id="11386" w:name="_Toc534906506"/>
      <w:bookmarkStart w:id="11387" w:name="_Toc534977163"/>
      <w:bookmarkStart w:id="11388" w:name="_Toc534978077"/>
      <w:bookmarkStart w:id="11389" w:name="_Toc534800709"/>
      <w:bookmarkStart w:id="11390" w:name="_Toc534812016"/>
      <w:bookmarkStart w:id="11391" w:name="_Toc534812432"/>
      <w:bookmarkStart w:id="11392" w:name="_Toc534878087"/>
      <w:bookmarkStart w:id="11393" w:name="_Toc534878503"/>
      <w:bookmarkStart w:id="11394" w:name="_Toc534891491"/>
      <w:bookmarkStart w:id="11395" w:name="_Toc534895766"/>
      <w:bookmarkStart w:id="11396" w:name="_Toc534896681"/>
      <w:bookmarkStart w:id="11397" w:name="_Toc534897595"/>
      <w:bookmarkStart w:id="11398" w:name="_Toc534900108"/>
      <w:bookmarkStart w:id="11399" w:name="_Toc534901022"/>
      <w:bookmarkStart w:id="11400" w:name="_Toc534901936"/>
      <w:bookmarkStart w:id="11401" w:name="_Toc534902851"/>
      <w:bookmarkStart w:id="11402" w:name="_Toc534903765"/>
      <w:bookmarkStart w:id="11403" w:name="_Toc534906507"/>
      <w:bookmarkStart w:id="11404" w:name="_Toc534977164"/>
      <w:bookmarkStart w:id="11405" w:name="_Toc534978078"/>
      <w:bookmarkStart w:id="11406" w:name="_Toc534800710"/>
      <w:bookmarkStart w:id="11407" w:name="_Toc534812017"/>
      <w:bookmarkStart w:id="11408" w:name="_Toc534812433"/>
      <w:bookmarkStart w:id="11409" w:name="_Toc534878088"/>
      <w:bookmarkStart w:id="11410" w:name="_Toc534878504"/>
      <w:bookmarkStart w:id="11411" w:name="_Toc534891492"/>
      <w:bookmarkStart w:id="11412" w:name="_Toc534895767"/>
      <w:bookmarkStart w:id="11413" w:name="_Toc534896682"/>
      <w:bookmarkStart w:id="11414" w:name="_Toc534897596"/>
      <w:bookmarkStart w:id="11415" w:name="_Toc534900109"/>
      <w:bookmarkStart w:id="11416" w:name="_Toc534901023"/>
      <w:bookmarkStart w:id="11417" w:name="_Toc534901937"/>
      <w:bookmarkStart w:id="11418" w:name="_Toc534902852"/>
      <w:bookmarkStart w:id="11419" w:name="_Toc534903766"/>
      <w:bookmarkStart w:id="11420" w:name="_Toc534906508"/>
      <w:bookmarkStart w:id="11421" w:name="_Toc534977165"/>
      <w:bookmarkStart w:id="11422" w:name="_Toc534978079"/>
      <w:bookmarkStart w:id="11423" w:name="_Toc534800711"/>
      <w:bookmarkStart w:id="11424" w:name="_Toc534812018"/>
      <w:bookmarkStart w:id="11425" w:name="_Toc534812434"/>
      <w:bookmarkStart w:id="11426" w:name="_Toc534878089"/>
      <w:bookmarkStart w:id="11427" w:name="_Toc534878505"/>
      <w:bookmarkStart w:id="11428" w:name="_Toc534891493"/>
      <w:bookmarkStart w:id="11429" w:name="_Toc534895768"/>
      <w:bookmarkStart w:id="11430" w:name="_Toc534896683"/>
      <w:bookmarkStart w:id="11431" w:name="_Toc534897597"/>
      <w:bookmarkStart w:id="11432" w:name="_Toc534900110"/>
      <w:bookmarkStart w:id="11433" w:name="_Toc534901024"/>
      <w:bookmarkStart w:id="11434" w:name="_Toc534901938"/>
      <w:bookmarkStart w:id="11435" w:name="_Toc534902853"/>
      <w:bookmarkStart w:id="11436" w:name="_Toc534903767"/>
      <w:bookmarkStart w:id="11437" w:name="_Toc534906509"/>
      <w:bookmarkStart w:id="11438" w:name="_Toc534977166"/>
      <w:bookmarkStart w:id="11439" w:name="_Toc534978080"/>
      <w:bookmarkStart w:id="11440" w:name="_Toc534800712"/>
      <w:bookmarkStart w:id="11441" w:name="_Toc534812019"/>
      <w:bookmarkStart w:id="11442" w:name="_Toc534812435"/>
      <w:bookmarkStart w:id="11443" w:name="_Toc534878090"/>
      <w:bookmarkStart w:id="11444" w:name="_Toc534878506"/>
      <w:bookmarkStart w:id="11445" w:name="_Toc534891494"/>
      <w:bookmarkStart w:id="11446" w:name="_Toc534895769"/>
      <w:bookmarkStart w:id="11447" w:name="_Toc534896684"/>
      <w:bookmarkStart w:id="11448" w:name="_Toc534897598"/>
      <w:bookmarkStart w:id="11449" w:name="_Toc534900111"/>
      <w:bookmarkStart w:id="11450" w:name="_Toc534901025"/>
      <w:bookmarkStart w:id="11451" w:name="_Toc534901939"/>
      <w:bookmarkStart w:id="11452" w:name="_Toc534902854"/>
      <w:bookmarkStart w:id="11453" w:name="_Toc534903768"/>
      <w:bookmarkStart w:id="11454" w:name="_Toc534906510"/>
      <w:bookmarkStart w:id="11455" w:name="_Toc534977167"/>
      <w:bookmarkStart w:id="11456" w:name="_Toc534978081"/>
      <w:bookmarkStart w:id="11457" w:name="_Toc534800713"/>
      <w:bookmarkStart w:id="11458" w:name="_Toc534812020"/>
      <w:bookmarkStart w:id="11459" w:name="_Toc534812436"/>
      <w:bookmarkStart w:id="11460" w:name="_Toc534878091"/>
      <w:bookmarkStart w:id="11461" w:name="_Toc534878507"/>
      <w:bookmarkStart w:id="11462" w:name="_Toc534891495"/>
      <w:bookmarkStart w:id="11463" w:name="_Toc534895770"/>
      <w:bookmarkStart w:id="11464" w:name="_Toc534896685"/>
      <w:bookmarkStart w:id="11465" w:name="_Toc534897599"/>
      <w:bookmarkStart w:id="11466" w:name="_Toc534900112"/>
      <w:bookmarkStart w:id="11467" w:name="_Toc534901026"/>
      <w:bookmarkStart w:id="11468" w:name="_Toc534901940"/>
      <w:bookmarkStart w:id="11469" w:name="_Toc534902855"/>
      <w:bookmarkStart w:id="11470" w:name="_Toc534903769"/>
      <w:bookmarkStart w:id="11471" w:name="_Toc534906511"/>
      <w:bookmarkStart w:id="11472" w:name="_Toc534977168"/>
      <w:bookmarkStart w:id="11473" w:name="_Toc534978082"/>
      <w:bookmarkStart w:id="11474" w:name="_Toc534800714"/>
      <w:bookmarkStart w:id="11475" w:name="_Toc534812021"/>
      <w:bookmarkStart w:id="11476" w:name="_Toc534812437"/>
      <w:bookmarkStart w:id="11477" w:name="_Toc534878092"/>
      <w:bookmarkStart w:id="11478" w:name="_Toc534878508"/>
      <w:bookmarkStart w:id="11479" w:name="_Toc534891496"/>
      <w:bookmarkStart w:id="11480" w:name="_Toc534895771"/>
      <w:bookmarkStart w:id="11481" w:name="_Toc534896686"/>
      <w:bookmarkStart w:id="11482" w:name="_Toc534897600"/>
      <w:bookmarkStart w:id="11483" w:name="_Toc534900113"/>
      <w:bookmarkStart w:id="11484" w:name="_Toc534901027"/>
      <w:bookmarkStart w:id="11485" w:name="_Toc534901941"/>
      <w:bookmarkStart w:id="11486" w:name="_Toc534902856"/>
      <w:bookmarkStart w:id="11487" w:name="_Toc534903770"/>
      <w:bookmarkStart w:id="11488" w:name="_Toc534906512"/>
      <w:bookmarkStart w:id="11489" w:name="_Toc534977169"/>
      <w:bookmarkStart w:id="11490" w:name="_Toc534978083"/>
      <w:bookmarkStart w:id="11491" w:name="_Toc534800715"/>
      <w:bookmarkStart w:id="11492" w:name="_Toc534812022"/>
      <w:bookmarkStart w:id="11493" w:name="_Toc534812438"/>
      <w:bookmarkStart w:id="11494" w:name="_Toc534878093"/>
      <w:bookmarkStart w:id="11495" w:name="_Toc534878509"/>
      <w:bookmarkStart w:id="11496" w:name="_Toc534891497"/>
      <w:bookmarkStart w:id="11497" w:name="_Toc534895772"/>
      <w:bookmarkStart w:id="11498" w:name="_Toc534896687"/>
      <w:bookmarkStart w:id="11499" w:name="_Toc534897601"/>
      <w:bookmarkStart w:id="11500" w:name="_Toc534900114"/>
      <w:bookmarkStart w:id="11501" w:name="_Toc534901028"/>
      <w:bookmarkStart w:id="11502" w:name="_Toc534901942"/>
      <w:bookmarkStart w:id="11503" w:name="_Toc534902857"/>
      <w:bookmarkStart w:id="11504" w:name="_Toc534903771"/>
      <w:bookmarkStart w:id="11505" w:name="_Toc534906513"/>
      <w:bookmarkStart w:id="11506" w:name="_Toc534977170"/>
      <w:bookmarkStart w:id="11507" w:name="_Toc534978084"/>
      <w:bookmarkStart w:id="11508" w:name="_Toc534800719"/>
      <w:bookmarkStart w:id="11509" w:name="_Toc534812026"/>
      <w:bookmarkStart w:id="11510" w:name="_Toc534812442"/>
      <w:bookmarkStart w:id="11511" w:name="_Toc534878097"/>
      <w:bookmarkStart w:id="11512" w:name="_Toc534878513"/>
      <w:bookmarkStart w:id="11513" w:name="_Toc534891501"/>
      <w:bookmarkStart w:id="11514" w:name="_Toc534895776"/>
      <w:bookmarkStart w:id="11515" w:name="_Toc534896691"/>
      <w:bookmarkStart w:id="11516" w:name="_Toc534897605"/>
      <w:bookmarkStart w:id="11517" w:name="_Toc534900118"/>
      <w:bookmarkStart w:id="11518" w:name="_Toc534901032"/>
      <w:bookmarkStart w:id="11519" w:name="_Toc534901946"/>
      <w:bookmarkStart w:id="11520" w:name="_Toc534902861"/>
      <w:bookmarkStart w:id="11521" w:name="_Toc534903775"/>
      <w:bookmarkStart w:id="11522" w:name="_Toc534906517"/>
      <w:bookmarkStart w:id="11523" w:name="_Toc534977174"/>
      <w:bookmarkStart w:id="11524" w:name="_Toc534978088"/>
      <w:bookmarkStart w:id="11525" w:name="_Toc534800720"/>
      <w:bookmarkStart w:id="11526" w:name="_Toc534812027"/>
      <w:bookmarkStart w:id="11527" w:name="_Toc534812443"/>
      <w:bookmarkStart w:id="11528" w:name="_Toc534878098"/>
      <w:bookmarkStart w:id="11529" w:name="_Toc534878514"/>
      <w:bookmarkStart w:id="11530" w:name="_Toc534891502"/>
      <w:bookmarkStart w:id="11531" w:name="_Toc534895777"/>
      <w:bookmarkStart w:id="11532" w:name="_Toc534896692"/>
      <w:bookmarkStart w:id="11533" w:name="_Toc534897606"/>
      <w:bookmarkStart w:id="11534" w:name="_Toc534900119"/>
      <w:bookmarkStart w:id="11535" w:name="_Toc534901033"/>
      <w:bookmarkStart w:id="11536" w:name="_Toc534901947"/>
      <w:bookmarkStart w:id="11537" w:name="_Toc534902862"/>
      <w:bookmarkStart w:id="11538" w:name="_Toc534903776"/>
      <w:bookmarkStart w:id="11539" w:name="_Toc534906518"/>
      <w:bookmarkStart w:id="11540" w:name="_Toc534977175"/>
      <w:bookmarkStart w:id="11541" w:name="_Toc534978089"/>
      <w:bookmarkStart w:id="11542" w:name="_Toc534800721"/>
      <w:bookmarkStart w:id="11543" w:name="_Toc534812028"/>
      <w:bookmarkStart w:id="11544" w:name="_Toc534812444"/>
      <w:bookmarkStart w:id="11545" w:name="_Toc534878099"/>
      <w:bookmarkStart w:id="11546" w:name="_Toc534878515"/>
      <w:bookmarkStart w:id="11547" w:name="_Toc534891503"/>
      <w:bookmarkStart w:id="11548" w:name="_Toc534895778"/>
      <w:bookmarkStart w:id="11549" w:name="_Toc534896693"/>
      <w:bookmarkStart w:id="11550" w:name="_Toc534897607"/>
      <w:bookmarkStart w:id="11551" w:name="_Toc534900120"/>
      <w:bookmarkStart w:id="11552" w:name="_Toc534901034"/>
      <w:bookmarkStart w:id="11553" w:name="_Toc534901948"/>
      <w:bookmarkStart w:id="11554" w:name="_Toc534902863"/>
      <w:bookmarkStart w:id="11555" w:name="_Toc534903777"/>
      <w:bookmarkStart w:id="11556" w:name="_Toc534906519"/>
      <w:bookmarkStart w:id="11557" w:name="_Toc534977176"/>
      <w:bookmarkStart w:id="11558" w:name="_Toc534978090"/>
      <w:bookmarkStart w:id="11559" w:name="_Toc534800722"/>
      <w:bookmarkStart w:id="11560" w:name="_Toc534812029"/>
      <w:bookmarkStart w:id="11561" w:name="_Toc534812445"/>
      <w:bookmarkStart w:id="11562" w:name="_Toc534878100"/>
      <w:bookmarkStart w:id="11563" w:name="_Toc534878516"/>
      <w:bookmarkStart w:id="11564" w:name="_Toc534891504"/>
      <w:bookmarkStart w:id="11565" w:name="_Toc534895779"/>
      <w:bookmarkStart w:id="11566" w:name="_Toc534896694"/>
      <w:bookmarkStart w:id="11567" w:name="_Toc534897608"/>
      <w:bookmarkStart w:id="11568" w:name="_Toc534900121"/>
      <w:bookmarkStart w:id="11569" w:name="_Toc534901035"/>
      <w:bookmarkStart w:id="11570" w:name="_Toc534901949"/>
      <w:bookmarkStart w:id="11571" w:name="_Toc534902864"/>
      <w:bookmarkStart w:id="11572" w:name="_Toc534903778"/>
      <w:bookmarkStart w:id="11573" w:name="_Toc534906520"/>
      <w:bookmarkStart w:id="11574" w:name="_Toc534977177"/>
      <w:bookmarkStart w:id="11575" w:name="_Toc534978091"/>
      <w:bookmarkStart w:id="11576" w:name="_Toc534800723"/>
      <w:bookmarkStart w:id="11577" w:name="_Toc534812030"/>
      <w:bookmarkStart w:id="11578" w:name="_Toc534812446"/>
      <w:bookmarkStart w:id="11579" w:name="_Toc534878101"/>
      <w:bookmarkStart w:id="11580" w:name="_Toc534878517"/>
      <w:bookmarkStart w:id="11581" w:name="_Toc534891505"/>
      <w:bookmarkStart w:id="11582" w:name="_Toc534895780"/>
      <w:bookmarkStart w:id="11583" w:name="_Toc534896695"/>
      <w:bookmarkStart w:id="11584" w:name="_Toc534897609"/>
      <w:bookmarkStart w:id="11585" w:name="_Toc534900122"/>
      <w:bookmarkStart w:id="11586" w:name="_Toc534901036"/>
      <w:bookmarkStart w:id="11587" w:name="_Toc534901950"/>
      <w:bookmarkStart w:id="11588" w:name="_Toc534902865"/>
      <w:bookmarkStart w:id="11589" w:name="_Toc534903779"/>
      <w:bookmarkStart w:id="11590" w:name="_Toc534906521"/>
      <w:bookmarkStart w:id="11591" w:name="_Toc534977178"/>
      <w:bookmarkStart w:id="11592" w:name="_Toc534978092"/>
      <w:bookmarkStart w:id="11593" w:name="_Toc534800724"/>
      <w:bookmarkStart w:id="11594" w:name="_Toc534812031"/>
      <w:bookmarkStart w:id="11595" w:name="_Toc534812447"/>
      <w:bookmarkStart w:id="11596" w:name="_Toc534878102"/>
      <w:bookmarkStart w:id="11597" w:name="_Toc534878518"/>
      <w:bookmarkStart w:id="11598" w:name="_Toc534891506"/>
      <w:bookmarkStart w:id="11599" w:name="_Toc534895781"/>
      <w:bookmarkStart w:id="11600" w:name="_Toc534896696"/>
      <w:bookmarkStart w:id="11601" w:name="_Toc534897610"/>
      <w:bookmarkStart w:id="11602" w:name="_Toc534900123"/>
      <w:bookmarkStart w:id="11603" w:name="_Toc534901037"/>
      <w:bookmarkStart w:id="11604" w:name="_Toc534901951"/>
      <w:bookmarkStart w:id="11605" w:name="_Toc534902866"/>
      <w:bookmarkStart w:id="11606" w:name="_Toc534903780"/>
      <w:bookmarkStart w:id="11607" w:name="_Toc534906522"/>
      <w:bookmarkStart w:id="11608" w:name="_Toc534977179"/>
      <w:bookmarkStart w:id="11609" w:name="_Toc534978093"/>
      <w:bookmarkStart w:id="11610" w:name="_Toc534800725"/>
      <w:bookmarkStart w:id="11611" w:name="_Toc534812032"/>
      <w:bookmarkStart w:id="11612" w:name="_Toc534812448"/>
      <w:bookmarkStart w:id="11613" w:name="_Toc534878103"/>
      <w:bookmarkStart w:id="11614" w:name="_Toc534878519"/>
      <w:bookmarkStart w:id="11615" w:name="_Toc534891507"/>
      <w:bookmarkStart w:id="11616" w:name="_Toc534895782"/>
      <w:bookmarkStart w:id="11617" w:name="_Toc534896697"/>
      <w:bookmarkStart w:id="11618" w:name="_Toc534897611"/>
      <w:bookmarkStart w:id="11619" w:name="_Toc534900124"/>
      <w:bookmarkStart w:id="11620" w:name="_Toc534901038"/>
      <w:bookmarkStart w:id="11621" w:name="_Toc534901952"/>
      <w:bookmarkStart w:id="11622" w:name="_Toc534902867"/>
      <w:bookmarkStart w:id="11623" w:name="_Toc534903781"/>
      <w:bookmarkStart w:id="11624" w:name="_Toc534906523"/>
      <w:bookmarkStart w:id="11625" w:name="_Toc534977180"/>
      <w:bookmarkStart w:id="11626" w:name="_Toc534978094"/>
      <w:bookmarkStart w:id="11627" w:name="_Toc534800726"/>
      <w:bookmarkStart w:id="11628" w:name="_Toc534812033"/>
      <w:bookmarkStart w:id="11629" w:name="_Toc534812449"/>
      <w:bookmarkStart w:id="11630" w:name="_Toc534878104"/>
      <w:bookmarkStart w:id="11631" w:name="_Toc534878520"/>
      <w:bookmarkStart w:id="11632" w:name="_Toc534891508"/>
      <w:bookmarkStart w:id="11633" w:name="_Toc534895783"/>
      <w:bookmarkStart w:id="11634" w:name="_Toc534896698"/>
      <w:bookmarkStart w:id="11635" w:name="_Toc534897612"/>
      <w:bookmarkStart w:id="11636" w:name="_Toc534900125"/>
      <w:bookmarkStart w:id="11637" w:name="_Toc534901039"/>
      <w:bookmarkStart w:id="11638" w:name="_Toc534901953"/>
      <w:bookmarkStart w:id="11639" w:name="_Toc534902868"/>
      <w:bookmarkStart w:id="11640" w:name="_Toc534903782"/>
      <w:bookmarkStart w:id="11641" w:name="_Toc534906524"/>
      <w:bookmarkStart w:id="11642" w:name="_Toc534977181"/>
      <w:bookmarkStart w:id="11643" w:name="_Toc534978095"/>
      <w:bookmarkStart w:id="11644" w:name="_Toc534800727"/>
      <w:bookmarkStart w:id="11645" w:name="_Toc534812034"/>
      <w:bookmarkStart w:id="11646" w:name="_Toc534812450"/>
      <w:bookmarkStart w:id="11647" w:name="_Toc534878105"/>
      <w:bookmarkStart w:id="11648" w:name="_Toc534878521"/>
      <w:bookmarkStart w:id="11649" w:name="_Toc534891509"/>
      <w:bookmarkStart w:id="11650" w:name="_Toc534895784"/>
      <w:bookmarkStart w:id="11651" w:name="_Toc534896699"/>
      <w:bookmarkStart w:id="11652" w:name="_Toc534897613"/>
      <w:bookmarkStart w:id="11653" w:name="_Toc534900126"/>
      <w:bookmarkStart w:id="11654" w:name="_Toc534901040"/>
      <w:bookmarkStart w:id="11655" w:name="_Toc534901954"/>
      <w:bookmarkStart w:id="11656" w:name="_Toc534902869"/>
      <w:bookmarkStart w:id="11657" w:name="_Toc534903783"/>
      <w:bookmarkStart w:id="11658" w:name="_Toc534906525"/>
      <w:bookmarkStart w:id="11659" w:name="_Toc534977182"/>
      <w:bookmarkStart w:id="11660" w:name="_Toc534978096"/>
      <w:bookmarkStart w:id="11661" w:name="_Toc534800728"/>
      <w:bookmarkStart w:id="11662" w:name="_Toc534812035"/>
      <w:bookmarkStart w:id="11663" w:name="_Toc534812451"/>
      <w:bookmarkStart w:id="11664" w:name="_Toc534878106"/>
      <w:bookmarkStart w:id="11665" w:name="_Toc534878522"/>
      <w:bookmarkStart w:id="11666" w:name="_Toc534891510"/>
      <w:bookmarkStart w:id="11667" w:name="_Toc534895785"/>
      <w:bookmarkStart w:id="11668" w:name="_Toc534896700"/>
      <w:bookmarkStart w:id="11669" w:name="_Toc534897614"/>
      <w:bookmarkStart w:id="11670" w:name="_Toc534900127"/>
      <w:bookmarkStart w:id="11671" w:name="_Toc534901041"/>
      <w:bookmarkStart w:id="11672" w:name="_Toc534901955"/>
      <w:bookmarkStart w:id="11673" w:name="_Toc534902870"/>
      <w:bookmarkStart w:id="11674" w:name="_Toc534903784"/>
      <w:bookmarkStart w:id="11675" w:name="_Toc534906526"/>
      <w:bookmarkStart w:id="11676" w:name="_Toc534977183"/>
      <w:bookmarkStart w:id="11677" w:name="_Toc534978097"/>
      <w:bookmarkStart w:id="11678" w:name="_Toc534800729"/>
      <w:bookmarkStart w:id="11679" w:name="_Toc534812036"/>
      <w:bookmarkStart w:id="11680" w:name="_Toc534812452"/>
      <w:bookmarkStart w:id="11681" w:name="_Toc534878107"/>
      <w:bookmarkStart w:id="11682" w:name="_Toc534878523"/>
      <w:bookmarkStart w:id="11683" w:name="_Toc534891511"/>
      <w:bookmarkStart w:id="11684" w:name="_Toc534895786"/>
      <w:bookmarkStart w:id="11685" w:name="_Toc534896701"/>
      <w:bookmarkStart w:id="11686" w:name="_Toc534897615"/>
      <w:bookmarkStart w:id="11687" w:name="_Toc534900128"/>
      <w:bookmarkStart w:id="11688" w:name="_Toc534901042"/>
      <w:bookmarkStart w:id="11689" w:name="_Toc534901956"/>
      <w:bookmarkStart w:id="11690" w:name="_Toc534902871"/>
      <w:bookmarkStart w:id="11691" w:name="_Toc534903785"/>
      <w:bookmarkStart w:id="11692" w:name="_Toc534906527"/>
      <w:bookmarkStart w:id="11693" w:name="_Toc534977184"/>
      <w:bookmarkStart w:id="11694" w:name="_Toc534978098"/>
      <w:bookmarkStart w:id="11695" w:name="_Toc534800730"/>
      <w:bookmarkStart w:id="11696" w:name="_Toc534812037"/>
      <w:bookmarkStart w:id="11697" w:name="_Toc534812453"/>
      <w:bookmarkStart w:id="11698" w:name="_Toc534878108"/>
      <w:bookmarkStart w:id="11699" w:name="_Toc534878524"/>
      <w:bookmarkStart w:id="11700" w:name="_Toc534891512"/>
      <w:bookmarkStart w:id="11701" w:name="_Toc534895787"/>
      <w:bookmarkStart w:id="11702" w:name="_Toc534896702"/>
      <w:bookmarkStart w:id="11703" w:name="_Toc534897616"/>
      <w:bookmarkStart w:id="11704" w:name="_Toc534900129"/>
      <w:bookmarkStart w:id="11705" w:name="_Toc534901043"/>
      <w:bookmarkStart w:id="11706" w:name="_Toc534901957"/>
      <w:bookmarkStart w:id="11707" w:name="_Toc534902872"/>
      <w:bookmarkStart w:id="11708" w:name="_Toc534903786"/>
      <w:bookmarkStart w:id="11709" w:name="_Toc534906528"/>
      <w:bookmarkStart w:id="11710" w:name="_Toc534977185"/>
      <w:bookmarkStart w:id="11711" w:name="_Toc534978099"/>
      <w:bookmarkStart w:id="11712" w:name="_Toc534800731"/>
      <w:bookmarkStart w:id="11713" w:name="_Toc534812038"/>
      <w:bookmarkStart w:id="11714" w:name="_Toc534812454"/>
      <w:bookmarkStart w:id="11715" w:name="_Toc534878109"/>
      <w:bookmarkStart w:id="11716" w:name="_Toc534878525"/>
      <w:bookmarkStart w:id="11717" w:name="_Toc534891513"/>
      <w:bookmarkStart w:id="11718" w:name="_Toc534895788"/>
      <w:bookmarkStart w:id="11719" w:name="_Toc534896703"/>
      <w:bookmarkStart w:id="11720" w:name="_Toc534897617"/>
      <w:bookmarkStart w:id="11721" w:name="_Toc534900130"/>
      <w:bookmarkStart w:id="11722" w:name="_Toc534901044"/>
      <w:bookmarkStart w:id="11723" w:name="_Toc534901958"/>
      <w:bookmarkStart w:id="11724" w:name="_Toc534902873"/>
      <w:bookmarkStart w:id="11725" w:name="_Toc534903787"/>
      <w:bookmarkStart w:id="11726" w:name="_Toc534906529"/>
      <w:bookmarkStart w:id="11727" w:name="_Toc534977186"/>
      <w:bookmarkStart w:id="11728" w:name="_Toc534978100"/>
      <w:bookmarkStart w:id="11729" w:name="_Toc534800732"/>
      <w:bookmarkStart w:id="11730" w:name="_Toc534812039"/>
      <w:bookmarkStart w:id="11731" w:name="_Toc534812455"/>
      <w:bookmarkStart w:id="11732" w:name="_Toc534878110"/>
      <w:bookmarkStart w:id="11733" w:name="_Toc534878526"/>
      <w:bookmarkStart w:id="11734" w:name="_Toc534891514"/>
      <w:bookmarkStart w:id="11735" w:name="_Toc534895789"/>
      <w:bookmarkStart w:id="11736" w:name="_Toc534896704"/>
      <w:bookmarkStart w:id="11737" w:name="_Toc534897618"/>
      <w:bookmarkStart w:id="11738" w:name="_Toc534900131"/>
      <w:bookmarkStart w:id="11739" w:name="_Toc534901045"/>
      <w:bookmarkStart w:id="11740" w:name="_Toc534901959"/>
      <w:bookmarkStart w:id="11741" w:name="_Toc534902874"/>
      <w:bookmarkStart w:id="11742" w:name="_Toc534903788"/>
      <w:bookmarkStart w:id="11743" w:name="_Toc534906530"/>
      <w:bookmarkStart w:id="11744" w:name="_Toc534977187"/>
      <w:bookmarkStart w:id="11745" w:name="_Toc534978101"/>
      <w:bookmarkStart w:id="11746" w:name="_Toc534800733"/>
      <w:bookmarkStart w:id="11747" w:name="_Toc534812040"/>
      <w:bookmarkStart w:id="11748" w:name="_Toc534812456"/>
      <w:bookmarkStart w:id="11749" w:name="_Toc534878111"/>
      <w:bookmarkStart w:id="11750" w:name="_Toc534878527"/>
      <w:bookmarkStart w:id="11751" w:name="_Toc534891515"/>
      <w:bookmarkStart w:id="11752" w:name="_Toc534895790"/>
      <w:bookmarkStart w:id="11753" w:name="_Toc534896705"/>
      <w:bookmarkStart w:id="11754" w:name="_Toc534897619"/>
      <w:bookmarkStart w:id="11755" w:name="_Toc534900132"/>
      <w:bookmarkStart w:id="11756" w:name="_Toc534901046"/>
      <w:bookmarkStart w:id="11757" w:name="_Toc534901960"/>
      <w:bookmarkStart w:id="11758" w:name="_Toc534902875"/>
      <w:bookmarkStart w:id="11759" w:name="_Toc534903789"/>
      <w:bookmarkStart w:id="11760" w:name="_Toc534906531"/>
      <w:bookmarkStart w:id="11761" w:name="_Toc534977188"/>
      <w:bookmarkStart w:id="11762" w:name="_Toc534978102"/>
      <w:bookmarkStart w:id="11763" w:name="_Toc534800734"/>
      <w:bookmarkStart w:id="11764" w:name="_Toc534812041"/>
      <w:bookmarkStart w:id="11765" w:name="_Toc534812457"/>
      <w:bookmarkStart w:id="11766" w:name="_Toc534878112"/>
      <w:bookmarkStart w:id="11767" w:name="_Toc534878528"/>
      <w:bookmarkStart w:id="11768" w:name="_Toc534891516"/>
      <w:bookmarkStart w:id="11769" w:name="_Toc534895791"/>
      <w:bookmarkStart w:id="11770" w:name="_Toc534896706"/>
      <w:bookmarkStart w:id="11771" w:name="_Toc534897620"/>
      <w:bookmarkStart w:id="11772" w:name="_Toc534900133"/>
      <w:bookmarkStart w:id="11773" w:name="_Toc534901047"/>
      <w:bookmarkStart w:id="11774" w:name="_Toc534901961"/>
      <w:bookmarkStart w:id="11775" w:name="_Toc534902876"/>
      <w:bookmarkStart w:id="11776" w:name="_Toc534903790"/>
      <w:bookmarkStart w:id="11777" w:name="_Toc534906532"/>
      <w:bookmarkStart w:id="11778" w:name="_Toc534977189"/>
      <w:bookmarkStart w:id="11779" w:name="_Toc534978103"/>
      <w:bookmarkStart w:id="11780" w:name="_Toc534800735"/>
      <w:bookmarkStart w:id="11781" w:name="_Toc534812042"/>
      <w:bookmarkStart w:id="11782" w:name="_Toc534812458"/>
      <w:bookmarkStart w:id="11783" w:name="_Toc534878113"/>
      <w:bookmarkStart w:id="11784" w:name="_Toc534878529"/>
      <w:bookmarkStart w:id="11785" w:name="_Toc534891517"/>
      <w:bookmarkStart w:id="11786" w:name="_Toc534895792"/>
      <w:bookmarkStart w:id="11787" w:name="_Toc534896707"/>
      <w:bookmarkStart w:id="11788" w:name="_Toc534897621"/>
      <w:bookmarkStart w:id="11789" w:name="_Toc534900134"/>
      <w:bookmarkStart w:id="11790" w:name="_Toc534901048"/>
      <w:bookmarkStart w:id="11791" w:name="_Toc534901962"/>
      <w:bookmarkStart w:id="11792" w:name="_Toc534902877"/>
      <w:bookmarkStart w:id="11793" w:name="_Toc534903791"/>
      <w:bookmarkStart w:id="11794" w:name="_Toc534906533"/>
      <w:bookmarkStart w:id="11795" w:name="_Toc534977190"/>
      <w:bookmarkStart w:id="11796" w:name="_Toc534978104"/>
      <w:bookmarkStart w:id="11797" w:name="_Toc534800736"/>
      <w:bookmarkStart w:id="11798" w:name="_Toc534812043"/>
      <w:bookmarkStart w:id="11799" w:name="_Toc534812459"/>
      <w:bookmarkStart w:id="11800" w:name="_Toc534878114"/>
      <w:bookmarkStart w:id="11801" w:name="_Toc534878530"/>
      <w:bookmarkStart w:id="11802" w:name="_Toc534891518"/>
      <w:bookmarkStart w:id="11803" w:name="_Toc534895793"/>
      <w:bookmarkStart w:id="11804" w:name="_Toc534896708"/>
      <w:bookmarkStart w:id="11805" w:name="_Toc534897622"/>
      <w:bookmarkStart w:id="11806" w:name="_Toc534900135"/>
      <w:bookmarkStart w:id="11807" w:name="_Toc534901049"/>
      <w:bookmarkStart w:id="11808" w:name="_Toc534901963"/>
      <w:bookmarkStart w:id="11809" w:name="_Toc534902878"/>
      <w:bookmarkStart w:id="11810" w:name="_Toc534903792"/>
      <w:bookmarkStart w:id="11811" w:name="_Toc534906534"/>
      <w:bookmarkStart w:id="11812" w:name="_Toc534977191"/>
      <w:bookmarkStart w:id="11813" w:name="_Toc534978105"/>
      <w:bookmarkStart w:id="11814" w:name="_Toc534800737"/>
      <w:bookmarkStart w:id="11815" w:name="_Toc534812044"/>
      <w:bookmarkStart w:id="11816" w:name="_Toc534812460"/>
      <w:bookmarkStart w:id="11817" w:name="_Toc534878115"/>
      <w:bookmarkStart w:id="11818" w:name="_Toc534878531"/>
      <w:bookmarkStart w:id="11819" w:name="_Toc534891519"/>
      <w:bookmarkStart w:id="11820" w:name="_Toc534895794"/>
      <w:bookmarkStart w:id="11821" w:name="_Toc534896709"/>
      <w:bookmarkStart w:id="11822" w:name="_Toc534897623"/>
      <w:bookmarkStart w:id="11823" w:name="_Toc534900136"/>
      <w:bookmarkStart w:id="11824" w:name="_Toc534901050"/>
      <w:bookmarkStart w:id="11825" w:name="_Toc534901964"/>
      <w:bookmarkStart w:id="11826" w:name="_Toc534902879"/>
      <w:bookmarkStart w:id="11827" w:name="_Toc534903793"/>
      <w:bookmarkStart w:id="11828" w:name="_Toc534906535"/>
      <w:bookmarkStart w:id="11829" w:name="_Toc534977192"/>
      <w:bookmarkStart w:id="11830" w:name="_Toc534978106"/>
      <w:bookmarkStart w:id="11831" w:name="_Toc534800738"/>
      <w:bookmarkStart w:id="11832" w:name="_Toc534812045"/>
      <w:bookmarkStart w:id="11833" w:name="_Toc534812461"/>
      <w:bookmarkStart w:id="11834" w:name="_Toc534878116"/>
      <w:bookmarkStart w:id="11835" w:name="_Toc534878532"/>
      <w:bookmarkStart w:id="11836" w:name="_Toc534891520"/>
      <w:bookmarkStart w:id="11837" w:name="_Toc534895795"/>
      <w:bookmarkStart w:id="11838" w:name="_Toc534896710"/>
      <w:bookmarkStart w:id="11839" w:name="_Toc534897624"/>
      <w:bookmarkStart w:id="11840" w:name="_Toc534900137"/>
      <w:bookmarkStart w:id="11841" w:name="_Toc534901051"/>
      <w:bookmarkStart w:id="11842" w:name="_Toc534901965"/>
      <w:bookmarkStart w:id="11843" w:name="_Toc534902880"/>
      <w:bookmarkStart w:id="11844" w:name="_Toc534903794"/>
      <w:bookmarkStart w:id="11845" w:name="_Toc534906536"/>
      <w:bookmarkStart w:id="11846" w:name="_Toc534977193"/>
      <w:bookmarkStart w:id="11847" w:name="_Toc534978107"/>
      <w:bookmarkStart w:id="11848" w:name="_Toc534800739"/>
      <w:bookmarkStart w:id="11849" w:name="_Toc534812046"/>
      <w:bookmarkStart w:id="11850" w:name="_Toc534812462"/>
      <w:bookmarkStart w:id="11851" w:name="_Toc534878117"/>
      <w:bookmarkStart w:id="11852" w:name="_Toc534878533"/>
      <w:bookmarkStart w:id="11853" w:name="_Toc534891521"/>
      <w:bookmarkStart w:id="11854" w:name="_Toc534895796"/>
      <w:bookmarkStart w:id="11855" w:name="_Toc534896711"/>
      <w:bookmarkStart w:id="11856" w:name="_Toc534897625"/>
      <w:bookmarkStart w:id="11857" w:name="_Toc534900138"/>
      <w:bookmarkStart w:id="11858" w:name="_Toc534901052"/>
      <w:bookmarkStart w:id="11859" w:name="_Toc534901966"/>
      <w:bookmarkStart w:id="11860" w:name="_Toc534902881"/>
      <w:bookmarkStart w:id="11861" w:name="_Toc534903795"/>
      <w:bookmarkStart w:id="11862" w:name="_Toc534906537"/>
      <w:bookmarkStart w:id="11863" w:name="_Toc534977194"/>
      <w:bookmarkStart w:id="11864" w:name="_Toc534978108"/>
      <w:bookmarkStart w:id="11865" w:name="_Toc534800740"/>
      <w:bookmarkStart w:id="11866" w:name="_Toc534812047"/>
      <w:bookmarkStart w:id="11867" w:name="_Toc534812463"/>
      <w:bookmarkStart w:id="11868" w:name="_Toc534878118"/>
      <w:bookmarkStart w:id="11869" w:name="_Toc534878534"/>
      <w:bookmarkStart w:id="11870" w:name="_Toc534891522"/>
      <w:bookmarkStart w:id="11871" w:name="_Toc534895797"/>
      <w:bookmarkStart w:id="11872" w:name="_Toc534896712"/>
      <w:bookmarkStart w:id="11873" w:name="_Toc534897626"/>
      <w:bookmarkStart w:id="11874" w:name="_Toc534900139"/>
      <w:bookmarkStart w:id="11875" w:name="_Toc534901053"/>
      <w:bookmarkStart w:id="11876" w:name="_Toc534901967"/>
      <w:bookmarkStart w:id="11877" w:name="_Toc534902882"/>
      <w:bookmarkStart w:id="11878" w:name="_Toc534903796"/>
      <w:bookmarkStart w:id="11879" w:name="_Toc534906538"/>
      <w:bookmarkStart w:id="11880" w:name="_Toc534977195"/>
      <w:bookmarkStart w:id="11881" w:name="_Toc534978109"/>
      <w:bookmarkStart w:id="11882" w:name="_Toc534800741"/>
      <w:bookmarkStart w:id="11883" w:name="_Toc534812048"/>
      <w:bookmarkStart w:id="11884" w:name="_Toc534812464"/>
      <w:bookmarkStart w:id="11885" w:name="_Toc534878119"/>
      <w:bookmarkStart w:id="11886" w:name="_Toc534878535"/>
      <w:bookmarkStart w:id="11887" w:name="_Toc534891523"/>
      <w:bookmarkStart w:id="11888" w:name="_Toc534895798"/>
      <w:bookmarkStart w:id="11889" w:name="_Toc534896713"/>
      <w:bookmarkStart w:id="11890" w:name="_Toc534897627"/>
      <w:bookmarkStart w:id="11891" w:name="_Toc534900140"/>
      <w:bookmarkStart w:id="11892" w:name="_Toc534901054"/>
      <w:bookmarkStart w:id="11893" w:name="_Toc534901968"/>
      <w:bookmarkStart w:id="11894" w:name="_Toc534902883"/>
      <w:bookmarkStart w:id="11895" w:name="_Toc534903797"/>
      <w:bookmarkStart w:id="11896" w:name="_Toc534906539"/>
      <w:bookmarkStart w:id="11897" w:name="_Toc534977196"/>
      <w:bookmarkStart w:id="11898" w:name="_Toc534978110"/>
      <w:bookmarkStart w:id="11899" w:name="_Toc534800742"/>
      <w:bookmarkStart w:id="11900" w:name="_Toc534812049"/>
      <w:bookmarkStart w:id="11901" w:name="_Toc534812465"/>
      <w:bookmarkStart w:id="11902" w:name="_Toc534878120"/>
      <w:bookmarkStart w:id="11903" w:name="_Toc534878536"/>
      <w:bookmarkStart w:id="11904" w:name="_Toc534891524"/>
      <w:bookmarkStart w:id="11905" w:name="_Toc534895799"/>
      <w:bookmarkStart w:id="11906" w:name="_Toc534896714"/>
      <w:bookmarkStart w:id="11907" w:name="_Toc534897628"/>
      <w:bookmarkStart w:id="11908" w:name="_Toc534900141"/>
      <w:bookmarkStart w:id="11909" w:name="_Toc534901055"/>
      <w:bookmarkStart w:id="11910" w:name="_Toc534901969"/>
      <w:bookmarkStart w:id="11911" w:name="_Toc534902884"/>
      <w:bookmarkStart w:id="11912" w:name="_Toc534903798"/>
      <w:bookmarkStart w:id="11913" w:name="_Toc534906540"/>
      <w:bookmarkStart w:id="11914" w:name="_Toc534977197"/>
      <w:bookmarkStart w:id="11915" w:name="_Toc534978111"/>
      <w:bookmarkStart w:id="11916" w:name="_Toc534800743"/>
      <w:bookmarkStart w:id="11917" w:name="_Toc534812050"/>
      <w:bookmarkStart w:id="11918" w:name="_Toc534812466"/>
      <w:bookmarkStart w:id="11919" w:name="_Toc534878121"/>
      <w:bookmarkStart w:id="11920" w:name="_Toc534878537"/>
      <w:bookmarkStart w:id="11921" w:name="_Toc534891525"/>
      <w:bookmarkStart w:id="11922" w:name="_Toc534895800"/>
      <w:bookmarkStart w:id="11923" w:name="_Toc534896715"/>
      <w:bookmarkStart w:id="11924" w:name="_Toc534897629"/>
      <w:bookmarkStart w:id="11925" w:name="_Toc534900142"/>
      <w:bookmarkStart w:id="11926" w:name="_Toc534901056"/>
      <w:bookmarkStart w:id="11927" w:name="_Toc534901970"/>
      <w:bookmarkStart w:id="11928" w:name="_Toc534902885"/>
      <w:bookmarkStart w:id="11929" w:name="_Toc534903799"/>
      <w:bookmarkStart w:id="11930" w:name="_Toc534906541"/>
      <w:bookmarkStart w:id="11931" w:name="_Toc534977198"/>
      <w:bookmarkStart w:id="11932" w:name="_Toc534978112"/>
      <w:bookmarkStart w:id="11933" w:name="_Toc534800744"/>
      <w:bookmarkStart w:id="11934" w:name="_Toc534812051"/>
      <w:bookmarkStart w:id="11935" w:name="_Toc534812467"/>
      <w:bookmarkStart w:id="11936" w:name="_Toc534878122"/>
      <w:bookmarkStart w:id="11937" w:name="_Toc534878538"/>
      <w:bookmarkStart w:id="11938" w:name="_Toc534891526"/>
      <w:bookmarkStart w:id="11939" w:name="_Toc534895801"/>
      <w:bookmarkStart w:id="11940" w:name="_Toc534896716"/>
      <w:bookmarkStart w:id="11941" w:name="_Toc534897630"/>
      <w:bookmarkStart w:id="11942" w:name="_Toc534900143"/>
      <w:bookmarkStart w:id="11943" w:name="_Toc534901057"/>
      <w:bookmarkStart w:id="11944" w:name="_Toc534901971"/>
      <w:bookmarkStart w:id="11945" w:name="_Toc534902886"/>
      <w:bookmarkStart w:id="11946" w:name="_Toc534903800"/>
      <w:bookmarkStart w:id="11947" w:name="_Toc534906542"/>
      <w:bookmarkStart w:id="11948" w:name="_Toc534977199"/>
      <w:bookmarkStart w:id="11949" w:name="_Toc534978113"/>
      <w:bookmarkStart w:id="11950" w:name="_Toc534800745"/>
      <w:bookmarkStart w:id="11951" w:name="_Toc534812052"/>
      <w:bookmarkStart w:id="11952" w:name="_Toc534812468"/>
      <w:bookmarkStart w:id="11953" w:name="_Toc534878123"/>
      <w:bookmarkStart w:id="11954" w:name="_Toc534878539"/>
      <w:bookmarkStart w:id="11955" w:name="_Toc534891527"/>
      <w:bookmarkStart w:id="11956" w:name="_Toc534895802"/>
      <w:bookmarkStart w:id="11957" w:name="_Toc534896717"/>
      <w:bookmarkStart w:id="11958" w:name="_Toc534897631"/>
      <w:bookmarkStart w:id="11959" w:name="_Toc534900144"/>
      <w:bookmarkStart w:id="11960" w:name="_Toc534901058"/>
      <w:bookmarkStart w:id="11961" w:name="_Toc534901972"/>
      <w:bookmarkStart w:id="11962" w:name="_Toc534902887"/>
      <w:bookmarkStart w:id="11963" w:name="_Toc534903801"/>
      <w:bookmarkStart w:id="11964" w:name="_Toc534906543"/>
      <w:bookmarkStart w:id="11965" w:name="_Toc534977200"/>
      <w:bookmarkStart w:id="11966" w:name="_Toc534978114"/>
      <w:bookmarkStart w:id="11967" w:name="_Toc534800746"/>
      <w:bookmarkStart w:id="11968" w:name="_Toc534812053"/>
      <w:bookmarkStart w:id="11969" w:name="_Toc534812469"/>
      <w:bookmarkStart w:id="11970" w:name="_Toc534878124"/>
      <w:bookmarkStart w:id="11971" w:name="_Toc534878540"/>
      <w:bookmarkStart w:id="11972" w:name="_Toc534891528"/>
      <w:bookmarkStart w:id="11973" w:name="_Toc534895803"/>
      <w:bookmarkStart w:id="11974" w:name="_Toc534896718"/>
      <w:bookmarkStart w:id="11975" w:name="_Toc534897632"/>
      <w:bookmarkStart w:id="11976" w:name="_Toc534900145"/>
      <w:bookmarkStart w:id="11977" w:name="_Toc534901059"/>
      <w:bookmarkStart w:id="11978" w:name="_Toc534901973"/>
      <w:bookmarkStart w:id="11979" w:name="_Toc534902888"/>
      <w:bookmarkStart w:id="11980" w:name="_Toc534903802"/>
      <w:bookmarkStart w:id="11981" w:name="_Toc534906544"/>
      <w:bookmarkStart w:id="11982" w:name="_Toc534977201"/>
      <w:bookmarkStart w:id="11983" w:name="_Toc534978115"/>
      <w:bookmarkStart w:id="11984" w:name="_Toc534800756"/>
      <w:bookmarkStart w:id="11985" w:name="_Toc534812063"/>
      <w:bookmarkStart w:id="11986" w:name="_Toc534812479"/>
      <w:bookmarkStart w:id="11987" w:name="_Toc534878134"/>
      <w:bookmarkStart w:id="11988" w:name="_Toc534878550"/>
      <w:bookmarkStart w:id="11989" w:name="_Toc534891538"/>
      <w:bookmarkStart w:id="11990" w:name="_Toc534895813"/>
      <w:bookmarkStart w:id="11991" w:name="_Toc534896728"/>
      <w:bookmarkStart w:id="11992" w:name="_Toc534897642"/>
      <w:bookmarkStart w:id="11993" w:name="_Toc534900155"/>
      <w:bookmarkStart w:id="11994" w:name="_Toc534901069"/>
      <w:bookmarkStart w:id="11995" w:name="_Toc534901983"/>
      <w:bookmarkStart w:id="11996" w:name="_Toc534902898"/>
      <w:bookmarkStart w:id="11997" w:name="_Toc534903812"/>
      <w:bookmarkStart w:id="11998" w:name="_Toc534906554"/>
      <w:bookmarkStart w:id="11999" w:name="_Toc534977211"/>
      <w:bookmarkStart w:id="12000" w:name="_Toc534978125"/>
      <w:bookmarkStart w:id="12001" w:name="_Toc534800757"/>
      <w:bookmarkStart w:id="12002" w:name="_Toc534812064"/>
      <w:bookmarkStart w:id="12003" w:name="_Toc534812480"/>
      <w:bookmarkStart w:id="12004" w:name="_Toc534878135"/>
      <w:bookmarkStart w:id="12005" w:name="_Toc534878551"/>
      <w:bookmarkStart w:id="12006" w:name="_Toc534891539"/>
      <w:bookmarkStart w:id="12007" w:name="_Toc534895814"/>
      <w:bookmarkStart w:id="12008" w:name="_Toc534896729"/>
      <w:bookmarkStart w:id="12009" w:name="_Toc534897643"/>
      <w:bookmarkStart w:id="12010" w:name="_Toc534900156"/>
      <w:bookmarkStart w:id="12011" w:name="_Toc534901070"/>
      <w:bookmarkStart w:id="12012" w:name="_Toc534901984"/>
      <w:bookmarkStart w:id="12013" w:name="_Toc534902899"/>
      <w:bookmarkStart w:id="12014" w:name="_Toc534903813"/>
      <w:bookmarkStart w:id="12015" w:name="_Toc534906555"/>
      <w:bookmarkStart w:id="12016" w:name="_Toc534977212"/>
      <w:bookmarkStart w:id="12017" w:name="_Toc534978126"/>
      <w:bookmarkStart w:id="12018" w:name="_Toc534800758"/>
      <w:bookmarkStart w:id="12019" w:name="_Toc534812065"/>
      <w:bookmarkStart w:id="12020" w:name="_Toc534812481"/>
      <w:bookmarkStart w:id="12021" w:name="_Toc534878136"/>
      <w:bookmarkStart w:id="12022" w:name="_Toc534878552"/>
      <w:bookmarkStart w:id="12023" w:name="_Toc534891540"/>
      <w:bookmarkStart w:id="12024" w:name="_Toc534895815"/>
      <w:bookmarkStart w:id="12025" w:name="_Toc534896730"/>
      <w:bookmarkStart w:id="12026" w:name="_Toc534897644"/>
      <w:bookmarkStart w:id="12027" w:name="_Toc534900157"/>
      <w:bookmarkStart w:id="12028" w:name="_Toc534901071"/>
      <w:bookmarkStart w:id="12029" w:name="_Toc534901985"/>
      <w:bookmarkStart w:id="12030" w:name="_Toc534902900"/>
      <w:bookmarkStart w:id="12031" w:name="_Toc534903814"/>
      <w:bookmarkStart w:id="12032" w:name="_Toc534906556"/>
      <w:bookmarkStart w:id="12033" w:name="_Toc534977213"/>
      <w:bookmarkStart w:id="12034" w:name="_Toc534978127"/>
      <w:bookmarkStart w:id="12035" w:name="_Toc534800759"/>
      <w:bookmarkStart w:id="12036" w:name="_Toc534812066"/>
      <w:bookmarkStart w:id="12037" w:name="_Toc534812482"/>
      <w:bookmarkStart w:id="12038" w:name="_Toc534878137"/>
      <w:bookmarkStart w:id="12039" w:name="_Toc534878553"/>
      <w:bookmarkStart w:id="12040" w:name="_Toc534891541"/>
      <w:bookmarkStart w:id="12041" w:name="_Toc534895816"/>
      <w:bookmarkStart w:id="12042" w:name="_Toc534896731"/>
      <w:bookmarkStart w:id="12043" w:name="_Toc534897645"/>
      <w:bookmarkStart w:id="12044" w:name="_Toc534900158"/>
      <w:bookmarkStart w:id="12045" w:name="_Toc534901072"/>
      <w:bookmarkStart w:id="12046" w:name="_Toc534901986"/>
      <w:bookmarkStart w:id="12047" w:name="_Toc534902901"/>
      <w:bookmarkStart w:id="12048" w:name="_Toc534903815"/>
      <w:bookmarkStart w:id="12049" w:name="_Toc534906557"/>
      <w:bookmarkStart w:id="12050" w:name="_Toc534977214"/>
      <w:bookmarkStart w:id="12051" w:name="_Toc534978128"/>
      <w:bookmarkStart w:id="12052" w:name="_Toc534800761"/>
      <w:bookmarkStart w:id="12053" w:name="_Toc534812068"/>
      <w:bookmarkStart w:id="12054" w:name="_Toc534812484"/>
      <w:bookmarkStart w:id="12055" w:name="_Toc534878139"/>
      <w:bookmarkStart w:id="12056" w:name="_Toc534878555"/>
      <w:bookmarkStart w:id="12057" w:name="_Toc534891543"/>
      <w:bookmarkStart w:id="12058" w:name="_Toc534895818"/>
      <w:bookmarkStart w:id="12059" w:name="_Toc534896733"/>
      <w:bookmarkStart w:id="12060" w:name="_Toc534897647"/>
      <w:bookmarkStart w:id="12061" w:name="_Toc534900160"/>
      <w:bookmarkStart w:id="12062" w:name="_Toc534901074"/>
      <w:bookmarkStart w:id="12063" w:name="_Toc534901988"/>
      <w:bookmarkStart w:id="12064" w:name="_Toc534902903"/>
      <w:bookmarkStart w:id="12065" w:name="_Toc534903817"/>
      <w:bookmarkStart w:id="12066" w:name="_Toc534906559"/>
      <w:bookmarkStart w:id="12067" w:name="_Toc534977216"/>
      <w:bookmarkStart w:id="12068" w:name="_Toc534978130"/>
      <w:bookmarkStart w:id="12069" w:name="_Toc534800772"/>
      <w:bookmarkStart w:id="12070" w:name="_Toc534812079"/>
      <w:bookmarkStart w:id="12071" w:name="_Toc534812495"/>
      <w:bookmarkStart w:id="12072" w:name="_Toc534878150"/>
      <w:bookmarkStart w:id="12073" w:name="_Toc534878566"/>
      <w:bookmarkStart w:id="12074" w:name="_Toc534891554"/>
      <w:bookmarkStart w:id="12075" w:name="_Toc534895829"/>
      <w:bookmarkStart w:id="12076" w:name="_Toc534896744"/>
      <w:bookmarkStart w:id="12077" w:name="_Toc534897658"/>
      <w:bookmarkStart w:id="12078" w:name="_Toc534900171"/>
      <w:bookmarkStart w:id="12079" w:name="_Toc534901085"/>
      <w:bookmarkStart w:id="12080" w:name="_Toc534901999"/>
      <w:bookmarkStart w:id="12081" w:name="_Toc534902914"/>
      <w:bookmarkStart w:id="12082" w:name="_Toc534903828"/>
      <w:bookmarkStart w:id="12083" w:name="_Toc534906570"/>
      <w:bookmarkStart w:id="12084" w:name="_Toc534977227"/>
      <w:bookmarkStart w:id="12085" w:name="_Toc534978141"/>
      <w:bookmarkStart w:id="12086" w:name="_Toc534800773"/>
      <w:bookmarkStart w:id="12087" w:name="_Toc534812080"/>
      <w:bookmarkStart w:id="12088" w:name="_Toc534812496"/>
      <w:bookmarkStart w:id="12089" w:name="_Toc534878151"/>
      <w:bookmarkStart w:id="12090" w:name="_Toc534878567"/>
      <w:bookmarkStart w:id="12091" w:name="_Toc534891555"/>
      <w:bookmarkStart w:id="12092" w:name="_Toc534895830"/>
      <w:bookmarkStart w:id="12093" w:name="_Toc534896745"/>
      <w:bookmarkStart w:id="12094" w:name="_Toc534897659"/>
      <w:bookmarkStart w:id="12095" w:name="_Toc534900172"/>
      <w:bookmarkStart w:id="12096" w:name="_Toc534901086"/>
      <w:bookmarkStart w:id="12097" w:name="_Toc534902000"/>
      <w:bookmarkStart w:id="12098" w:name="_Toc534902915"/>
      <w:bookmarkStart w:id="12099" w:name="_Toc534903829"/>
      <w:bookmarkStart w:id="12100" w:name="_Toc534906571"/>
      <w:bookmarkStart w:id="12101" w:name="_Toc534977228"/>
      <w:bookmarkStart w:id="12102" w:name="_Toc534978142"/>
      <w:bookmarkStart w:id="12103" w:name="_Toc534800776"/>
      <w:bookmarkStart w:id="12104" w:name="_Toc534812083"/>
      <w:bookmarkStart w:id="12105" w:name="_Toc534812499"/>
      <w:bookmarkStart w:id="12106" w:name="_Toc534878154"/>
      <w:bookmarkStart w:id="12107" w:name="_Toc534878570"/>
      <w:bookmarkStart w:id="12108" w:name="_Toc534891558"/>
      <w:bookmarkStart w:id="12109" w:name="_Toc534895833"/>
      <w:bookmarkStart w:id="12110" w:name="_Toc534896748"/>
      <w:bookmarkStart w:id="12111" w:name="_Toc534897662"/>
      <w:bookmarkStart w:id="12112" w:name="_Toc534900175"/>
      <w:bookmarkStart w:id="12113" w:name="_Toc534901089"/>
      <w:bookmarkStart w:id="12114" w:name="_Toc534902003"/>
      <w:bookmarkStart w:id="12115" w:name="_Toc534902918"/>
      <w:bookmarkStart w:id="12116" w:name="_Toc534903832"/>
      <w:bookmarkStart w:id="12117" w:name="_Toc534906574"/>
      <w:bookmarkStart w:id="12118" w:name="_Toc534977231"/>
      <w:bookmarkStart w:id="12119" w:name="_Toc534978145"/>
      <w:bookmarkStart w:id="12120" w:name="_Toc534800777"/>
      <w:bookmarkStart w:id="12121" w:name="_Toc534812084"/>
      <w:bookmarkStart w:id="12122" w:name="_Toc534812500"/>
      <w:bookmarkStart w:id="12123" w:name="_Toc534878155"/>
      <w:bookmarkStart w:id="12124" w:name="_Toc534878571"/>
      <w:bookmarkStart w:id="12125" w:name="_Toc534891559"/>
      <w:bookmarkStart w:id="12126" w:name="_Toc534895834"/>
      <w:bookmarkStart w:id="12127" w:name="_Toc534896749"/>
      <w:bookmarkStart w:id="12128" w:name="_Toc534897663"/>
      <w:bookmarkStart w:id="12129" w:name="_Toc534900176"/>
      <w:bookmarkStart w:id="12130" w:name="_Toc534901090"/>
      <w:bookmarkStart w:id="12131" w:name="_Toc534902004"/>
      <w:bookmarkStart w:id="12132" w:name="_Toc534902919"/>
      <w:bookmarkStart w:id="12133" w:name="_Toc534903833"/>
      <w:bookmarkStart w:id="12134" w:name="_Toc534906575"/>
      <w:bookmarkStart w:id="12135" w:name="_Toc534977232"/>
      <w:bookmarkStart w:id="12136" w:name="_Toc534978146"/>
      <w:bookmarkStart w:id="12137" w:name="_Toc534800778"/>
      <w:bookmarkStart w:id="12138" w:name="_Toc534812085"/>
      <w:bookmarkStart w:id="12139" w:name="_Toc534812501"/>
      <w:bookmarkStart w:id="12140" w:name="_Toc534878156"/>
      <w:bookmarkStart w:id="12141" w:name="_Toc534878572"/>
      <w:bookmarkStart w:id="12142" w:name="_Toc534891560"/>
      <w:bookmarkStart w:id="12143" w:name="_Toc534895835"/>
      <w:bookmarkStart w:id="12144" w:name="_Toc534896750"/>
      <w:bookmarkStart w:id="12145" w:name="_Toc534897664"/>
      <w:bookmarkStart w:id="12146" w:name="_Toc534900177"/>
      <w:bookmarkStart w:id="12147" w:name="_Toc534901091"/>
      <w:bookmarkStart w:id="12148" w:name="_Toc534902005"/>
      <w:bookmarkStart w:id="12149" w:name="_Toc534902920"/>
      <w:bookmarkStart w:id="12150" w:name="_Toc534903834"/>
      <w:bookmarkStart w:id="12151" w:name="_Toc534906576"/>
      <w:bookmarkStart w:id="12152" w:name="_Toc534977233"/>
      <w:bookmarkStart w:id="12153" w:name="_Toc534978147"/>
      <w:bookmarkStart w:id="12154" w:name="_Toc534800779"/>
      <w:bookmarkStart w:id="12155" w:name="_Toc534812086"/>
      <w:bookmarkStart w:id="12156" w:name="_Toc534812502"/>
      <w:bookmarkStart w:id="12157" w:name="_Toc534878157"/>
      <w:bookmarkStart w:id="12158" w:name="_Toc534878573"/>
      <w:bookmarkStart w:id="12159" w:name="_Toc534891561"/>
      <w:bookmarkStart w:id="12160" w:name="_Toc534895836"/>
      <w:bookmarkStart w:id="12161" w:name="_Toc534896751"/>
      <w:bookmarkStart w:id="12162" w:name="_Toc534897665"/>
      <w:bookmarkStart w:id="12163" w:name="_Toc534900178"/>
      <w:bookmarkStart w:id="12164" w:name="_Toc534901092"/>
      <w:bookmarkStart w:id="12165" w:name="_Toc534902006"/>
      <w:bookmarkStart w:id="12166" w:name="_Toc534902921"/>
      <w:bookmarkStart w:id="12167" w:name="_Toc534903835"/>
      <w:bookmarkStart w:id="12168" w:name="_Toc534906577"/>
      <w:bookmarkStart w:id="12169" w:name="_Toc534977234"/>
      <w:bookmarkStart w:id="12170" w:name="_Toc534978148"/>
      <w:bookmarkStart w:id="12171" w:name="_Toc534800780"/>
      <w:bookmarkStart w:id="12172" w:name="_Toc534812087"/>
      <w:bookmarkStart w:id="12173" w:name="_Toc534812503"/>
      <w:bookmarkStart w:id="12174" w:name="_Toc534878158"/>
      <w:bookmarkStart w:id="12175" w:name="_Toc534878574"/>
      <w:bookmarkStart w:id="12176" w:name="_Toc534891562"/>
      <w:bookmarkStart w:id="12177" w:name="_Toc534895837"/>
      <w:bookmarkStart w:id="12178" w:name="_Toc534896752"/>
      <w:bookmarkStart w:id="12179" w:name="_Toc534897666"/>
      <w:bookmarkStart w:id="12180" w:name="_Toc534900179"/>
      <w:bookmarkStart w:id="12181" w:name="_Toc534901093"/>
      <w:bookmarkStart w:id="12182" w:name="_Toc534902007"/>
      <w:bookmarkStart w:id="12183" w:name="_Toc534902922"/>
      <w:bookmarkStart w:id="12184" w:name="_Toc534903836"/>
      <w:bookmarkStart w:id="12185" w:name="_Toc534906578"/>
      <w:bookmarkStart w:id="12186" w:name="_Toc534977235"/>
      <w:bookmarkStart w:id="12187" w:name="_Toc534978149"/>
      <w:bookmarkStart w:id="12188" w:name="_Toc534800781"/>
      <w:bookmarkStart w:id="12189" w:name="_Toc534812088"/>
      <w:bookmarkStart w:id="12190" w:name="_Toc534812504"/>
      <w:bookmarkStart w:id="12191" w:name="_Toc534878159"/>
      <w:bookmarkStart w:id="12192" w:name="_Toc534878575"/>
      <w:bookmarkStart w:id="12193" w:name="_Toc534891563"/>
      <w:bookmarkStart w:id="12194" w:name="_Toc534895838"/>
      <w:bookmarkStart w:id="12195" w:name="_Toc534896753"/>
      <w:bookmarkStart w:id="12196" w:name="_Toc534897667"/>
      <w:bookmarkStart w:id="12197" w:name="_Toc534900180"/>
      <w:bookmarkStart w:id="12198" w:name="_Toc534901094"/>
      <w:bookmarkStart w:id="12199" w:name="_Toc534902008"/>
      <w:bookmarkStart w:id="12200" w:name="_Toc534902923"/>
      <w:bookmarkStart w:id="12201" w:name="_Toc534903837"/>
      <w:bookmarkStart w:id="12202" w:name="_Toc534906579"/>
      <w:bookmarkStart w:id="12203" w:name="_Toc534977236"/>
      <w:bookmarkStart w:id="12204" w:name="_Toc534978150"/>
      <w:bookmarkStart w:id="12205" w:name="_Toc534800782"/>
      <w:bookmarkStart w:id="12206" w:name="_Toc534812089"/>
      <w:bookmarkStart w:id="12207" w:name="_Toc534812505"/>
      <w:bookmarkStart w:id="12208" w:name="_Toc534878160"/>
      <w:bookmarkStart w:id="12209" w:name="_Toc534878576"/>
      <w:bookmarkStart w:id="12210" w:name="_Toc534891564"/>
      <w:bookmarkStart w:id="12211" w:name="_Toc534895839"/>
      <w:bookmarkStart w:id="12212" w:name="_Toc534896754"/>
      <w:bookmarkStart w:id="12213" w:name="_Toc534897668"/>
      <w:bookmarkStart w:id="12214" w:name="_Toc534900181"/>
      <w:bookmarkStart w:id="12215" w:name="_Toc534901095"/>
      <w:bookmarkStart w:id="12216" w:name="_Toc534902009"/>
      <w:bookmarkStart w:id="12217" w:name="_Toc534902924"/>
      <w:bookmarkStart w:id="12218" w:name="_Toc534903838"/>
      <w:bookmarkStart w:id="12219" w:name="_Toc534906580"/>
      <w:bookmarkStart w:id="12220" w:name="_Toc534977237"/>
      <w:bookmarkStart w:id="12221" w:name="_Toc534978151"/>
      <w:bookmarkStart w:id="12222" w:name="_Toc534800786"/>
      <w:bookmarkStart w:id="12223" w:name="_Toc534812093"/>
      <w:bookmarkStart w:id="12224" w:name="_Toc534812509"/>
      <w:bookmarkStart w:id="12225" w:name="_Toc534878164"/>
      <w:bookmarkStart w:id="12226" w:name="_Toc534878580"/>
      <w:bookmarkStart w:id="12227" w:name="_Toc534891568"/>
      <w:bookmarkStart w:id="12228" w:name="_Toc534895843"/>
      <w:bookmarkStart w:id="12229" w:name="_Toc534896758"/>
      <w:bookmarkStart w:id="12230" w:name="_Toc534897672"/>
      <w:bookmarkStart w:id="12231" w:name="_Toc534900185"/>
      <w:bookmarkStart w:id="12232" w:name="_Toc534901099"/>
      <w:bookmarkStart w:id="12233" w:name="_Toc534902013"/>
      <w:bookmarkStart w:id="12234" w:name="_Toc534902928"/>
      <w:bookmarkStart w:id="12235" w:name="_Toc534903842"/>
      <w:bookmarkStart w:id="12236" w:name="_Toc534906584"/>
      <w:bookmarkStart w:id="12237" w:name="_Toc534977241"/>
      <w:bookmarkStart w:id="12238" w:name="_Toc534978155"/>
      <w:bookmarkStart w:id="12239" w:name="_Toc534800787"/>
      <w:bookmarkStart w:id="12240" w:name="_Toc534812094"/>
      <w:bookmarkStart w:id="12241" w:name="_Toc534812510"/>
      <w:bookmarkStart w:id="12242" w:name="_Toc534878165"/>
      <w:bookmarkStart w:id="12243" w:name="_Toc534878581"/>
      <w:bookmarkStart w:id="12244" w:name="_Toc534891569"/>
      <w:bookmarkStart w:id="12245" w:name="_Toc534895844"/>
      <w:bookmarkStart w:id="12246" w:name="_Toc534896759"/>
      <w:bookmarkStart w:id="12247" w:name="_Toc534897673"/>
      <w:bookmarkStart w:id="12248" w:name="_Toc534900186"/>
      <w:bookmarkStart w:id="12249" w:name="_Toc534901100"/>
      <w:bookmarkStart w:id="12250" w:name="_Toc534902014"/>
      <w:bookmarkStart w:id="12251" w:name="_Toc534902929"/>
      <w:bookmarkStart w:id="12252" w:name="_Toc534903843"/>
      <w:bookmarkStart w:id="12253" w:name="_Toc534906585"/>
      <w:bookmarkStart w:id="12254" w:name="_Toc534977242"/>
      <w:bookmarkStart w:id="12255" w:name="_Toc534978156"/>
      <w:bookmarkStart w:id="12256" w:name="_Toc534800788"/>
      <w:bookmarkStart w:id="12257" w:name="_Toc534812095"/>
      <w:bookmarkStart w:id="12258" w:name="_Toc534812511"/>
      <w:bookmarkStart w:id="12259" w:name="_Toc534878166"/>
      <w:bookmarkStart w:id="12260" w:name="_Toc534878582"/>
      <w:bookmarkStart w:id="12261" w:name="_Toc534891570"/>
      <w:bookmarkStart w:id="12262" w:name="_Toc534895845"/>
      <w:bookmarkStart w:id="12263" w:name="_Toc534896760"/>
      <w:bookmarkStart w:id="12264" w:name="_Toc534897674"/>
      <w:bookmarkStart w:id="12265" w:name="_Toc534900187"/>
      <w:bookmarkStart w:id="12266" w:name="_Toc534901101"/>
      <w:bookmarkStart w:id="12267" w:name="_Toc534902015"/>
      <w:bookmarkStart w:id="12268" w:name="_Toc534902930"/>
      <w:bookmarkStart w:id="12269" w:name="_Toc534903844"/>
      <w:bookmarkStart w:id="12270" w:name="_Toc534906586"/>
      <w:bookmarkStart w:id="12271" w:name="_Toc534977243"/>
      <w:bookmarkStart w:id="12272" w:name="_Toc534978157"/>
      <w:bookmarkStart w:id="12273" w:name="_Toc534800789"/>
      <w:bookmarkStart w:id="12274" w:name="_Toc534812096"/>
      <w:bookmarkStart w:id="12275" w:name="_Toc534812512"/>
      <w:bookmarkStart w:id="12276" w:name="_Toc534878167"/>
      <w:bookmarkStart w:id="12277" w:name="_Toc534878583"/>
      <w:bookmarkStart w:id="12278" w:name="_Toc534891571"/>
      <w:bookmarkStart w:id="12279" w:name="_Toc534895846"/>
      <w:bookmarkStart w:id="12280" w:name="_Toc534896761"/>
      <w:bookmarkStart w:id="12281" w:name="_Toc534897675"/>
      <w:bookmarkStart w:id="12282" w:name="_Toc534900188"/>
      <w:bookmarkStart w:id="12283" w:name="_Toc534901102"/>
      <w:bookmarkStart w:id="12284" w:name="_Toc534902016"/>
      <w:bookmarkStart w:id="12285" w:name="_Toc534902931"/>
      <w:bookmarkStart w:id="12286" w:name="_Toc534903845"/>
      <w:bookmarkStart w:id="12287" w:name="_Toc534906587"/>
      <w:bookmarkStart w:id="12288" w:name="_Toc534977244"/>
      <w:bookmarkStart w:id="12289" w:name="_Toc534978158"/>
      <w:bookmarkStart w:id="12290" w:name="_Toc534800790"/>
      <w:bookmarkStart w:id="12291" w:name="_Toc534812097"/>
      <w:bookmarkStart w:id="12292" w:name="_Toc534812513"/>
      <w:bookmarkStart w:id="12293" w:name="_Toc534878168"/>
      <w:bookmarkStart w:id="12294" w:name="_Toc534878584"/>
      <w:bookmarkStart w:id="12295" w:name="_Toc534891572"/>
      <w:bookmarkStart w:id="12296" w:name="_Toc534895847"/>
      <w:bookmarkStart w:id="12297" w:name="_Toc534896762"/>
      <w:bookmarkStart w:id="12298" w:name="_Toc534897676"/>
      <w:bookmarkStart w:id="12299" w:name="_Toc534900189"/>
      <w:bookmarkStart w:id="12300" w:name="_Toc534901103"/>
      <w:bookmarkStart w:id="12301" w:name="_Toc534902017"/>
      <w:bookmarkStart w:id="12302" w:name="_Toc534902932"/>
      <w:bookmarkStart w:id="12303" w:name="_Toc534903846"/>
      <w:bookmarkStart w:id="12304" w:name="_Toc534906588"/>
      <w:bookmarkStart w:id="12305" w:name="_Toc534977245"/>
      <w:bookmarkStart w:id="12306" w:name="_Toc534978159"/>
      <w:bookmarkStart w:id="12307" w:name="_Toc534800791"/>
      <w:bookmarkStart w:id="12308" w:name="_Toc534812098"/>
      <w:bookmarkStart w:id="12309" w:name="_Toc534812514"/>
      <w:bookmarkStart w:id="12310" w:name="_Toc534878169"/>
      <w:bookmarkStart w:id="12311" w:name="_Toc534878585"/>
      <w:bookmarkStart w:id="12312" w:name="_Toc534891573"/>
      <w:bookmarkStart w:id="12313" w:name="_Toc534895848"/>
      <w:bookmarkStart w:id="12314" w:name="_Toc534896763"/>
      <w:bookmarkStart w:id="12315" w:name="_Toc534897677"/>
      <w:bookmarkStart w:id="12316" w:name="_Toc534900190"/>
      <w:bookmarkStart w:id="12317" w:name="_Toc534901104"/>
      <w:bookmarkStart w:id="12318" w:name="_Toc534902018"/>
      <w:bookmarkStart w:id="12319" w:name="_Toc534902933"/>
      <w:bookmarkStart w:id="12320" w:name="_Toc534903847"/>
      <w:bookmarkStart w:id="12321" w:name="_Toc534906589"/>
      <w:bookmarkStart w:id="12322" w:name="_Toc534977246"/>
      <w:bookmarkStart w:id="12323" w:name="_Toc534978160"/>
      <w:bookmarkStart w:id="12324" w:name="_Toc534800805"/>
      <w:bookmarkStart w:id="12325" w:name="_Toc534812112"/>
      <w:bookmarkStart w:id="12326" w:name="_Toc534812528"/>
      <w:bookmarkStart w:id="12327" w:name="_Toc534878183"/>
      <w:bookmarkStart w:id="12328" w:name="_Toc534878599"/>
      <w:bookmarkStart w:id="12329" w:name="_Toc534891587"/>
      <w:bookmarkStart w:id="12330" w:name="_Toc534895862"/>
      <w:bookmarkStart w:id="12331" w:name="_Toc534896777"/>
      <w:bookmarkStart w:id="12332" w:name="_Toc534897691"/>
      <w:bookmarkStart w:id="12333" w:name="_Toc534900204"/>
      <w:bookmarkStart w:id="12334" w:name="_Toc534901118"/>
      <w:bookmarkStart w:id="12335" w:name="_Toc534902032"/>
      <w:bookmarkStart w:id="12336" w:name="_Toc534902947"/>
      <w:bookmarkStart w:id="12337" w:name="_Toc534903861"/>
      <w:bookmarkStart w:id="12338" w:name="_Toc534906603"/>
      <w:bookmarkStart w:id="12339" w:name="_Toc534977260"/>
      <w:bookmarkStart w:id="12340" w:name="_Toc534978174"/>
      <w:bookmarkStart w:id="12341" w:name="_Toc534800811"/>
      <w:bookmarkStart w:id="12342" w:name="_Toc534812118"/>
      <w:bookmarkStart w:id="12343" w:name="_Toc534812534"/>
      <w:bookmarkStart w:id="12344" w:name="_Toc534878189"/>
      <w:bookmarkStart w:id="12345" w:name="_Toc534878605"/>
      <w:bookmarkStart w:id="12346" w:name="_Toc534891593"/>
      <w:bookmarkStart w:id="12347" w:name="_Toc534895868"/>
      <w:bookmarkStart w:id="12348" w:name="_Toc534896783"/>
      <w:bookmarkStart w:id="12349" w:name="_Toc534897697"/>
      <w:bookmarkStart w:id="12350" w:name="_Toc534900210"/>
      <w:bookmarkStart w:id="12351" w:name="_Toc534901124"/>
      <w:bookmarkStart w:id="12352" w:name="_Toc534902038"/>
      <w:bookmarkStart w:id="12353" w:name="_Toc534902953"/>
      <w:bookmarkStart w:id="12354" w:name="_Toc534903867"/>
      <w:bookmarkStart w:id="12355" w:name="_Toc534906609"/>
      <w:bookmarkStart w:id="12356" w:name="_Toc534977266"/>
      <w:bookmarkStart w:id="12357" w:name="_Toc534978180"/>
      <w:bookmarkStart w:id="12358" w:name="_Toc534800817"/>
      <w:bookmarkStart w:id="12359" w:name="_Toc534812124"/>
      <w:bookmarkStart w:id="12360" w:name="_Toc534812540"/>
      <w:bookmarkStart w:id="12361" w:name="_Toc534878195"/>
      <w:bookmarkStart w:id="12362" w:name="_Toc534878611"/>
      <w:bookmarkStart w:id="12363" w:name="_Toc534891599"/>
      <w:bookmarkStart w:id="12364" w:name="_Toc534895874"/>
      <w:bookmarkStart w:id="12365" w:name="_Toc534896789"/>
      <w:bookmarkStart w:id="12366" w:name="_Toc534897703"/>
      <w:bookmarkStart w:id="12367" w:name="_Toc534900216"/>
      <w:bookmarkStart w:id="12368" w:name="_Toc534901130"/>
      <w:bookmarkStart w:id="12369" w:name="_Toc534902044"/>
      <w:bookmarkStart w:id="12370" w:name="_Toc534902959"/>
      <w:bookmarkStart w:id="12371" w:name="_Toc534903873"/>
      <w:bookmarkStart w:id="12372" w:name="_Toc534906615"/>
      <w:bookmarkStart w:id="12373" w:name="_Toc534977272"/>
      <w:bookmarkStart w:id="12374" w:name="_Toc534978186"/>
      <w:bookmarkStart w:id="12375" w:name="_Toc534800820"/>
      <w:bookmarkStart w:id="12376" w:name="_Toc534812127"/>
      <w:bookmarkStart w:id="12377" w:name="_Toc534812543"/>
      <w:bookmarkStart w:id="12378" w:name="_Toc534878198"/>
      <w:bookmarkStart w:id="12379" w:name="_Toc534878614"/>
      <w:bookmarkStart w:id="12380" w:name="_Toc534891602"/>
      <w:bookmarkStart w:id="12381" w:name="_Toc534895877"/>
      <w:bookmarkStart w:id="12382" w:name="_Toc534896792"/>
      <w:bookmarkStart w:id="12383" w:name="_Toc534897706"/>
      <w:bookmarkStart w:id="12384" w:name="_Toc534900219"/>
      <w:bookmarkStart w:id="12385" w:name="_Toc534901133"/>
      <w:bookmarkStart w:id="12386" w:name="_Toc534902047"/>
      <w:bookmarkStart w:id="12387" w:name="_Toc534902962"/>
      <w:bookmarkStart w:id="12388" w:name="_Toc534903876"/>
      <w:bookmarkStart w:id="12389" w:name="_Toc534906618"/>
      <w:bookmarkStart w:id="12390" w:name="_Toc534977275"/>
      <w:bookmarkStart w:id="12391" w:name="_Toc534978189"/>
      <w:bookmarkStart w:id="12392" w:name="_Toc534800821"/>
      <w:bookmarkStart w:id="12393" w:name="_Toc534812128"/>
      <w:bookmarkStart w:id="12394" w:name="_Toc534812544"/>
      <w:bookmarkStart w:id="12395" w:name="_Toc534878199"/>
      <w:bookmarkStart w:id="12396" w:name="_Toc534878615"/>
      <w:bookmarkStart w:id="12397" w:name="_Toc534891603"/>
      <w:bookmarkStart w:id="12398" w:name="_Toc534895878"/>
      <w:bookmarkStart w:id="12399" w:name="_Toc534896793"/>
      <w:bookmarkStart w:id="12400" w:name="_Toc534897707"/>
      <w:bookmarkStart w:id="12401" w:name="_Toc534900220"/>
      <w:bookmarkStart w:id="12402" w:name="_Toc534901134"/>
      <w:bookmarkStart w:id="12403" w:name="_Toc534902048"/>
      <w:bookmarkStart w:id="12404" w:name="_Toc534902963"/>
      <w:bookmarkStart w:id="12405" w:name="_Toc534903877"/>
      <w:bookmarkStart w:id="12406" w:name="_Toc534906619"/>
      <w:bookmarkStart w:id="12407" w:name="_Toc534977276"/>
      <w:bookmarkStart w:id="12408" w:name="_Toc534978190"/>
      <w:bookmarkStart w:id="12409" w:name="_Toc534800822"/>
      <w:bookmarkStart w:id="12410" w:name="_Toc534812129"/>
      <w:bookmarkStart w:id="12411" w:name="_Toc534812545"/>
      <w:bookmarkStart w:id="12412" w:name="_Toc534878200"/>
      <w:bookmarkStart w:id="12413" w:name="_Toc534878616"/>
      <w:bookmarkStart w:id="12414" w:name="_Toc534891604"/>
      <w:bookmarkStart w:id="12415" w:name="_Toc534895879"/>
      <w:bookmarkStart w:id="12416" w:name="_Toc534896794"/>
      <w:bookmarkStart w:id="12417" w:name="_Toc534897708"/>
      <w:bookmarkStart w:id="12418" w:name="_Toc534900221"/>
      <w:bookmarkStart w:id="12419" w:name="_Toc534901135"/>
      <w:bookmarkStart w:id="12420" w:name="_Toc534902049"/>
      <w:bookmarkStart w:id="12421" w:name="_Toc534902964"/>
      <w:bookmarkStart w:id="12422" w:name="_Toc534903878"/>
      <w:bookmarkStart w:id="12423" w:name="_Toc534906620"/>
      <w:bookmarkStart w:id="12424" w:name="_Toc534977277"/>
      <w:bookmarkStart w:id="12425" w:name="_Toc534978191"/>
      <w:bookmarkStart w:id="12426" w:name="_Toc534800823"/>
      <w:bookmarkStart w:id="12427" w:name="_Toc534812130"/>
      <w:bookmarkStart w:id="12428" w:name="_Toc534812546"/>
      <w:bookmarkStart w:id="12429" w:name="_Toc534878201"/>
      <w:bookmarkStart w:id="12430" w:name="_Toc534878617"/>
      <w:bookmarkStart w:id="12431" w:name="_Toc534891605"/>
      <w:bookmarkStart w:id="12432" w:name="_Toc534895880"/>
      <w:bookmarkStart w:id="12433" w:name="_Toc534896795"/>
      <w:bookmarkStart w:id="12434" w:name="_Toc534897709"/>
      <w:bookmarkStart w:id="12435" w:name="_Toc534900222"/>
      <w:bookmarkStart w:id="12436" w:name="_Toc534901136"/>
      <w:bookmarkStart w:id="12437" w:name="_Toc534902050"/>
      <w:bookmarkStart w:id="12438" w:name="_Toc534902965"/>
      <w:bookmarkStart w:id="12439" w:name="_Toc534903879"/>
      <w:bookmarkStart w:id="12440" w:name="_Toc534906621"/>
      <w:bookmarkStart w:id="12441" w:name="_Toc534977278"/>
      <w:bookmarkStart w:id="12442" w:name="_Toc534978192"/>
      <w:bookmarkStart w:id="12443" w:name="_Toc534800829"/>
      <w:bookmarkStart w:id="12444" w:name="_Toc534812136"/>
      <w:bookmarkStart w:id="12445" w:name="_Toc534812552"/>
      <w:bookmarkStart w:id="12446" w:name="_Toc534878207"/>
      <w:bookmarkStart w:id="12447" w:name="_Toc534878623"/>
      <w:bookmarkStart w:id="12448" w:name="_Toc534891611"/>
      <w:bookmarkStart w:id="12449" w:name="_Toc534895886"/>
      <w:bookmarkStart w:id="12450" w:name="_Toc534896801"/>
      <w:bookmarkStart w:id="12451" w:name="_Toc534897715"/>
      <w:bookmarkStart w:id="12452" w:name="_Toc534900228"/>
      <w:bookmarkStart w:id="12453" w:name="_Toc534901142"/>
      <w:bookmarkStart w:id="12454" w:name="_Toc534902056"/>
      <w:bookmarkStart w:id="12455" w:name="_Toc534902971"/>
      <w:bookmarkStart w:id="12456" w:name="_Toc534903885"/>
      <w:bookmarkStart w:id="12457" w:name="_Toc534906627"/>
      <w:bookmarkStart w:id="12458" w:name="_Toc534977284"/>
      <w:bookmarkStart w:id="12459" w:name="_Toc534978198"/>
      <w:bookmarkStart w:id="12460" w:name="_Toc534800831"/>
      <w:bookmarkStart w:id="12461" w:name="_Toc534812138"/>
      <w:bookmarkStart w:id="12462" w:name="_Toc534812554"/>
      <w:bookmarkStart w:id="12463" w:name="_Toc534878209"/>
      <w:bookmarkStart w:id="12464" w:name="_Toc534878625"/>
      <w:bookmarkStart w:id="12465" w:name="_Toc534891613"/>
      <w:bookmarkStart w:id="12466" w:name="_Toc534895888"/>
      <w:bookmarkStart w:id="12467" w:name="_Toc534896803"/>
      <w:bookmarkStart w:id="12468" w:name="_Toc534897717"/>
      <w:bookmarkStart w:id="12469" w:name="_Toc534900230"/>
      <w:bookmarkStart w:id="12470" w:name="_Toc534901144"/>
      <w:bookmarkStart w:id="12471" w:name="_Toc534902058"/>
      <w:bookmarkStart w:id="12472" w:name="_Toc534902973"/>
      <w:bookmarkStart w:id="12473" w:name="_Toc534903887"/>
      <w:bookmarkStart w:id="12474" w:name="_Toc534906629"/>
      <w:bookmarkStart w:id="12475" w:name="_Toc534977286"/>
      <w:bookmarkStart w:id="12476" w:name="_Toc534978200"/>
      <w:bookmarkStart w:id="12477" w:name="_Toc534800833"/>
      <w:bookmarkStart w:id="12478" w:name="_Toc534812140"/>
      <w:bookmarkStart w:id="12479" w:name="_Toc534812556"/>
      <w:bookmarkStart w:id="12480" w:name="_Toc534878211"/>
      <w:bookmarkStart w:id="12481" w:name="_Toc534878627"/>
      <w:bookmarkStart w:id="12482" w:name="_Toc534891615"/>
      <w:bookmarkStart w:id="12483" w:name="_Toc534895890"/>
      <w:bookmarkStart w:id="12484" w:name="_Toc534896805"/>
      <w:bookmarkStart w:id="12485" w:name="_Toc534897719"/>
      <w:bookmarkStart w:id="12486" w:name="_Toc534900232"/>
      <w:bookmarkStart w:id="12487" w:name="_Toc534901146"/>
      <w:bookmarkStart w:id="12488" w:name="_Toc534902060"/>
      <w:bookmarkStart w:id="12489" w:name="_Toc534902975"/>
      <w:bookmarkStart w:id="12490" w:name="_Toc534903889"/>
      <w:bookmarkStart w:id="12491" w:name="_Toc534906631"/>
      <w:bookmarkStart w:id="12492" w:name="_Toc534977288"/>
      <w:bookmarkStart w:id="12493" w:name="_Toc534978202"/>
      <w:bookmarkStart w:id="12494" w:name="_Toc534800834"/>
      <w:bookmarkStart w:id="12495" w:name="_Toc534812141"/>
      <w:bookmarkStart w:id="12496" w:name="_Toc534812557"/>
      <w:bookmarkStart w:id="12497" w:name="_Toc534878212"/>
      <w:bookmarkStart w:id="12498" w:name="_Toc534878628"/>
      <w:bookmarkStart w:id="12499" w:name="_Toc534891616"/>
      <w:bookmarkStart w:id="12500" w:name="_Toc534895891"/>
      <w:bookmarkStart w:id="12501" w:name="_Toc534896806"/>
      <w:bookmarkStart w:id="12502" w:name="_Toc534897720"/>
      <w:bookmarkStart w:id="12503" w:name="_Toc534900233"/>
      <w:bookmarkStart w:id="12504" w:name="_Toc534901147"/>
      <w:bookmarkStart w:id="12505" w:name="_Toc534902061"/>
      <w:bookmarkStart w:id="12506" w:name="_Toc534902976"/>
      <w:bookmarkStart w:id="12507" w:name="_Toc534903890"/>
      <w:bookmarkStart w:id="12508" w:name="_Toc534906632"/>
      <w:bookmarkStart w:id="12509" w:name="_Toc534977289"/>
      <w:bookmarkStart w:id="12510" w:name="_Toc534978203"/>
      <w:bookmarkStart w:id="12511" w:name="_Toc534800835"/>
      <w:bookmarkStart w:id="12512" w:name="_Toc534812142"/>
      <w:bookmarkStart w:id="12513" w:name="_Toc534812558"/>
      <w:bookmarkStart w:id="12514" w:name="_Toc534878213"/>
      <w:bookmarkStart w:id="12515" w:name="_Toc534878629"/>
      <w:bookmarkStart w:id="12516" w:name="_Toc534891617"/>
      <w:bookmarkStart w:id="12517" w:name="_Toc534895892"/>
      <w:bookmarkStart w:id="12518" w:name="_Toc534896807"/>
      <w:bookmarkStart w:id="12519" w:name="_Toc534897721"/>
      <w:bookmarkStart w:id="12520" w:name="_Toc534900234"/>
      <w:bookmarkStart w:id="12521" w:name="_Toc534901148"/>
      <w:bookmarkStart w:id="12522" w:name="_Toc534902062"/>
      <w:bookmarkStart w:id="12523" w:name="_Toc534902977"/>
      <w:bookmarkStart w:id="12524" w:name="_Toc534903891"/>
      <w:bookmarkStart w:id="12525" w:name="_Toc534906633"/>
      <w:bookmarkStart w:id="12526" w:name="_Toc534977290"/>
      <w:bookmarkStart w:id="12527" w:name="_Toc534978204"/>
      <w:bookmarkStart w:id="12528" w:name="_Toc534800838"/>
      <w:bookmarkStart w:id="12529" w:name="_Toc534812145"/>
      <w:bookmarkStart w:id="12530" w:name="_Toc534812561"/>
      <w:bookmarkStart w:id="12531" w:name="_Toc534878216"/>
      <w:bookmarkStart w:id="12532" w:name="_Toc534878632"/>
      <w:bookmarkStart w:id="12533" w:name="_Toc534891620"/>
      <w:bookmarkStart w:id="12534" w:name="_Toc534895895"/>
      <w:bookmarkStart w:id="12535" w:name="_Toc534896810"/>
      <w:bookmarkStart w:id="12536" w:name="_Toc534897724"/>
      <w:bookmarkStart w:id="12537" w:name="_Toc534900237"/>
      <w:bookmarkStart w:id="12538" w:name="_Toc534901151"/>
      <w:bookmarkStart w:id="12539" w:name="_Toc534902065"/>
      <w:bookmarkStart w:id="12540" w:name="_Toc534902980"/>
      <w:bookmarkStart w:id="12541" w:name="_Toc534903894"/>
      <w:bookmarkStart w:id="12542" w:name="_Toc534906636"/>
      <w:bookmarkStart w:id="12543" w:name="_Toc534977293"/>
      <w:bookmarkStart w:id="12544" w:name="_Toc534978207"/>
      <w:bookmarkStart w:id="12545" w:name="_Toc534800839"/>
      <w:bookmarkStart w:id="12546" w:name="_Toc534812146"/>
      <w:bookmarkStart w:id="12547" w:name="_Toc534812562"/>
      <w:bookmarkStart w:id="12548" w:name="_Toc534878217"/>
      <w:bookmarkStart w:id="12549" w:name="_Toc534878633"/>
      <w:bookmarkStart w:id="12550" w:name="_Toc534891621"/>
      <w:bookmarkStart w:id="12551" w:name="_Toc534895896"/>
      <w:bookmarkStart w:id="12552" w:name="_Toc534896811"/>
      <w:bookmarkStart w:id="12553" w:name="_Toc534897725"/>
      <w:bookmarkStart w:id="12554" w:name="_Toc534900238"/>
      <w:bookmarkStart w:id="12555" w:name="_Toc534901152"/>
      <w:bookmarkStart w:id="12556" w:name="_Toc534902066"/>
      <w:bookmarkStart w:id="12557" w:name="_Toc534902981"/>
      <w:bookmarkStart w:id="12558" w:name="_Toc534903895"/>
      <w:bookmarkStart w:id="12559" w:name="_Toc534906637"/>
      <w:bookmarkStart w:id="12560" w:name="_Toc534977294"/>
      <w:bookmarkStart w:id="12561" w:name="_Toc534978208"/>
      <w:bookmarkStart w:id="12562" w:name="_Toc534800840"/>
      <w:bookmarkStart w:id="12563" w:name="_Toc534812147"/>
      <w:bookmarkStart w:id="12564" w:name="_Toc534812563"/>
      <w:bookmarkStart w:id="12565" w:name="_Toc534878218"/>
      <w:bookmarkStart w:id="12566" w:name="_Toc534878634"/>
      <w:bookmarkStart w:id="12567" w:name="_Toc534891622"/>
      <w:bookmarkStart w:id="12568" w:name="_Toc534895897"/>
      <w:bookmarkStart w:id="12569" w:name="_Toc534896812"/>
      <w:bookmarkStart w:id="12570" w:name="_Toc534897726"/>
      <w:bookmarkStart w:id="12571" w:name="_Toc534900239"/>
      <w:bookmarkStart w:id="12572" w:name="_Toc534901153"/>
      <w:bookmarkStart w:id="12573" w:name="_Toc534902067"/>
      <w:bookmarkStart w:id="12574" w:name="_Toc534902982"/>
      <w:bookmarkStart w:id="12575" w:name="_Toc534903896"/>
      <w:bookmarkStart w:id="12576" w:name="_Toc534906638"/>
      <w:bookmarkStart w:id="12577" w:name="_Toc534977295"/>
      <w:bookmarkStart w:id="12578" w:name="_Toc534978209"/>
      <w:bookmarkStart w:id="12579" w:name="_Toc534800841"/>
      <w:bookmarkStart w:id="12580" w:name="_Toc534812148"/>
      <w:bookmarkStart w:id="12581" w:name="_Toc534812564"/>
      <w:bookmarkStart w:id="12582" w:name="_Toc534878219"/>
      <w:bookmarkStart w:id="12583" w:name="_Toc534878635"/>
      <w:bookmarkStart w:id="12584" w:name="_Toc534891623"/>
      <w:bookmarkStart w:id="12585" w:name="_Toc534895898"/>
      <w:bookmarkStart w:id="12586" w:name="_Toc534896813"/>
      <w:bookmarkStart w:id="12587" w:name="_Toc534897727"/>
      <w:bookmarkStart w:id="12588" w:name="_Toc534900240"/>
      <w:bookmarkStart w:id="12589" w:name="_Toc534901154"/>
      <w:bookmarkStart w:id="12590" w:name="_Toc534902068"/>
      <w:bookmarkStart w:id="12591" w:name="_Toc534902983"/>
      <w:bookmarkStart w:id="12592" w:name="_Toc534903897"/>
      <w:bookmarkStart w:id="12593" w:name="_Toc534906639"/>
      <w:bookmarkStart w:id="12594" w:name="_Toc534977296"/>
      <w:bookmarkStart w:id="12595" w:name="_Toc534978210"/>
      <w:bookmarkStart w:id="12596" w:name="_Toc534800842"/>
      <w:bookmarkStart w:id="12597" w:name="_Toc534812149"/>
      <w:bookmarkStart w:id="12598" w:name="_Toc534812565"/>
      <w:bookmarkStart w:id="12599" w:name="_Toc534878220"/>
      <w:bookmarkStart w:id="12600" w:name="_Toc534878636"/>
      <w:bookmarkStart w:id="12601" w:name="_Toc534891624"/>
      <w:bookmarkStart w:id="12602" w:name="_Toc534895899"/>
      <w:bookmarkStart w:id="12603" w:name="_Toc534896814"/>
      <w:bookmarkStart w:id="12604" w:name="_Toc534897728"/>
      <w:bookmarkStart w:id="12605" w:name="_Toc534900241"/>
      <w:bookmarkStart w:id="12606" w:name="_Toc534901155"/>
      <w:bookmarkStart w:id="12607" w:name="_Toc534902069"/>
      <w:bookmarkStart w:id="12608" w:name="_Toc534902984"/>
      <w:bookmarkStart w:id="12609" w:name="_Toc534903898"/>
      <w:bookmarkStart w:id="12610" w:name="_Toc534906640"/>
      <w:bookmarkStart w:id="12611" w:name="_Toc534977297"/>
      <w:bookmarkStart w:id="12612" w:name="_Toc534978211"/>
      <w:bookmarkStart w:id="12613" w:name="_Toc534800843"/>
      <w:bookmarkStart w:id="12614" w:name="_Toc534812150"/>
      <w:bookmarkStart w:id="12615" w:name="_Toc534812566"/>
      <w:bookmarkStart w:id="12616" w:name="_Toc534878221"/>
      <w:bookmarkStart w:id="12617" w:name="_Toc534878637"/>
      <w:bookmarkStart w:id="12618" w:name="_Toc534891625"/>
      <w:bookmarkStart w:id="12619" w:name="_Toc534895900"/>
      <w:bookmarkStart w:id="12620" w:name="_Toc534896815"/>
      <w:bookmarkStart w:id="12621" w:name="_Toc534897729"/>
      <w:bookmarkStart w:id="12622" w:name="_Toc534900242"/>
      <w:bookmarkStart w:id="12623" w:name="_Toc534901156"/>
      <w:bookmarkStart w:id="12624" w:name="_Toc534902070"/>
      <w:bookmarkStart w:id="12625" w:name="_Toc534902985"/>
      <w:bookmarkStart w:id="12626" w:name="_Toc534903899"/>
      <w:bookmarkStart w:id="12627" w:name="_Toc534906641"/>
      <w:bookmarkStart w:id="12628" w:name="_Toc534977298"/>
      <w:bookmarkStart w:id="12629" w:name="_Toc534978212"/>
      <w:bookmarkStart w:id="12630" w:name="_Toc534800844"/>
      <w:bookmarkStart w:id="12631" w:name="_Toc534812151"/>
      <w:bookmarkStart w:id="12632" w:name="_Toc534812567"/>
      <w:bookmarkStart w:id="12633" w:name="_Toc534878222"/>
      <w:bookmarkStart w:id="12634" w:name="_Toc534878638"/>
      <w:bookmarkStart w:id="12635" w:name="_Toc534891626"/>
      <w:bookmarkStart w:id="12636" w:name="_Toc534895901"/>
      <w:bookmarkStart w:id="12637" w:name="_Toc534896816"/>
      <w:bookmarkStart w:id="12638" w:name="_Toc534897730"/>
      <w:bookmarkStart w:id="12639" w:name="_Toc534900243"/>
      <w:bookmarkStart w:id="12640" w:name="_Toc534901157"/>
      <w:bookmarkStart w:id="12641" w:name="_Toc534902071"/>
      <w:bookmarkStart w:id="12642" w:name="_Toc534902986"/>
      <w:bookmarkStart w:id="12643" w:name="_Toc534903900"/>
      <w:bookmarkStart w:id="12644" w:name="_Toc534906642"/>
      <w:bookmarkStart w:id="12645" w:name="_Toc534977299"/>
      <w:bookmarkStart w:id="12646" w:name="_Toc534978213"/>
      <w:bookmarkStart w:id="12647" w:name="_Toc534800845"/>
      <w:bookmarkStart w:id="12648" w:name="_Toc534812152"/>
      <w:bookmarkStart w:id="12649" w:name="_Toc534812568"/>
      <w:bookmarkStart w:id="12650" w:name="_Toc534878223"/>
      <w:bookmarkStart w:id="12651" w:name="_Toc534878639"/>
      <w:bookmarkStart w:id="12652" w:name="_Toc534891627"/>
      <w:bookmarkStart w:id="12653" w:name="_Toc534895902"/>
      <w:bookmarkStart w:id="12654" w:name="_Toc534896817"/>
      <w:bookmarkStart w:id="12655" w:name="_Toc534897731"/>
      <w:bookmarkStart w:id="12656" w:name="_Toc534900244"/>
      <w:bookmarkStart w:id="12657" w:name="_Toc534901158"/>
      <w:bookmarkStart w:id="12658" w:name="_Toc534902072"/>
      <w:bookmarkStart w:id="12659" w:name="_Toc534902987"/>
      <w:bookmarkStart w:id="12660" w:name="_Toc534903901"/>
      <w:bookmarkStart w:id="12661" w:name="_Toc534906643"/>
      <w:bookmarkStart w:id="12662" w:name="_Toc534977300"/>
      <w:bookmarkStart w:id="12663" w:name="_Toc534978214"/>
      <w:bookmarkStart w:id="12664" w:name="_Toc534800846"/>
      <w:bookmarkStart w:id="12665" w:name="_Toc534812153"/>
      <w:bookmarkStart w:id="12666" w:name="_Toc534812569"/>
      <w:bookmarkStart w:id="12667" w:name="_Toc534878224"/>
      <w:bookmarkStart w:id="12668" w:name="_Toc534878640"/>
      <w:bookmarkStart w:id="12669" w:name="_Toc534891628"/>
      <w:bookmarkStart w:id="12670" w:name="_Toc534895903"/>
      <w:bookmarkStart w:id="12671" w:name="_Toc534896818"/>
      <w:bookmarkStart w:id="12672" w:name="_Toc534897732"/>
      <w:bookmarkStart w:id="12673" w:name="_Toc534900245"/>
      <w:bookmarkStart w:id="12674" w:name="_Toc534901159"/>
      <w:bookmarkStart w:id="12675" w:name="_Toc534902073"/>
      <w:bookmarkStart w:id="12676" w:name="_Toc534902988"/>
      <w:bookmarkStart w:id="12677" w:name="_Toc534903902"/>
      <w:bookmarkStart w:id="12678" w:name="_Toc534906644"/>
      <w:bookmarkStart w:id="12679" w:name="_Toc534977301"/>
      <w:bookmarkStart w:id="12680" w:name="_Toc534978215"/>
      <w:bookmarkStart w:id="12681" w:name="_Toc534800847"/>
      <w:bookmarkStart w:id="12682" w:name="_Toc534812154"/>
      <w:bookmarkStart w:id="12683" w:name="_Toc534812570"/>
      <w:bookmarkStart w:id="12684" w:name="_Toc534878225"/>
      <w:bookmarkStart w:id="12685" w:name="_Toc534878641"/>
      <w:bookmarkStart w:id="12686" w:name="_Toc534891629"/>
      <w:bookmarkStart w:id="12687" w:name="_Toc534895904"/>
      <w:bookmarkStart w:id="12688" w:name="_Toc534896819"/>
      <w:bookmarkStart w:id="12689" w:name="_Toc534897733"/>
      <w:bookmarkStart w:id="12690" w:name="_Toc534900246"/>
      <w:bookmarkStart w:id="12691" w:name="_Toc534901160"/>
      <w:bookmarkStart w:id="12692" w:name="_Toc534902074"/>
      <w:bookmarkStart w:id="12693" w:name="_Toc534902989"/>
      <w:bookmarkStart w:id="12694" w:name="_Toc534903903"/>
      <w:bookmarkStart w:id="12695" w:name="_Toc534906645"/>
      <w:bookmarkStart w:id="12696" w:name="_Toc534977302"/>
      <w:bookmarkStart w:id="12697" w:name="_Toc534978216"/>
      <w:bookmarkStart w:id="12698" w:name="_Toc534800848"/>
      <w:bookmarkStart w:id="12699" w:name="_Toc534812155"/>
      <w:bookmarkStart w:id="12700" w:name="_Toc534812571"/>
      <w:bookmarkStart w:id="12701" w:name="_Toc534878226"/>
      <w:bookmarkStart w:id="12702" w:name="_Toc534878642"/>
      <w:bookmarkStart w:id="12703" w:name="_Toc534891630"/>
      <w:bookmarkStart w:id="12704" w:name="_Toc534895905"/>
      <w:bookmarkStart w:id="12705" w:name="_Toc534896820"/>
      <w:bookmarkStart w:id="12706" w:name="_Toc534897734"/>
      <w:bookmarkStart w:id="12707" w:name="_Toc534900247"/>
      <w:bookmarkStart w:id="12708" w:name="_Toc534901161"/>
      <w:bookmarkStart w:id="12709" w:name="_Toc534902075"/>
      <w:bookmarkStart w:id="12710" w:name="_Toc534902990"/>
      <w:bookmarkStart w:id="12711" w:name="_Toc534903904"/>
      <w:bookmarkStart w:id="12712" w:name="_Toc534906646"/>
      <w:bookmarkStart w:id="12713" w:name="_Toc534977303"/>
      <w:bookmarkStart w:id="12714" w:name="_Toc534978217"/>
      <w:bookmarkStart w:id="12715" w:name="_Toc534800849"/>
      <w:bookmarkStart w:id="12716" w:name="_Toc534812156"/>
      <w:bookmarkStart w:id="12717" w:name="_Toc534812572"/>
      <w:bookmarkStart w:id="12718" w:name="_Toc534878227"/>
      <w:bookmarkStart w:id="12719" w:name="_Toc534878643"/>
      <w:bookmarkStart w:id="12720" w:name="_Toc534891631"/>
      <w:bookmarkStart w:id="12721" w:name="_Toc534895906"/>
      <w:bookmarkStart w:id="12722" w:name="_Toc534896821"/>
      <w:bookmarkStart w:id="12723" w:name="_Toc534897735"/>
      <w:bookmarkStart w:id="12724" w:name="_Toc534900248"/>
      <w:bookmarkStart w:id="12725" w:name="_Toc534901162"/>
      <w:bookmarkStart w:id="12726" w:name="_Toc534902076"/>
      <w:bookmarkStart w:id="12727" w:name="_Toc534902991"/>
      <w:bookmarkStart w:id="12728" w:name="_Toc534903905"/>
      <w:bookmarkStart w:id="12729" w:name="_Toc534906647"/>
      <w:bookmarkStart w:id="12730" w:name="_Toc534977304"/>
      <w:bookmarkStart w:id="12731" w:name="_Toc534978218"/>
      <w:bookmarkStart w:id="12732" w:name="_Toc534800850"/>
      <w:bookmarkStart w:id="12733" w:name="_Toc534812157"/>
      <w:bookmarkStart w:id="12734" w:name="_Toc534812573"/>
      <w:bookmarkStart w:id="12735" w:name="_Toc534878228"/>
      <w:bookmarkStart w:id="12736" w:name="_Toc534878644"/>
      <w:bookmarkStart w:id="12737" w:name="_Toc534891632"/>
      <w:bookmarkStart w:id="12738" w:name="_Toc534895907"/>
      <w:bookmarkStart w:id="12739" w:name="_Toc534896822"/>
      <w:bookmarkStart w:id="12740" w:name="_Toc534897736"/>
      <w:bookmarkStart w:id="12741" w:name="_Toc534900249"/>
      <w:bookmarkStart w:id="12742" w:name="_Toc534901163"/>
      <w:bookmarkStart w:id="12743" w:name="_Toc534902077"/>
      <w:bookmarkStart w:id="12744" w:name="_Toc534902992"/>
      <w:bookmarkStart w:id="12745" w:name="_Toc534903906"/>
      <w:bookmarkStart w:id="12746" w:name="_Toc534906648"/>
      <w:bookmarkStart w:id="12747" w:name="_Toc534977305"/>
      <w:bookmarkStart w:id="12748" w:name="_Toc534978219"/>
      <w:bookmarkStart w:id="12749" w:name="_Toc534800851"/>
      <w:bookmarkStart w:id="12750" w:name="_Toc534812158"/>
      <w:bookmarkStart w:id="12751" w:name="_Toc534812574"/>
      <w:bookmarkStart w:id="12752" w:name="_Toc534878229"/>
      <w:bookmarkStart w:id="12753" w:name="_Toc534878645"/>
      <w:bookmarkStart w:id="12754" w:name="_Toc534891633"/>
      <w:bookmarkStart w:id="12755" w:name="_Toc534895908"/>
      <w:bookmarkStart w:id="12756" w:name="_Toc534896823"/>
      <w:bookmarkStart w:id="12757" w:name="_Toc534897737"/>
      <w:bookmarkStart w:id="12758" w:name="_Toc534900250"/>
      <w:bookmarkStart w:id="12759" w:name="_Toc534901164"/>
      <w:bookmarkStart w:id="12760" w:name="_Toc534902078"/>
      <w:bookmarkStart w:id="12761" w:name="_Toc534902993"/>
      <w:bookmarkStart w:id="12762" w:name="_Toc534903907"/>
      <w:bookmarkStart w:id="12763" w:name="_Toc534906649"/>
      <w:bookmarkStart w:id="12764" w:name="_Toc534977306"/>
      <w:bookmarkStart w:id="12765" w:name="_Toc534978220"/>
      <w:bookmarkStart w:id="12766" w:name="_Toc534800852"/>
      <w:bookmarkStart w:id="12767" w:name="_Toc534812159"/>
      <w:bookmarkStart w:id="12768" w:name="_Toc534812575"/>
      <w:bookmarkStart w:id="12769" w:name="_Toc534878230"/>
      <w:bookmarkStart w:id="12770" w:name="_Toc534878646"/>
      <w:bookmarkStart w:id="12771" w:name="_Toc534891634"/>
      <w:bookmarkStart w:id="12772" w:name="_Toc534895909"/>
      <w:bookmarkStart w:id="12773" w:name="_Toc534896824"/>
      <w:bookmarkStart w:id="12774" w:name="_Toc534897738"/>
      <w:bookmarkStart w:id="12775" w:name="_Toc534900251"/>
      <w:bookmarkStart w:id="12776" w:name="_Toc534901165"/>
      <w:bookmarkStart w:id="12777" w:name="_Toc534902079"/>
      <w:bookmarkStart w:id="12778" w:name="_Toc534902994"/>
      <w:bookmarkStart w:id="12779" w:name="_Toc534903908"/>
      <w:bookmarkStart w:id="12780" w:name="_Toc534906650"/>
      <w:bookmarkStart w:id="12781" w:name="_Toc534977307"/>
      <w:bookmarkStart w:id="12782" w:name="_Toc534978221"/>
      <w:bookmarkStart w:id="12783" w:name="_Toc534800853"/>
      <w:bookmarkStart w:id="12784" w:name="_Toc534812160"/>
      <w:bookmarkStart w:id="12785" w:name="_Toc534812576"/>
      <w:bookmarkStart w:id="12786" w:name="_Toc534878231"/>
      <w:bookmarkStart w:id="12787" w:name="_Toc534878647"/>
      <w:bookmarkStart w:id="12788" w:name="_Toc534891635"/>
      <w:bookmarkStart w:id="12789" w:name="_Toc534895910"/>
      <w:bookmarkStart w:id="12790" w:name="_Toc534896825"/>
      <w:bookmarkStart w:id="12791" w:name="_Toc534897739"/>
      <w:bookmarkStart w:id="12792" w:name="_Toc534900252"/>
      <w:bookmarkStart w:id="12793" w:name="_Toc534901166"/>
      <w:bookmarkStart w:id="12794" w:name="_Toc534902080"/>
      <w:bookmarkStart w:id="12795" w:name="_Toc534902995"/>
      <w:bookmarkStart w:id="12796" w:name="_Toc534903909"/>
      <w:bookmarkStart w:id="12797" w:name="_Toc534906651"/>
      <w:bookmarkStart w:id="12798" w:name="_Toc534977308"/>
      <w:bookmarkStart w:id="12799" w:name="_Toc534978222"/>
      <w:bookmarkStart w:id="12800" w:name="_Toc534800854"/>
      <w:bookmarkStart w:id="12801" w:name="_Toc534812161"/>
      <w:bookmarkStart w:id="12802" w:name="_Toc534812577"/>
      <w:bookmarkStart w:id="12803" w:name="_Toc534878232"/>
      <w:bookmarkStart w:id="12804" w:name="_Toc534878648"/>
      <w:bookmarkStart w:id="12805" w:name="_Toc534891636"/>
      <w:bookmarkStart w:id="12806" w:name="_Toc534895911"/>
      <w:bookmarkStart w:id="12807" w:name="_Toc534896826"/>
      <w:bookmarkStart w:id="12808" w:name="_Toc534897740"/>
      <w:bookmarkStart w:id="12809" w:name="_Toc534900253"/>
      <w:bookmarkStart w:id="12810" w:name="_Toc534901167"/>
      <w:bookmarkStart w:id="12811" w:name="_Toc534902081"/>
      <w:bookmarkStart w:id="12812" w:name="_Toc534902996"/>
      <w:bookmarkStart w:id="12813" w:name="_Toc534903910"/>
      <w:bookmarkStart w:id="12814" w:name="_Toc534906652"/>
      <w:bookmarkStart w:id="12815" w:name="_Toc534977309"/>
      <w:bookmarkStart w:id="12816" w:name="_Toc534978223"/>
      <w:bookmarkStart w:id="12817" w:name="_Toc534800855"/>
      <w:bookmarkStart w:id="12818" w:name="_Toc534812162"/>
      <w:bookmarkStart w:id="12819" w:name="_Toc534812578"/>
      <w:bookmarkStart w:id="12820" w:name="_Toc534878233"/>
      <w:bookmarkStart w:id="12821" w:name="_Toc534878649"/>
      <w:bookmarkStart w:id="12822" w:name="_Toc534891637"/>
      <w:bookmarkStart w:id="12823" w:name="_Toc534895912"/>
      <w:bookmarkStart w:id="12824" w:name="_Toc534896827"/>
      <w:bookmarkStart w:id="12825" w:name="_Toc534897741"/>
      <w:bookmarkStart w:id="12826" w:name="_Toc534900254"/>
      <w:bookmarkStart w:id="12827" w:name="_Toc534901168"/>
      <w:bookmarkStart w:id="12828" w:name="_Toc534902082"/>
      <w:bookmarkStart w:id="12829" w:name="_Toc534902997"/>
      <w:bookmarkStart w:id="12830" w:name="_Toc534903911"/>
      <w:bookmarkStart w:id="12831" w:name="_Toc534906653"/>
      <w:bookmarkStart w:id="12832" w:name="_Toc534977310"/>
      <w:bookmarkStart w:id="12833" w:name="_Toc534978224"/>
      <w:bookmarkStart w:id="12834" w:name="_Toc534800857"/>
      <w:bookmarkStart w:id="12835" w:name="_Toc534812164"/>
      <w:bookmarkStart w:id="12836" w:name="_Toc534812580"/>
      <w:bookmarkStart w:id="12837" w:name="_Toc534878235"/>
      <w:bookmarkStart w:id="12838" w:name="_Toc534878651"/>
      <w:bookmarkStart w:id="12839" w:name="_Toc534891639"/>
      <w:bookmarkStart w:id="12840" w:name="_Toc534895914"/>
      <w:bookmarkStart w:id="12841" w:name="_Toc534896829"/>
      <w:bookmarkStart w:id="12842" w:name="_Toc534897743"/>
      <w:bookmarkStart w:id="12843" w:name="_Toc534900256"/>
      <w:bookmarkStart w:id="12844" w:name="_Toc534901170"/>
      <w:bookmarkStart w:id="12845" w:name="_Toc534902084"/>
      <w:bookmarkStart w:id="12846" w:name="_Toc534902999"/>
      <w:bookmarkStart w:id="12847" w:name="_Toc534903913"/>
      <w:bookmarkStart w:id="12848" w:name="_Toc534906655"/>
      <w:bookmarkStart w:id="12849" w:name="_Toc534977312"/>
      <w:bookmarkStart w:id="12850" w:name="_Toc534978226"/>
      <w:bookmarkStart w:id="12851" w:name="_Toc534800858"/>
      <w:bookmarkStart w:id="12852" w:name="_Toc534812165"/>
      <w:bookmarkStart w:id="12853" w:name="_Toc534812581"/>
      <w:bookmarkStart w:id="12854" w:name="_Toc534878236"/>
      <w:bookmarkStart w:id="12855" w:name="_Toc534878652"/>
      <w:bookmarkStart w:id="12856" w:name="_Toc534891640"/>
      <w:bookmarkStart w:id="12857" w:name="_Toc534895915"/>
      <w:bookmarkStart w:id="12858" w:name="_Toc534896830"/>
      <w:bookmarkStart w:id="12859" w:name="_Toc534897744"/>
      <w:bookmarkStart w:id="12860" w:name="_Toc534900257"/>
      <w:bookmarkStart w:id="12861" w:name="_Toc534901171"/>
      <w:bookmarkStart w:id="12862" w:name="_Toc534902085"/>
      <w:bookmarkStart w:id="12863" w:name="_Toc534903000"/>
      <w:bookmarkStart w:id="12864" w:name="_Toc534903914"/>
      <w:bookmarkStart w:id="12865" w:name="_Toc534906656"/>
      <w:bookmarkStart w:id="12866" w:name="_Toc534977313"/>
      <w:bookmarkStart w:id="12867" w:name="_Toc534978227"/>
      <w:bookmarkStart w:id="12868" w:name="_Toc534800860"/>
      <w:bookmarkStart w:id="12869" w:name="_Toc534812167"/>
      <w:bookmarkStart w:id="12870" w:name="_Toc534812583"/>
      <w:bookmarkStart w:id="12871" w:name="_Toc534878238"/>
      <w:bookmarkStart w:id="12872" w:name="_Toc534878654"/>
      <w:bookmarkStart w:id="12873" w:name="_Toc534891642"/>
      <w:bookmarkStart w:id="12874" w:name="_Toc534895917"/>
      <w:bookmarkStart w:id="12875" w:name="_Toc534896832"/>
      <w:bookmarkStart w:id="12876" w:name="_Toc534897746"/>
      <w:bookmarkStart w:id="12877" w:name="_Toc534900259"/>
      <w:bookmarkStart w:id="12878" w:name="_Toc534901173"/>
      <w:bookmarkStart w:id="12879" w:name="_Toc534902087"/>
      <w:bookmarkStart w:id="12880" w:name="_Toc534903002"/>
      <w:bookmarkStart w:id="12881" w:name="_Toc534903916"/>
      <w:bookmarkStart w:id="12882" w:name="_Toc534906658"/>
      <w:bookmarkStart w:id="12883" w:name="_Toc534977315"/>
      <w:bookmarkStart w:id="12884" w:name="_Toc534978229"/>
      <w:bookmarkStart w:id="12885" w:name="_Toc534800862"/>
      <w:bookmarkStart w:id="12886" w:name="_Toc534812169"/>
      <w:bookmarkStart w:id="12887" w:name="_Toc534812585"/>
      <w:bookmarkStart w:id="12888" w:name="_Toc534878240"/>
      <w:bookmarkStart w:id="12889" w:name="_Toc534878656"/>
      <w:bookmarkStart w:id="12890" w:name="_Toc534891644"/>
      <w:bookmarkStart w:id="12891" w:name="_Toc534895919"/>
      <w:bookmarkStart w:id="12892" w:name="_Toc534896834"/>
      <w:bookmarkStart w:id="12893" w:name="_Toc534897748"/>
      <w:bookmarkStart w:id="12894" w:name="_Toc534900261"/>
      <w:bookmarkStart w:id="12895" w:name="_Toc534901175"/>
      <w:bookmarkStart w:id="12896" w:name="_Toc534902089"/>
      <w:bookmarkStart w:id="12897" w:name="_Toc534903004"/>
      <w:bookmarkStart w:id="12898" w:name="_Toc534903918"/>
      <w:bookmarkStart w:id="12899" w:name="_Toc534906660"/>
      <w:bookmarkStart w:id="12900" w:name="_Toc534977317"/>
      <w:bookmarkStart w:id="12901" w:name="_Toc534978231"/>
      <w:bookmarkStart w:id="12902" w:name="_Toc534800865"/>
      <w:bookmarkStart w:id="12903" w:name="_Toc534812172"/>
      <w:bookmarkStart w:id="12904" w:name="_Toc534812588"/>
      <w:bookmarkStart w:id="12905" w:name="_Toc534878243"/>
      <w:bookmarkStart w:id="12906" w:name="_Toc534878659"/>
      <w:bookmarkStart w:id="12907" w:name="_Toc534891647"/>
      <w:bookmarkStart w:id="12908" w:name="_Toc534895922"/>
      <w:bookmarkStart w:id="12909" w:name="_Toc534896837"/>
      <w:bookmarkStart w:id="12910" w:name="_Toc534897751"/>
      <w:bookmarkStart w:id="12911" w:name="_Toc534900264"/>
      <w:bookmarkStart w:id="12912" w:name="_Toc534901178"/>
      <w:bookmarkStart w:id="12913" w:name="_Toc534902092"/>
      <w:bookmarkStart w:id="12914" w:name="_Toc534903007"/>
      <w:bookmarkStart w:id="12915" w:name="_Toc534903921"/>
      <w:bookmarkStart w:id="12916" w:name="_Toc534906663"/>
      <w:bookmarkStart w:id="12917" w:name="_Toc534977320"/>
      <w:bookmarkStart w:id="12918" w:name="_Toc534978234"/>
      <w:bookmarkStart w:id="12919" w:name="_Toc534800867"/>
      <w:bookmarkStart w:id="12920" w:name="_Toc534812174"/>
      <w:bookmarkStart w:id="12921" w:name="_Toc534812590"/>
      <w:bookmarkStart w:id="12922" w:name="_Toc534878245"/>
      <w:bookmarkStart w:id="12923" w:name="_Toc534878661"/>
      <w:bookmarkStart w:id="12924" w:name="_Toc534891649"/>
      <w:bookmarkStart w:id="12925" w:name="_Toc534895924"/>
      <w:bookmarkStart w:id="12926" w:name="_Toc534896839"/>
      <w:bookmarkStart w:id="12927" w:name="_Toc534897753"/>
      <w:bookmarkStart w:id="12928" w:name="_Toc534900266"/>
      <w:bookmarkStart w:id="12929" w:name="_Toc534901180"/>
      <w:bookmarkStart w:id="12930" w:name="_Toc534902094"/>
      <w:bookmarkStart w:id="12931" w:name="_Toc534903009"/>
      <w:bookmarkStart w:id="12932" w:name="_Toc534903923"/>
      <w:bookmarkStart w:id="12933" w:name="_Toc534906665"/>
      <w:bookmarkStart w:id="12934" w:name="_Toc534977322"/>
      <w:bookmarkStart w:id="12935" w:name="_Toc534978236"/>
      <w:bookmarkStart w:id="12936" w:name="_Toc534800870"/>
      <w:bookmarkStart w:id="12937" w:name="_Toc534812177"/>
      <w:bookmarkStart w:id="12938" w:name="_Toc534812593"/>
      <w:bookmarkStart w:id="12939" w:name="_Toc534878248"/>
      <w:bookmarkStart w:id="12940" w:name="_Toc534878664"/>
      <w:bookmarkStart w:id="12941" w:name="_Toc534891652"/>
      <w:bookmarkStart w:id="12942" w:name="_Toc534895927"/>
      <w:bookmarkStart w:id="12943" w:name="_Toc534896842"/>
      <w:bookmarkStart w:id="12944" w:name="_Toc534897756"/>
      <w:bookmarkStart w:id="12945" w:name="_Toc534900269"/>
      <w:bookmarkStart w:id="12946" w:name="_Toc534901183"/>
      <w:bookmarkStart w:id="12947" w:name="_Toc534902097"/>
      <w:bookmarkStart w:id="12948" w:name="_Toc534903012"/>
      <w:bookmarkStart w:id="12949" w:name="_Toc534903926"/>
      <w:bookmarkStart w:id="12950" w:name="_Toc534906668"/>
      <w:bookmarkStart w:id="12951" w:name="_Toc534977325"/>
      <w:bookmarkStart w:id="12952" w:name="_Toc534978239"/>
      <w:bookmarkStart w:id="12953" w:name="_Toc534800871"/>
      <w:bookmarkStart w:id="12954" w:name="_Toc534812178"/>
      <w:bookmarkStart w:id="12955" w:name="_Toc534812594"/>
      <w:bookmarkStart w:id="12956" w:name="_Toc534878249"/>
      <w:bookmarkStart w:id="12957" w:name="_Toc534878665"/>
      <w:bookmarkStart w:id="12958" w:name="_Toc534891653"/>
      <w:bookmarkStart w:id="12959" w:name="_Toc534895928"/>
      <w:bookmarkStart w:id="12960" w:name="_Toc534896843"/>
      <w:bookmarkStart w:id="12961" w:name="_Toc534897757"/>
      <w:bookmarkStart w:id="12962" w:name="_Toc534900270"/>
      <w:bookmarkStart w:id="12963" w:name="_Toc534901184"/>
      <w:bookmarkStart w:id="12964" w:name="_Toc534902098"/>
      <w:bookmarkStart w:id="12965" w:name="_Toc534903013"/>
      <w:bookmarkStart w:id="12966" w:name="_Toc534903927"/>
      <w:bookmarkStart w:id="12967" w:name="_Toc534906669"/>
      <w:bookmarkStart w:id="12968" w:name="_Toc534977326"/>
      <w:bookmarkStart w:id="12969" w:name="_Toc534978240"/>
      <w:bookmarkStart w:id="12970" w:name="_Toc534800922"/>
      <w:bookmarkStart w:id="12971" w:name="_Toc534812229"/>
      <w:bookmarkStart w:id="12972" w:name="_Toc534812645"/>
      <w:bookmarkStart w:id="12973" w:name="_Toc534878300"/>
      <w:bookmarkStart w:id="12974" w:name="_Toc534878716"/>
      <w:bookmarkStart w:id="12975" w:name="_Toc534891704"/>
      <w:bookmarkStart w:id="12976" w:name="_Toc534895979"/>
      <w:bookmarkStart w:id="12977" w:name="_Toc534896894"/>
      <w:bookmarkStart w:id="12978" w:name="_Toc534897808"/>
      <w:bookmarkStart w:id="12979" w:name="_Toc534900321"/>
      <w:bookmarkStart w:id="12980" w:name="_Toc534901235"/>
      <w:bookmarkStart w:id="12981" w:name="_Toc534902149"/>
      <w:bookmarkStart w:id="12982" w:name="_Toc534903064"/>
      <w:bookmarkStart w:id="12983" w:name="_Toc534903978"/>
      <w:bookmarkStart w:id="12984" w:name="_Toc534906720"/>
      <w:bookmarkStart w:id="12985" w:name="_Toc534977377"/>
      <w:bookmarkStart w:id="12986" w:name="_Toc534978291"/>
      <w:bookmarkStart w:id="12987" w:name="_Toc534800926"/>
      <w:bookmarkStart w:id="12988" w:name="_Toc534812233"/>
      <w:bookmarkStart w:id="12989" w:name="_Toc534812649"/>
      <w:bookmarkStart w:id="12990" w:name="_Toc534878304"/>
      <w:bookmarkStart w:id="12991" w:name="_Toc534878720"/>
      <w:bookmarkStart w:id="12992" w:name="_Toc534891708"/>
      <w:bookmarkStart w:id="12993" w:name="_Toc534895983"/>
      <w:bookmarkStart w:id="12994" w:name="_Toc534896898"/>
      <w:bookmarkStart w:id="12995" w:name="_Toc534897812"/>
      <w:bookmarkStart w:id="12996" w:name="_Toc534900325"/>
      <w:bookmarkStart w:id="12997" w:name="_Toc534901239"/>
      <w:bookmarkStart w:id="12998" w:name="_Toc534902153"/>
      <w:bookmarkStart w:id="12999" w:name="_Toc534903068"/>
      <w:bookmarkStart w:id="13000" w:name="_Toc534903982"/>
      <w:bookmarkStart w:id="13001" w:name="_Toc534906724"/>
      <w:bookmarkStart w:id="13002" w:name="_Toc534977381"/>
      <w:bookmarkStart w:id="13003" w:name="_Toc534978295"/>
      <w:bookmarkStart w:id="13004" w:name="_Toc534800932"/>
      <w:bookmarkStart w:id="13005" w:name="_Toc534812239"/>
      <w:bookmarkStart w:id="13006" w:name="_Toc534812655"/>
      <w:bookmarkStart w:id="13007" w:name="_Toc534878310"/>
      <w:bookmarkStart w:id="13008" w:name="_Toc534878726"/>
      <w:bookmarkStart w:id="13009" w:name="_Toc534891714"/>
      <w:bookmarkStart w:id="13010" w:name="_Toc534895989"/>
      <w:bookmarkStart w:id="13011" w:name="_Toc534896904"/>
      <w:bookmarkStart w:id="13012" w:name="_Toc534897818"/>
      <w:bookmarkStart w:id="13013" w:name="_Toc534900331"/>
      <w:bookmarkStart w:id="13014" w:name="_Toc534901245"/>
      <w:bookmarkStart w:id="13015" w:name="_Toc534902159"/>
      <w:bookmarkStart w:id="13016" w:name="_Toc534903074"/>
      <w:bookmarkStart w:id="13017" w:name="_Toc534903988"/>
      <w:bookmarkStart w:id="13018" w:name="_Toc534906730"/>
      <w:bookmarkStart w:id="13019" w:name="_Toc534977387"/>
      <w:bookmarkStart w:id="13020" w:name="_Toc534978301"/>
      <w:bookmarkStart w:id="13021" w:name="_Toc140693319"/>
      <w:bookmarkStart w:id="13022" w:name="_Toc140693320"/>
      <w:bookmarkStart w:id="13023" w:name="_Toc140693321"/>
      <w:bookmarkStart w:id="13024" w:name="_Toc490737932"/>
      <w:bookmarkStart w:id="13025" w:name="_Toc490748415"/>
      <w:bookmarkStart w:id="13026" w:name="_Toc490748662"/>
      <w:bookmarkStart w:id="13027" w:name="_Toc490810863"/>
      <w:bookmarkStart w:id="13028" w:name="_Toc490828323"/>
      <w:bookmarkStart w:id="13029" w:name="_Toc490831302"/>
      <w:bookmarkStart w:id="13030" w:name="_Toc490833095"/>
      <w:bookmarkStart w:id="13031" w:name="_Toc490840759"/>
      <w:bookmarkStart w:id="13032" w:name="_Toc152227977"/>
      <w:bookmarkStart w:id="13033" w:name="_Toc153792002"/>
      <w:bookmarkStart w:id="13034" w:name="_Toc530557330"/>
      <w:bookmarkStart w:id="13035" w:name="_Toc530556474"/>
      <w:bookmarkStart w:id="13036" w:name="_Ref530490258"/>
      <w:bookmarkStart w:id="13037" w:name="_Ref530490211"/>
      <w:bookmarkStart w:id="13038" w:name="_Toc530474116"/>
      <w:bookmarkStart w:id="13039" w:name="_Toc530468250"/>
      <w:bookmarkStart w:id="13040" w:name="_Toc530148363"/>
      <w:bookmarkStart w:id="13041" w:name="_Toc530144573"/>
      <w:bookmarkStart w:id="13042" w:name="_Toc530037240"/>
      <w:bookmarkStart w:id="13043" w:name="_Toc529865327"/>
      <w:bookmarkStart w:id="13044" w:name="_Toc529784366"/>
      <w:bookmarkStart w:id="13045" w:name="_Toc529658016"/>
      <w:bookmarkStart w:id="13046" w:name="_Toc530749666"/>
      <w:bookmarkStart w:id="13047" w:name="_Toc530687735"/>
      <w:bookmarkStart w:id="13048" w:name="_Toc530660382"/>
      <w:bookmarkStart w:id="13049" w:name="_Toc530664696"/>
      <w:bookmarkStart w:id="13050" w:name="_Toc530664374"/>
      <w:bookmarkStart w:id="13051" w:name="_Toc530642545"/>
      <w:bookmarkStart w:id="13052" w:name="_Toc530732701"/>
      <w:bookmarkStart w:id="13053" w:name="_Toc530731751"/>
      <w:bookmarkStart w:id="13054" w:name="_Toc530731560"/>
      <w:bookmarkStart w:id="13055" w:name="_Toc503357130"/>
      <w:bookmarkStart w:id="13056" w:name="_Toc496107042"/>
      <w:bookmarkStart w:id="13057" w:name="_Toc494099861"/>
      <w:bookmarkEnd w:id="10689"/>
      <w:bookmarkEnd w:id="10690"/>
      <w:bookmarkEnd w:id="10691"/>
      <w:bookmarkEnd w:id="10742"/>
      <w:bookmarkEnd w:id="10743"/>
      <w:bookmarkEnd w:id="10744"/>
      <w:bookmarkEnd w:id="10745"/>
      <w:bookmarkEnd w:id="10746"/>
      <w:bookmarkEnd w:id="10747"/>
      <w:bookmarkEnd w:id="10748"/>
      <w:bookmarkEnd w:id="10749"/>
      <w:bookmarkEnd w:id="10750"/>
      <w:bookmarkEnd w:id="10751"/>
      <w:bookmarkEnd w:id="10752"/>
      <w:bookmarkEnd w:id="10753"/>
      <w:bookmarkEnd w:id="10754"/>
      <w:bookmarkEnd w:id="10755"/>
      <w:bookmarkEnd w:id="10756"/>
      <w:bookmarkEnd w:id="10757"/>
      <w:bookmarkEnd w:id="10758"/>
      <w:bookmarkEnd w:id="10759"/>
      <w:bookmarkEnd w:id="10760"/>
      <w:bookmarkEnd w:id="10761"/>
      <w:bookmarkEnd w:id="10762"/>
      <w:bookmarkEnd w:id="10763"/>
      <w:bookmarkEnd w:id="10764"/>
      <w:bookmarkEnd w:id="10765"/>
      <w:bookmarkEnd w:id="10766"/>
      <w:bookmarkEnd w:id="10767"/>
      <w:bookmarkEnd w:id="10768"/>
      <w:bookmarkEnd w:id="10769"/>
      <w:bookmarkEnd w:id="10770"/>
      <w:bookmarkEnd w:id="10771"/>
      <w:bookmarkEnd w:id="10772"/>
      <w:bookmarkEnd w:id="10773"/>
      <w:bookmarkEnd w:id="10774"/>
      <w:bookmarkEnd w:id="10775"/>
      <w:bookmarkEnd w:id="10776"/>
      <w:bookmarkEnd w:id="10777"/>
      <w:bookmarkEnd w:id="10778"/>
      <w:bookmarkEnd w:id="10779"/>
      <w:bookmarkEnd w:id="10780"/>
      <w:bookmarkEnd w:id="10781"/>
      <w:bookmarkEnd w:id="10782"/>
      <w:bookmarkEnd w:id="10783"/>
      <w:bookmarkEnd w:id="10784"/>
      <w:bookmarkEnd w:id="10785"/>
      <w:bookmarkEnd w:id="10786"/>
      <w:bookmarkEnd w:id="10787"/>
      <w:bookmarkEnd w:id="10788"/>
      <w:bookmarkEnd w:id="10789"/>
      <w:bookmarkEnd w:id="10790"/>
      <w:bookmarkEnd w:id="10791"/>
      <w:bookmarkEnd w:id="10792"/>
      <w:bookmarkEnd w:id="10793"/>
      <w:bookmarkEnd w:id="10794"/>
      <w:bookmarkEnd w:id="10795"/>
      <w:bookmarkEnd w:id="10796"/>
      <w:bookmarkEnd w:id="10797"/>
      <w:bookmarkEnd w:id="10798"/>
      <w:bookmarkEnd w:id="10799"/>
      <w:bookmarkEnd w:id="10800"/>
      <w:bookmarkEnd w:id="10801"/>
      <w:bookmarkEnd w:id="10802"/>
      <w:bookmarkEnd w:id="10803"/>
      <w:bookmarkEnd w:id="10804"/>
      <w:bookmarkEnd w:id="10805"/>
      <w:bookmarkEnd w:id="10806"/>
      <w:bookmarkEnd w:id="10807"/>
      <w:bookmarkEnd w:id="10808"/>
      <w:bookmarkEnd w:id="10809"/>
      <w:bookmarkEnd w:id="10810"/>
      <w:bookmarkEnd w:id="10811"/>
      <w:bookmarkEnd w:id="10812"/>
      <w:bookmarkEnd w:id="10813"/>
      <w:bookmarkEnd w:id="10814"/>
      <w:bookmarkEnd w:id="10815"/>
      <w:bookmarkEnd w:id="10816"/>
      <w:bookmarkEnd w:id="10817"/>
      <w:bookmarkEnd w:id="10818"/>
      <w:bookmarkEnd w:id="10819"/>
      <w:bookmarkEnd w:id="10820"/>
      <w:bookmarkEnd w:id="10821"/>
      <w:bookmarkEnd w:id="10822"/>
      <w:bookmarkEnd w:id="10823"/>
      <w:bookmarkEnd w:id="10824"/>
      <w:bookmarkEnd w:id="10825"/>
      <w:bookmarkEnd w:id="10826"/>
      <w:bookmarkEnd w:id="10827"/>
      <w:bookmarkEnd w:id="10828"/>
      <w:bookmarkEnd w:id="10829"/>
      <w:bookmarkEnd w:id="10830"/>
      <w:bookmarkEnd w:id="10831"/>
      <w:bookmarkEnd w:id="10832"/>
      <w:bookmarkEnd w:id="10833"/>
      <w:bookmarkEnd w:id="10834"/>
      <w:bookmarkEnd w:id="10835"/>
      <w:bookmarkEnd w:id="10836"/>
      <w:bookmarkEnd w:id="10837"/>
      <w:bookmarkEnd w:id="10838"/>
      <w:bookmarkEnd w:id="10839"/>
      <w:bookmarkEnd w:id="10840"/>
      <w:bookmarkEnd w:id="10841"/>
      <w:bookmarkEnd w:id="10842"/>
      <w:bookmarkEnd w:id="10843"/>
      <w:bookmarkEnd w:id="10844"/>
      <w:bookmarkEnd w:id="10845"/>
      <w:bookmarkEnd w:id="10846"/>
      <w:bookmarkEnd w:id="10847"/>
      <w:bookmarkEnd w:id="10848"/>
      <w:bookmarkEnd w:id="10849"/>
      <w:bookmarkEnd w:id="10850"/>
      <w:bookmarkEnd w:id="10851"/>
      <w:bookmarkEnd w:id="10852"/>
      <w:bookmarkEnd w:id="10853"/>
      <w:bookmarkEnd w:id="10854"/>
      <w:bookmarkEnd w:id="10855"/>
      <w:bookmarkEnd w:id="10856"/>
      <w:bookmarkEnd w:id="10857"/>
      <w:bookmarkEnd w:id="10858"/>
      <w:bookmarkEnd w:id="10859"/>
      <w:bookmarkEnd w:id="10860"/>
      <w:bookmarkEnd w:id="10861"/>
      <w:bookmarkEnd w:id="10862"/>
      <w:bookmarkEnd w:id="10863"/>
      <w:bookmarkEnd w:id="10864"/>
      <w:bookmarkEnd w:id="10865"/>
      <w:bookmarkEnd w:id="10866"/>
      <w:bookmarkEnd w:id="10867"/>
      <w:bookmarkEnd w:id="10868"/>
      <w:bookmarkEnd w:id="10869"/>
      <w:bookmarkEnd w:id="10870"/>
      <w:bookmarkEnd w:id="10871"/>
      <w:bookmarkEnd w:id="10872"/>
      <w:bookmarkEnd w:id="10873"/>
      <w:bookmarkEnd w:id="10874"/>
      <w:bookmarkEnd w:id="10875"/>
      <w:bookmarkEnd w:id="10876"/>
      <w:bookmarkEnd w:id="10877"/>
      <w:bookmarkEnd w:id="10878"/>
      <w:bookmarkEnd w:id="10879"/>
      <w:bookmarkEnd w:id="10880"/>
      <w:bookmarkEnd w:id="10881"/>
      <w:bookmarkEnd w:id="10882"/>
      <w:bookmarkEnd w:id="10883"/>
      <w:bookmarkEnd w:id="10884"/>
      <w:bookmarkEnd w:id="10885"/>
      <w:bookmarkEnd w:id="10886"/>
      <w:bookmarkEnd w:id="10887"/>
      <w:bookmarkEnd w:id="10888"/>
      <w:bookmarkEnd w:id="10889"/>
      <w:bookmarkEnd w:id="10890"/>
      <w:bookmarkEnd w:id="10891"/>
      <w:bookmarkEnd w:id="10892"/>
      <w:bookmarkEnd w:id="10893"/>
      <w:bookmarkEnd w:id="10894"/>
      <w:bookmarkEnd w:id="10895"/>
      <w:bookmarkEnd w:id="10896"/>
      <w:bookmarkEnd w:id="10897"/>
      <w:bookmarkEnd w:id="10898"/>
      <w:bookmarkEnd w:id="10899"/>
      <w:bookmarkEnd w:id="10900"/>
      <w:bookmarkEnd w:id="10901"/>
      <w:bookmarkEnd w:id="10902"/>
      <w:bookmarkEnd w:id="10903"/>
      <w:bookmarkEnd w:id="10904"/>
      <w:bookmarkEnd w:id="10905"/>
      <w:bookmarkEnd w:id="10906"/>
      <w:bookmarkEnd w:id="10907"/>
      <w:bookmarkEnd w:id="10908"/>
      <w:bookmarkEnd w:id="10909"/>
      <w:bookmarkEnd w:id="10910"/>
      <w:bookmarkEnd w:id="10911"/>
      <w:bookmarkEnd w:id="10912"/>
      <w:bookmarkEnd w:id="10913"/>
      <w:bookmarkEnd w:id="10914"/>
      <w:bookmarkEnd w:id="10915"/>
      <w:bookmarkEnd w:id="10916"/>
      <w:bookmarkEnd w:id="10917"/>
      <w:bookmarkEnd w:id="10918"/>
      <w:bookmarkEnd w:id="10919"/>
      <w:bookmarkEnd w:id="10920"/>
      <w:bookmarkEnd w:id="10921"/>
      <w:bookmarkEnd w:id="10922"/>
      <w:bookmarkEnd w:id="10923"/>
      <w:bookmarkEnd w:id="10924"/>
      <w:bookmarkEnd w:id="10925"/>
      <w:bookmarkEnd w:id="10926"/>
      <w:bookmarkEnd w:id="10927"/>
      <w:bookmarkEnd w:id="10928"/>
      <w:bookmarkEnd w:id="10929"/>
      <w:bookmarkEnd w:id="10930"/>
      <w:bookmarkEnd w:id="10931"/>
      <w:bookmarkEnd w:id="10932"/>
      <w:bookmarkEnd w:id="10933"/>
      <w:bookmarkEnd w:id="10934"/>
      <w:bookmarkEnd w:id="10935"/>
      <w:bookmarkEnd w:id="10936"/>
      <w:bookmarkEnd w:id="10937"/>
      <w:bookmarkEnd w:id="10938"/>
      <w:bookmarkEnd w:id="10939"/>
      <w:bookmarkEnd w:id="10940"/>
      <w:bookmarkEnd w:id="10941"/>
      <w:bookmarkEnd w:id="10942"/>
      <w:bookmarkEnd w:id="10943"/>
      <w:bookmarkEnd w:id="10944"/>
      <w:bookmarkEnd w:id="10945"/>
      <w:bookmarkEnd w:id="10946"/>
      <w:bookmarkEnd w:id="10947"/>
      <w:bookmarkEnd w:id="10948"/>
      <w:bookmarkEnd w:id="10949"/>
      <w:bookmarkEnd w:id="10950"/>
      <w:bookmarkEnd w:id="10951"/>
      <w:bookmarkEnd w:id="10952"/>
      <w:bookmarkEnd w:id="10953"/>
      <w:bookmarkEnd w:id="10954"/>
      <w:bookmarkEnd w:id="10955"/>
      <w:bookmarkEnd w:id="10956"/>
      <w:bookmarkEnd w:id="10957"/>
      <w:bookmarkEnd w:id="10958"/>
      <w:bookmarkEnd w:id="10959"/>
      <w:bookmarkEnd w:id="10960"/>
      <w:bookmarkEnd w:id="10961"/>
      <w:bookmarkEnd w:id="10962"/>
      <w:bookmarkEnd w:id="10963"/>
      <w:bookmarkEnd w:id="10964"/>
      <w:bookmarkEnd w:id="10965"/>
      <w:bookmarkEnd w:id="10966"/>
      <w:bookmarkEnd w:id="10967"/>
      <w:bookmarkEnd w:id="10968"/>
      <w:bookmarkEnd w:id="10969"/>
      <w:bookmarkEnd w:id="10970"/>
      <w:bookmarkEnd w:id="10971"/>
      <w:bookmarkEnd w:id="10972"/>
      <w:bookmarkEnd w:id="10973"/>
      <w:bookmarkEnd w:id="10974"/>
      <w:bookmarkEnd w:id="10975"/>
      <w:bookmarkEnd w:id="10976"/>
      <w:bookmarkEnd w:id="10977"/>
      <w:bookmarkEnd w:id="10978"/>
      <w:bookmarkEnd w:id="10979"/>
      <w:bookmarkEnd w:id="10980"/>
      <w:bookmarkEnd w:id="10981"/>
      <w:bookmarkEnd w:id="10982"/>
      <w:bookmarkEnd w:id="10983"/>
      <w:bookmarkEnd w:id="10984"/>
      <w:bookmarkEnd w:id="10985"/>
      <w:bookmarkEnd w:id="10986"/>
      <w:bookmarkEnd w:id="10987"/>
      <w:bookmarkEnd w:id="10988"/>
      <w:bookmarkEnd w:id="10989"/>
      <w:bookmarkEnd w:id="10990"/>
      <w:bookmarkEnd w:id="10991"/>
      <w:bookmarkEnd w:id="10992"/>
      <w:bookmarkEnd w:id="10993"/>
      <w:bookmarkEnd w:id="10994"/>
      <w:bookmarkEnd w:id="10995"/>
      <w:bookmarkEnd w:id="10996"/>
      <w:bookmarkEnd w:id="10997"/>
      <w:bookmarkEnd w:id="10998"/>
      <w:bookmarkEnd w:id="10999"/>
      <w:bookmarkEnd w:id="11000"/>
      <w:bookmarkEnd w:id="11001"/>
      <w:bookmarkEnd w:id="11002"/>
      <w:bookmarkEnd w:id="11003"/>
      <w:bookmarkEnd w:id="11004"/>
      <w:bookmarkEnd w:id="11005"/>
      <w:bookmarkEnd w:id="11006"/>
      <w:bookmarkEnd w:id="11007"/>
      <w:bookmarkEnd w:id="11008"/>
      <w:bookmarkEnd w:id="11009"/>
      <w:bookmarkEnd w:id="11010"/>
      <w:bookmarkEnd w:id="11011"/>
      <w:bookmarkEnd w:id="11012"/>
      <w:bookmarkEnd w:id="11013"/>
      <w:bookmarkEnd w:id="11014"/>
      <w:bookmarkEnd w:id="11015"/>
      <w:bookmarkEnd w:id="11016"/>
      <w:bookmarkEnd w:id="11017"/>
      <w:bookmarkEnd w:id="11018"/>
      <w:bookmarkEnd w:id="11019"/>
      <w:bookmarkEnd w:id="11020"/>
      <w:bookmarkEnd w:id="11021"/>
      <w:bookmarkEnd w:id="11022"/>
      <w:bookmarkEnd w:id="11023"/>
      <w:bookmarkEnd w:id="11024"/>
      <w:bookmarkEnd w:id="11025"/>
      <w:bookmarkEnd w:id="11026"/>
      <w:bookmarkEnd w:id="11027"/>
      <w:bookmarkEnd w:id="11028"/>
      <w:bookmarkEnd w:id="11029"/>
      <w:bookmarkEnd w:id="11030"/>
      <w:bookmarkEnd w:id="11031"/>
      <w:bookmarkEnd w:id="11032"/>
      <w:bookmarkEnd w:id="11033"/>
      <w:bookmarkEnd w:id="11034"/>
      <w:bookmarkEnd w:id="11035"/>
      <w:bookmarkEnd w:id="11036"/>
      <w:bookmarkEnd w:id="11037"/>
      <w:bookmarkEnd w:id="11038"/>
      <w:bookmarkEnd w:id="11039"/>
      <w:bookmarkEnd w:id="11040"/>
      <w:bookmarkEnd w:id="11041"/>
      <w:bookmarkEnd w:id="11042"/>
      <w:bookmarkEnd w:id="11043"/>
      <w:bookmarkEnd w:id="11044"/>
      <w:bookmarkEnd w:id="11045"/>
      <w:bookmarkEnd w:id="11046"/>
      <w:bookmarkEnd w:id="11047"/>
      <w:bookmarkEnd w:id="11048"/>
      <w:bookmarkEnd w:id="11049"/>
      <w:bookmarkEnd w:id="11050"/>
      <w:bookmarkEnd w:id="11051"/>
      <w:bookmarkEnd w:id="11052"/>
      <w:bookmarkEnd w:id="11053"/>
      <w:bookmarkEnd w:id="11054"/>
      <w:bookmarkEnd w:id="11055"/>
      <w:bookmarkEnd w:id="11056"/>
      <w:bookmarkEnd w:id="11057"/>
      <w:bookmarkEnd w:id="11058"/>
      <w:bookmarkEnd w:id="11059"/>
      <w:bookmarkEnd w:id="11060"/>
      <w:bookmarkEnd w:id="11061"/>
      <w:bookmarkEnd w:id="11062"/>
      <w:bookmarkEnd w:id="11063"/>
      <w:bookmarkEnd w:id="11064"/>
      <w:bookmarkEnd w:id="11065"/>
      <w:bookmarkEnd w:id="11066"/>
      <w:bookmarkEnd w:id="11067"/>
      <w:bookmarkEnd w:id="11068"/>
      <w:bookmarkEnd w:id="11069"/>
      <w:bookmarkEnd w:id="11070"/>
      <w:bookmarkEnd w:id="11071"/>
      <w:bookmarkEnd w:id="11072"/>
      <w:bookmarkEnd w:id="11073"/>
      <w:bookmarkEnd w:id="11074"/>
      <w:bookmarkEnd w:id="11075"/>
      <w:bookmarkEnd w:id="11076"/>
      <w:bookmarkEnd w:id="11077"/>
      <w:bookmarkEnd w:id="11078"/>
      <w:bookmarkEnd w:id="11079"/>
      <w:bookmarkEnd w:id="11080"/>
      <w:bookmarkEnd w:id="11081"/>
      <w:bookmarkEnd w:id="11082"/>
      <w:bookmarkEnd w:id="11083"/>
      <w:bookmarkEnd w:id="11084"/>
      <w:bookmarkEnd w:id="11085"/>
      <w:bookmarkEnd w:id="11086"/>
      <w:bookmarkEnd w:id="11087"/>
      <w:bookmarkEnd w:id="11088"/>
      <w:bookmarkEnd w:id="11089"/>
      <w:bookmarkEnd w:id="11090"/>
      <w:bookmarkEnd w:id="11091"/>
      <w:bookmarkEnd w:id="11092"/>
      <w:bookmarkEnd w:id="11093"/>
      <w:bookmarkEnd w:id="11094"/>
      <w:bookmarkEnd w:id="11095"/>
      <w:bookmarkEnd w:id="11096"/>
      <w:bookmarkEnd w:id="11097"/>
      <w:bookmarkEnd w:id="11098"/>
      <w:bookmarkEnd w:id="11099"/>
      <w:bookmarkEnd w:id="11100"/>
      <w:bookmarkEnd w:id="11101"/>
      <w:bookmarkEnd w:id="11102"/>
      <w:bookmarkEnd w:id="11103"/>
      <w:bookmarkEnd w:id="11104"/>
      <w:bookmarkEnd w:id="11105"/>
      <w:bookmarkEnd w:id="11106"/>
      <w:bookmarkEnd w:id="11107"/>
      <w:bookmarkEnd w:id="11108"/>
      <w:bookmarkEnd w:id="11109"/>
      <w:bookmarkEnd w:id="11110"/>
      <w:bookmarkEnd w:id="11111"/>
      <w:bookmarkEnd w:id="11112"/>
      <w:bookmarkEnd w:id="11113"/>
      <w:bookmarkEnd w:id="11114"/>
      <w:bookmarkEnd w:id="11115"/>
      <w:bookmarkEnd w:id="11116"/>
      <w:bookmarkEnd w:id="11117"/>
      <w:bookmarkEnd w:id="11118"/>
      <w:bookmarkEnd w:id="11119"/>
      <w:bookmarkEnd w:id="11120"/>
      <w:bookmarkEnd w:id="11121"/>
      <w:bookmarkEnd w:id="11122"/>
      <w:bookmarkEnd w:id="11123"/>
      <w:bookmarkEnd w:id="11124"/>
      <w:bookmarkEnd w:id="11125"/>
      <w:bookmarkEnd w:id="11126"/>
      <w:bookmarkEnd w:id="11127"/>
      <w:bookmarkEnd w:id="11128"/>
      <w:bookmarkEnd w:id="11129"/>
      <w:bookmarkEnd w:id="11130"/>
      <w:bookmarkEnd w:id="11131"/>
      <w:bookmarkEnd w:id="11132"/>
      <w:bookmarkEnd w:id="11133"/>
      <w:bookmarkEnd w:id="11134"/>
      <w:bookmarkEnd w:id="11135"/>
      <w:bookmarkEnd w:id="11136"/>
      <w:bookmarkEnd w:id="11137"/>
      <w:bookmarkEnd w:id="11138"/>
      <w:bookmarkEnd w:id="11139"/>
      <w:bookmarkEnd w:id="11140"/>
      <w:bookmarkEnd w:id="11141"/>
      <w:bookmarkEnd w:id="11142"/>
      <w:bookmarkEnd w:id="11143"/>
      <w:bookmarkEnd w:id="11144"/>
      <w:bookmarkEnd w:id="11145"/>
      <w:bookmarkEnd w:id="11146"/>
      <w:bookmarkEnd w:id="11147"/>
      <w:bookmarkEnd w:id="11148"/>
      <w:bookmarkEnd w:id="11149"/>
      <w:bookmarkEnd w:id="11150"/>
      <w:bookmarkEnd w:id="11151"/>
      <w:bookmarkEnd w:id="11152"/>
      <w:bookmarkEnd w:id="11153"/>
      <w:bookmarkEnd w:id="11154"/>
      <w:bookmarkEnd w:id="11155"/>
      <w:bookmarkEnd w:id="11156"/>
      <w:bookmarkEnd w:id="11157"/>
      <w:bookmarkEnd w:id="11158"/>
      <w:bookmarkEnd w:id="11159"/>
      <w:bookmarkEnd w:id="11160"/>
      <w:bookmarkEnd w:id="11161"/>
      <w:bookmarkEnd w:id="11162"/>
      <w:bookmarkEnd w:id="11163"/>
      <w:bookmarkEnd w:id="11164"/>
      <w:bookmarkEnd w:id="11165"/>
      <w:bookmarkEnd w:id="11166"/>
      <w:bookmarkEnd w:id="11167"/>
      <w:bookmarkEnd w:id="11168"/>
      <w:bookmarkEnd w:id="11169"/>
      <w:bookmarkEnd w:id="11170"/>
      <w:bookmarkEnd w:id="11171"/>
      <w:bookmarkEnd w:id="11172"/>
      <w:bookmarkEnd w:id="11173"/>
      <w:bookmarkEnd w:id="11174"/>
      <w:bookmarkEnd w:id="11175"/>
      <w:bookmarkEnd w:id="11176"/>
      <w:bookmarkEnd w:id="11177"/>
      <w:bookmarkEnd w:id="11178"/>
      <w:bookmarkEnd w:id="11179"/>
      <w:bookmarkEnd w:id="11180"/>
      <w:bookmarkEnd w:id="11181"/>
      <w:bookmarkEnd w:id="11182"/>
      <w:bookmarkEnd w:id="11183"/>
      <w:bookmarkEnd w:id="11184"/>
      <w:bookmarkEnd w:id="11185"/>
      <w:bookmarkEnd w:id="11186"/>
      <w:bookmarkEnd w:id="11187"/>
      <w:bookmarkEnd w:id="11188"/>
      <w:bookmarkEnd w:id="11189"/>
      <w:bookmarkEnd w:id="11190"/>
      <w:bookmarkEnd w:id="11191"/>
      <w:bookmarkEnd w:id="11192"/>
      <w:bookmarkEnd w:id="11193"/>
      <w:bookmarkEnd w:id="11194"/>
      <w:bookmarkEnd w:id="11195"/>
      <w:bookmarkEnd w:id="11196"/>
      <w:bookmarkEnd w:id="11197"/>
      <w:bookmarkEnd w:id="11198"/>
      <w:bookmarkEnd w:id="11199"/>
      <w:bookmarkEnd w:id="11200"/>
      <w:bookmarkEnd w:id="11201"/>
      <w:bookmarkEnd w:id="11202"/>
      <w:bookmarkEnd w:id="11203"/>
      <w:bookmarkEnd w:id="11204"/>
      <w:bookmarkEnd w:id="11205"/>
      <w:bookmarkEnd w:id="11206"/>
      <w:bookmarkEnd w:id="11207"/>
      <w:bookmarkEnd w:id="11208"/>
      <w:bookmarkEnd w:id="11209"/>
      <w:bookmarkEnd w:id="11210"/>
      <w:bookmarkEnd w:id="11211"/>
      <w:bookmarkEnd w:id="11212"/>
      <w:bookmarkEnd w:id="11213"/>
      <w:bookmarkEnd w:id="11214"/>
      <w:bookmarkEnd w:id="11215"/>
      <w:bookmarkEnd w:id="11216"/>
      <w:bookmarkEnd w:id="11217"/>
      <w:bookmarkEnd w:id="11218"/>
      <w:bookmarkEnd w:id="11219"/>
      <w:bookmarkEnd w:id="11220"/>
      <w:bookmarkEnd w:id="11221"/>
      <w:bookmarkEnd w:id="11222"/>
      <w:bookmarkEnd w:id="11223"/>
      <w:bookmarkEnd w:id="11224"/>
      <w:bookmarkEnd w:id="11225"/>
      <w:bookmarkEnd w:id="11226"/>
      <w:bookmarkEnd w:id="11227"/>
      <w:bookmarkEnd w:id="11228"/>
      <w:bookmarkEnd w:id="11229"/>
      <w:bookmarkEnd w:id="11230"/>
      <w:bookmarkEnd w:id="11231"/>
      <w:bookmarkEnd w:id="11232"/>
      <w:bookmarkEnd w:id="11233"/>
      <w:bookmarkEnd w:id="11234"/>
      <w:bookmarkEnd w:id="11235"/>
      <w:bookmarkEnd w:id="11236"/>
      <w:bookmarkEnd w:id="11237"/>
      <w:bookmarkEnd w:id="11238"/>
      <w:bookmarkEnd w:id="11239"/>
      <w:bookmarkEnd w:id="11240"/>
      <w:bookmarkEnd w:id="11241"/>
      <w:bookmarkEnd w:id="11242"/>
      <w:bookmarkEnd w:id="11243"/>
      <w:bookmarkEnd w:id="11244"/>
      <w:bookmarkEnd w:id="11245"/>
      <w:bookmarkEnd w:id="11246"/>
      <w:bookmarkEnd w:id="11247"/>
      <w:bookmarkEnd w:id="11248"/>
      <w:bookmarkEnd w:id="11249"/>
      <w:bookmarkEnd w:id="11250"/>
      <w:bookmarkEnd w:id="11251"/>
      <w:bookmarkEnd w:id="11252"/>
      <w:bookmarkEnd w:id="11253"/>
      <w:bookmarkEnd w:id="11254"/>
      <w:bookmarkEnd w:id="11255"/>
      <w:bookmarkEnd w:id="11256"/>
      <w:bookmarkEnd w:id="11257"/>
      <w:bookmarkEnd w:id="11258"/>
      <w:bookmarkEnd w:id="11259"/>
      <w:bookmarkEnd w:id="11260"/>
      <w:bookmarkEnd w:id="11261"/>
      <w:bookmarkEnd w:id="11262"/>
      <w:bookmarkEnd w:id="11263"/>
      <w:bookmarkEnd w:id="11264"/>
      <w:bookmarkEnd w:id="11265"/>
      <w:bookmarkEnd w:id="11266"/>
      <w:bookmarkEnd w:id="11267"/>
      <w:bookmarkEnd w:id="11268"/>
      <w:bookmarkEnd w:id="11269"/>
      <w:bookmarkEnd w:id="11270"/>
      <w:bookmarkEnd w:id="11271"/>
      <w:bookmarkEnd w:id="11272"/>
      <w:bookmarkEnd w:id="11273"/>
      <w:bookmarkEnd w:id="11274"/>
      <w:bookmarkEnd w:id="11275"/>
      <w:bookmarkEnd w:id="11276"/>
      <w:bookmarkEnd w:id="11277"/>
      <w:bookmarkEnd w:id="11278"/>
      <w:bookmarkEnd w:id="11279"/>
      <w:bookmarkEnd w:id="11280"/>
      <w:bookmarkEnd w:id="11281"/>
      <w:bookmarkEnd w:id="11282"/>
      <w:bookmarkEnd w:id="11283"/>
      <w:bookmarkEnd w:id="11284"/>
      <w:bookmarkEnd w:id="11285"/>
      <w:bookmarkEnd w:id="11286"/>
      <w:bookmarkEnd w:id="11287"/>
      <w:bookmarkEnd w:id="11288"/>
      <w:bookmarkEnd w:id="11289"/>
      <w:bookmarkEnd w:id="11290"/>
      <w:bookmarkEnd w:id="11291"/>
      <w:bookmarkEnd w:id="11292"/>
      <w:bookmarkEnd w:id="11293"/>
      <w:bookmarkEnd w:id="11294"/>
      <w:bookmarkEnd w:id="11295"/>
      <w:bookmarkEnd w:id="11296"/>
      <w:bookmarkEnd w:id="11297"/>
      <w:bookmarkEnd w:id="11298"/>
      <w:bookmarkEnd w:id="11299"/>
      <w:bookmarkEnd w:id="11300"/>
      <w:bookmarkEnd w:id="11301"/>
      <w:bookmarkEnd w:id="11302"/>
      <w:bookmarkEnd w:id="11303"/>
      <w:bookmarkEnd w:id="11304"/>
      <w:bookmarkEnd w:id="11305"/>
      <w:bookmarkEnd w:id="11306"/>
      <w:bookmarkEnd w:id="11307"/>
      <w:bookmarkEnd w:id="11308"/>
      <w:bookmarkEnd w:id="11309"/>
      <w:bookmarkEnd w:id="11310"/>
      <w:bookmarkEnd w:id="11311"/>
      <w:bookmarkEnd w:id="11312"/>
      <w:bookmarkEnd w:id="11313"/>
      <w:bookmarkEnd w:id="11314"/>
      <w:bookmarkEnd w:id="11315"/>
      <w:bookmarkEnd w:id="11316"/>
      <w:bookmarkEnd w:id="11317"/>
      <w:bookmarkEnd w:id="11318"/>
      <w:bookmarkEnd w:id="11319"/>
      <w:bookmarkEnd w:id="11320"/>
      <w:bookmarkEnd w:id="11321"/>
      <w:bookmarkEnd w:id="11322"/>
      <w:bookmarkEnd w:id="11323"/>
      <w:bookmarkEnd w:id="11324"/>
      <w:bookmarkEnd w:id="11325"/>
      <w:bookmarkEnd w:id="11326"/>
      <w:bookmarkEnd w:id="11327"/>
      <w:bookmarkEnd w:id="11328"/>
      <w:bookmarkEnd w:id="11329"/>
      <w:bookmarkEnd w:id="11330"/>
      <w:bookmarkEnd w:id="11331"/>
      <w:bookmarkEnd w:id="11332"/>
      <w:bookmarkEnd w:id="11333"/>
      <w:bookmarkEnd w:id="11334"/>
      <w:bookmarkEnd w:id="11335"/>
      <w:bookmarkEnd w:id="11336"/>
      <w:bookmarkEnd w:id="11337"/>
      <w:bookmarkEnd w:id="11338"/>
      <w:bookmarkEnd w:id="11339"/>
      <w:bookmarkEnd w:id="11340"/>
      <w:bookmarkEnd w:id="11341"/>
      <w:bookmarkEnd w:id="11342"/>
      <w:bookmarkEnd w:id="11343"/>
      <w:bookmarkEnd w:id="11344"/>
      <w:bookmarkEnd w:id="11345"/>
      <w:bookmarkEnd w:id="11346"/>
      <w:bookmarkEnd w:id="11347"/>
      <w:bookmarkEnd w:id="11348"/>
      <w:bookmarkEnd w:id="11349"/>
      <w:bookmarkEnd w:id="11350"/>
      <w:bookmarkEnd w:id="11351"/>
      <w:bookmarkEnd w:id="11352"/>
      <w:bookmarkEnd w:id="11353"/>
      <w:bookmarkEnd w:id="11354"/>
      <w:bookmarkEnd w:id="11355"/>
      <w:bookmarkEnd w:id="11356"/>
      <w:bookmarkEnd w:id="11357"/>
      <w:bookmarkEnd w:id="11358"/>
      <w:bookmarkEnd w:id="11359"/>
      <w:bookmarkEnd w:id="11360"/>
      <w:bookmarkEnd w:id="11361"/>
      <w:bookmarkEnd w:id="11362"/>
      <w:bookmarkEnd w:id="11363"/>
      <w:bookmarkEnd w:id="11364"/>
      <w:bookmarkEnd w:id="11365"/>
      <w:bookmarkEnd w:id="11366"/>
      <w:bookmarkEnd w:id="11367"/>
      <w:bookmarkEnd w:id="11368"/>
      <w:bookmarkEnd w:id="11369"/>
      <w:bookmarkEnd w:id="11370"/>
      <w:bookmarkEnd w:id="11371"/>
      <w:bookmarkEnd w:id="11372"/>
      <w:bookmarkEnd w:id="11373"/>
      <w:bookmarkEnd w:id="11374"/>
      <w:bookmarkEnd w:id="11375"/>
      <w:bookmarkEnd w:id="11376"/>
      <w:bookmarkEnd w:id="11377"/>
      <w:bookmarkEnd w:id="11378"/>
      <w:bookmarkEnd w:id="11379"/>
      <w:bookmarkEnd w:id="11380"/>
      <w:bookmarkEnd w:id="11381"/>
      <w:bookmarkEnd w:id="11382"/>
      <w:bookmarkEnd w:id="11383"/>
      <w:bookmarkEnd w:id="11384"/>
      <w:bookmarkEnd w:id="11385"/>
      <w:bookmarkEnd w:id="11386"/>
      <w:bookmarkEnd w:id="11387"/>
      <w:bookmarkEnd w:id="11388"/>
      <w:bookmarkEnd w:id="11389"/>
      <w:bookmarkEnd w:id="11390"/>
      <w:bookmarkEnd w:id="11391"/>
      <w:bookmarkEnd w:id="11392"/>
      <w:bookmarkEnd w:id="11393"/>
      <w:bookmarkEnd w:id="11394"/>
      <w:bookmarkEnd w:id="11395"/>
      <w:bookmarkEnd w:id="11396"/>
      <w:bookmarkEnd w:id="11397"/>
      <w:bookmarkEnd w:id="11398"/>
      <w:bookmarkEnd w:id="11399"/>
      <w:bookmarkEnd w:id="11400"/>
      <w:bookmarkEnd w:id="11401"/>
      <w:bookmarkEnd w:id="11402"/>
      <w:bookmarkEnd w:id="11403"/>
      <w:bookmarkEnd w:id="11404"/>
      <w:bookmarkEnd w:id="11405"/>
      <w:bookmarkEnd w:id="11406"/>
      <w:bookmarkEnd w:id="11407"/>
      <w:bookmarkEnd w:id="11408"/>
      <w:bookmarkEnd w:id="11409"/>
      <w:bookmarkEnd w:id="11410"/>
      <w:bookmarkEnd w:id="11411"/>
      <w:bookmarkEnd w:id="11412"/>
      <w:bookmarkEnd w:id="11413"/>
      <w:bookmarkEnd w:id="11414"/>
      <w:bookmarkEnd w:id="11415"/>
      <w:bookmarkEnd w:id="11416"/>
      <w:bookmarkEnd w:id="11417"/>
      <w:bookmarkEnd w:id="11418"/>
      <w:bookmarkEnd w:id="11419"/>
      <w:bookmarkEnd w:id="11420"/>
      <w:bookmarkEnd w:id="11421"/>
      <w:bookmarkEnd w:id="11422"/>
      <w:bookmarkEnd w:id="11423"/>
      <w:bookmarkEnd w:id="11424"/>
      <w:bookmarkEnd w:id="11425"/>
      <w:bookmarkEnd w:id="11426"/>
      <w:bookmarkEnd w:id="11427"/>
      <w:bookmarkEnd w:id="11428"/>
      <w:bookmarkEnd w:id="11429"/>
      <w:bookmarkEnd w:id="11430"/>
      <w:bookmarkEnd w:id="11431"/>
      <w:bookmarkEnd w:id="11432"/>
      <w:bookmarkEnd w:id="11433"/>
      <w:bookmarkEnd w:id="11434"/>
      <w:bookmarkEnd w:id="11435"/>
      <w:bookmarkEnd w:id="11436"/>
      <w:bookmarkEnd w:id="11437"/>
      <w:bookmarkEnd w:id="11438"/>
      <w:bookmarkEnd w:id="11439"/>
      <w:bookmarkEnd w:id="11440"/>
      <w:bookmarkEnd w:id="11441"/>
      <w:bookmarkEnd w:id="11442"/>
      <w:bookmarkEnd w:id="11443"/>
      <w:bookmarkEnd w:id="11444"/>
      <w:bookmarkEnd w:id="11445"/>
      <w:bookmarkEnd w:id="11446"/>
      <w:bookmarkEnd w:id="11447"/>
      <w:bookmarkEnd w:id="11448"/>
      <w:bookmarkEnd w:id="11449"/>
      <w:bookmarkEnd w:id="11450"/>
      <w:bookmarkEnd w:id="11451"/>
      <w:bookmarkEnd w:id="11452"/>
      <w:bookmarkEnd w:id="11453"/>
      <w:bookmarkEnd w:id="11454"/>
      <w:bookmarkEnd w:id="11455"/>
      <w:bookmarkEnd w:id="11456"/>
      <w:bookmarkEnd w:id="11457"/>
      <w:bookmarkEnd w:id="11458"/>
      <w:bookmarkEnd w:id="11459"/>
      <w:bookmarkEnd w:id="11460"/>
      <w:bookmarkEnd w:id="11461"/>
      <w:bookmarkEnd w:id="11462"/>
      <w:bookmarkEnd w:id="11463"/>
      <w:bookmarkEnd w:id="11464"/>
      <w:bookmarkEnd w:id="11465"/>
      <w:bookmarkEnd w:id="11466"/>
      <w:bookmarkEnd w:id="11467"/>
      <w:bookmarkEnd w:id="11468"/>
      <w:bookmarkEnd w:id="11469"/>
      <w:bookmarkEnd w:id="11470"/>
      <w:bookmarkEnd w:id="11471"/>
      <w:bookmarkEnd w:id="11472"/>
      <w:bookmarkEnd w:id="11473"/>
      <w:bookmarkEnd w:id="11474"/>
      <w:bookmarkEnd w:id="11475"/>
      <w:bookmarkEnd w:id="11476"/>
      <w:bookmarkEnd w:id="11477"/>
      <w:bookmarkEnd w:id="11478"/>
      <w:bookmarkEnd w:id="11479"/>
      <w:bookmarkEnd w:id="11480"/>
      <w:bookmarkEnd w:id="11481"/>
      <w:bookmarkEnd w:id="11482"/>
      <w:bookmarkEnd w:id="11483"/>
      <w:bookmarkEnd w:id="11484"/>
      <w:bookmarkEnd w:id="11485"/>
      <w:bookmarkEnd w:id="11486"/>
      <w:bookmarkEnd w:id="11487"/>
      <w:bookmarkEnd w:id="11488"/>
      <w:bookmarkEnd w:id="11489"/>
      <w:bookmarkEnd w:id="11490"/>
      <w:bookmarkEnd w:id="11491"/>
      <w:bookmarkEnd w:id="11492"/>
      <w:bookmarkEnd w:id="11493"/>
      <w:bookmarkEnd w:id="11494"/>
      <w:bookmarkEnd w:id="11495"/>
      <w:bookmarkEnd w:id="11496"/>
      <w:bookmarkEnd w:id="11497"/>
      <w:bookmarkEnd w:id="11498"/>
      <w:bookmarkEnd w:id="11499"/>
      <w:bookmarkEnd w:id="11500"/>
      <w:bookmarkEnd w:id="11501"/>
      <w:bookmarkEnd w:id="11502"/>
      <w:bookmarkEnd w:id="11503"/>
      <w:bookmarkEnd w:id="11504"/>
      <w:bookmarkEnd w:id="11505"/>
      <w:bookmarkEnd w:id="11506"/>
      <w:bookmarkEnd w:id="11507"/>
      <w:bookmarkEnd w:id="11508"/>
      <w:bookmarkEnd w:id="11509"/>
      <w:bookmarkEnd w:id="11510"/>
      <w:bookmarkEnd w:id="11511"/>
      <w:bookmarkEnd w:id="11512"/>
      <w:bookmarkEnd w:id="11513"/>
      <w:bookmarkEnd w:id="11514"/>
      <w:bookmarkEnd w:id="11515"/>
      <w:bookmarkEnd w:id="11516"/>
      <w:bookmarkEnd w:id="11517"/>
      <w:bookmarkEnd w:id="11518"/>
      <w:bookmarkEnd w:id="11519"/>
      <w:bookmarkEnd w:id="11520"/>
      <w:bookmarkEnd w:id="11521"/>
      <w:bookmarkEnd w:id="11522"/>
      <w:bookmarkEnd w:id="11523"/>
      <w:bookmarkEnd w:id="11524"/>
      <w:bookmarkEnd w:id="11525"/>
      <w:bookmarkEnd w:id="11526"/>
      <w:bookmarkEnd w:id="11527"/>
      <w:bookmarkEnd w:id="11528"/>
      <w:bookmarkEnd w:id="11529"/>
      <w:bookmarkEnd w:id="11530"/>
      <w:bookmarkEnd w:id="11531"/>
      <w:bookmarkEnd w:id="11532"/>
      <w:bookmarkEnd w:id="11533"/>
      <w:bookmarkEnd w:id="11534"/>
      <w:bookmarkEnd w:id="11535"/>
      <w:bookmarkEnd w:id="11536"/>
      <w:bookmarkEnd w:id="11537"/>
      <w:bookmarkEnd w:id="11538"/>
      <w:bookmarkEnd w:id="11539"/>
      <w:bookmarkEnd w:id="11540"/>
      <w:bookmarkEnd w:id="11541"/>
      <w:bookmarkEnd w:id="11542"/>
      <w:bookmarkEnd w:id="11543"/>
      <w:bookmarkEnd w:id="11544"/>
      <w:bookmarkEnd w:id="11545"/>
      <w:bookmarkEnd w:id="11546"/>
      <w:bookmarkEnd w:id="11547"/>
      <w:bookmarkEnd w:id="11548"/>
      <w:bookmarkEnd w:id="11549"/>
      <w:bookmarkEnd w:id="11550"/>
      <w:bookmarkEnd w:id="11551"/>
      <w:bookmarkEnd w:id="11552"/>
      <w:bookmarkEnd w:id="11553"/>
      <w:bookmarkEnd w:id="11554"/>
      <w:bookmarkEnd w:id="11555"/>
      <w:bookmarkEnd w:id="11556"/>
      <w:bookmarkEnd w:id="11557"/>
      <w:bookmarkEnd w:id="11558"/>
      <w:bookmarkEnd w:id="11559"/>
      <w:bookmarkEnd w:id="11560"/>
      <w:bookmarkEnd w:id="11561"/>
      <w:bookmarkEnd w:id="11562"/>
      <w:bookmarkEnd w:id="11563"/>
      <w:bookmarkEnd w:id="11564"/>
      <w:bookmarkEnd w:id="11565"/>
      <w:bookmarkEnd w:id="11566"/>
      <w:bookmarkEnd w:id="11567"/>
      <w:bookmarkEnd w:id="11568"/>
      <w:bookmarkEnd w:id="11569"/>
      <w:bookmarkEnd w:id="11570"/>
      <w:bookmarkEnd w:id="11571"/>
      <w:bookmarkEnd w:id="11572"/>
      <w:bookmarkEnd w:id="11573"/>
      <w:bookmarkEnd w:id="11574"/>
      <w:bookmarkEnd w:id="11575"/>
      <w:bookmarkEnd w:id="11576"/>
      <w:bookmarkEnd w:id="11577"/>
      <w:bookmarkEnd w:id="11578"/>
      <w:bookmarkEnd w:id="11579"/>
      <w:bookmarkEnd w:id="11580"/>
      <w:bookmarkEnd w:id="11581"/>
      <w:bookmarkEnd w:id="11582"/>
      <w:bookmarkEnd w:id="11583"/>
      <w:bookmarkEnd w:id="11584"/>
      <w:bookmarkEnd w:id="11585"/>
      <w:bookmarkEnd w:id="11586"/>
      <w:bookmarkEnd w:id="11587"/>
      <w:bookmarkEnd w:id="11588"/>
      <w:bookmarkEnd w:id="11589"/>
      <w:bookmarkEnd w:id="11590"/>
      <w:bookmarkEnd w:id="11591"/>
      <w:bookmarkEnd w:id="11592"/>
      <w:bookmarkEnd w:id="11593"/>
      <w:bookmarkEnd w:id="11594"/>
      <w:bookmarkEnd w:id="11595"/>
      <w:bookmarkEnd w:id="11596"/>
      <w:bookmarkEnd w:id="11597"/>
      <w:bookmarkEnd w:id="11598"/>
      <w:bookmarkEnd w:id="11599"/>
      <w:bookmarkEnd w:id="11600"/>
      <w:bookmarkEnd w:id="11601"/>
      <w:bookmarkEnd w:id="11602"/>
      <w:bookmarkEnd w:id="11603"/>
      <w:bookmarkEnd w:id="11604"/>
      <w:bookmarkEnd w:id="11605"/>
      <w:bookmarkEnd w:id="11606"/>
      <w:bookmarkEnd w:id="11607"/>
      <w:bookmarkEnd w:id="11608"/>
      <w:bookmarkEnd w:id="11609"/>
      <w:bookmarkEnd w:id="11610"/>
      <w:bookmarkEnd w:id="11611"/>
      <w:bookmarkEnd w:id="11612"/>
      <w:bookmarkEnd w:id="11613"/>
      <w:bookmarkEnd w:id="11614"/>
      <w:bookmarkEnd w:id="11615"/>
      <w:bookmarkEnd w:id="11616"/>
      <w:bookmarkEnd w:id="11617"/>
      <w:bookmarkEnd w:id="11618"/>
      <w:bookmarkEnd w:id="11619"/>
      <w:bookmarkEnd w:id="11620"/>
      <w:bookmarkEnd w:id="11621"/>
      <w:bookmarkEnd w:id="11622"/>
      <w:bookmarkEnd w:id="11623"/>
      <w:bookmarkEnd w:id="11624"/>
      <w:bookmarkEnd w:id="11625"/>
      <w:bookmarkEnd w:id="11626"/>
      <w:bookmarkEnd w:id="11627"/>
      <w:bookmarkEnd w:id="11628"/>
      <w:bookmarkEnd w:id="11629"/>
      <w:bookmarkEnd w:id="11630"/>
      <w:bookmarkEnd w:id="11631"/>
      <w:bookmarkEnd w:id="11632"/>
      <w:bookmarkEnd w:id="11633"/>
      <w:bookmarkEnd w:id="11634"/>
      <w:bookmarkEnd w:id="11635"/>
      <w:bookmarkEnd w:id="11636"/>
      <w:bookmarkEnd w:id="11637"/>
      <w:bookmarkEnd w:id="11638"/>
      <w:bookmarkEnd w:id="11639"/>
      <w:bookmarkEnd w:id="11640"/>
      <w:bookmarkEnd w:id="11641"/>
      <w:bookmarkEnd w:id="11642"/>
      <w:bookmarkEnd w:id="11643"/>
      <w:bookmarkEnd w:id="11644"/>
      <w:bookmarkEnd w:id="11645"/>
      <w:bookmarkEnd w:id="11646"/>
      <w:bookmarkEnd w:id="11647"/>
      <w:bookmarkEnd w:id="11648"/>
      <w:bookmarkEnd w:id="11649"/>
      <w:bookmarkEnd w:id="11650"/>
      <w:bookmarkEnd w:id="11651"/>
      <w:bookmarkEnd w:id="11652"/>
      <w:bookmarkEnd w:id="11653"/>
      <w:bookmarkEnd w:id="11654"/>
      <w:bookmarkEnd w:id="11655"/>
      <w:bookmarkEnd w:id="11656"/>
      <w:bookmarkEnd w:id="11657"/>
      <w:bookmarkEnd w:id="11658"/>
      <w:bookmarkEnd w:id="11659"/>
      <w:bookmarkEnd w:id="11660"/>
      <w:bookmarkEnd w:id="11661"/>
      <w:bookmarkEnd w:id="11662"/>
      <w:bookmarkEnd w:id="11663"/>
      <w:bookmarkEnd w:id="11664"/>
      <w:bookmarkEnd w:id="11665"/>
      <w:bookmarkEnd w:id="11666"/>
      <w:bookmarkEnd w:id="11667"/>
      <w:bookmarkEnd w:id="11668"/>
      <w:bookmarkEnd w:id="11669"/>
      <w:bookmarkEnd w:id="11670"/>
      <w:bookmarkEnd w:id="11671"/>
      <w:bookmarkEnd w:id="11672"/>
      <w:bookmarkEnd w:id="11673"/>
      <w:bookmarkEnd w:id="11674"/>
      <w:bookmarkEnd w:id="11675"/>
      <w:bookmarkEnd w:id="11676"/>
      <w:bookmarkEnd w:id="11677"/>
      <w:bookmarkEnd w:id="11678"/>
      <w:bookmarkEnd w:id="11679"/>
      <w:bookmarkEnd w:id="11680"/>
      <w:bookmarkEnd w:id="11681"/>
      <w:bookmarkEnd w:id="11682"/>
      <w:bookmarkEnd w:id="11683"/>
      <w:bookmarkEnd w:id="11684"/>
      <w:bookmarkEnd w:id="11685"/>
      <w:bookmarkEnd w:id="11686"/>
      <w:bookmarkEnd w:id="11687"/>
      <w:bookmarkEnd w:id="11688"/>
      <w:bookmarkEnd w:id="11689"/>
      <w:bookmarkEnd w:id="11690"/>
      <w:bookmarkEnd w:id="11691"/>
      <w:bookmarkEnd w:id="11692"/>
      <w:bookmarkEnd w:id="11693"/>
      <w:bookmarkEnd w:id="11694"/>
      <w:bookmarkEnd w:id="11695"/>
      <w:bookmarkEnd w:id="11696"/>
      <w:bookmarkEnd w:id="11697"/>
      <w:bookmarkEnd w:id="11698"/>
      <w:bookmarkEnd w:id="11699"/>
      <w:bookmarkEnd w:id="11700"/>
      <w:bookmarkEnd w:id="11701"/>
      <w:bookmarkEnd w:id="11702"/>
      <w:bookmarkEnd w:id="11703"/>
      <w:bookmarkEnd w:id="11704"/>
      <w:bookmarkEnd w:id="11705"/>
      <w:bookmarkEnd w:id="11706"/>
      <w:bookmarkEnd w:id="11707"/>
      <w:bookmarkEnd w:id="11708"/>
      <w:bookmarkEnd w:id="11709"/>
      <w:bookmarkEnd w:id="11710"/>
      <w:bookmarkEnd w:id="11711"/>
      <w:bookmarkEnd w:id="11712"/>
      <w:bookmarkEnd w:id="11713"/>
      <w:bookmarkEnd w:id="11714"/>
      <w:bookmarkEnd w:id="11715"/>
      <w:bookmarkEnd w:id="11716"/>
      <w:bookmarkEnd w:id="11717"/>
      <w:bookmarkEnd w:id="11718"/>
      <w:bookmarkEnd w:id="11719"/>
      <w:bookmarkEnd w:id="11720"/>
      <w:bookmarkEnd w:id="11721"/>
      <w:bookmarkEnd w:id="11722"/>
      <w:bookmarkEnd w:id="11723"/>
      <w:bookmarkEnd w:id="11724"/>
      <w:bookmarkEnd w:id="11725"/>
      <w:bookmarkEnd w:id="11726"/>
      <w:bookmarkEnd w:id="11727"/>
      <w:bookmarkEnd w:id="11728"/>
      <w:bookmarkEnd w:id="11729"/>
      <w:bookmarkEnd w:id="11730"/>
      <w:bookmarkEnd w:id="11731"/>
      <w:bookmarkEnd w:id="11732"/>
      <w:bookmarkEnd w:id="11733"/>
      <w:bookmarkEnd w:id="11734"/>
      <w:bookmarkEnd w:id="11735"/>
      <w:bookmarkEnd w:id="11736"/>
      <w:bookmarkEnd w:id="11737"/>
      <w:bookmarkEnd w:id="11738"/>
      <w:bookmarkEnd w:id="11739"/>
      <w:bookmarkEnd w:id="11740"/>
      <w:bookmarkEnd w:id="11741"/>
      <w:bookmarkEnd w:id="11742"/>
      <w:bookmarkEnd w:id="11743"/>
      <w:bookmarkEnd w:id="11744"/>
      <w:bookmarkEnd w:id="11745"/>
      <w:bookmarkEnd w:id="11746"/>
      <w:bookmarkEnd w:id="11747"/>
      <w:bookmarkEnd w:id="11748"/>
      <w:bookmarkEnd w:id="11749"/>
      <w:bookmarkEnd w:id="11750"/>
      <w:bookmarkEnd w:id="11751"/>
      <w:bookmarkEnd w:id="11752"/>
      <w:bookmarkEnd w:id="11753"/>
      <w:bookmarkEnd w:id="11754"/>
      <w:bookmarkEnd w:id="11755"/>
      <w:bookmarkEnd w:id="11756"/>
      <w:bookmarkEnd w:id="11757"/>
      <w:bookmarkEnd w:id="11758"/>
      <w:bookmarkEnd w:id="11759"/>
      <w:bookmarkEnd w:id="11760"/>
      <w:bookmarkEnd w:id="11761"/>
      <w:bookmarkEnd w:id="11762"/>
      <w:bookmarkEnd w:id="11763"/>
      <w:bookmarkEnd w:id="11764"/>
      <w:bookmarkEnd w:id="11765"/>
      <w:bookmarkEnd w:id="11766"/>
      <w:bookmarkEnd w:id="11767"/>
      <w:bookmarkEnd w:id="11768"/>
      <w:bookmarkEnd w:id="11769"/>
      <w:bookmarkEnd w:id="11770"/>
      <w:bookmarkEnd w:id="11771"/>
      <w:bookmarkEnd w:id="11772"/>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bookmarkEnd w:id="11788"/>
      <w:bookmarkEnd w:id="11789"/>
      <w:bookmarkEnd w:id="11790"/>
      <w:bookmarkEnd w:id="11791"/>
      <w:bookmarkEnd w:id="11792"/>
      <w:bookmarkEnd w:id="11793"/>
      <w:bookmarkEnd w:id="11794"/>
      <w:bookmarkEnd w:id="11795"/>
      <w:bookmarkEnd w:id="11796"/>
      <w:bookmarkEnd w:id="11797"/>
      <w:bookmarkEnd w:id="11798"/>
      <w:bookmarkEnd w:id="11799"/>
      <w:bookmarkEnd w:id="11800"/>
      <w:bookmarkEnd w:id="11801"/>
      <w:bookmarkEnd w:id="11802"/>
      <w:bookmarkEnd w:id="11803"/>
      <w:bookmarkEnd w:id="11804"/>
      <w:bookmarkEnd w:id="11805"/>
      <w:bookmarkEnd w:id="11806"/>
      <w:bookmarkEnd w:id="11807"/>
      <w:bookmarkEnd w:id="11808"/>
      <w:bookmarkEnd w:id="11809"/>
      <w:bookmarkEnd w:id="11810"/>
      <w:bookmarkEnd w:id="11811"/>
      <w:bookmarkEnd w:id="11812"/>
      <w:bookmarkEnd w:id="11813"/>
      <w:bookmarkEnd w:id="11814"/>
      <w:bookmarkEnd w:id="11815"/>
      <w:bookmarkEnd w:id="11816"/>
      <w:bookmarkEnd w:id="11817"/>
      <w:bookmarkEnd w:id="11818"/>
      <w:bookmarkEnd w:id="11819"/>
      <w:bookmarkEnd w:id="11820"/>
      <w:bookmarkEnd w:id="11821"/>
      <w:bookmarkEnd w:id="11822"/>
      <w:bookmarkEnd w:id="11823"/>
      <w:bookmarkEnd w:id="11824"/>
      <w:bookmarkEnd w:id="11825"/>
      <w:bookmarkEnd w:id="11826"/>
      <w:bookmarkEnd w:id="11827"/>
      <w:bookmarkEnd w:id="11828"/>
      <w:bookmarkEnd w:id="11829"/>
      <w:bookmarkEnd w:id="11830"/>
      <w:bookmarkEnd w:id="11831"/>
      <w:bookmarkEnd w:id="11832"/>
      <w:bookmarkEnd w:id="11833"/>
      <w:bookmarkEnd w:id="11834"/>
      <w:bookmarkEnd w:id="11835"/>
      <w:bookmarkEnd w:id="11836"/>
      <w:bookmarkEnd w:id="11837"/>
      <w:bookmarkEnd w:id="11838"/>
      <w:bookmarkEnd w:id="11839"/>
      <w:bookmarkEnd w:id="11840"/>
      <w:bookmarkEnd w:id="11841"/>
      <w:bookmarkEnd w:id="11842"/>
      <w:bookmarkEnd w:id="11843"/>
      <w:bookmarkEnd w:id="11844"/>
      <w:bookmarkEnd w:id="11845"/>
      <w:bookmarkEnd w:id="11846"/>
      <w:bookmarkEnd w:id="11847"/>
      <w:bookmarkEnd w:id="11848"/>
      <w:bookmarkEnd w:id="11849"/>
      <w:bookmarkEnd w:id="11850"/>
      <w:bookmarkEnd w:id="11851"/>
      <w:bookmarkEnd w:id="11852"/>
      <w:bookmarkEnd w:id="11853"/>
      <w:bookmarkEnd w:id="11854"/>
      <w:bookmarkEnd w:id="11855"/>
      <w:bookmarkEnd w:id="11856"/>
      <w:bookmarkEnd w:id="11857"/>
      <w:bookmarkEnd w:id="11858"/>
      <w:bookmarkEnd w:id="11859"/>
      <w:bookmarkEnd w:id="11860"/>
      <w:bookmarkEnd w:id="11861"/>
      <w:bookmarkEnd w:id="11862"/>
      <w:bookmarkEnd w:id="11863"/>
      <w:bookmarkEnd w:id="11864"/>
      <w:bookmarkEnd w:id="11865"/>
      <w:bookmarkEnd w:id="11866"/>
      <w:bookmarkEnd w:id="11867"/>
      <w:bookmarkEnd w:id="11868"/>
      <w:bookmarkEnd w:id="11869"/>
      <w:bookmarkEnd w:id="11870"/>
      <w:bookmarkEnd w:id="11871"/>
      <w:bookmarkEnd w:id="11872"/>
      <w:bookmarkEnd w:id="11873"/>
      <w:bookmarkEnd w:id="11874"/>
      <w:bookmarkEnd w:id="11875"/>
      <w:bookmarkEnd w:id="11876"/>
      <w:bookmarkEnd w:id="11877"/>
      <w:bookmarkEnd w:id="11878"/>
      <w:bookmarkEnd w:id="11879"/>
      <w:bookmarkEnd w:id="11880"/>
      <w:bookmarkEnd w:id="11881"/>
      <w:bookmarkEnd w:id="11882"/>
      <w:bookmarkEnd w:id="11883"/>
      <w:bookmarkEnd w:id="11884"/>
      <w:bookmarkEnd w:id="11885"/>
      <w:bookmarkEnd w:id="11886"/>
      <w:bookmarkEnd w:id="11887"/>
      <w:bookmarkEnd w:id="11888"/>
      <w:bookmarkEnd w:id="11889"/>
      <w:bookmarkEnd w:id="11890"/>
      <w:bookmarkEnd w:id="11891"/>
      <w:bookmarkEnd w:id="11892"/>
      <w:bookmarkEnd w:id="11893"/>
      <w:bookmarkEnd w:id="11894"/>
      <w:bookmarkEnd w:id="11895"/>
      <w:bookmarkEnd w:id="11896"/>
      <w:bookmarkEnd w:id="11897"/>
      <w:bookmarkEnd w:id="11898"/>
      <w:bookmarkEnd w:id="11899"/>
      <w:bookmarkEnd w:id="11900"/>
      <w:bookmarkEnd w:id="11901"/>
      <w:bookmarkEnd w:id="11902"/>
      <w:bookmarkEnd w:id="11903"/>
      <w:bookmarkEnd w:id="11904"/>
      <w:bookmarkEnd w:id="11905"/>
      <w:bookmarkEnd w:id="11906"/>
      <w:bookmarkEnd w:id="11907"/>
      <w:bookmarkEnd w:id="11908"/>
      <w:bookmarkEnd w:id="11909"/>
      <w:bookmarkEnd w:id="11910"/>
      <w:bookmarkEnd w:id="11911"/>
      <w:bookmarkEnd w:id="11912"/>
      <w:bookmarkEnd w:id="11913"/>
      <w:bookmarkEnd w:id="11914"/>
      <w:bookmarkEnd w:id="11915"/>
      <w:bookmarkEnd w:id="11916"/>
      <w:bookmarkEnd w:id="11917"/>
      <w:bookmarkEnd w:id="11918"/>
      <w:bookmarkEnd w:id="11919"/>
      <w:bookmarkEnd w:id="11920"/>
      <w:bookmarkEnd w:id="11921"/>
      <w:bookmarkEnd w:id="11922"/>
      <w:bookmarkEnd w:id="11923"/>
      <w:bookmarkEnd w:id="11924"/>
      <w:bookmarkEnd w:id="11925"/>
      <w:bookmarkEnd w:id="11926"/>
      <w:bookmarkEnd w:id="11927"/>
      <w:bookmarkEnd w:id="11928"/>
      <w:bookmarkEnd w:id="11929"/>
      <w:bookmarkEnd w:id="11930"/>
      <w:bookmarkEnd w:id="11931"/>
      <w:bookmarkEnd w:id="11932"/>
      <w:bookmarkEnd w:id="11933"/>
      <w:bookmarkEnd w:id="11934"/>
      <w:bookmarkEnd w:id="11935"/>
      <w:bookmarkEnd w:id="11936"/>
      <w:bookmarkEnd w:id="11937"/>
      <w:bookmarkEnd w:id="11938"/>
      <w:bookmarkEnd w:id="11939"/>
      <w:bookmarkEnd w:id="11940"/>
      <w:bookmarkEnd w:id="11941"/>
      <w:bookmarkEnd w:id="11942"/>
      <w:bookmarkEnd w:id="11943"/>
      <w:bookmarkEnd w:id="11944"/>
      <w:bookmarkEnd w:id="11945"/>
      <w:bookmarkEnd w:id="11946"/>
      <w:bookmarkEnd w:id="11947"/>
      <w:bookmarkEnd w:id="11948"/>
      <w:bookmarkEnd w:id="11949"/>
      <w:bookmarkEnd w:id="11950"/>
      <w:bookmarkEnd w:id="11951"/>
      <w:bookmarkEnd w:id="11952"/>
      <w:bookmarkEnd w:id="11953"/>
      <w:bookmarkEnd w:id="11954"/>
      <w:bookmarkEnd w:id="11955"/>
      <w:bookmarkEnd w:id="11956"/>
      <w:bookmarkEnd w:id="11957"/>
      <w:bookmarkEnd w:id="11958"/>
      <w:bookmarkEnd w:id="11959"/>
      <w:bookmarkEnd w:id="11960"/>
      <w:bookmarkEnd w:id="11961"/>
      <w:bookmarkEnd w:id="11962"/>
      <w:bookmarkEnd w:id="11963"/>
      <w:bookmarkEnd w:id="11964"/>
      <w:bookmarkEnd w:id="11965"/>
      <w:bookmarkEnd w:id="11966"/>
      <w:bookmarkEnd w:id="11967"/>
      <w:bookmarkEnd w:id="11968"/>
      <w:bookmarkEnd w:id="11969"/>
      <w:bookmarkEnd w:id="11970"/>
      <w:bookmarkEnd w:id="11971"/>
      <w:bookmarkEnd w:id="11972"/>
      <w:bookmarkEnd w:id="11973"/>
      <w:bookmarkEnd w:id="11974"/>
      <w:bookmarkEnd w:id="11975"/>
      <w:bookmarkEnd w:id="11976"/>
      <w:bookmarkEnd w:id="11977"/>
      <w:bookmarkEnd w:id="11978"/>
      <w:bookmarkEnd w:id="11979"/>
      <w:bookmarkEnd w:id="11980"/>
      <w:bookmarkEnd w:id="11981"/>
      <w:bookmarkEnd w:id="11982"/>
      <w:bookmarkEnd w:id="11983"/>
      <w:bookmarkEnd w:id="11984"/>
      <w:bookmarkEnd w:id="11985"/>
      <w:bookmarkEnd w:id="11986"/>
      <w:bookmarkEnd w:id="11987"/>
      <w:bookmarkEnd w:id="11988"/>
      <w:bookmarkEnd w:id="11989"/>
      <w:bookmarkEnd w:id="11990"/>
      <w:bookmarkEnd w:id="11991"/>
      <w:bookmarkEnd w:id="11992"/>
      <w:bookmarkEnd w:id="11993"/>
      <w:bookmarkEnd w:id="11994"/>
      <w:bookmarkEnd w:id="11995"/>
      <w:bookmarkEnd w:id="11996"/>
      <w:bookmarkEnd w:id="11997"/>
      <w:bookmarkEnd w:id="11998"/>
      <w:bookmarkEnd w:id="11999"/>
      <w:bookmarkEnd w:id="12000"/>
      <w:bookmarkEnd w:id="12001"/>
      <w:bookmarkEnd w:id="12002"/>
      <w:bookmarkEnd w:id="12003"/>
      <w:bookmarkEnd w:id="12004"/>
      <w:bookmarkEnd w:id="12005"/>
      <w:bookmarkEnd w:id="12006"/>
      <w:bookmarkEnd w:id="12007"/>
      <w:bookmarkEnd w:id="12008"/>
      <w:bookmarkEnd w:id="12009"/>
      <w:bookmarkEnd w:id="12010"/>
      <w:bookmarkEnd w:id="12011"/>
      <w:bookmarkEnd w:id="12012"/>
      <w:bookmarkEnd w:id="12013"/>
      <w:bookmarkEnd w:id="12014"/>
      <w:bookmarkEnd w:id="12015"/>
      <w:bookmarkEnd w:id="12016"/>
      <w:bookmarkEnd w:id="12017"/>
      <w:bookmarkEnd w:id="12018"/>
      <w:bookmarkEnd w:id="12019"/>
      <w:bookmarkEnd w:id="12020"/>
      <w:bookmarkEnd w:id="12021"/>
      <w:bookmarkEnd w:id="12022"/>
      <w:bookmarkEnd w:id="12023"/>
      <w:bookmarkEnd w:id="12024"/>
      <w:bookmarkEnd w:id="12025"/>
      <w:bookmarkEnd w:id="12026"/>
      <w:bookmarkEnd w:id="12027"/>
      <w:bookmarkEnd w:id="12028"/>
      <w:bookmarkEnd w:id="12029"/>
      <w:bookmarkEnd w:id="12030"/>
      <w:bookmarkEnd w:id="12031"/>
      <w:bookmarkEnd w:id="12032"/>
      <w:bookmarkEnd w:id="12033"/>
      <w:bookmarkEnd w:id="12034"/>
      <w:bookmarkEnd w:id="12035"/>
      <w:bookmarkEnd w:id="12036"/>
      <w:bookmarkEnd w:id="12037"/>
      <w:bookmarkEnd w:id="12038"/>
      <w:bookmarkEnd w:id="12039"/>
      <w:bookmarkEnd w:id="12040"/>
      <w:bookmarkEnd w:id="12041"/>
      <w:bookmarkEnd w:id="12042"/>
      <w:bookmarkEnd w:id="12043"/>
      <w:bookmarkEnd w:id="12044"/>
      <w:bookmarkEnd w:id="12045"/>
      <w:bookmarkEnd w:id="12046"/>
      <w:bookmarkEnd w:id="12047"/>
      <w:bookmarkEnd w:id="12048"/>
      <w:bookmarkEnd w:id="12049"/>
      <w:bookmarkEnd w:id="12050"/>
      <w:bookmarkEnd w:id="12051"/>
      <w:bookmarkEnd w:id="12052"/>
      <w:bookmarkEnd w:id="12053"/>
      <w:bookmarkEnd w:id="12054"/>
      <w:bookmarkEnd w:id="12055"/>
      <w:bookmarkEnd w:id="12056"/>
      <w:bookmarkEnd w:id="12057"/>
      <w:bookmarkEnd w:id="12058"/>
      <w:bookmarkEnd w:id="12059"/>
      <w:bookmarkEnd w:id="12060"/>
      <w:bookmarkEnd w:id="12061"/>
      <w:bookmarkEnd w:id="12062"/>
      <w:bookmarkEnd w:id="12063"/>
      <w:bookmarkEnd w:id="12064"/>
      <w:bookmarkEnd w:id="12065"/>
      <w:bookmarkEnd w:id="12066"/>
      <w:bookmarkEnd w:id="12067"/>
      <w:bookmarkEnd w:id="12068"/>
      <w:bookmarkEnd w:id="12069"/>
      <w:bookmarkEnd w:id="12070"/>
      <w:bookmarkEnd w:id="12071"/>
      <w:bookmarkEnd w:id="12072"/>
      <w:bookmarkEnd w:id="12073"/>
      <w:bookmarkEnd w:id="12074"/>
      <w:bookmarkEnd w:id="12075"/>
      <w:bookmarkEnd w:id="12076"/>
      <w:bookmarkEnd w:id="12077"/>
      <w:bookmarkEnd w:id="12078"/>
      <w:bookmarkEnd w:id="12079"/>
      <w:bookmarkEnd w:id="12080"/>
      <w:bookmarkEnd w:id="12081"/>
      <w:bookmarkEnd w:id="12082"/>
      <w:bookmarkEnd w:id="12083"/>
      <w:bookmarkEnd w:id="12084"/>
      <w:bookmarkEnd w:id="12085"/>
      <w:bookmarkEnd w:id="12086"/>
      <w:bookmarkEnd w:id="12087"/>
      <w:bookmarkEnd w:id="12088"/>
      <w:bookmarkEnd w:id="12089"/>
      <w:bookmarkEnd w:id="12090"/>
      <w:bookmarkEnd w:id="12091"/>
      <w:bookmarkEnd w:id="12092"/>
      <w:bookmarkEnd w:id="12093"/>
      <w:bookmarkEnd w:id="12094"/>
      <w:bookmarkEnd w:id="12095"/>
      <w:bookmarkEnd w:id="12096"/>
      <w:bookmarkEnd w:id="12097"/>
      <w:bookmarkEnd w:id="12098"/>
      <w:bookmarkEnd w:id="12099"/>
      <w:bookmarkEnd w:id="12100"/>
      <w:bookmarkEnd w:id="12101"/>
      <w:bookmarkEnd w:id="12102"/>
      <w:bookmarkEnd w:id="12103"/>
      <w:bookmarkEnd w:id="12104"/>
      <w:bookmarkEnd w:id="12105"/>
      <w:bookmarkEnd w:id="12106"/>
      <w:bookmarkEnd w:id="12107"/>
      <w:bookmarkEnd w:id="12108"/>
      <w:bookmarkEnd w:id="12109"/>
      <w:bookmarkEnd w:id="12110"/>
      <w:bookmarkEnd w:id="12111"/>
      <w:bookmarkEnd w:id="12112"/>
      <w:bookmarkEnd w:id="12113"/>
      <w:bookmarkEnd w:id="12114"/>
      <w:bookmarkEnd w:id="12115"/>
      <w:bookmarkEnd w:id="12116"/>
      <w:bookmarkEnd w:id="12117"/>
      <w:bookmarkEnd w:id="12118"/>
      <w:bookmarkEnd w:id="12119"/>
      <w:bookmarkEnd w:id="12120"/>
      <w:bookmarkEnd w:id="12121"/>
      <w:bookmarkEnd w:id="12122"/>
      <w:bookmarkEnd w:id="12123"/>
      <w:bookmarkEnd w:id="12124"/>
      <w:bookmarkEnd w:id="12125"/>
      <w:bookmarkEnd w:id="12126"/>
      <w:bookmarkEnd w:id="12127"/>
      <w:bookmarkEnd w:id="12128"/>
      <w:bookmarkEnd w:id="12129"/>
      <w:bookmarkEnd w:id="12130"/>
      <w:bookmarkEnd w:id="12131"/>
      <w:bookmarkEnd w:id="12132"/>
      <w:bookmarkEnd w:id="12133"/>
      <w:bookmarkEnd w:id="12134"/>
      <w:bookmarkEnd w:id="12135"/>
      <w:bookmarkEnd w:id="12136"/>
      <w:bookmarkEnd w:id="12137"/>
      <w:bookmarkEnd w:id="12138"/>
      <w:bookmarkEnd w:id="12139"/>
      <w:bookmarkEnd w:id="12140"/>
      <w:bookmarkEnd w:id="12141"/>
      <w:bookmarkEnd w:id="12142"/>
      <w:bookmarkEnd w:id="12143"/>
      <w:bookmarkEnd w:id="12144"/>
      <w:bookmarkEnd w:id="12145"/>
      <w:bookmarkEnd w:id="12146"/>
      <w:bookmarkEnd w:id="12147"/>
      <w:bookmarkEnd w:id="12148"/>
      <w:bookmarkEnd w:id="12149"/>
      <w:bookmarkEnd w:id="12150"/>
      <w:bookmarkEnd w:id="12151"/>
      <w:bookmarkEnd w:id="12152"/>
      <w:bookmarkEnd w:id="12153"/>
      <w:bookmarkEnd w:id="12154"/>
      <w:bookmarkEnd w:id="12155"/>
      <w:bookmarkEnd w:id="12156"/>
      <w:bookmarkEnd w:id="12157"/>
      <w:bookmarkEnd w:id="12158"/>
      <w:bookmarkEnd w:id="12159"/>
      <w:bookmarkEnd w:id="12160"/>
      <w:bookmarkEnd w:id="12161"/>
      <w:bookmarkEnd w:id="12162"/>
      <w:bookmarkEnd w:id="12163"/>
      <w:bookmarkEnd w:id="12164"/>
      <w:bookmarkEnd w:id="12165"/>
      <w:bookmarkEnd w:id="12166"/>
      <w:bookmarkEnd w:id="12167"/>
      <w:bookmarkEnd w:id="12168"/>
      <w:bookmarkEnd w:id="12169"/>
      <w:bookmarkEnd w:id="12170"/>
      <w:bookmarkEnd w:id="12171"/>
      <w:bookmarkEnd w:id="12172"/>
      <w:bookmarkEnd w:id="12173"/>
      <w:bookmarkEnd w:id="12174"/>
      <w:bookmarkEnd w:id="12175"/>
      <w:bookmarkEnd w:id="12176"/>
      <w:bookmarkEnd w:id="12177"/>
      <w:bookmarkEnd w:id="12178"/>
      <w:bookmarkEnd w:id="12179"/>
      <w:bookmarkEnd w:id="12180"/>
      <w:bookmarkEnd w:id="12181"/>
      <w:bookmarkEnd w:id="12182"/>
      <w:bookmarkEnd w:id="12183"/>
      <w:bookmarkEnd w:id="12184"/>
      <w:bookmarkEnd w:id="12185"/>
      <w:bookmarkEnd w:id="12186"/>
      <w:bookmarkEnd w:id="12187"/>
      <w:bookmarkEnd w:id="12188"/>
      <w:bookmarkEnd w:id="12189"/>
      <w:bookmarkEnd w:id="12190"/>
      <w:bookmarkEnd w:id="12191"/>
      <w:bookmarkEnd w:id="12192"/>
      <w:bookmarkEnd w:id="12193"/>
      <w:bookmarkEnd w:id="12194"/>
      <w:bookmarkEnd w:id="12195"/>
      <w:bookmarkEnd w:id="12196"/>
      <w:bookmarkEnd w:id="12197"/>
      <w:bookmarkEnd w:id="12198"/>
      <w:bookmarkEnd w:id="12199"/>
      <w:bookmarkEnd w:id="12200"/>
      <w:bookmarkEnd w:id="12201"/>
      <w:bookmarkEnd w:id="12202"/>
      <w:bookmarkEnd w:id="12203"/>
      <w:bookmarkEnd w:id="12204"/>
      <w:bookmarkEnd w:id="12205"/>
      <w:bookmarkEnd w:id="12206"/>
      <w:bookmarkEnd w:id="12207"/>
      <w:bookmarkEnd w:id="12208"/>
      <w:bookmarkEnd w:id="12209"/>
      <w:bookmarkEnd w:id="12210"/>
      <w:bookmarkEnd w:id="12211"/>
      <w:bookmarkEnd w:id="12212"/>
      <w:bookmarkEnd w:id="12213"/>
      <w:bookmarkEnd w:id="12214"/>
      <w:bookmarkEnd w:id="12215"/>
      <w:bookmarkEnd w:id="12216"/>
      <w:bookmarkEnd w:id="12217"/>
      <w:bookmarkEnd w:id="12218"/>
      <w:bookmarkEnd w:id="12219"/>
      <w:bookmarkEnd w:id="12220"/>
      <w:bookmarkEnd w:id="12221"/>
      <w:bookmarkEnd w:id="12222"/>
      <w:bookmarkEnd w:id="12223"/>
      <w:bookmarkEnd w:id="12224"/>
      <w:bookmarkEnd w:id="12225"/>
      <w:bookmarkEnd w:id="12226"/>
      <w:bookmarkEnd w:id="12227"/>
      <w:bookmarkEnd w:id="12228"/>
      <w:bookmarkEnd w:id="12229"/>
      <w:bookmarkEnd w:id="12230"/>
      <w:bookmarkEnd w:id="12231"/>
      <w:bookmarkEnd w:id="12232"/>
      <w:bookmarkEnd w:id="12233"/>
      <w:bookmarkEnd w:id="12234"/>
      <w:bookmarkEnd w:id="12235"/>
      <w:bookmarkEnd w:id="12236"/>
      <w:bookmarkEnd w:id="12237"/>
      <w:bookmarkEnd w:id="12238"/>
      <w:bookmarkEnd w:id="12239"/>
      <w:bookmarkEnd w:id="12240"/>
      <w:bookmarkEnd w:id="12241"/>
      <w:bookmarkEnd w:id="12242"/>
      <w:bookmarkEnd w:id="12243"/>
      <w:bookmarkEnd w:id="12244"/>
      <w:bookmarkEnd w:id="12245"/>
      <w:bookmarkEnd w:id="12246"/>
      <w:bookmarkEnd w:id="12247"/>
      <w:bookmarkEnd w:id="12248"/>
      <w:bookmarkEnd w:id="12249"/>
      <w:bookmarkEnd w:id="12250"/>
      <w:bookmarkEnd w:id="12251"/>
      <w:bookmarkEnd w:id="12252"/>
      <w:bookmarkEnd w:id="12253"/>
      <w:bookmarkEnd w:id="12254"/>
      <w:bookmarkEnd w:id="12255"/>
      <w:bookmarkEnd w:id="12256"/>
      <w:bookmarkEnd w:id="12257"/>
      <w:bookmarkEnd w:id="12258"/>
      <w:bookmarkEnd w:id="12259"/>
      <w:bookmarkEnd w:id="12260"/>
      <w:bookmarkEnd w:id="12261"/>
      <w:bookmarkEnd w:id="12262"/>
      <w:bookmarkEnd w:id="12263"/>
      <w:bookmarkEnd w:id="12264"/>
      <w:bookmarkEnd w:id="12265"/>
      <w:bookmarkEnd w:id="12266"/>
      <w:bookmarkEnd w:id="12267"/>
      <w:bookmarkEnd w:id="12268"/>
      <w:bookmarkEnd w:id="12269"/>
      <w:bookmarkEnd w:id="12270"/>
      <w:bookmarkEnd w:id="12271"/>
      <w:bookmarkEnd w:id="12272"/>
      <w:bookmarkEnd w:id="12273"/>
      <w:bookmarkEnd w:id="12274"/>
      <w:bookmarkEnd w:id="12275"/>
      <w:bookmarkEnd w:id="12276"/>
      <w:bookmarkEnd w:id="12277"/>
      <w:bookmarkEnd w:id="12278"/>
      <w:bookmarkEnd w:id="12279"/>
      <w:bookmarkEnd w:id="12280"/>
      <w:bookmarkEnd w:id="12281"/>
      <w:bookmarkEnd w:id="12282"/>
      <w:bookmarkEnd w:id="12283"/>
      <w:bookmarkEnd w:id="12284"/>
      <w:bookmarkEnd w:id="12285"/>
      <w:bookmarkEnd w:id="12286"/>
      <w:bookmarkEnd w:id="12287"/>
      <w:bookmarkEnd w:id="12288"/>
      <w:bookmarkEnd w:id="12289"/>
      <w:bookmarkEnd w:id="12290"/>
      <w:bookmarkEnd w:id="12291"/>
      <w:bookmarkEnd w:id="12292"/>
      <w:bookmarkEnd w:id="12293"/>
      <w:bookmarkEnd w:id="12294"/>
      <w:bookmarkEnd w:id="12295"/>
      <w:bookmarkEnd w:id="12296"/>
      <w:bookmarkEnd w:id="12297"/>
      <w:bookmarkEnd w:id="12298"/>
      <w:bookmarkEnd w:id="12299"/>
      <w:bookmarkEnd w:id="12300"/>
      <w:bookmarkEnd w:id="12301"/>
      <w:bookmarkEnd w:id="12302"/>
      <w:bookmarkEnd w:id="12303"/>
      <w:bookmarkEnd w:id="12304"/>
      <w:bookmarkEnd w:id="12305"/>
      <w:bookmarkEnd w:id="12306"/>
      <w:bookmarkEnd w:id="12307"/>
      <w:bookmarkEnd w:id="12308"/>
      <w:bookmarkEnd w:id="12309"/>
      <w:bookmarkEnd w:id="12310"/>
      <w:bookmarkEnd w:id="12311"/>
      <w:bookmarkEnd w:id="12312"/>
      <w:bookmarkEnd w:id="12313"/>
      <w:bookmarkEnd w:id="12314"/>
      <w:bookmarkEnd w:id="12315"/>
      <w:bookmarkEnd w:id="12316"/>
      <w:bookmarkEnd w:id="12317"/>
      <w:bookmarkEnd w:id="12318"/>
      <w:bookmarkEnd w:id="12319"/>
      <w:bookmarkEnd w:id="12320"/>
      <w:bookmarkEnd w:id="12321"/>
      <w:bookmarkEnd w:id="12322"/>
      <w:bookmarkEnd w:id="12323"/>
      <w:bookmarkEnd w:id="12324"/>
      <w:bookmarkEnd w:id="12325"/>
      <w:bookmarkEnd w:id="12326"/>
      <w:bookmarkEnd w:id="12327"/>
      <w:bookmarkEnd w:id="12328"/>
      <w:bookmarkEnd w:id="12329"/>
      <w:bookmarkEnd w:id="12330"/>
      <w:bookmarkEnd w:id="12331"/>
      <w:bookmarkEnd w:id="12332"/>
      <w:bookmarkEnd w:id="12333"/>
      <w:bookmarkEnd w:id="12334"/>
      <w:bookmarkEnd w:id="12335"/>
      <w:bookmarkEnd w:id="12336"/>
      <w:bookmarkEnd w:id="12337"/>
      <w:bookmarkEnd w:id="12338"/>
      <w:bookmarkEnd w:id="12339"/>
      <w:bookmarkEnd w:id="12340"/>
      <w:bookmarkEnd w:id="12341"/>
      <w:bookmarkEnd w:id="12342"/>
      <w:bookmarkEnd w:id="12343"/>
      <w:bookmarkEnd w:id="12344"/>
      <w:bookmarkEnd w:id="12345"/>
      <w:bookmarkEnd w:id="12346"/>
      <w:bookmarkEnd w:id="12347"/>
      <w:bookmarkEnd w:id="12348"/>
      <w:bookmarkEnd w:id="12349"/>
      <w:bookmarkEnd w:id="12350"/>
      <w:bookmarkEnd w:id="12351"/>
      <w:bookmarkEnd w:id="12352"/>
      <w:bookmarkEnd w:id="12353"/>
      <w:bookmarkEnd w:id="12354"/>
      <w:bookmarkEnd w:id="12355"/>
      <w:bookmarkEnd w:id="12356"/>
      <w:bookmarkEnd w:id="12357"/>
      <w:bookmarkEnd w:id="12358"/>
      <w:bookmarkEnd w:id="12359"/>
      <w:bookmarkEnd w:id="12360"/>
      <w:bookmarkEnd w:id="12361"/>
      <w:bookmarkEnd w:id="12362"/>
      <w:bookmarkEnd w:id="12363"/>
      <w:bookmarkEnd w:id="12364"/>
      <w:bookmarkEnd w:id="12365"/>
      <w:bookmarkEnd w:id="12366"/>
      <w:bookmarkEnd w:id="12367"/>
      <w:bookmarkEnd w:id="12368"/>
      <w:bookmarkEnd w:id="12369"/>
      <w:bookmarkEnd w:id="12370"/>
      <w:bookmarkEnd w:id="12371"/>
      <w:bookmarkEnd w:id="12372"/>
      <w:bookmarkEnd w:id="12373"/>
      <w:bookmarkEnd w:id="12374"/>
      <w:bookmarkEnd w:id="12375"/>
      <w:bookmarkEnd w:id="12376"/>
      <w:bookmarkEnd w:id="12377"/>
      <w:bookmarkEnd w:id="12378"/>
      <w:bookmarkEnd w:id="12379"/>
      <w:bookmarkEnd w:id="12380"/>
      <w:bookmarkEnd w:id="12381"/>
      <w:bookmarkEnd w:id="12382"/>
      <w:bookmarkEnd w:id="12383"/>
      <w:bookmarkEnd w:id="12384"/>
      <w:bookmarkEnd w:id="12385"/>
      <w:bookmarkEnd w:id="12386"/>
      <w:bookmarkEnd w:id="12387"/>
      <w:bookmarkEnd w:id="12388"/>
      <w:bookmarkEnd w:id="12389"/>
      <w:bookmarkEnd w:id="12390"/>
      <w:bookmarkEnd w:id="12391"/>
      <w:bookmarkEnd w:id="12392"/>
      <w:bookmarkEnd w:id="12393"/>
      <w:bookmarkEnd w:id="12394"/>
      <w:bookmarkEnd w:id="12395"/>
      <w:bookmarkEnd w:id="12396"/>
      <w:bookmarkEnd w:id="12397"/>
      <w:bookmarkEnd w:id="12398"/>
      <w:bookmarkEnd w:id="12399"/>
      <w:bookmarkEnd w:id="12400"/>
      <w:bookmarkEnd w:id="12401"/>
      <w:bookmarkEnd w:id="12402"/>
      <w:bookmarkEnd w:id="12403"/>
      <w:bookmarkEnd w:id="12404"/>
      <w:bookmarkEnd w:id="12405"/>
      <w:bookmarkEnd w:id="12406"/>
      <w:bookmarkEnd w:id="12407"/>
      <w:bookmarkEnd w:id="12408"/>
      <w:bookmarkEnd w:id="12409"/>
      <w:bookmarkEnd w:id="12410"/>
      <w:bookmarkEnd w:id="12411"/>
      <w:bookmarkEnd w:id="12412"/>
      <w:bookmarkEnd w:id="12413"/>
      <w:bookmarkEnd w:id="12414"/>
      <w:bookmarkEnd w:id="12415"/>
      <w:bookmarkEnd w:id="12416"/>
      <w:bookmarkEnd w:id="12417"/>
      <w:bookmarkEnd w:id="12418"/>
      <w:bookmarkEnd w:id="12419"/>
      <w:bookmarkEnd w:id="12420"/>
      <w:bookmarkEnd w:id="12421"/>
      <w:bookmarkEnd w:id="12422"/>
      <w:bookmarkEnd w:id="12423"/>
      <w:bookmarkEnd w:id="12424"/>
      <w:bookmarkEnd w:id="12425"/>
      <w:bookmarkEnd w:id="12426"/>
      <w:bookmarkEnd w:id="12427"/>
      <w:bookmarkEnd w:id="12428"/>
      <w:bookmarkEnd w:id="12429"/>
      <w:bookmarkEnd w:id="12430"/>
      <w:bookmarkEnd w:id="12431"/>
      <w:bookmarkEnd w:id="12432"/>
      <w:bookmarkEnd w:id="12433"/>
      <w:bookmarkEnd w:id="12434"/>
      <w:bookmarkEnd w:id="12435"/>
      <w:bookmarkEnd w:id="12436"/>
      <w:bookmarkEnd w:id="12437"/>
      <w:bookmarkEnd w:id="12438"/>
      <w:bookmarkEnd w:id="12439"/>
      <w:bookmarkEnd w:id="12440"/>
      <w:bookmarkEnd w:id="12441"/>
      <w:bookmarkEnd w:id="12442"/>
      <w:bookmarkEnd w:id="12443"/>
      <w:bookmarkEnd w:id="12444"/>
      <w:bookmarkEnd w:id="12445"/>
      <w:bookmarkEnd w:id="12446"/>
      <w:bookmarkEnd w:id="12447"/>
      <w:bookmarkEnd w:id="12448"/>
      <w:bookmarkEnd w:id="12449"/>
      <w:bookmarkEnd w:id="12450"/>
      <w:bookmarkEnd w:id="12451"/>
      <w:bookmarkEnd w:id="12452"/>
      <w:bookmarkEnd w:id="12453"/>
      <w:bookmarkEnd w:id="12454"/>
      <w:bookmarkEnd w:id="12455"/>
      <w:bookmarkEnd w:id="12456"/>
      <w:bookmarkEnd w:id="12457"/>
      <w:bookmarkEnd w:id="12458"/>
      <w:bookmarkEnd w:id="12459"/>
      <w:bookmarkEnd w:id="12460"/>
      <w:bookmarkEnd w:id="12461"/>
      <w:bookmarkEnd w:id="12462"/>
      <w:bookmarkEnd w:id="12463"/>
      <w:bookmarkEnd w:id="12464"/>
      <w:bookmarkEnd w:id="12465"/>
      <w:bookmarkEnd w:id="12466"/>
      <w:bookmarkEnd w:id="12467"/>
      <w:bookmarkEnd w:id="12468"/>
      <w:bookmarkEnd w:id="12469"/>
      <w:bookmarkEnd w:id="12470"/>
      <w:bookmarkEnd w:id="12471"/>
      <w:bookmarkEnd w:id="12472"/>
      <w:bookmarkEnd w:id="12473"/>
      <w:bookmarkEnd w:id="12474"/>
      <w:bookmarkEnd w:id="12475"/>
      <w:bookmarkEnd w:id="12476"/>
      <w:bookmarkEnd w:id="12477"/>
      <w:bookmarkEnd w:id="12478"/>
      <w:bookmarkEnd w:id="12479"/>
      <w:bookmarkEnd w:id="12480"/>
      <w:bookmarkEnd w:id="12481"/>
      <w:bookmarkEnd w:id="12482"/>
      <w:bookmarkEnd w:id="12483"/>
      <w:bookmarkEnd w:id="12484"/>
      <w:bookmarkEnd w:id="12485"/>
      <w:bookmarkEnd w:id="12486"/>
      <w:bookmarkEnd w:id="12487"/>
      <w:bookmarkEnd w:id="12488"/>
      <w:bookmarkEnd w:id="12489"/>
      <w:bookmarkEnd w:id="12490"/>
      <w:bookmarkEnd w:id="12491"/>
      <w:bookmarkEnd w:id="12492"/>
      <w:bookmarkEnd w:id="12493"/>
      <w:bookmarkEnd w:id="12494"/>
      <w:bookmarkEnd w:id="12495"/>
      <w:bookmarkEnd w:id="12496"/>
      <w:bookmarkEnd w:id="12497"/>
      <w:bookmarkEnd w:id="12498"/>
      <w:bookmarkEnd w:id="12499"/>
      <w:bookmarkEnd w:id="12500"/>
      <w:bookmarkEnd w:id="12501"/>
      <w:bookmarkEnd w:id="12502"/>
      <w:bookmarkEnd w:id="12503"/>
      <w:bookmarkEnd w:id="12504"/>
      <w:bookmarkEnd w:id="12505"/>
      <w:bookmarkEnd w:id="12506"/>
      <w:bookmarkEnd w:id="12507"/>
      <w:bookmarkEnd w:id="12508"/>
      <w:bookmarkEnd w:id="12509"/>
      <w:bookmarkEnd w:id="12510"/>
      <w:bookmarkEnd w:id="12511"/>
      <w:bookmarkEnd w:id="12512"/>
      <w:bookmarkEnd w:id="12513"/>
      <w:bookmarkEnd w:id="12514"/>
      <w:bookmarkEnd w:id="12515"/>
      <w:bookmarkEnd w:id="12516"/>
      <w:bookmarkEnd w:id="12517"/>
      <w:bookmarkEnd w:id="12518"/>
      <w:bookmarkEnd w:id="12519"/>
      <w:bookmarkEnd w:id="12520"/>
      <w:bookmarkEnd w:id="12521"/>
      <w:bookmarkEnd w:id="12522"/>
      <w:bookmarkEnd w:id="12523"/>
      <w:bookmarkEnd w:id="12524"/>
      <w:bookmarkEnd w:id="12525"/>
      <w:bookmarkEnd w:id="12526"/>
      <w:bookmarkEnd w:id="12527"/>
      <w:bookmarkEnd w:id="12528"/>
      <w:bookmarkEnd w:id="12529"/>
      <w:bookmarkEnd w:id="12530"/>
      <w:bookmarkEnd w:id="12531"/>
      <w:bookmarkEnd w:id="12532"/>
      <w:bookmarkEnd w:id="12533"/>
      <w:bookmarkEnd w:id="12534"/>
      <w:bookmarkEnd w:id="12535"/>
      <w:bookmarkEnd w:id="12536"/>
      <w:bookmarkEnd w:id="12537"/>
      <w:bookmarkEnd w:id="12538"/>
      <w:bookmarkEnd w:id="12539"/>
      <w:bookmarkEnd w:id="12540"/>
      <w:bookmarkEnd w:id="12541"/>
      <w:bookmarkEnd w:id="12542"/>
      <w:bookmarkEnd w:id="12543"/>
      <w:bookmarkEnd w:id="12544"/>
      <w:bookmarkEnd w:id="12545"/>
      <w:bookmarkEnd w:id="12546"/>
      <w:bookmarkEnd w:id="12547"/>
      <w:bookmarkEnd w:id="12548"/>
      <w:bookmarkEnd w:id="12549"/>
      <w:bookmarkEnd w:id="12550"/>
      <w:bookmarkEnd w:id="12551"/>
      <w:bookmarkEnd w:id="12552"/>
      <w:bookmarkEnd w:id="12553"/>
      <w:bookmarkEnd w:id="12554"/>
      <w:bookmarkEnd w:id="12555"/>
      <w:bookmarkEnd w:id="12556"/>
      <w:bookmarkEnd w:id="12557"/>
      <w:bookmarkEnd w:id="12558"/>
      <w:bookmarkEnd w:id="12559"/>
      <w:bookmarkEnd w:id="12560"/>
      <w:bookmarkEnd w:id="12561"/>
      <w:bookmarkEnd w:id="12562"/>
      <w:bookmarkEnd w:id="12563"/>
      <w:bookmarkEnd w:id="12564"/>
      <w:bookmarkEnd w:id="12565"/>
      <w:bookmarkEnd w:id="12566"/>
      <w:bookmarkEnd w:id="12567"/>
      <w:bookmarkEnd w:id="12568"/>
      <w:bookmarkEnd w:id="12569"/>
      <w:bookmarkEnd w:id="12570"/>
      <w:bookmarkEnd w:id="12571"/>
      <w:bookmarkEnd w:id="12572"/>
      <w:bookmarkEnd w:id="12573"/>
      <w:bookmarkEnd w:id="12574"/>
      <w:bookmarkEnd w:id="12575"/>
      <w:bookmarkEnd w:id="12576"/>
      <w:bookmarkEnd w:id="12577"/>
      <w:bookmarkEnd w:id="12578"/>
      <w:bookmarkEnd w:id="12579"/>
      <w:bookmarkEnd w:id="12580"/>
      <w:bookmarkEnd w:id="12581"/>
      <w:bookmarkEnd w:id="12582"/>
      <w:bookmarkEnd w:id="12583"/>
      <w:bookmarkEnd w:id="12584"/>
      <w:bookmarkEnd w:id="12585"/>
      <w:bookmarkEnd w:id="12586"/>
      <w:bookmarkEnd w:id="12587"/>
      <w:bookmarkEnd w:id="12588"/>
      <w:bookmarkEnd w:id="12589"/>
      <w:bookmarkEnd w:id="12590"/>
      <w:bookmarkEnd w:id="12591"/>
      <w:bookmarkEnd w:id="12592"/>
      <w:bookmarkEnd w:id="12593"/>
      <w:bookmarkEnd w:id="12594"/>
      <w:bookmarkEnd w:id="12595"/>
      <w:bookmarkEnd w:id="12596"/>
      <w:bookmarkEnd w:id="12597"/>
      <w:bookmarkEnd w:id="12598"/>
      <w:bookmarkEnd w:id="12599"/>
      <w:bookmarkEnd w:id="12600"/>
      <w:bookmarkEnd w:id="12601"/>
      <w:bookmarkEnd w:id="12602"/>
      <w:bookmarkEnd w:id="12603"/>
      <w:bookmarkEnd w:id="12604"/>
      <w:bookmarkEnd w:id="12605"/>
      <w:bookmarkEnd w:id="12606"/>
      <w:bookmarkEnd w:id="12607"/>
      <w:bookmarkEnd w:id="12608"/>
      <w:bookmarkEnd w:id="12609"/>
      <w:bookmarkEnd w:id="12610"/>
      <w:bookmarkEnd w:id="12611"/>
      <w:bookmarkEnd w:id="12612"/>
      <w:bookmarkEnd w:id="12613"/>
      <w:bookmarkEnd w:id="12614"/>
      <w:bookmarkEnd w:id="12615"/>
      <w:bookmarkEnd w:id="12616"/>
      <w:bookmarkEnd w:id="12617"/>
      <w:bookmarkEnd w:id="12618"/>
      <w:bookmarkEnd w:id="12619"/>
      <w:bookmarkEnd w:id="12620"/>
      <w:bookmarkEnd w:id="12621"/>
      <w:bookmarkEnd w:id="12622"/>
      <w:bookmarkEnd w:id="12623"/>
      <w:bookmarkEnd w:id="12624"/>
      <w:bookmarkEnd w:id="12625"/>
      <w:bookmarkEnd w:id="12626"/>
      <w:bookmarkEnd w:id="12627"/>
      <w:bookmarkEnd w:id="12628"/>
      <w:bookmarkEnd w:id="12629"/>
      <w:bookmarkEnd w:id="12630"/>
      <w:bookmarkEnd w:id="12631"/>
      <w:bookmarkEnd w:id="12632"/>
      <w:bookmarkEnd w:id="12633"/>
      <w:bookmarkEnd w:id="12634"/>
      <w:bookmarkEnd w:id="12635"/>
      <w:bookmarkEnd w:id="12636"/>
      <w:bookmarkEnd w:id="12637"/>
      <w:bookmarkEnd w:id="12638"/>
      <w:bookmarkEnd w:id="12639"/>
      <w:bookmarkEnd w:id="12640"/>
      <w:bookmarkEnd w:id="12641"/>
      <w:bookmarkEnd w:id="12642"/>
      <w:bookmarkEnd w:id="12643"/>
      <w:bookmarkEnd w:id="12644"/>
      <w:bookmarkEnd w:id="12645"/>
      <w:bookmarkEnd w:id="12646"/>
      <w:bookmarkEnd w:id="12647"/>
      <w:bookmarkEnd w:id="12648"/>
      <w:bookmarkEnd w:id="12649"/>
      <w:bookmarkEnd w:id="12650"/>
      <w:bookmarkEnd w:id="12651"/>
      <w:bookmarkEnd w:id="12652"/>
      <w:bookmarkEnd w:id="12653"/>
      <w:bookmarkEnd w:id="12654"/>
      <w:bookmarkEnd w:id="12655"/>
      <w:bookmarkEnd w:id="12656"/>
      <w:bookmarkEnd w:id="12657"/>
      <w:bookmarkEnd w:id="12658"/>
      <w:bookmarkEnd w:id="12659"/>
      <w:bookmarkEnd w:id="12660"/>
      <w:bookmarkEnd w:id="12661"/>
      <w:bookmarkEnd w:id="12662"/>
      <w:bookmarkEnd w:id="12663"/>
      <w:bookmarkEnd w:id="12664"/>
      <w:bookmarkEnd w:id="12665"/>
      <w:bookmarkEnd w:id="12666"/>
      <w:bookmarkEnd w:id="12667"/>
      <w:bookmarkEnd w:id="12668"/>
      <w:bookmarkEnd w:id="12669"/>
      <w:bookmarkEnd w:id="12670"/>
      <w:bookmarkEnd w:id="12671"/>
      <w:bookmarkEnd w:id="12672"/>
      <w:bookmarkEnd w:id="12673"/>
      <w:bookmarkEnd w:id="12674"/>
      <w:bookmarkEnd w:id="12675"/>
      <w:bookmarkEnd w:id="12676"/>
      <w:bookmarkEnd w:id="12677"/>
      <w:bookmarkEnd w:id="12678"/>
      <w:bookmarkEnd w:id="12679"/>
      <w:bookmarkEnd w:id="12680"/>
      <w:bookmarkEnd w:id="12681"/>
      <w:bookmarkEnd w:id="12682"/>
      <w:bookmarkEnd w:id="12683"/>
      <w:bookmarkEnd w:id="12684"/>
      <w:bookmarkEnd w:id="12685"/>
      <w:bookmarkEnd w:id="12686"/>
      <w:bookmarkEnd w:id="12687"/>
      <w:bookmarkEnd w:id="12688"/>
      <w:bookmarkEnd w:id="12689"/>
      <w:bookmarkEnd w:id="12690"/>
      <w:bookmarkEnd w:id="12691"/>
      <w:bookmarkEnd w:id="12692"/>
      <w:bookmarkEnd w:id="12693"/>
      <w:bookmarkEnd w:id="12694"/>
      <w:bookmarkEnd w:id="12695"/>
      <w:bookmarkEnd w:id="12696"/>
      <w:bookmarkEnd w:id="12697"/>
      <w:bookmarkEnd w:id="12698"/>
      <w:bookmarkEnd w:id="12699"/>
      <w:bookmarkEnd w:id="12700"/>
      <w:bookmarkEnd w:id="12701"/>
      <w:bookmarkEnd w:id="12702"/>
      <w:bookmarkEnd w:id="12703"/>
      <w:bookmarkEnd w:id="12704"/>
      <w:bookmarkEnd w:id="12705"/>
      <w:bookmarkEnd w:id="12706"/>
      <w:bookmarkEnd w:id="12707"/>
      <w:bookmarkEnd w:id="12708"/>
      <w:bookmarkEnd w:id="12709"/>
      <w:bookmarkEnd w:id="12710"/>
      <w:bookmarkEnd w:id="12711"/>
      <w:bookmarkEnd w:id="12712"/>
      <w:bookmarkEnd w:id="12713"/>
      <w:bookmarkEnd w:id="12714"/>
      <w:bookmarkEnd w:id="12715"/>
      <w:bookmarkEnd w:id="12716"/>
      <w:bookmarkEnd w:id="12717"/>
      <w:bookmarkEnd w:id="12718"/>
      <w:bookmarkEnd w:id="12719"/>
      <w:bookmarkEnd w:id="12720"/>
      <w:bookmarkEnd w:id="12721"/>
      <w:bookmarkEnd w:id="12722"/>
      <w:bookmarkEnd w:id="12723"/>
      <w:bookmarkEnd w:id="12724"/>
      <w:bookmarkEnd w:id="12725"/>
      <w:bookmarkEnd w:id="12726"/>
      <w:bookmarkEnd w:id="12727"/>
      <w:bookmarkEnd w:id="12728"/>
      <w:bookmarkEnd w:id="12729"/>
      <w:bookmarkEnd w:id="12730"/>
      <w:bookmarkEnd w:id="12731"/>
      <w:bookmarkEnd w:id="12732"/>
      <w:bookmarkEnd w:id="12733"/>
      <w:bookmarkEnd w:id="12734"/>
      <w:bookmarkEnd w:id="12735"/>
      <w:bookmarkEnd w:id="12736"/>
      <w:bookmarkEnd w:id="12737"/>
      <w:bookmarkEnd w:id="12738"/>
      <w:bookmarkEnd w:id="12739"/>
      <w:bookmarkEnd w:id="12740"/>
      <w:bookmarkEnd w:id="12741"/>
      <w:bookmarkEnd w:id="12742"/>
      <w:bookmarkEnd w:id="12743"/>
      <w:bookmarkEnd w:id="12744"/>
      <w:bookmarkEnd w:id="12745"/>
      <w:bookmarkEnd w:id="12746"/>
      <w:bookmarkEnd w:id="12747"/>
      <w:bookmarkEnd w:id="12748"/>
      <w:bookmarkEnd w:id="12749"/>
      <w:bookmarkEnd w:id="12750"/>
      <w:bookmarkEnd w:id="12751"/>
      <w:bookmarkEnd w:id="12752"/>
      <w:bookmarkEnd w:id="12753"/>
      <w:bookmarkEnd w:id="12754"/>
      <w:bookmarkEnd w:id="12755"/>
      <w:bookmarkEnd w:id="12756"/>
      <w:bookmarkEnd w:id="12757"/>
      <w:bookmarkEnd w:id="12758"/>
      <w:bookmarkEnd w:id="12759"/>
      <w:bookmarkEnd w:id="12760"/>
      <w:bookmarkEnd w:id="12761"/>
      <w:bookmarkEnd w:id="12762"/>
      <w:bookmarkEnd w:id="12763"/>
      <w:bookmarkEnd w:id="12764"/>
      <w:bookmarkEnd w:id="12765"/>
      <w:bookmarkEnd w:id="12766"/>
      <w:bookmarkEnd w:id="12767"/>
      <w:bookmarkEnd w:id="12768"/>
      <w:bookmarkEnd w:id="12769"/>
      <w:bookmarkEnd w:id="12770"/>
      <w:bookmarkEnd w:id="12771"/>
      <w:bookmarkEnd w:id="12772"/>
      <w:bookmarkEnd w:id="12773"/>
      <w:bookmarkEnd w:id="12774"/>
      <w:bookmarkEnd w:id="12775"/>
      <w:bookmarkEnd w:id="12776"/>
      <w:bookmarkEnd w:id="12777"/>
      <w:bookmarkEnd w:id="12778"/>
      <w:bookmarkEnd w:id="12779"/>
      <w:bookmarkEnd w:id="12780"/>
      <w:bookmarkEnd w:id="12781"/>
      <w:bookmarkEnd w:id="12782"/>
      <w:bookmarkEnd w:id="12783"/>
      <w:bookmarkEnd w:id="12784"/>
      <w:bookmarkEnd w:id="12785"/>
      <w:bookmarkEnd w:id="12786"/>
      <w:bookmarkEnd w:id="12787"/>
      <w:bookmarkEnd w:id="12788"/>
      <w:bookmarkEnd w:id="12789"/>
      <w:bookmarkEnd w:id="12790"/>
      <w:bookmarkEnd w:id="12791"/>
      <w:bookmarkEnd w:id="12792"/>
      <w:bookmarkEnd w:id="12793"/>
      <w:bookmarkEnd w:id="12794"/>
      <w:bookmarkEnd w:id="12795"/>
      <w:bookmarkEnd w:id="12796"/>
      <w:bookmarkEnd w:id="12797"/>
      <w:bookmarkEnd w:id="12798"/>
      <w:bookmarkEnd w:id="12799"/>
      <w:bookmarkEnd w:id="12800"/>
      <w:bookmarkEnd w:id="12801"/>
      <w:bookmarkEnd w:id="12802"/>
      <w:bookmarkEnd w:id="12803"/>
      <w:bookmarkEnd w:id="12804"/>
      <w:bookmarkEnd w:id="12805"/>
      <w:bookmarkEnd w:id="12806"/>
      <w:bookmarkEnd w:id="12807"/>
      <w:bookmarkEnd w:id="12808"/>
      <w:bookmarkEnd w:id="12809"/>
      <w:bookmarkEnd w:id="12810"/>
      <w:bookmarkEnd w:id="12811"/>
      <w:bookmarkEnd w:id="12812"/>
      <w:bookmarkEnd w:id="12813"/>
      <w:bookmarkEnd w:id="12814"/>
      <w:bookmarkEnd w:id="12815"/>
      <w:bookmarkEnd w:id="12816"/>
      <w:bookmarkEnd w:id="12817"/>
      <w:bookmarkEnd w:id="12818"/>
      <w:bookmarkEnd w:id="12819"/>
      <w:bookmarkEnd w:id="12820"/>
      <w:bookmarkEnd w:id="12821"/>
      <w:bookmarkEnd w:id="12822"/>
      <w:bookmarkEnd w:id="12823"/>
      <w:bookmarkEnd w:id="12824"/>
      <w:bookmarkEnd w:id="12825"/>
      <w:bookmarkEnd w:id="12826"/>
      <w:bookmarkEnd w:id="12827"/>
      <w:bookmarkEnd w:id="12828"/>
      <w:bookmarkEnd w:id="12829"/>
      <w:bookmarkEnd w:id="12830"/>
      <w:bookmarkEnd w:id="12831"/>
      <w:bookmarkEnd w:id="12832"/>
      <w:bookmarkEnd w:id="12833"/>
      <w:bookmarkEnd w:id="12834"/>
      <w:bookmarkEnd w:id="12835"/>
      <w:bookmarkEnd w:id="12836"/>
      <w:bookmarkEnd w:id="12837"/>
      <w:bookmarkEnd w:id="12838"/>
      <w:bookmarkEnd w:id="12839"/>
      <w:bookmarkEnd w:id="12840"/>
      <w:bookmarkEnd w:id="12841"/>
      <w:bookmarkEnd w:id="12842"/>
      <w:bookmarkEnd w:id="12843"/>
      <w:bookmarkEnd w:id="12844"/>
      <w:bookmarkEnd w:id="12845"/>
      <w:bookmarkEnd w:id="12846"/>
      <w:bookmarkEnd w:id="12847"/>
      <w:bookmarkEnd w:id="12848"/>
      <w:bookmarkEnd w:id="12849"/>
      <w:bookmarkEnd w:id="12850"/>
      <w:bookmarkEnd w:id="12851"/>
      <w:bookmarkEnd w:id="12852"/>
      <w:bookmarkEnd w:id="12853"/>
      <w:bookmarkEnd w:id="12854"/>
      <w:bookmarkEnd w:id="12855"/>
      <w:bookmarkEnd w:id="12856"/>
      <w:bookmarkEnd w:id="12857"/>
      <w:bookmarkEnd w:id="12858"/>
      <w:bookmarkEnd w:id="12859"/>
      <w:bookmarkEnd w:id="12860"/>
      <w:bookmarkEnd w:id="12861"/>
      <w:bookmarkEnd w:id="12862"/>
      <w:bookmarkEnd w:id="12863"/>
      <w:bookmarkEnd w:id="12864"/>
      <w:bookmarkEnd w:id="12865"/>
      <w:bookmarkEnd w:id="12866"/>
      <w:bookmarkEnd w:id="12867"/>
      <w:bookmarkEnd w:id="12868"/>
      <w:bookmarkEnd w:id="12869"/>
      <w:bookmarkEnd w:id="12870"/>
      <w:bookmarkEnd w:id="12871"/>
      <w:bookmarkEnd w:id="12872"/>
      <w:bookmarkEnd w:id="12873"/>
      <w:bookmarkEnd w:id="12874"/>
      <w:bookmarkEnd w:id="12875"/>
      <w:bookmarkEnd w:id="12876"/>
      <w:bookmarkEnd w:id="12877"/>
      <w:bookmarkEnd w:id="12878"/>
      <w:bookmarkEnd w:id="12879"/>
      <w:bookmarkEnd w:id="12880"/>
      <w:bookmarkEnd w:id="12881"/>
      <w:bookmarkEnd w:id="12882"/>
      <w:bookmarkEnd w:id="12883"/>
      <w:bookmarkEnd w:id="12884"/>
      <w:bookmarkEnd w:id="12885"/>
      <w:bookmarkEnd w:id="12886"/>
      <w:bookmarkEnd w:id="12887"/>
      <w:bookmarkEnd w:id="12888"/>
      <w:bookmarkEnd w:id="12889"/>
      <w:bookmarkEnd w:id="12890"/>
      <w:bookmarkEnd w:id="12891"/>
      <w:bookmarkEnd w:id="12892"/>
      <w:bookmarkEnd w:id="12893"/>
      <w:bookmarkEnd w:id="12894"/>
      <w:bookmarkEnd w:id="12895"/>
      <w:bookmarkEnd w:id="12896"/>
      <w:bookmarkEnd w:id="12897"/>
      <w:bookmarkEnd w:id="12898"/>
      <w:bookmarkEnd w:id="12899"/>
      <w:bookmarkEnd w:id="12900"/>
      <w:bookmarkEnd w:id="12901"/>
      <w:bookmarkEnd w:id="12902"/>
      <w:bookmarkEnd w:id="12903"/>
      <w:bookmarkEnd w:id="12904"/>
      <w:bookmarkEnd w:id="12905"/>
      <w:bookmarkEnd w:id="12906"/>
      <w:bookmarkEnd w:id="12907"/>
      <w:bookmarkEnd w:id="12908"/>
      <w:bookmarkEnd w:id="12909"/>
      <w:bookmarkEnd w:id="12910"/>
      <w:bookmarkEnd w:id="12911"/>
      <w:bookmarkEnd w:id="12912"/>
      <w:bookmarkEnd w:id="12913"/>
      <w:bookmarkEnd w:id="12914"/>
      <w:bookmarkEnd w:id="12915"/>
      <w:bookmarkEnd w:id="12916"/>
      <w:bookmarkEnd w:id="12917"/>
      <w:bookmarkEnd w:id="12918"/>
      <w:bookmarkEnd w:id="12919"/>
      <w:bookmarkEnd w:id="12920"/>
      <w:bookmarkEnd w:id="12921"/>
      <w:bookmarkEnd w:id="12922"/>
      <w:bookmarkEnd w:id="12923"/>
      <w:bookmarkEnd w:id="12924"/>
      <w:bookmarkEnd w:id="12925"/>
      <w:bookmarkEnd w:id="12926"/>
      <w:bookmarkEnd w:id="12927"/>
      <w:bookmarkEnd w:id="12928"/>
      <w:bookmarkEnd w:id="12929"/>
      <w:bookmarkEnd w:id="12930"/>
      <w:bookmarkEnd w:id="12931"/>
      <w:bookmarkEnd w:id="12932"/>
      <w:bookmarkEnd w:id="12933"/>
      <w:bookmarkEnd w:id="12934"/>
      <w:bookmarkEnd w:id="12935"/>
      <w:bookmarkEnd w:id="12936"/>
      <w:bookmarkEnd w:id="12937"/>
      <w:bookmarkEnd w:id="12938"/>
      <w:bookmarkEnd w:id="12939"/>
      <w:bookmarkEnd w:id="12940"/>
      <w:bookmarkEnd w:id="12941"/>
      <w:bookmarkEnd w:id="12942"/>
      <w:bookmarkEnd w:id="12943"/>
      <w:bookmarkEnd w:id="12944"/>
      <w:bookmarkEnd w:id="12945"/>
      <w:bookmarkEnd w:id="12946"/>
      <w:bookmarkEnd w:id="12947"/>
      <w:bookmarkEnd w:id="12948"/>
      <w:bookmarkEnd w:id="12949"/>
      <w:bookmarkEnd w:id="12950"/>
      <w:bookmarkEnd w:id="12951"/>
      <w:bookmarkEnd w:id="12952"/>
      <w:bookmarkEnd w:id="12953"/>
      <w:bookmarkEnd w:id="12954"/>
      <w:bookmarkEnd w:id="12955"/>
      <w:bookmarkEnd w:id="12956"/>
      <w:bookmarkEnd w:id="12957"/>
      <w:bookmarkEnd w:id="12958"/>
      <w:bookmarkEnd w:id="12959"/>
      <w:bookmarkEnd w:id="12960"/>
      <w:bookmarkEnd w:id="12961"/>
      <w:bookmarkEnd w:id="12962"/>
      <w:bookmarkEnd w:id="12963"/>
      <w:bookmarkEnd w:id="12964"/>
      <w:bookmarkEnd w:id="12965"/>
      <w:bookmarkEnd w:id="12966"/>
      <w:bookmarkEnd w:id="12967"/>
      <w:bookmarkEnd w:id="12968"/>
      <w:bookmarkEnd w:id="12969"/>
      <w:bookmarkEnd w:id="12970"/>
      <w:bookmarkEnd w:id="12971"/>
      <w:bookmarkEnd w:id="12972"/>
      <w:bookmarkEnd w:id="12973"/>
      <w:bookmarkEnd w:id="12974"/>
      <w:bookmarkEnd w:id="12975"/>
      <w:bookmarkEnd w:id="12976"/>
      <w:bookmarkEnd w:id="12977"/>
      <w:bookmarkEnd w:id="12978"/>
      <w:bookmarkEnd w:id="12979"/>
      <w:bookmarkEnd w:id="12980"/>
      <w:bookmarkEnd w:id="12981"/>
      <w:bookmarkEnd w:id="12982"/>
      <w:bookmarkEnd w:id="12983"/>
      <w:bookmarkEnd w:id="12984"/>
      <w:bookmarkEnd w:id="12985"/>
      <w:bookmarkEnd w:id="12986"/>
      <w:bookmarkEnd w:id="12987"/>
      <w:bookmarkEnd w:id="12988"/>
      <w:bookmarkEnd w:id="12989"/>
      <w:bookmarkEnd w:id="12990"/>
      <w:bookmarkEnd w:id="12991"/>
      <w:bookmarkEnd w:id="12992"/>
      <w:bookmarkEnd w:id="12993"/>
      <w:bookmarkEnd w:id="12994"/>
      <w:bookmarkEnd w:id="12995"/>
      <w:bookmarkEnd w:id="12996"/>
      <w:bookmarkEnd w:id="12997"/>
      <w:bookmarkEnd w:id="12998"/>
      <w:bookmarkEnd w:id="12999"/>
      <w:bookmarkEnd w:id="13000"/>
      <w:bookmarkEnd w:id="13001"/>
      <w:bookmarkEnd w:id="13002"/>
      <w:bookmarkEnd w:id="13003"/>
      <w:bookmarkEnd w:id="13004"/>
      <w:bookmarkEnd w:id="13005"/>
      <w:bookmarkEnd w:id="13006"/>
      <w:bookmarkEnd w:id="13007"/>
      <w:bookmarkEnd w:id="13008"/>
      <w:bookmarkEnd w:id="13009"/>
      <w:bookmarkEnd w:id="13010"/>
      <w:bookmarkEnd w:id="13011"/>
      <w:bookmarkEnd w:id="13012"/>
      <w:bookmarkEnd w:id="13013"/>
      <w:bookmarkEnd w:id="13014"/>
      <w:bookmarkEnd w:id="13015"/>
      <w:bookmarkEnd w:id="13016"/>
      <w:bookmarkEnd w:id="13017"/>
      <w:bookmarkEnd w:id="13018"/>
      <w:bookmarkEnd w:id="13019"/>
      <w:bookmarkEnd w:id="13020"/>
      <w:bookmarkEnd w:id="13021"/>
      <w:bookmarkEnd w:id="13022"/>
      <w:bookmarkEnd w:id="13023"/>
      <w:bookmarkEnd w:id="13024"/>
      <w:bookmarkEnd w:id="13025"/>
      <w:bookmarkEnd w:id="13026"/>
      <w:bookmarkEnd w:id="13027"/>
      <w:bookmarkEnd w:id="13028"/>
      <w:bookmarkEnd w:id="13029"/>
      <w:bookmarkEnd w:id="13030"/>
      <w:bookmarkEnd w:id="13031"/>
    </w:p>
    <w:p w14:paraId="696A2D98" w14:textId="71BBE17F" w:rsidR="00AC435F" w:rsidRPr="00AC435F" w:rsidRDefault="008C00F9" w:rsidP="007A202A">
      <w:pPr>
        <w:pStyle w:val="Heading2"/>
      </w:pPr>
      <w:bookmarkStart w:id="13058" w:name="_Toc78793688"/>
      <w:bookmarkStart w:id="13059" w:name="_Toc78794494"/>
      <w:bookmarkStart w:id="13060" w:name="_Toc88221471"/>
      <w:bookmarkStart w:id="13061" w:name="_Toc88638002"/>
      <w:bookmarkStart w:id="13062" w:name="_Toc88645396"/>
      <w:bookmarkStart w:id="13063" w:name="_Toc88646199"/>
      <w:bookmarkStart w:id="13064" w:name="_Toc88647805"/>
      <w:bookmarkStart w:id="13065" w:name="_Toc88657884"/>
      <w:bookmarkStart w:id="13066" w:name="_Toc88658687"/>
      <w:bookmarkStart w:id="13067" w:name="_Toc88659327"/>
      <w:bookmarkStart w:id="13068" w:name="_Toc88660129"/>
      <w:bookmarkStart w:id="13069" w:name="_Toc88660930"/>
      <w:bookmarkStart w:id="13070" w:name="_Toc88659773"/>
      <w:bookmarkStart w:id="13071" w:name="_Toc89156975"/>
      <w:bookmarkStart w:id="13072" w:name="_Toc89159901"/>
      <w:bookmarkStart w:id="13073" w:name="_Toc92701354"/>
      <w:bookmarkStart w:id="13074" w:name="_Toc93657492"/>
      <w:bookmarkStart w:id="13075" w:name="_Toc99629864"/>
      <w:bookmarkStart w:id="13076" w:name="_Toc103345605"/>
      <w:bookmarkStart w:id="13077" w:name="_Toc133931353"/>
      <w:bookmarkStart w:id="13078" w:name="_Toc133939457"/>
      <w:bookmarkStart w:id="13079" w:name="_Toc134524043"/>
      <w:bookmarkStart w:id="13080" w:name="_Toc135119466"/>
      <w:bookmarkStart w:id="13081" w:name="_Toc134539877"/>
      <w:bookmarkStart w:id="13082" w:name="_Toc135308014"/>
      <w:bookmarkStart w:id="13083" w:name="_Toc135749666"/>
      <w:bookmarkStart w:id="13084" w:name="_Toc135827812"/>
      <w:bookmarkStart w:id="13085" w:name="_Toc138064895"/>
      <w:bookmarkStart w:id="13086" w:name="_Toc140134968"/>
      <w:bookmarkStart w:id="13087" w:name="_Toc141875344"/>
      <w:bookmarkStart w:id="13088" w:name="_Toc141963763"/>
      <w:bookmarkStart w:id="13089" w:name="_Toc142312508"/>
      <w:bookmarkStart w:id="13090" w:name="_Toc142383353"/>
      <w:bookmarkStart w:id="13091" w:name="_Toc142387623"/>
      <w:bookmarkStart w:id="13092" w:name="_Toc144215661"/>
      <w:bookmarkStart w:id="13093" w:name="_Toc144326786"/>
      <w:bookmarkStart w:id="13094" w:name="_Toc144410914"/>
      <w:bookmarkStart w:id="13095" w:name="_Toc144733383"/>
      <w:bookmarkStart w:id="13096" w:name="_Toc144754357"/>
      <w:bookmarkStart w:id="13097" w:name="_Toc144802493"/>
      <w:bookmarkStart w:id="13098" w:name="_Toc490831305"/>
      <w:bookmarkStart w:id="13099" w:name="_Toc490833098"/>
      <w:bookmarkStart w:id="13100" w:name="_Toc490840762"/>
      <w:bookmarkStart w:id="13101" w:name="_Toc490831306"/>
      <w:bookmarkStart w:id="13102" w:name="_Toc490833099"/>
      <w:bookmarkStart w:id="13103" w:name="_Toc490840763"/>
      <w:bookmarkStart w:id="13104" w:name="_Toc490831307"/>
      <w:bookmarkStart w:id="13105" w:name="_Toc490833100"/>
      <w:bookmarkStart w:id="13106" w:name="_Toc490840764"/>
      <w:bookmarkStart w:id="13107" w:name="_Toc490831308"/>
      <w:bookmarkStart w:id="13108" w:name="_Toc490833101"/>
      <w:bookmarkStart w:id="13109" w:name="_Toc490840765"/>
      <w:bookmarkStart w:id="13110" w:name="_Toc490831309"/>
      <w:bookmarkStart w:id="13111" w:name="_Toc490833102"/>
      <w:bookmarkStart w:id="13112" w:name="_Toc490840766"/>
      <w:bookmarkStart w:id="13113" w:name="_Toc490831310"/>
      <w:bookmarkStart w:id="13114" w:name="_Toc490833103"/>
      <w:bookmarkStart w:id="13115" w:name="_Toc490840767"/>
      <w:bookmarkStart w:id="13116" w:name="_Toc534728441"/>
      <w:bookmarkStart w:id="13117" w:name="_Toc134539878"/>
      <w:bookmarkStart w:id="13118" w:name="_Toc140693326"/>
      <w:bookmarkStart w:id="13119" w:name="_Toc142387624"/>
      <w:bookmarkStart w:id="13120" w:name="_Toc153785831"/>
      <w:bookmarkStart w:id="13121" w:name="_Toc153788691"/>
      <w:bookmarkStart w:id="13122" w:name="_Toc154762635"/>
      <w:bookmarkStart w:id="13123" w:name="_Toc157610067"/>
      <w:bookmarkStart w:id="13124" w:name="_Toc195518843"/>
      <w:bookmarkStart w:id="13125" w:name="_Toc195599807"/>
      <w:bookmarkStart w:id="13126" w:name="_Toc223962193"/>
      <w:bookmarkStart w:id="13127" w:name="_Toc500363223"/>
      <w:bookmarkStart w:id="13128" w:name="_Toc495330956"/>
      <w:bookmarkStart w:id="13129" w:name="_Toc499772413"/>
      <w:bookmarkEnd w:id="13032"/>
      <w:bookmarkEnd w:id="13033"/>
      <w:bookmarkEnd w:id="13058"/>
      <w:bookmarkEnd w:id="13059"/>
      <w:bookmarkEnd w:id="13060"/>
      <w:bookmarkEnd w:id="13061"/>
      <w:bookmarkEnd w:id="13062"/>
      <w:bookmarkEnd w:id="13063"/>
      <w:bookmarkEnd w:id="13064"/>
      <w:bookmarkEnd w:id="13065"/>
      <w:bookmarkEnd w:id="13066"/>
      <w:bookmarkEnd w:id="13067"/>
      <w:bookmarkEnd w:id="13068"/>
      <w:bookmarkEnd w:id="13069"/>
      <w:bookmarkEnd w:id="13070"/>
      <w:bookmarkEnd w:id="13071"/>
      <w:bookmarkEnd w:id="13072"/>
      <w:bookmarkEnd w:id="13073"/>
      <w:bookmarkEnd w:id="13074"/>
      <w:bookmarkEnd w:id="13075"/>
      <w:bookmarkEnd w:id="13076"/>
      <w:bookmarkEnd w:id="13077"/>
      <w:bookmarkEnd w:id="13078"/>
      <w:bookmarkEnd w:id="13079"/>
      <w:bookmarkEnd w:id="13080"/>
      <w:bookmarkEnd w:id="13081"/>
      <w:bookmarkEnd w:id="13082"/>
      <w:bookmarkEnd w:id="13083"/>
      <w:bookmarkEnd w:id="13084"/>
      <w:bookmarkEnd w:id="13085"/>
      <w:bookmarkEnd w:id="13086"/>
      <w:bookmarkEnd w:id="13087"/>
      <w:bookmarkEnd w:id="13088"/>
      <w:bookmarkEnd w:id="13089"/>
      <w:bookmarkEnd w:id="13090"/>
      <w:bookmarkEnd w:id="13091"/>
      <w:bookmarkEnd w:id="13092"/>
      <w:bookmarkEnd w:id="13093"/>
      <w:bookmarkEnd w:id="13094"/>
      <w:bookmarkEnd w:id="13095"/>
      <w:bookmarkEnd w:id="13096"/>
      <w:bookmarkEnd w:id="13097"/>
      <w:bookmarkEnd w:id="13098"/>
      <w:bookmarkEnd w:id="13099"/>
      <w:bookmarkEnd w:id="13100"/>
      <w:bookmarkEnd w:id="13101"/>
      <w:bookmarkEnd w:id="13102"/>
      <w:bookmarkEnd w:id="13103"/>
      <w:bookmarkEnd w:id="13104"/>
      <w:bookmarkEnd w:id="13105"/>
      <w:bookmarkEnd w:id="13106"/>
      <w:bookmarkEnd w:id="13107"/>
      <w:bookmarkEnd w:id="13108"/>
      <w:bookmarkEnd w:id="13109"/>
      <w:bookmarkEnd w:id="13110"/>
      <w:bookmarkEnd w:id="13111"/>
      <w:bookmarkEnd w:id="13112"/>
      <w:bookmarkEnd w:id="13113"/>
      <w:bookmarkEnd w:id="13114"/>
      <w:bookmarkEnd w:id="13115"/>
      <w:r w:rsidRPr="00AC435F">
        <w:t xml:space="preserve">Transport </w:t>
      </w:r>
      <w:r>
        <w:t>a</w:t>
      </w:r>
      <w:r w:rsidRPr="00AC435F">
        <w:t xml:space="preserve">nd Arrival </w:t>
      </w:r>
      <w:r w:rsidR="00112F6E">
        <w:t>t</w:t>
      </w:r>
      <w:r w:rsidRPr="00AC435F">
        <w:t>o Site</w:t>
      </w:r>
      <w:bookmarkEnd w:id="13116"/>
      <w:bookmarkEnd w:id="13117"/>
      <w:bookmarkEnd w:id="13118"/>
      <w:bookmarkEnd w:id="13119"/>
      <w:bookmarkEnd w:id="13120"/>
      <w:bookmarkEnd w:id="13121"/>
      <w:bookmarkEnd w:id="13122"/>
      <w:bookmarkEnd w:id="13123"/>
      <w:bookmarkEnd w:id="13124"/>
      <w:bookmarkEnd w:id="13125"/>
      <w:bookmarkEnd w:id="13126"/>
    </w:p>
    <w:p w14:paraId="29641855" w14:textId="36A5F5BD" w:rsidR="00AC435F" w:rsidRPr="00AC435F" w:rsidRDefault="00AC435F" w:rsidP="00AC435F">
      <w:r w:rsidRPr="00AC435F">
        <w:t xml:space="preserve">The </w:t>
      </w:r>
      <w:r w:rsidR="00AA6013">
        <w:t>Contractor</w:t>
      </w:r>
      <w:r w:rsidRPr="00AC435F">
        <w:t xml:space="preserve"> shall comprehensively document all transportation and site arrival tests and inspections necessary to ensure quality of the Works. </w:t>
      </w:r>
    </w:p>
    <w:p w14:paraId="00062EE1" w14:textId="22C1C7DF" w:rsidR="00AC435F" w:rsidRPr="00AC435F" w:rsidRDefault="008C00F9" w:rsidP="00A044C9">
      <w:pPr>
        <w:pStyle w:val="Heading2"/>
      </w:pPr>
      <w:bookmarkStart w:id="13130" w:name="_Toc534728442"/>
      <w:bookmarkStart w:id="13131" w:name="_Ref89258270"/>
      <w:bookmarkStart w:id="13132" w:name="_Toc134539879"/>
      <w:bookmarkStart w:id="13133" w:name="_Toc140693327"/>
      <w:bookmarkStart w:id="13134" w:name="_Toc142387625"/>
      <w:bookmarkStart w:id="13135" w:name="_Toc153785832"/>
      <w:bookmarkStart w:id="13136" w:name="_Toc153788692"/>
      <w:bookmarkStart w:id="13137" w:name="_Toc154762636"/>
      <w:bookmarkStart w:id="13138" w:name="_Toc157610068"/>
      <w:bookmarkStart w:id="13139" w:name="_Toc195518844"/>
      <w:bookmarkStart w:id="13140" w:name="_Toc195599808"/>
      <w:bookmarkStart w:id="13141" w:name="_Toc223962194"/>
      <w:r w:rsidRPr="00AC435F">
        <w:t>Mechanical Completion</w:t>
      </w:r>
      <w:bookmarkEnd w:id="13130"/>
      <w:bookmarkEnd w:id="13131"/>
      <w:bookmarkEnd w:id="13132"/>
      <w:bookmarkEnd w:id="13133"/>
      <w:bookmarkEnd w:id="13134"/>
      <w:bookmarkEnd w:id="13135"/>
      <w:bookmarkEnd w:id="13136"/>
      <w:bookmarkEnd w:id="13137"/>
      <w:bookmarkEnd w:id="13138"/>
      <w:bookmarkEnd w:id="13139"/>
      <w:bookmarkEnd w:id="13140"/>
      <w:bookmarkEnd w:id="13141"/>
    </w:p>
    <w:bookmarkEnd w:id="13127"/>
    <w:p w14:paraId="0841117C" w14:textId="79E424F4" w:rsidR="00AC435F" w:rsidRPr="00AC435F" w:rsidRDefault="00AC435F" w:rsidP="00AC435F">
      <w:r w:rsidRPr="00AC435F">
        <w:t xml:space="preserve">Prior to Mechanical Completion of the </w:t>
      </w:r>
      <w:r w:rsidR="00E75BE9">
        <w:t>Plant</w:t>
      </w:r>
      <w:r w:rsidRPr="00AC435F">
        <w:t xml:space="preserve">, the Contractor shall perform an in-situ visual inspection on all components of the </w:t>
      </w:r>
      <w:r w:rsidR="00E75BE9">
        <w:t>Plant</w:t>
      </w:r>
      <w:r w:rsidRPr="00AC435F">
        <w:t xml:space="preserve">: </w:t>
      </w:r>
    </w:p>
    <w:p w14:paraId="434867D0" w14:textId="05B4AD90" w:rsidR="00AC435F" w:rsidRPr="00AC435F" w:rsidRDefault="00AC435F" w:rsidP="007A202A">
      <w:pPr>
        <w:pStyle w:val="Bullet10"/>
      </w:pPr>
      <w:r>
        <w:t>The component is free of visible damages that might affect the safety of the component and of the personnel</w:t>
      </w:r>
      <w:r w:rsidR="00112F6E">
        <w:t>;</w:t>
      </w:r>
    </w:p>
    <w:p w14:paraId="4BC36CAC" w14:textId="0AA2D380" w:rsidR="00AC435F" w:rsidRPr="00AC435F" w:rsidRDefault="00AC435F" w:rsidP="007A202A">
      <w:pPr>
        <w:pStyle w:val="Bullet10"/>
      </w:pPr>
      <w:r>
        <w:t>The component has been installed properly</w:t>
      </w:r>
      <w:r w:rsidR="00112F6E">
        <w:t>;</w:t>
      </w:r>
    </w:p>
    <w:p w14:paraId="232CEF82" w14:textId="398F90F9" w:rsidR="00AC435F" w:rsidRPr="00AC435F" w:rsidRDefault="00AC435F" w:rsidP="007A202A">
      <w:pPr>
        <w:pStyle w:val="Bullet10"/>
      </w:pPr>
      <w:r>
        <w:t>The usage of materials and proper installations adequate with the environment in which the component is installed</w:t>
      </w:r>
      <w:r w:rsidR="00112F6E">
        <w:t>;</w:t>
      </w:r>
    </w:p>
    <w:p w14:paraId="0DED0CB8" w14:textId="3DC4D2E4" w:rsidR="00AC435F" w:rsidRPr="00AC435F" w:rsidRDefault="00AC435F" w:rsidP="007A202A">
      <w:pPr>
        <w:pStyle w:val="Bullet10"/>
      </w:pPr>
      <w:r>
        <w:t>The component is readily accessible for the operations set out in the O&amp;M Contract</w:t>
      </w:r>
      <w:r w:rsidR="00112F6E">
        <w:t>;</w:t>
      </w:r>
      <w:r>
        <w:t xml:space="preserve"> </w:t>
      </w:r>
    </w:p>
    <w:p w14:paraId="5A0DB50D" w14:textId="0A77F969" w:rsidR="00AC435F" w:rsidRPr="00AC435F" w:rsidRDefault="00AC435F" w:rsidP="007A202A">
      <w:pPr>
        <w:pStyle w:val="Bullet10"/>
      </w:pPr>
      <w:r>
        <w:t>The electrical installation has been performed according to the Contract and the Contractor’s design documentation</w:t>
      </w:r>
      <w:r w:rsidR="00112F6E">
        <w:t>;</w:t>
      </w:r>
      <w:r>
        <w:t xml:space="preserve"> </w:t>
      </w:r>
    </w:p>
    <w:p w14:paraId="5AE79521" w14:textId="6EE2144F" w:rsidR="00AC435F" w:rsidRPr="00AC435F" w:rsidRDefault="00AC435F" w:rsidP="007A202A">
      <w:pPr>
        <w:pStyle w:val="Bullet10"/>
      </w:pPr>
      <w:r>
        <w:t>The component has been installed according to the prescriptions imposed by the manufacturer</w:t>
      </w:r>
      <w:r w:rsidR="00112F6E">
        <w:t>;</w:t>
      </w:r>
    </w:p>
    <w:p w14:paraId="0150F1ED" w14:textId="375CF77B" w:rsidR="00AC435F" w:rsidRDefault="00AC435F" w:rsidP="007A202A">
      <w:pPr>
        <w:pStyle w:val="Bullet10"/>
      </w:pPr>
      <w:r>
        <w:t xml:space="preserve">The readiness of the installation and of the calibration of all protection and signalling equipment forming part of the </w:t>
      </w:r>
      <w:r w:rsidR="00E75BE9">
        <w:t>Plant</w:t>
      </w:r>
      <w:r>
        <w:t xml:space="preserve">, including </w:t>
      </w:r>
      <w:r w:rsidR="00E75BE9">
        <w:t>Plant</w:t>
      </w:r>
      <w:r>
        <w:t xml:space="preserve"> documentation and equipment documentation, equipment labelling</w:t>
      </w:r>
      <w:r w:rsidR="00112F6E">
        <w:t>;</w:t>
      </w:r>
    </w:p>
    <w:p w14:paraId="34B180C5" w14:textId="10D4145E" w:rsidR="00E85C88" w:rsidRDefault="00E85C88" w:rsidP="00E85C88">
      <w:pPr>
        <w:pStyle w:val="Bullet10"/>
      </w:pPr>
      <w:r>
        <w:t>The availability of electrical drawings, safety manuals and usage hand books</w:t>
      </w:r>
      <w:r w:rsidR="00112F6E">
        <w:t>;</w:t>
      </w:r>
    </w:p>
    <w:p w14:paraId="18A5C5EF" w14:textId="0D14C600" w:rsidR="00E85C88" w:rsidRDefault="00E85C88" w:rsidP="00E85C88">
      <w:pPr>
        <w:pStyle w:val="Bullet10"/>
      </w:pPr>
      <w:r>
        <w:t>The identification and correct labelling of fuses, breakers, circuits, etc. as well as all major items (</w:t>
      </w:r>
      <w:r w:rsidR="00D60AF4">
        <w:t>modules,</w:t>
      </w:r>
      <w:r w:rsidR="00E66FB4">
        <w:t xml:space="preserve"> </w:t>
      </w:r>
      <w:r>
        <w:t>inverters,</w:t>
      </w:r>
      <w:r w:rsidR="0019179B">
        <w:t xml:space="preserve"> </w:t>
      </w:r>
      <w:r>
        <w:t>transformers, etc.);</w:t>
      </w:r>
    </w:p>
    <w:p w14:paraId="2AA7166D" w14:textId="3A638E2F" w:rsidR="00E85C88" w:rsidRDefault="00E85C88" w:rsidP="00E85C88">
      <w:pPr>
        <w:pStyle w:val="Bullet10"/>
      </w:pPr>
      <w:r>
        <w:t xml:space="preserve">The proper labelling of cables and boards; </w:t>
      </w:r>
    </w:p>
    <w:p w14:paraId="67141AB4" w14:textId="1790B0A3" w:rsidR="00E85C88" w:rsidRDefault="00E85C88" w:rsidP="00E85C88">
      <w:pPr>
        <w:pStyle w:val="Bullet10"/>
      </w:pPr>
      <w:r>
        <w:t>The proper execution of the connections, demonstrated by cable point-to-point testing where applicable;</w:t>
      </w:r>
    </w:p>
    <w:p w14:paraId="095153B2" w14:textId="77777777" w:rsidR="00E85C88" w:rsidRDefault="00E85C88" w:rsidP="00E85C88">
      <w:pPr>
        <w:pStyle w:val="Bullet10"/>
      </w:pPr>
      <w:r>
        <w:t>The component has been installed according to the prescriptions imposed by the manufacturer;</w:t>
      </w:r>
    </w:p>
    <w:p w14:paraId="10048126" w14:textId="1D66E28B" w:rsidR="00E85C88" w:rsidRDefault="00E85C88" w:rsidP="00E85C88">
      <w:pPr>
        <w:pStyle w:val="Bullet10"/>
      </w:pPr>
      <w:r>
        <w:t>The existence of the necessary protections against electrical shocks due to active parts insulation damage (indirect contact);</w:t>
      </w:r>
    </w:p>
    <w:p w14:paraId="17DB4C19" w14:textId="695B7B9B" w:rsidR="00E85C88" w:rsidRDefault="00E85C88" w:rsidP="00E85C88">
      <w:pPr>
        <w:pStyle w:val="Bullet10"/>
      </w:pPr>
      <w:r>
        <w:t>The existence of factory tests reports or quality test reports from manufacturer, when applicable</w:t>
      </w:r>
      <w:r w:rsidR="00112F6E">
        <w:t>; and</w:t>
      </w:r>
    </w:p>
    <w:p w14:paraId="195DC9E5" w14:textId="18F35EF1" w:rsidR="00AC435F" w:rsidRPr="00AC435F" w:rsidRDefault="00AC435F" w:rsidP="007A202A">
      <w:pPr>
        <w:pStyle w:val="Bullet10"/>
      </w:pPr>
      <w:r>
        <w:t xml:space="preserve">The provision of a certificate from the Contractor confirming that the Works have been constructed in accordance with </w:t>
      </w:r>
      <w:r w:rsidR="00275721">
        <w:t xml:space="preserve">Applicable </w:t>
      </w:r>
      <w:r>
        <w:t>Law.</w:t>
      </w:r>
    </w:p>
    <w:p w14:paraId="3E1723E5" w14:textId="2F3F54CF" w:rsidR="00AC435F" w:rsidRPr="00AC435F" w:rsidRDefault="00AC435F" w:rsidP="00AC435F">
      <w:r w:rsidRPr="00AC435F">
        <w:t xml:space="preserve">Visual checks are applicable on all the components that form part of the </w:t>
      </w:r>
      <w:r w:rsidR="00D60AF4">
        <w:t>P</w:t>
      </w:r>
      <w:r w:rsidRPr="00AC435F">
        <w:t xml:space="preserve">lant, including the Grid Connection Works and fitting systems. The following parts as a minimum shall be subject to visual inspection: </w:t>
      </w:r>
    </w:p>
    <w:p w14:paraId="18C8D508" w14:textId="0FAF1B51" w:rsidR="00AC435F" w:rsidRDefault="00AC435F" w:rsidP="007A202A">
      <w:pPr>
        <w:pStyle w:val="Bullet10"/>
      </w:pPr>
      <w:r>
        <w:lastRenderedPageBreak/>
        <w:t>Inverters</w:t>
      </w:r>
      <w:r w:rsidR="00112F6E">
        <w:t>;</w:t>
      </w:r>
    </w:p>
    <w:p w14:paraId="6BA164FA" w14:textId="616EDB55" w:rsidR="00AC435F" w:rsidRPr="00AC435F" w:rsidRDefault="00AC435F" w:rsidP="007A202A">
      <w:pPr>
        <w:pStyle w:val="Bullet10"/>
      </w:pPr>
      <w:r>
        <w:t>Foundations</w:t>
      </w:r>
      <w:r w:rsidR="00112F6E">
        <w:t>;</w:t>
      </w:r>
    </w:p>
    <w:p w14:paraId="29ABB931" w14:textId="6E81B627" w:rsidR="00AC435F" w:rsidRPr="00AC435F" w:rsidRDefault="000B1574" w:rsidP="00AC435F">
      <w:pPr>
        <w:pStyle w:val="Bullet10"/>
      </w:pPr>
      <w:r>
        <w:t>M</w:t>
      </w:r>
      <w:r w:rsidR="00AC435F">
        <w:t>ounting structure</w:t>
      </w:r>
      <w:r w:rsidR="00112F6E">
        <w:t>;</w:t>
      </w:r>
    </w:p>
    <w:p w14:paraId="3CF09655" w14:textId="099727F4" w:rsidR="000B1574" w:rsidRPr="00AC435F" w:rsidRDefault="00AC435F" w:rsidP="000B1574">
      <w:pPr>
        <w:pStyle w:val="Bullet10"/>
      </w:pPr>
      <w:r>
        <w:t>Photovoltaic modules and DC installation</w:t>
      </w:r>
      <w:r w:rsidR="00112F6E">
        <w:t>;</w:t>
      </w:r>
    </w:p>
    <w:p w14:paraId="74A0D07A" w14:textId="148F166D" w:rsidR="00AC435F" w:rsidRPr="00AC435F" w:rsidRDefault="00AC435F" w:rsidP="007A202A">
      <w:pPr>
        <w:pStyle w:val="Bullet10"/>
      </w:pPr>
      <w:r>
        <w:t>Mains, pits, cabling, electrical boxes and protection devices</w:t>
      </w:r>
      <w:r w:rsidR="00112F6E">
        <w:t>;</w:t>
      </w:r>
    </w:p>
    <w:p w14:paraId="586ABC59" w14:textId="33A40201" w:rsidR="00AC435F" w:rsidRPr="00AC435F" w:rsidRDefault="00AC435F" w:rsidP="007A202A">
      <w:pPr>
        <w:pStyle w:val="Bullet10"/>
      </w:pPr>
      <w:r>
        <w:t>Internal connections and interconnections with external installations</w:t>
      </w:r>
      <w:r w:rsidR="00112F6E">
        <w:t>;</w:t>
      </w:r>
    </w:p>
    <w:p w14:paraId="11C88F0E" w14:textId="30BCBB9E" w:rsidR="00AC435F" w:rsidRPr="00AC435F" w:rsidRDefault="00AC435F" w:rsidP="007A202A">
      <w:pPr>
        <w:pStyle w:val="Bullet10"/>
      </w:pPr>
      <w:r>
        <w:t xml:space="preserve">Monitoring </w:t>
      </w:r>
      <w:r w:rsidR="005D7050">
        <w:t>s</w:t>
      </w:r>
      <w:r>
        <w:t xml:space="preserve">ystem including any </w:t>
      </w:r>
      <w:r w:rsidR="005D7050">
        <w:t>UPS</w:t>
      </w:r>
      <w:r w:rsidR="00112F6E">
        <w:t>;</w:t>
      </w:r>
    </w:p>
    <w:p w14:paraId="5624D511" w14:textId="03505822" w:rsidR="00AC435F" w:rsidRPr="00AC435F" w:rsidRDefault="00AC435F" w:rsidP="007A202A">
      <w:pPr>
        <w:pStyle w:val="Bullet10"/>
      </w:pPr>
      <w:r>
        <w:t>Low voltage installation, including protection equipment and utility interconnection equipment</w:t>
      </w:r>
      <w:r w:rsidR="00112F6E">
        <w:t>;</w:t>
      </w:r>
    </w:p>
    <w:p w14:paraId="5E0EC3DE" w14:textId="70553ADC" w:rsidR="00AC435F" w:rsidRPr="00AC435F" w:rsidRDefault="00AC435F" w:rsidP="007A202A">
      <w:pPr>
        <w:pStyle w:val="Bullet10"/>
      </w:pPr>
      <w:r>
        <w:t>High voltage installation, including transformation, protections equipment and utility interconnection equipment</w:t>
      </w:r>
      <w:r w:rsidR="00112F6E">
        <w:t>;</w:t>
      </w:r>
    </w:p>
    <w:p w14:paraId="777CFB8E" w14:textId="3BB21FFD" w:rsidR="00AC435F" w:rsidRPr="00AC435F" w:rsidRDefault="005D7050" w:rsidP="007A202A">
      <w:pPr>
        <w:pStyle w:val="Bullet10"/>
      </w:pPr>
      <w:r>
        <w:t xml:space="preserve">Grid </w:t>
      </w:r>
      <w:r w:rsidR="00AC435F">
        <w:t>Connection Works</w:t>
      </w:r>
      <w:r w:rsidR="00112F6E">
        <w:t>;</w:t>
      </w:r>
    </w:p>
    <w:p w14:paraId="10CB639C" w14:textId="6E64D7D0" w:rsidR="00AC435F" w:rsidRPr="00AC435F" w:rsidRDefault="00AC435F" w:rsidP="007A202A">
      <w:pPr>
        <w:pStyle w:val="Bullet10"/>
      </w:pPr>
      <w:r>
        <w:t>Security system</w:t>
      </w:r>
      <w:r w:rsidR="00112F6E">
        <w:t>;</w:t>
      </w:r>
    </w:p>
    <w:p w14:paraId="65B9163C" w14:textId="58C8C273" w:rsidR="00AC435F" w:rsidRPr="00AC435F" w:rsidRDefault="00AC435F" w:rsidP="007A202A">
      <w:pPr>
        <w:pStyle w:val="Bullet10"/>
      </w:pPr>
      <w:r>
        <w:t>Grid connection line and fitting systems</w:t>
      </w:r>
      <w:r w:rsidR="00112F6E">
        <w:t>;</w:t>
      </w:r>
    </w:p>
    <w:p w14:paraId="0896EF57" w14:textId="7D0DB277" w:rsidR="00AC435F" w:rsidRPr="00AC435F" w:rsidRDefault="00AC435F" w:rsidP="007A202A">
      <w:pPr>
        <w:pStyle w:val="Bullet10"/>
      </w:pPr>
      <w:r>
        <w:t>Equipment labelling in agreement with plans</w:t>
      </w:r>
      <w:r w:rsidR="00112F6E">
        <w:t>; and</w:t>
      </w:r>
    </w:p>
    <w:p w14:paraId="21689388" w14:textId="5083E834" w:rsidR="00AC435F" w:rsidRPr="00AC435F" w:rsidRDefault="00AC435F" w:rsidP="007A202A">
      <w:pPr>
        <w:pStyle w:val="Bullet10"/>
      </w:pPr>
      <w:r>
        <w:t>Health and safety signage.</w:t>
      </w:r>
    </w:p>
    <w:p w14:paraId="43F0815A" w14:textId="2EE42742" w:rsidR="00AC435F" w:rsidRPr="00AC435F" w:rsidRDefault="00AC435F" w:rsidP="00AC435F">
      <w:r w:rsidRPr="00AC435F">
        <w:t>Moreover, the visual inspection shall verify the installation of system components complies with the design. This shall include a review of the following:</w:t>
      </w:r>
    </w:p>
    <w:p w14:paraId="7C9F3554" w14:textId="7A192799" w:rsidR="00AC435F" w:rsidRPr="00AC435F" w:rsidRDefault="00AC435F" w:rsidP="007A202A">
      <w:pPr>
        <w:pStyle w:val="Bullet10"/>
      </w:pPr>
      <w:r>
        <w:t>Labels and markings</w:t>
      </w:r>
      <w:r w:rsidR="00112F6E">
        <w:t>;</w:t>
      </w:r>
    </w:p>
    <w:p w14:paraId="02CDDD57" w14:textId="7FA7A821" w:rsidR="00AC435F" w:rsidRPr="00AC435F" w:rsidRDefault="00AC435F" w:rsidP="007A202A">
      <w:pPr>
        <w:pStyle w:val="Bullet10"/>
      </w:pPr>
      <w:r>
        <w:t>Safety signs</w:t>
      </w:r>
      <w:r w:rsidR="00112F6E">
        <w:t>;</w:t>
      </w:r>
    </w:p>
    <w:p w14:paraId="2EB115F8" w14:textId="35FF7536" w:rsidR="00AC435F" w:rsidRPr="00AC435F" w:rsidRDefault="00AC435F" w:rsidP="007A202A">
      <w:pPr>
        <w:pStyle w:val="Bullet10"/>
      </w:pPr>
      <w:r>
        <w:t>Rated power of components</w:t>
      </w:r>
      <w:r w:rsidR="00112F6E">
        <w:t>;</w:t>
      </w:r>
    </w:p>
    <w:p w14:paraId="5AA489E2" w14:textId="319E75E3" w:rsidR="00AC435F" w:rsidRPr="00AC435F" w:rsidRDefault="00AC435F" w:rsidP="007A202A">
      <w:pPr>
        <w:pStyle w:val="Bullet10"/>
      </w:pPr>
      <w:r>
        <w:t>Number of components</w:t>
      </w:r>
      <w:r w:rsidR="00112F6E">
        <w:t>;</w:t>
      </w:r>
    </w:p>
    <w:p w14:paraId="754A9C2F" w14:textId="692E8CA0" w:rsidR="00AC435F" w:rsidRPr="00AC435F" w:rsidRDefault="00AC435F" w:rsidP="007A202A">
      <w:pPr>
        <w:pStyle w:val="Bullet10"/>
      </w:pPr>
      <w:r>
        <w:t>Distances, heights and positions of components and systems</w:t>
      </w:r>
      <w:r w:rsidR="00112F6E">
        <w:t>;</w:t>
      </w:r>
    </w:p>
    <w:p w14:paraId="4A56A54B" w14:textId="1D84D2A8" w:rsidR="00AC435F" w:rsidRPr="00AC435F" w:rsidRDefault="00AC435F" w:rsidP="007A202A">
      <w:pPr>
        <w:pStyle w:val="Bullet10"/>
      </w:pPr>
      <w:r>
        <w:t>Size of cables, wires, busbars</w:t>
      </w:r>
      <w:r w:rsidR="00112F6E">
        <w:t>;</w:t>
      </w:r>
    </w:p>
    <w:p w14:paraId="4D983F9D" w14:textId="28B37852" w:rsidR="008F533A" w:rsidRPr="00C85120" w:rsidRDefault="008F533A" w:rsidP="008F533A">
      <w:pPr>
        <w:pStyle w:val="Bullet10"/>
      </w:pPr>
      <w:r w:rsidRPr="00C85120">
        <w:t>Module flash tests</w:t>
      </w:r>
      <w:r w:rsidR="00112F6E">
        <w:t>;</w:t>
      </w:r>
    </w:p>
    <w:p w14:paraId="783278BA" w14:textId="3882C7FE" w:rsidR="00AC435F" w:rsidRDefault="00AC435F" w:rsidP="007A202A">
      <w:pPr>
        <w:pStyle w:val="Bullet10"/>
      </w:pPr>
      <w:r>
        <w:t>Tightening torque of bolts</w:t>
      </w:r>
      <w:r w:rsidR="00112F6E">
        <w:t>;</w:t>
      </w:r>
    </w:p>
    <w:p w14:paraId="3533B284" w14:textId="1E03ABCF" w:rsidR="006B37CC" w:rsidRDefault="006B37CC" w:rsidP="006B37CC">
      <w:pPr>
        <w:pStyle w:val="Bullet10"/>
      </w:pPr>
      <w:r>
        <w:t>Cabling paths and cable arrangements, with particular focus on the string cables</w:t>
      </w:r>
      <w:r w:rsidR="00112F6E">
        <w:t>; and</w:t>
      </w:r>
    </w:p>
    <w:p w14:paraId="1B54323F" w14:textId="6324FD78" w:rsidR="006B37CC" w:rsidRDefault="006B37CC" w:rsidP="006B37CC">
      <w:pPr>
        <w:pStyle w:val="Bullet10"/>
      </w:pPr>
      <w:r>
        <w:t>Alignment of PV tables</w:t>
      </w:r>
      <w:r w:rsidR="000B1574">
        <w:t>.</w:t>
      </w:r>
    </w:p>
    <w:p w14:paraId="434E815D" w14:textId="5989B823" w:rsidR="00AC435F" w:rsidRPr="00AC435F" w:rsidRDefault="00AC435F" w:rsidP="00AC435F">
      <w:r w:rsidRPr="00AC435F">
        <w:t xml:space="preserve">To achieve Mechanical Completion of the </w:t>
      </w:r>
      <w:r w:rsidR="00E75BE9">
        <w:t>Plant</w:t>
      </w:r>
      <w:r w:rsidRPr="00AC435F">
        <w:t>, the correct positioning of the system components must be verified, in particular:</w:t>
      </w:r>
    </w:p>
    <w:p w14:paraId="35C5A820" w14:textId="71FA1A2D" w:rsidR="00AC435F" w:rsidRPr="00AC435F" w:rsidRDefault="00AC435F" w:rsidP="007A202A">
      <w:pPr>
        <w:pStyle w:val="Bullet10"/>
      </w:pPr>
      <w:r>
        <w:t>Coordinates of structures, cabins, fence, power stations and cable paths</w:t>
      </w:r>
      <w:r w:rsidR="00112F6E">
        <w:t>;</w:t>
      </w:r>
    </w:p>
    <w:p w14:paraId="7ACF9735" w14:textId="607C7237" w:rsidR="00AC435F" w:rsidRPr="00AC435F" w:rsidRDefault="00AC435F" w:rsidP="007A202A">
      <w:pPr>
        <w:pStyle w:val="Bullet10"/>
      </w:pPr>
      <w:r>
        <w:t>Compliance of the Works with the [insert applicable permit for development] and the constraints applicable to the Site area in terms of position of the equipment, occupation of the areas, compliance with the prescribed Site borders</w:t>
      </w:r>
      <w:r w:rsidR="00112F6E">
        <w:t>;</w:t>
      </w:r>
    </w:p>
    <w:p w14:paraId="08E8C651" w14:textId="670A1C04" w:rsidR="00AC435F" w:rsidRPr="00AC435F" w:rsidRDefault="00AC435F" w:rsidP="007A202A">
      <w:pPr>
        <w:pStyle w:val="Bullet10"/>
      </w:pPr>
      <w:r>
        <w:t>The correct orientation and inclination of the photovoltaic modules</w:t>
      </w:r>
      <w:r w:rsidR="00112F6E">
        <w:t>; and</w:t>
      </w:r>
    </w:p>
    <w:p w14:paraId="650CC0DA" w14:textId="69BE48CF" w:rsidR="00AC435F" w:rsidRDefault="00AC435F" w:rsidP="007A202A">
      <w:pPr>
        <w:pStyle w:val="Bullet10"/>
      </w:pPr>
      <w:r>
        <w:t>The presence of safety signs at the prescribed locations.</w:t>
      </w:r>
    </w:p>
    <w:p w14:paraId="1C557ED6" w14:textId="210B4E51" w:rsidR="0021553E" w:rsidRPr="006016A9" w:rsidRDefault="00E8682C" w:rsidP="00A044C9">
      <w:pPr>
        <w:pStyle w:val="Heading4"/>
      </w:pPr>
      <w:r>
        <w:t>Civil Works</w:t>
      </w:r>
    </w:p>
    <w:p w14:paraId="16EFAB4A" w14:textId="3A081561" w:rsidR="0021553E" w:rsidRDefault="0021553E" w:rsidP="0021553E">
      <w:r>
        <w:t xml:space="preserve">To verify the installation of civil works meets the design </w:t>
      </w:r>
      <w:r w:rsidR="00135356">
        <w:t>compliance</w:t>
      </w:r>
      <w:r>
        <w:t xml:space="preserve"> the Contractor shall:</w:t>
      </w:r>
    </w:p>
    <w:p w14:paraId="038AFDAB" w14:textId="12DCCA17" w:rsidR="0021553E" w:rsidRDefault="0021553E" w:rsidP="0021553E">
      <w:pPr>
        <w:pStyle w:val="Bullet10"/>
      </w:pPr>
      <w:r>
        <w:t>Verify the roads are in accordance to the design requirements and are in good condition</w:t>
      </w:r>
      <w:r w:rsidR="00112F6E">
        <w:t>;</w:t>
      </w:r>
    </w:p>
    <w:p w14:paraId="06323D0D" w14:textId="3765B5CD" w:rsidR="0021553E" w:rsidRDefault="0021553E" w:rsidP="0021553E">
      <w:pPr>
        <w:pStyle w:val="Bullet10"/>
      </w:pPr>
      <w:r>
        <w:t>Verify there is no erosion and that all slopes, drains and soils have been stabilised to prevent erosion in the design life</w:t>
      </w:r>
      <w:r w:rsidR="00112F6E">
        <w:t>;</w:t>
      </w:r>
    </w:p>
    <w:p w14:paraId="505CCA7A" w14:textId="67D5F91C" w:rsidR="0021553E" w:rsidRDefault="0021553E" w:rsidP="0021553E">
      <w:pPr>
        <w:pStyle w:val="Bullet10"/>
      </w:pPr>
      <w:r>
        <w:t>Verify the drainage has been executed to design</w:t>
      </w:r>
      <w:r w:rsidR="00112F6E">
        <w:t>;</w:t>
      </w:r>
    </w:p>
    <w:p w14:paraId="3E62BD95" w14:textId="6F019F5B" w:rsidR="00D602E3" w:rsidRDefault="00D602E3" w:rsidP="0021553E">
      <w:pPr>
        <w:pStyle w:val="Bullet10"/>
      </w:pPr>
      <w:r>
        <w:t xml:space="preserve">Verify </w:t>
      </w:r>
      <w:r w:rsidR="00DD4914">
        <w:t>th</w:t>
      </w:r>
      <w:r w:rsidR="00A557D5">
        <w:t>at fencing has been completed as per design</w:t>
      </w:r>
      <w:r w:rsidR="00112F6E">
        <w:t>;</w:t>
      </w:r>
    </w:p>
    <w:p w14:paraId="3378384F" w14:textId="58581887" w:rsidR="00A557D5" w:rsidRDefault="00A557D5" w:rsidP="0021553E">
      <w:pPr>
        <w:pStyle w:val="Bullet10"/>
      </w:pPr>
      <w:r>
        <w:t>Verify that hedgerow remediation has been completed where necessary</w:t>
      </w:r>
      <w:r w:rsidR="00112F6E">
        <w:t>;</w:t>
      </w:r>
    </w:p>
    <w:p w14:paraId="12D0915A" w14:textId="30AF789D" w:rsidR="0021553E" w:rsidRDefault="0021553E" w:rsidP="0021553E">
      <w:pPr>
        <w:pStyle w:val="Bullet10"/>
      </w:pPr>
      <w:r>
        <w:t>Verify temporary sediment control devices have been removed</w:t>
      </w:r>
      <w:r w:rsidR="00112F6E">
        <w:t>;</w:t>
      </w:r>
    </w:p>
    <w:p w14:paraId="6664D3CE" w14:textId="77777777" w:rsidR="0021553E" w:rsidRDefault="0021553E" w:rsidP="0021553E">
      <w:pPr>
        <w:pStyle w:val="Bullet10"/>
      </w:pPr>
      <w:r>
        <w:lastRenderedPageBreak/>
        <w:t>Verify that any concrete work has been completed as per the design. In particular, the following should be checked:</w:t>
      </w:r>
    </w:p>
    <w:p w14:paraId="451E62D2" w14:textId="7479194B" w:rsidR="0021553E" w:rsidRDefault="0021553E" w:rsidP="0021553E">
      <w:pPr>
        <w:pStyle w:val="Bullet2"/>
      </w:pPr>
      <w:r>
        <w:t>Geometries of foundations are as per design</w:t>
      </w:r>
      <w:r w:rsidR="00112F6E">
        <w:t>;</w:t>
      </w:r>
    </w:p>
    <w:p w14:paraId="39C1FC17" w14:textId="44615C15" w:rsidR="0021553E" w:rsidRDefault="0021553E" w:rsidP="0021553E">
      <w:pPr>
        <w:pStyle w:val="Bullet2"/>
      </w:pPr>
      <w:r>
        <w:t>Concrete cover is as per design and no exposed rebars appear</w:t>
      </w:r>
      <w:r w:rsidR="00112F6E">
        <w:t>;</w:t>
      </w:r>
    </w:p>
    <w:p w14:paraId="61F0C41D" w14:textId="70A0F424" w:rsidR="0021553E" w:rsidRDefault="0021553E" w:rsidP="0021553E">
      <w:pPr>
        <w:pStyle w:val="Bullet2"/>
      </w:pPr>
      <w:r>
        <w:t>Concrete works shows no cracks</w:t>
      </w:r>
      <w:r w:rsidR="00112F6E">
        <w:t>; and</w:t>
      </w:r>
    </w:p>
    <w:p w14:paraId="6CA06A7E" w14:textId="705C59C5" w:rsidR="0021553E" w:rsidRDefault="0021553E" w:rsidP="0021553E">
      <w:pPr>
        <w:pStyle w:val="Bullet2"/>
      </w:pPr>
      <w:r>
        <w:t>Concrete samples for foundations and footings have been collected and tested as per the applicable standards and results made available</w:t>
      </w:r>
      <w:r w:rsidR="00F96ECB">
        <w:t>.</w:t>
      </w:r>
    </w:p>
    <w:p w14:paraId="6C0C211D" w14:textId="77777777" w:rsidR="00C115FB" w:rsidRDefault="00C115FB" w:rsidP="00C115FB">
      <w:pPr>
        <w:pStyle w:val="Bullet10"/>
      </w:pPr>
      <w:r>
        <w:t>Concrete:</w:t>
      </w:r>
    </w:p>
    <w:p w14:paraId="285F4F25" w14:textId="67A47950" w:rsidR="00C115FB" w:rsidRDefault="00C115FB" w:rsidP="00C115FB">
      <w:pPr>
        <w:pStyle w:val="Bullet2"/>
      </w:pPr>
      <w:r>
        <w:t>Concrete samples for foundations and footings shall be collected and tested as per the applicable standards and results made available as part of the Mechanical Completion requirements</w:t>
      </w:r>
      <w:r w:rsidR="00F96ECB">
        <w:t>.</w:t>
      </w:r>
    </w:p>
    <w:p w14:paraId="6B6C10C9" w14:textId="3206CDEE" w:rsidR="00C115FB" w:rsidRDefault="00C115FB" w:rsidP="00C115FB">
      <w:pPr>
        <w:pStyle w:val="Bullet10"/>
      </w:pPr>
      <w:r>
        <w:t>Steel</w:t>
      </w:r>
      <w:r w:rsidR="00112F6E">
        <w:t>:</w:t>
      </w:r>
    </w:p>
    <w:p w14:paraId="2BCCE0C3" w14:textId="2A2BC3DD" w:rsidR="00C115FB" w:rsidRDefault="00C115FB" w:rsidP="00C115FB">
      <w:pPr>
        <w:pStyle w:val="Bullet2"/>
      </w:pPr>
      <w:r>
        <w:t>Structural steel and rebar steel samples shall be collected and tested as per the applicable standards and results made available as part of the Mechanical Completion requirements</w:t>
      </w:r>
      <w:r w:rsidR="00F96ECB">
        <w:t>.</w:t>
      </w:r>
    </w:p>
    <w:p w14:paraId="61735AA1" w14:textId="1C1D5027" w:rsidR="0021553E" w:rsidRDefault="0021553E" w:rsidP="00A044C9">
      <w:r>
        <w:t>The Contractor shall provide a test report outlining the test methodology and evidence demonstrating compliance with test acceptance criteria. The Contractor shall include all test records and certifications</w:t>
      </w:r>
      <w:r w:rsidR="00360E40">
        <w:t>.</w:t>
      </w:r>
    </w:p>
    <w:p w14:paraId="05565A9D" w14:textId="499884A8" w:rsidR="00822867" w:rsidRDefault="008064D9" w:rsidP="00822867">
      <w:pPr>
        <w:pStyle w:val="Heading4"/>
      </w:pPr>
      <w:r>
        <w:t xml:space="preserve">Verification </w:t>
      </w:r>
      <w:r w:rsidR="00E52C64">
        <w:t>o</w:t>
      </w:r>
      <w:r w:rsidR="00D95CD9">
        <w:t>f</w:t>
      </w:r>
      <w:r>
        <w:t xml:space="preserve"> Foundations</w:t>
      </w:r>
    </w:p>
    <w:p w14:paraId="3BC1C35B" w14:textId="19B46DD0" w:rsidR="00822867" w:rsidRDefault="00822867" w:rsidP="00822867">
      <w:r>
        <w:t>This test shall be applied to all</w:t>
      </w:r>
      <w:r w:rsidR="005E10DB">
        <w:t xml:space="preserve"> foundations including</w:t>
      </w:r>
      <w:r>
        <w:t xml:space="preserve"> PV mounting structures/trackers and is required for Mechanical Completion.</w:t>
      </w:r>
    </w:p>
    <w:p w14:paraId="2C794C51" w14:textId="7AA3187E" w:rsidR="00822867" w:rsidRDefault="00D60563" w:rsidP="00822867">
      <w:r>
        <w:t>The test shall commence after complete inst</w:t>
      </w:r>
      <w:r w:rsidR="001301D7">
        <w:t>a</w:t>
      </w:r>
      <w:r>
        <w:t>llation of all mounting structures/trackers and all PV modules and earthing connections to the PV array</w:t>
      </w:r>
      <w:r w:rsidR="00AC48D2">
        <w:t>. The Contractor shall</w:t>
      </w:r>
      <w:r w:rsidR="001301D7">
        <w:t>:</w:t>
      </w:r>
    </w:p>
    <w:p w14:paraId="1B7C5A3A" w14:textId="3BD4A69F" w:rsidR="00AC48D2" w:rsidRPr="00400276" w:rsidRDefault="001301D7" w:rsidP="00400276">
      <w:pPr>
        <w:pStyle w:val="Bullet10"/>
      </w:pPr>
      <w:r>
        <w:t>P</w:t>
      </w:r>
      <w:r w:rsidR="00D84AA2">
        <w:t>erform pile-out tests</w:t>
      </w:r>
      <w:r w:rsidR="00E17413">
        <w:t xml:space="preserve">, </w:t>
      </w:r>
      <w:r w:rsidR="00400276">
        <w:t xml:space="preserve">concrete compressive strength tests or </w:t>
      </w:r>
      <w:r w:rsidR="001F33D3">
        <w:t>any other required tests to satisfy</w:t>
      </w:r>
      <w:r>
        <w:t xml:space="preserve"> the designer of the foundations</w:t>
      </w:r>
      <w:r w:rsidR="00F96ECB">
        <w:t>;</w:t>
      </w:r>
    </w:p>
    <w:p w14:paraId="18472F5B" w14:textId="4C863B91" w:rsidR="001301D7" w:rsidRDefault="009F34F7" w:rsidP="001301D7">
      <w:pPr>
        <w:pStyle w:val="Bullet10"/>
      </w:pPr>
      <w:r>
        <w:t>Provide test records and/or installation records to demonstrate the installation meets the design</w:t>
      </w:r>
      <w:r w:rsidR="00F96ECB">
        <w:t>;</w:t>
      </w:r>
    </w:p>
    <w:p w14:paraId="19FE3E0C" w14:textId="4C24E684" w:rsidR="0025472C" w:rsidRDefault="0025472C" w:rsidP="001301D7">
      <w:pPr>
        <w:pStyle w:val="Bullet10"/>
      </w:pPr>
      <w:r>
        <w:t>Compaction/subgrade testing of subgrade or structural fill materials if used</w:t>
      </w:r>
      <w:r w:rsidR="00F96ECB">
        <w:t>;</w:t>
      </w:r>
    </w:p>
    <w:p w14:paraId="29FF8755" w14:textId="38A0F06F" w:rsidR="009F34F7" w:rsidRDefault="00975DCA" w:rsidP="001301D7">
      <w:pPr>
        <w:pStyle w:val="Bullet10"/>
      </w:pPr>
      <w:r>
        <w:t>Visually inspect</w:t>
      </w:r>
      <w:r w:rsidR="00502982">
        <w:t xml:space="preserve"> the </w:t>
      </w:r>
      <w:r w:rsidR="00E17413">
        <w:t>foundations and piles to verify correct installation</w:t>
      </w:r>
      <w:r w:rsidR="00284D8B">
        <w:t xml:space="preserve"> including verticality</w:t>
      </w:r>
      <w:r w:rsidR="00EB43B0">
        <w:t xml:space="preserve"> and</w:t>
      </w:r>
      <w:r w:rsidR="00284D8B">
        <w:t xml:space="preserve"> alignment</w:t>
      </w:r>
      <w:r w:rsidR="00F96ECB">
        <w:t>;</w:t>
      </w:r>
    </w:p>
    <w:p w14:paraId="43C022AB" w14:textId="70FCB75A" w:rsidR="00EB43B0" w:rsidRDefault="00EB43B0" w:rsidP="001301D7">
      <w:pPr>
        <w:pStyle w:val="Bullet10"/>
      </w:pPr>
      <w:r>
        <w:t xml:space="preserve">Verify the correct </w:t>
      </w:r>
      <w:r w:rsidR="00360E40">
        <w:t>torquing</w:t>
      </w:r>
      <w:r>
        <w:t xml:space="preserve"> of fasteners on structures on a random 1</w:t>
      </w:r>
      <w:r w:rsidR="007E608E">
        <w:t>-2</w:t>
      </w:r>
      <w:r>
        <w:t>% sample</w:t>
      </w:r>
      <w:r w:rsidR="00F96ECB">
        <w:t>;</w:t>
      </w:r>
    </w:p>
    <w:p w14:paraId="3BB52364" w14:textId="6A68011E" w:rsidR="008E3DC6" w:rsidRDefault="008E3DC6" w:rsidP="001301D7">
      <w:pPr>
        <w:pStyle w:val="Bullet10"/>
      </w:pPr>
      <w:r>
        <w:t xml:space="preserve">Verify the correct </w:t>
      </w:r>
      <w:r w:rsidR="00817FBD">
        <w:t>material of fasteners for corrosion</w:t>
      </w:r>
      <w:r w:rsidR="00F96ECB">
        <w:t>; and</w:t>
      </w:r>
    </w:p>
    <w:p w14:paraId="5AAA4DDA" w14:textId="0EA8DE4E" w:rsidR="00EB43B0" w:rsidRDefault="001873BD" w:rsidP="001301D7">
      <w:pPr>
        <w:pStyle w:val="Bullet10"/>
      </w:pPr>
      <w:r>
        <w:t xml:space="preserve">Visually inspect the mounting structures/trackers for corrosion or damage to </w:t>
      </w:r>
      <w:r w:rsidR="00CD7D71">
        <w:t>galvanising</w:t>
      </w:r>
      <w:r>
        <w:t>.</w:t>
      </w:r>
    </w:p>
    <w:p w14:paraId="07133403" w14:textId="6FCD764C" w:rsidR="006753B8" w:rsidRDefault="006753B8" w:rsidP="006016A9">
      <w:r w:rsidRPr="006753B8">
        <w:t>The test will be passed when all test procedures have been passed, recorded and any rectification</w:t>
      </w:r>
      <w:r>
        <w:t xml:space="preserve"> </w:t>
      </w:r>
      <w:r w:rsidRPr="006753B8">
        <w:t>works have been conducted.</w:t>
      </w:r>
    </w:p>
    <w:p w14:paraId="5725E72C" w14:textId="64FAD4AB" w:rsidR="000F673C" w:rsidRDefault="00E8682C" w:rsidP="000F673C">
      <w:pPr>
        <w:pStyle w:val="Heading4"/>
      </w:pPr>
      <w:r>
        <w:t xml:space="preserve">Verification </w:t>
      </w:r>
      <w:r w:rsidR="00E52C64">
        <w:t>o</w:t>
      </w:r>
      <w:r w:rsidR="00D95CD9">
        <w:t>f</w:t>
      </w:r>
      <w:r>
        <w:t xml:space="preserve"> Underground Cabling</w:t>
      </w:r>
    </w:p>
    <w:p w14:paraId="70839A68" w14:textId="7816ADA2" w:rsidR="008E0208" w:rsidRDefault="00CD7D71" w:rsidP="006016A9">
      <w:r>
        <w:t xml:space="preserve">This test applies to all underground cabling in the </w:t>
      </w:r>
      <w:r w:rsidR="00E75BE9">
        <w:t>Plant</w:t>
      </w:r>
      <w:r>
        <w:t xml:space="preserve"> including communications cable.</w:t>
      </w:r>
      <w:r w:rsidR="002E484A">
        <w:t xml:space="preserve"> The Contractor shall</w:t>
      </w:r>
      <w:r w:rsidR="008E0208">
        <w:t xml:space="preserve"> verify:</w:t>
      </w:r>
    </w:p>
    <w:p w14:paraId="03C7709D" w14:textId="70780DB9" w:rsidR="008E0208" w:rsidRDefault="008E0208" w:rsidP="008E0208">
      <w:pPr>
        <w:pStyle w:val="Bullet10"/>
      </w:pPr>
      <w:r>
        <w:t>Geometric cable layout by observing and measuring of open trenches</w:t>
      </w:r>
      <w:r w:rsidR="00F96ECB">
        <w:t>;</w:t>
      </w:r>
    </w:p>
    <w:p w14:paraId="1537DF93" w14:textId="733C74C2" w:rsidR="008E0208" w:rsidRDefault="008E0208" w:rsidP="008E0208">
      <w:pPr>
        <w:pStyle w:val="Bullet10"/>
      </w:pPr>
      <w:r>
        <w:t>Mechanical protection and warning tapes</w:t>
      </w:r>
      <w:r w:rsidR="00F96ECB">
        <w:t>;</w:t>
      </w:r>
    </w:p>
    <w:p w14:paraId="1B88C825" w14:textId="0B6584ED" w:rsidR="008E0208" w:rsidRDefault="008E0208" w:rsidP="008E0208">
      <w:pPr>
        <w:pStyle w:val="Bullet10"/>
      </w:pPr>
      <w:r>
        <w:t>Back fill material</w:t>
      </w:r>
      <w:r w:rsidR="00F96ECB">
        <w:t>; and</w:t>
      </w:r>
    </w:p>
    <w:p w14:paraId="697300B1" w14:textId="28A3DD32" w:rsidR="008E0208" w:rsidRDefault="008E0208" w:rsidP="008E0208">
      <w:pPr>
        <w:pStyle w:val="Bullet10"/>
      </w:pPr>
      <w:r>
        <w:t>Correct labelling</w:t>
      </w:r>
      <w:r w:rsidR="001E65F6">
        <w:t>.</w:t>
      </w:r>
      <w:r>
        <w:t xml:space="preserve"> </w:t>
      </w:r>
    </w:p>
    <w:p w14:paraId="3F77D8C7" w14:textId="59678F55" w:rsidR="002E484A" w:rsidRDefault="008E0208" w:rsidP="006753B8">
      <w:pPr>
        <w:pStyle w:val="Bullet10"/>
        <w:numPr>
          <w:ilvl w:val="0"/>
          <w:numId w:val="0"/>
        </w:numPr>
      </w:pPr>
      <w:r>
        <w:t xml:space="preserve">The test will be passed when all test procedures have been passed, recorded and any rectification works have been conducted. The Contractor shall provide a test report outlining the test </w:t>
      </w:r>
      <w:r>
        <w:lastRenderedPageBreak/>
        <w:t>methodology and evidence demonstrating compliance with test acceptance criteria including photographic record of the complete installed length prior to backfill.</w:t>
      </w:r>
    </w:p>
    <w:p w14:paraId="37D83FAF" w14:textId="2B9C7914" w:rsidR="00896992" w:rsidRDefault="00896992" w:rsidP="006753B8">
      <w:pPr>
        <w:pStyle w:val="Bullet10"/>
        <w:numPr>
          <w:ilvl w:val="0"/>
          <w:numId w:val="0"/>
        </w:numPr>
      </w:pPr>
    </w:p>
    <w:p w14:paraId="2CDDC38B" w14:textId="688F9A0E" w:rsidR="00896992" w:rsidRDefault="00E8682C" w:rsidP="00924DCB">
      <w:pPr>
        <w:pStyle w:val="Heading4"/>
      </w:pPr>
      <w:r>
        <w:t xml:space="preserve">Verification </w:t>
      </w:r>
      <w:r w:rsidR="00E52C64">
        <w:t>o</w:t>
      </w:r>
      <w:r w:rsidR="00D95CD9">
        <w:t>f</w:t>
      </w:r>
      <w:r>
        <w:t xml:space="preserve"> The Combiner Boxes</w:t>
      </w:r>
      <w:r w:rsidR="005704D6">
        <w:t>/ String Inverters</w:t>
      </w:r>
    </w:p>
    <w:p w14:paraId="02087210" w14:textId="50ED7FFD" w:rsidR="004854B9" w:rsidRDefault="003155B1" w:rsidP="004854B9">
      <w:r w:rsidRPr="003155B1">
        <w:t xml:space="preserve">With respect to mechanical completion tests for </w:t>
      </w:r>
      <w:r>
        <w:t>combiner boxes</w:t>
      </w:r>
      <w:r w:rsidR="005704D6">
        <w:t>/string inverters</w:t>
      </w:r>
      <w:r>
        <w:t>.</w:t>
      </w:r>
      <w:r w:rsidRPr="003155B1">
        <w:t xml:space="preserve"> </w:t>
      </w:r>
      <w:r>
        <w:t>t</w:t>
      </w:r>
      <w:r w:rsidR="004854B9">
        <w:t>he Contractor shall perform and record:</w:t>
      </w:r>
    </w:p>
    <w:p w14:paraId="190C8769" w14:textId="32D1572D" w:rsidR="004854B9" w:rsidRDefault="00493CB3" w:rsidP="006016A9">
      <w:pPr>
        <w:pStyle w:val="Bullet10"/>
      </w:pPr>
      <w:r>
        <w:t xml:space="preserve">Visual </w:t>
      </w:r>
      <w:r w:rsidR="004854B9">
        <w:t>inspection of the combiner box;</w:t>
      </w:r>
    </w:p>
    <w:p w14:paraId="10B39873" w14:textId="0AF7684E" w:rsidR="004854B9" w:rsidRDefault="004854B9" w:rsidP="006016A9">
      <w:pPr>
        <w:pStyle w:val="Bullet2"/>
      </w:pPr>
      <w:r>
        <w:t>proper sealing</w:t>
      </w:r>
      <w:r w:rsidR="00F96ECB">
        <w:t>;</w:t>
      </w:r>
    </w:p>
    <w:p w14:paraId="54EC1AF7" w14:textId="1C202C62" w:rsidR="004854B9" w:rsidRDefault="004854B9" w:rsidP="006016A9">
      <w:pPr>
        <w:pStyle w:val="Bullet2"/>
      </w:pPr>
      <w:r>
        <w:t>no condensation or dirt ingress</w:t>
      </w:r>
      <w:r w:rsidR="00F96ECB">
        <w:t>; and</w:t>
      </w:r>
    </w:p>
    <w:p w14:paraId="00D34F80" w14:textId="1C294801" w:rsidR="004854B9" w:rsidRDefault="004854B9" w:rsidP="006016A9">
      <w:pPr>
        <w:pStyle w:val="Bullet2"/>
      </w:pPr>
      <w:r>
        <w:t>connections are securely tightened</w:t>
      </w:r>
      <w:r w:rsidR="00F96ECB">
        <w:t>.</w:t>
      </w:r>
    </w:p>
    <w:p w14:paraId="459D85D7" w14:textId="63268D7C" w:rsidR="004854B9" w:rsidRDefault="00832EB2" w:rsidP="006016A9">
      <w:pPr>
        <w:pStyle w:val="Bullet10"/>
      </w:pPr>
      <w:r>
        <w:t xml:space="preserve">Verify </w:t>
      </w:r>
      <w:r w:rsidR="004854B9">
        <w:t xml:space="preserve">integrity of surge protection devices and all earthing connections; </w:t>
      </w:r>
    </w:p>
    <w:p w14:paraId="2B76C097" w14:textId="33DD15EB" w:rsidR="00A1703E" w:rsidRDefault="00A1703E" w:rsidP="00A1703E">
      <w:pPr>
        <w:pStyle w:val="Bullet10"/>
      </w:pPr>
      <w:r>
        <w:t>Inspect the condition of each combiner box</w:t>
      </w:r>
      <w:r w:rsidR="00F96ECB">
        <w:t>;</w:t>
      </w:r>
    </w:p>
    <w:p w14:paraId="05C7226C" w14:textId="6226A0A0" w:rsidR="00A1703E" w:rsidRDefault="00A1703E" w:rsidP="00A1703E">
      <w:pPr>
        <w:pStyle w:val="Bullet10"/>
      </w:pPr>
      <w:r>
        <w:t>Verify minimum height above ground level is complied with</w:t>
      </w:r>
      <w:r w:rsidR="00F96ECB">
        <w:t>;</w:t>
      </w:r>
    </w:p>
    <w:p w14:paraId="43803A3D" w14:textId="597F9DAE" w:rsidR="00A1703E" w:rsidRDefault="00A1703E" w:rsidP="00A1703E">
      <w:pPr>
        <w:pStyle w:val="Bullet10"/>
      </w:pPr>
      <w:r>
        <w:t>Verify it is properly sealed</w:t>
      </w:r>
      <w:r w:rsidR="00F96ECB">
        <w:t>;</w:t>
      </w:r>
    </w:p>
    <w:p w14:paraId="2947080F" w14:textId="790BF04C" w:rsidR="00A1703E" w:rsidRDefault="00A1703E" w:rsidP="00A1703E">
      <w:pPr>
        <w:pStyle w:val="Bullet10"/>
      </w:pPr>
      <w:r>
        <w:t>Verify all cables and conductors are correctly terminated and connected</w:t>
      </w:r>
      <w:r w:rsidR="00F96ECB">
        <w:t>;</w:t>
      </w:r>
    </w:p>
    <w:p w14:paraId="250CEF62" w14:textId="55FFE271" w:rsidR="00A1703E" w:rsidRDefault="00A1703E" w:rsidP="00A1703E">
      <w:pPr>
        <w:pStyle w:val="Bullet10"/>
      </w:pPr>
      <w:r>
        <w:t>Verify all labels are installed as per design and requirements</w:t>
      </w:r>
      <w:r w:rsidR="00F96ECB">
        <w:t>;</w:t>
      </w:r>
    </w:p>
    <w:p w14:paraId="7C484476" w14:textId="68A9D79C" w:rsidR="00A1703E" w:rsidRDefault="00A1703E" w:rsidP="00A1703E">
      <w:pPr>
        <w:pStyle w:val="Bullet10"/>
      </w:pPr>
      <w:r>
        <w:t>Verify there has not been any water ingress through any of the joints, check there is no condensation</w:t>
      </w:r>
      <w:r w:rsidR="00F96ECB">
        <w:t>;</w:t>
      </w:r>
    </w:p>
    <w:p w14:paraId="7B77561B" w14:textId="6ED67CE4" w:rsidR="00A1703E" w:rsidRDefault="00A1703E" w:rsidP="00A1703E">
      <w:pPr>
        <w:pStyle w:val="Bullet10"/>
      </w:pPr>
      <w:r>
        <w:t>Verify there are no loose covers or poorly fastened elements that could allow water or dust to enter</w:t>
      </w:r>
      <w:r w:rsidR="00F96ECB">
        <w:t>;</w:t>
      </w:r>
    </w:p>
    <w:p w14:paraId="2C2F31BC" w14:textId="1DEA09CA" w:rsidR="00A1703E" w:rsidRDefault="00A1703E" w:rsidP="00A1703E">
      <w:pPr>
        <w:pStyle w:val="Bullet10"/>
      </w:pPr>
      <w:r>
        <w:t>Verify the enclosure is not damaged and that it is securely installed and fastened;</w:t>
      </w:r>
    </w:p>
    <w:p w14:paraId="2993D0BD" w14:textId="5D009325" w:rsidR="00A1703E" w:rsidRDefault="00A1703E" w:rsidP="00A1703E">
      <w:pPr>
        <w:pStyle w:val="Bullet10"/>
      </w:pPr>
      <w:r>
        <w:t>Verify that the cabling is properly supported and protected</w:t>
      </w:r>
      <w:r w:rsidR="00F96ECB">
        <w:t>; and</w:t>
      </w:r>
    </w:p>
    <w:p w14:paraId="0EB9160B" w14:textId="65FF7C1F" w:rsidR="004854B9" w:rsidRDefault="00A1703E" w:rsidP="006016A9">
      <w:pPr>
        <w:pStyle w:val="Bullet10"/>
      </w:pPr>
      <w:r>
        <w:t>Verify all cables have been tested as per the testing protocol, including but not limited to, insulation resistance, polarity check, cable continuity, open circuit voltage</w:t>
      </w:r>
      <w:r w:rsidR="00F96ECB">
        <w:t>.</w:t>
      </w:r>
    </w:p>
    <w:p w14:paraId="5218C2B3" w14:textId="1B490395" w:rsidR="004854B9" w:rsidRDefault="004854B9" w:rsidP="004854B9">
      <w:r>
        <w:t xml:space="preserve">The test will be passed when all above procedures have been </w:t>
      </w:r>
      <w:r w:rsidR="008064D9">
        <w:t>passed,</w:t>
      </w:r>
      <w:r>
        <w:t xml:space="preserve"> and any rectifications works have been conducted. The Contractor shall provide a test report outlining test methodology and evidence demonstrating compliance and test criteria.</w:t>
      </w:r>
    </w:p>
    <w:p w14:paraId="7367C107" w14:textId="2CE54408" w:rsidR="000B7650" w:rsidRDefault="00582D5A" w:rsidP="000B7650">
      <w:pPr>
        <w:pStyle w:val="Heading4"/>
      </w:pPr>
      <w:r>
        <w:t>Verification of DC Cabling</w:t>
      </w:r>
    </w:p>
    <w:p w14:paraId="30DE4B26" w14:textId="4BD6DCF4" w:rsidR="003155B1" w:rsidRDefault="003155B1" w:rsidP="006016A9">
      <w:r w:rsidRPr="003155B1">
        <w:t xml:space="preserve">With respect to </w:t>
      </w:r>
      <w:r>
        <w:t>mechanical completion</w:t>
      </w:r>
      <w:r w:rsidRPr="003155B1">
        <w:t xml:space="preserve"> tests for DC wiring, the Contractor shall:</w:t>
      </w:r>
    </w:p>
    <w:p w14:paraId="68206678" w14:textId="77777777" w:rsidR="00EA1BE9" w:rsidRDefault="00EA1BE9" w:rsidP="00EA1BE9">
      <w:pPr>
        <w:pStyle w:val="Bullet10"/>
      </w:pPr>
      <w:r>
        <w:t>measure insulation resistance;</w:t>
      </w:r>
    </w:p>
    <w:p w14:paraId="1B08EE5A" w14:textId="6BB9D6BF" w:rsidR="003A4981" w:rsidRDefault="003A4981" w:rsidP="003A4981">
      <w:pPr>
        <w:pStyle w:val="Bullet10"/>
      </w:pPr>
      <w:r>
        <w:t>verify the polarity and voltage of each pair of conductors at the combiner box and inverter;</w:t>
      </w:r>
    </w:p>
    <w:p w14:paraId="40ACB3A9" w14:textId="77777777" w:rsidR="003A4981" w:rsidRDefault="003A4981" w:rsidP="003A4981">
      <w:pPr>
        <w:pStyle w:val="Bullet10"/>
      </w:pPr>
      <w:r>
        <w:t>perform continuity tests;</w:t>
      </w:r>
    </w:p>
    <w:p w14:paraId="3C752061" w14:textId="14B58A5E" w:rsidR="003A4981" w:rsidRDefault="003A4981" w:rsidP="003A4981">
      <w:pPr>
        <w:pStyle w:val="Bullet10"/>
      </w:pPr>
      <w:r>
        <w:t>verify cable identification</w:t>
      </w:r>
      <w:r w:rsidR="007031EB">
        <w:t>/labelling</w:t>
      </w:r>
      <w:r>
        <w:t xml:space="preserve"> is in place and correct;</w:t>
      </w:r>
    </w:p>
    <w:p w14:paraId="7467F5BD" w14:textId="2B26BF6D" w:rsidR="003A4981" w:rsidRDefault="003A4981" w:rsidP="003A4981">
      <w:pPr>
        <w:pStyle w:val="Bullet10"/>
      </w:pPr>
      <w:r>
        <w:t>verify condition of cable;</w:t>
      </w:r>
    </w:p>
    <w:p w14:paraId="534B3EF5" w14:textId="2DE1C222" w:rsidR="003A4981" w:rsidRDefault="003A4981" w:rsidP="003A4981">
      <w:pPr>
        <w:pStyle w:val="Bullet10"/>
      </w:pPr>
      <w:r>
        <w:t>verify cables are landed and lugs are torqued to appropriate value in accordance with manufacturer's data;</w:t>
      </w:r>
    </w:p>
    <w:p w14:paraId="0D0926E7" w14:textId="77777777" w:rsidR="003A4981" w:rsidRDefault="003A4981" w:rsidP="003A4981">
      <w:pPr>
        <w:pStyle w:val="Bullet10"/>
      </w:pPr>
      <w:r>
        <w:t>verify that all cabling is installed as per design;</w:t>
      </w:r>
    </w:p>
    <w:p w14:paraId="33261E59" w14:textId="76981ADC" w:rsidR="003A4981" w:rsidRDefault="003A4981" w:rsidP="003A4981">
      <w:pPr>
        <w:pStyle w:val="Bullet10"/>
      </w:pPr>
      <w:r>
        <w:t>verify that all the cables are fastened at regular intervals and that no sharp edges may affect the cables; and</w:t>
      </w:r>
    </w:p>
    <w:p w14:paraId="378748FD" w14:textId="707CEAE4" w:rsidR="003A4981" w:rsidRDefault="003A4981" w:rsidP="003A4981">
      <w:pPr>
        <w:pStyle w:val="Bullet10"/>
      </w:pPr>
      <w:r>
        <w:t>verify that all cable transitions (e.g., above ground to below ground, etc.) are appropriately fastened using weather resistant jointing elements.</w:t>
      </w:r>
    </w:p>
    <w:p w14:paraId="06E4132C" w14:textId="13849F18" w:rsidR="00F558CF" w:rsidRDefault="00F558CF" w:rsidP="00F558CF">
      <w:pPr>
        <w:pStyle w:val="Bullet10"/>
        <w:numPr>
          <w:ilvl w:val="0"/>
          <w:numId w:val="0"/>
        </w:numPr>
        <w:ind w:left="340"/>
      </w:pPr>
    </w:p>
    <w:p w14:paraId="61D81CD4" w14:textId="5369C9BB" w:rsidR="00F558CF" w:rsidRDefault="00F558CF" w:rsidP="00F558CF">
      <w:r w:rsidRPr="00F558CF">
        <w:lastRenderedPageBreak/>
        <w:t>The test will be passed when all above procedures have been passed and any rectifications works have been conducted. The Contractor shall provide a test report outlining test methodology and evidence demonstrating compliance and test criteria.</w:t>
      </w:r>
    </w:p>
    <w:p w14:paraId="44E153FB" w14:textId="6D771260" w:rsidR="00C251D1" w:rsidRDefault="00C251D1" w:rsidP="00C251D1">
      <w:pPr>
        <w:pStyle w:val="Heading4"/>
      </w:pPr>
      <w:r>
        <w:t xml:space="preserve">HV </w:t>
      </w:r>
      <w:r w:rsidR="008064D9">
        <w:t>Cable Insulation Testing</w:t>
      </w:r>
    </w:p>
    <w:p w14:paraId="04E80E7A" w14:textId="33BD2FE3" w:rsidR="00C428AA" w:rsidRDefault="00C428AA" w:rsidP="00C428AA">
      <w:r>
        <w:t>The HV Cables will be checked visually during installation and Insulation Resistance (IR) testing will also be performed prior to and after the backfill of the cable trench. Visual checks, IR/VLF/IR testing of the conductor core to screen and screen to sheath will be performed once terminations have been completed. The</w:t>
      </w:r>
      <w:r w:rsidR="0040555B">
        <w:t xml:space="preserve"> </w:t>
      </w:r>
      <w:r>
        <w:t>HV cables will be tested with a 5kV IR verification test prior to energising.</w:t>
      </w:r>
    </w:p>
    <w:p w14:paraId="558006C8" w14:textId="23CDECED" w:rsidR="00C428AA" w:rsidRDefault="00C428AA" w:rsidP="00C428AA">
      <w:r>
        <w:t>The Contractor shall megger the cable screen to earth to check for resistance of the jacket shielding and insulation to check there are no defects in the cable insulation and that the values in all sections are below the limits in the applicable standard</w:t>
      </w:r>
      <w:r w:rsidR="00B51252">
        <w:t>s</w:t>
      </w:r>
      <w:r>
        <w:t>.</w:t>
      </w:r>
    </w:p>
    <w:p w14:paraId="2B9103CB" w14:textId="598D3984" w:rsidR="00C428AA" w:rsidRDefault="00C428AA" w:rsidP="00C428AA">
      <w:r>
        <w:t>If the test determines a section is not in good condition and does not comply with the requirements of the EPC Contract the Contractor shall perform all remedies required to solve the problem and repeat the test to verify the problem has been corrected.</w:t>
      </w:r>
    </w:p>
    <w:p w14:paraId="12EF5D95" w14:textId="60827C50" w:rsidR="00EC7793" w:rsidRDefault="00C428AA">
      <w:r>
        <w:t>The Contractor shall deliver all megger certificates with the control sheet signed by at least two authorized personnel of the company responsible for performing the test. The Contractor shall provide a test report.</w:t>
      </w:r>
      <w:r w:rsidR="00B51252">
        <w:t xml:space="preserve"> </w:t>
      </w:r>
    </w:p>
    <w:p w14:paraId="3188C5D8" w14:textId="15C17875" w:rsidR="00F75396" w:rsidRDefault="008064D9" w:rsidP="00EC7793">
      <w:pPr>
        <w:pStyle w:val="Heading4"/>
      </w:pPr>
      <w:r>
        <w:t>Protection Relay Tests</w:t>
      </w:r>
    </w:p>
    <w:p w14:paraId="01A65042" w14:textId="69C565B0" w:rsidR="00F90C87" w:rsidRDefault="00F90C87" w:rsidP="00F75396">
      <w:r>
        <w:t>The protection relays and associated switchgear shall be fully installed.</w:t>
      </w:r>
    </w:p>
    <w:p w14:paraId="55E054EC" w14:textId="72D727A1" w:rsidR="00EC7793" w:rsidRDefault="00EC7793" w:rsidP="00EC7793">
      <w:r w:rsidRPr="007E7EE0">
        <w:t>The following inspection and testing will be performed but not limited to</w:t>
      </w:r>
      <w:r>
        <w:t>:</w:t>
      </w:r>
    </w:p>
    <w:p w14:paraId="1A26D74D" w14:textId="11934B4C" w:rsidR="00EC7793" w:rsidRDefault="00EC7793" w:rsidP="00EC7793">
      <w:pPr>
        <w:pStyle w:val="Bullet10"/>
      </w:pPr>
      <w:r>
        <w:t>Visual inspection of protection panel and labelling according to design drawings;</w:t>
      </w:r>
    </w:p>
    <w:p w14:paraId="5F1E5839" w14:textId="1E956B13" w:rsidR="00EC7793" w:rsidRDefault="00EC7793" w:rsidP="00EC7793">
      <w:pPr>
        <w:pStyle w:val="Bullet10"/>
      </w:pPr>
      <w:r>
        <w:t>Tightness test of all connection;</w:t>
      </w:r>
    </w:p>
    <w:p w14:paraId="2A2B65D7" w14:textId="675D73F6" w:rsidR="00EC7793" w:rsidRDefault="00EC7793" w:rsidP="00EC7793">
      <w:pPr>
        <w:pStyle w:val="Bullet10"/>
      </w:pPr>
      <w:r>
        <w:t>Detailed inspection of LV wiring;</w:t>
      </w:r>
    </w:p>
    <w:p w14:paraId="5DEEA87E" w14:textId="3191D091" w:rsidR="00EC7793" w:rsidRDefault="00EC7793" w:rsidP="00EC7793">
      <w:pPr>
        <w:pStyle w:val="Bullet10"/>
      </w:pPr>
      <w:r>
        <w:t>Dielectric tests on auxiliary and control circuits</w:t>
      </w:r>
      <w:r w:rsidR="00F96ECB">
        <w:t>;</w:t>
      </w:r>
    </w:p>
    <w:p w14:paraId="27C2DD3D" w14:textId="7AFD4508" w:rsidR="00EC7793" w:rsidRDefault="00EC7793" w:rsidP="00EC7793">
      <w:pPr>
        <w:pStyle w:val="Bullet10"/>
      </w:pPr>
      <w:r>
        <w:t>Inspection and testing of earthing, including VT circuits;</w:t>
      </w:r>
    </w:p>
    <w:p w14:paraId="79AE4379" w14:textId="0D7A201C" w:rsidR="00EC7793" w:rsidRDefault="00EC7793" w:rsidP="00EC7793">
      <w:pPr>
        <w:pStyle w:val="Bullet10"/>
      </w:pPr>
      <w:r>
        <w:t xml:space="preserve">Functional testing of all mechanical and electrical </w:t>
      </w:r>
      <w:r w:rsidR="00BF12BB">
        <w:t>switches, lockout switches testing facilities</w:t>
      </w:r>
      <w:r>
        <w:t>;</w:t>
      </w:r>
      <w:r w:rsidR="00F96ECB">
        <w:t xml:space="preserve"> and</w:t>
      </w:r>
    </w:p>
    <w:p w14:paraId="2F58B2BC" w14:textId="715667B9" w:rsidR="00EC7793" w:rsidRDefault="00EC7793" w:rsidP="00843D68">
      <w:pPr>
        <w:pStyle w:val="Bullet10"/>
      </w:pPr>
      <w:r>
        <w:t xml:space="preserve">Functional testing on </w:t>
      </w:r>
      <w:r w:rsidR="00BF12BB">
        <w:t xml:space="preserve">lockout, </w:t>
      </w:r>
      <w:r>
        <w:t xml:space="preserve">padlocking </w:t>
      </w:r>
      <w:r w:rsidR="00BF12BB">
        <w:t>facilities</w:t>
      </w:r>
      <w:r w:rsidR="00F96ECB">
        <w:t>.</w:t>
      </w:r>
    </w:p>
    <w:p w14:paraId="429F59A2" w14:textId="77073629" w:rsidR="00F75396" w:rsidRDefault="00F75396" w:rsidP="00F75396">
      <w:r w:rsidRPr="00F75396">
        <w:t>Tests should include verification of the functionality of the protection relays, including by primary injection and secondary injection</w:t>
      </w:r>
      <w:r w:rsidR="00F90C87">
        <w:t xml:space="preserve">. The protection study and settings shall have been accepted by the NSP and network operator for implementation. </w:t>
      </w:r>
    </w:p>
    <w:p w14:paraId="3DF0122E" w14:textId="5A804273" w:rsidR="00C37A34" w:rsidRDefault="008064D9" w:rsidP="00C37A34">
      <w:pPr>
        <w:pStyle w:val="Heading4"/>
      </w:pPr>
      <w:r>
        <w:t xml:space="preserve">Switchgear and </w:t>
      </w:r>
      <w:r w:rsidR="00462F54">
        <w:t xml:space="preserve">HV </w:t>
      </w:r>
      <w:r>
        <w:t>Switchboards</w:t>
      </w:r>
    </w:p>
    <w:p w14:paraId="7E79C3E5" w14:textId="6CF96B66" w:rsidR="007E7EE0" w:rsidRDefault="007E7EE0" w:rsidP="007E7EE0">
      <w:r w:rsidRPr="007E7EE0">
        <w:t>The following inspection and testing will be performed but not limited to</w:t>
      </w:r>
      <w:r>
        <w:t>:</w:t>
      </w:r>
    </w:p>
    <w:p w14:paraId="5E965B33" w14:textId="2F46A651" w:rsidR="00DA071E" w:rsidRDefault="00DA071E" w:rsidP="00DA071E">
      <w:pPr>
        <w:pStyle w:val="Bullet10"/>
      </w:pPr>
      <w:r>
        <w:t>Visual inspection of switchgear and labelling;</w:t>
      </w:r>
    </w:p>
    <w:p w14:paraId="7A6DA5CC" w14:textId="505FA412" w:rsidR="0032046A" w:rsidRDefault="0032046A" w:rsidP="0032046A">
      <w:pPr>
        <w:pStyle w:val="Bullet10"/>
      </w:pPr>
      <w:r>
        <w:t>Check clearances;</w:t>
      </w:r>
    </w:p>
    <w:p w14:paraId="49359981" w14:textId="6440A915" w:rsidR="00DA071E" w:rsidRDefault="00DA071E" w:rsidP="00DA071E">
      <w:pPr>
        <w:pStyle w:val="Bullet10"/>
      </w:pPr>
      <w:r>
        <w:t>Tightness test</w:t>
      </w:r>
      <w:r w:rsidR="00F96ECB">
        <w:t>;</w:t>
      </w:r>
    </w:p>
    <w:p w14:paraId="284ECBDF" w14:textId="41754FA0" w:rsidR="00DA071E" w:rsidRDefault="00DA071E" w:rsidP="00DA071E">
      <w:pPr>
        <w:pStyle w:val="Bullet10"/>
      </w:pPr>
      <w:r>
        <w:t>Detailed inspection of LV wiring;</w:t>
      </w:r>
    </w:p>
    <w:p w14:paraId="71EFF3F7" w14:textId="130B9989" w:rsidR="00DA071E" w:rsidRDefault="00DA071E" w:rsidP="00DA071E">
      <w:pPr>
        <w:pStyle w:val="Bullet10"/>
      </w:pPr>
      <w:r>
        <w:t>Dielectric tests on auxiliary and control circuits</w:t>
      </w:r>
      <w:r w:rsidR="00F96ECB">
        <w:t>;</w:t>
      </w:r>
      <w:r>
        <w:t xml:space="preserve"> </w:t>
      </w:r>
    </w:p>
    <w:p w14:paraId="1D6F2F49" w14:textId="38BC2F60" w:rsidR="00DA071E" w:rsidRDefault="00DA071E" w:rsidP="00DA071E">
      <w:pPr>
        <w:pStyle w:val="Bullet10"/>
      </w:pPr>
      <w:r>
        <w:t>Inspection and testing of earthing;</w:t>
      </w:r>
    </w:p>
    <w:p w14:paraId="4D75D45E" w14:textId="09E796FA" w:rsidR="00DA071E" w:rsidRDefault="00DA071E" w:rsidP="00DA071E">
      <w:pPr>
        <w:pStyle w:val="Bullet10"/>
      </w:pPr>
      <w:r>
        <w:t>Functional testing of all mechanical and electrical interlocks;</w:t>
      </w:r>
    </w:p>
    <w:p w14:paraId="3C60F39D" w14:textId="77777777" w:rsidR="00DA071E" w:rsidRDefault="00DA071E" w:rsidP="00DA071E">
      <w:pPr>
        <w:pStyle w:val="Bullet10"/>
      </w:pPr>
      <w:r>
        <w:lastRenderedPageBreak/>
        <w:t>Functional testing on padlocking systems;</w:t>
      </w:r>
    </w:p>
    <w:p w14:paraId="1A3E8D71" w14:textId="7BE2EDEE" w:rsidR="00674C0C" w:rsidRDefault="00674C0C" w:rsidP="00DA071E">
      <w:pPr>
        <w:pStyle w:val="Bullet10"/>
      </w:pPr>
      <w:r>
        <w:t xml:space="preserve">Functional testing of circuit breakers and </w:t>
      </w:r>
      <w:r w:rsidR="00C93E64">
        <w:t>auto-reclose</w:t>
      </w:r>
      <w:r w:rsidR="004500B8">
        <w:t>;</w:t>
      </w:r>
    </w:p>
    <w:p w14:paraId="1029C156" w14:textId="40A8CAE1" w:rsidR="00DA071E" w:rsidRDefault="00DA071E" w:rsidP="00DA071E">
      <w:pPr>
        <w:pStyle w:val="Bullet10"/>
      </w:pPr>
      <w:r>
        <w:t>Verification of CT and VT ratio</w:t>
      </w:r>
      <w:r w:rsidR="00DD0FC8">
        <w:t xml:space="preserve"> to design through available certificate</w:t>
      </w:r>
      <w:r>
        <w:t xml:space="preserve"> polarity and earthing</w:t>
      </w:r>
      <w:r w:rsidR="00DD0FC8">
        <w:t>;</w:t>
      </w:r>
    </w:p>
    <w:p w14:paraId="5E57A6B5" w14:textId="077CBBEC" w:rsidR="00DA071E" w:rsidRDefault="00DA071E" w:rsidP="00DA071E">
      <w:pPr>
        <w:pStyle w:val="Bullet10"/>
      </w:pPr>
      <w:r>
        <w:t>Test anti-condensation heater operation;</w:t>
      </w:r>
    </w:p>
    <w:p w14:paraId="63A3656A" w14:textId="2EEA9B12" w:rsidR="00DA071E" w:rsidRDefault="00DA071E" w:rsidP="00DA071E">
      <w:pPr>
        <w:pStyle w:val="Bullet10"/>
      </w:pPr>
      <w:r>
        <w:t>Busbar Ductor Resistance</w:t>
      </w:r>
      <w:r w:rsidR="001D556E">
        <w:t>;</w:t>
      </w:r>
      <w:r w:rsidR="00F96ECB">
        <w:t xml:space="preserve"> and</w:t>
      </w:r>
    </w:p>
    <w:p w14:paraId="0E76706C" w14:textId="54A88E70" w:rsidR="00DA071E" w:rsidRDefault="00DA071E" w:rsidP="00DA071E">
      <w:pPr>
        <w:pStyle w:val="Bullet10"/>
      </w:pPr>
      <w:r>
        <w:t>Busbar Hi-Pot</w:t>
      </w:r>
      <w:r w:rsidR="001D556E">
        <w:t>.</w:t>
      </w:r>
    </w:p>
    <w:p w14:paraId="4375B5F1" w14:textId="34E93AC8" w:rsidR="00F64DD5" w:rsidRPr="00AC435F" w:rsidRDefault="00E8682C" w:rsidP="00A044C9">
      <w:pPr>
        <w:pStyle w:val="Heading4"/>
      </w:pPr>
      <w:r>
        <w:t xml:space="preserve">Power </w:t>
      </w:r>
      <w:r w:rsidRPr="00AC435F">
        <w:t xml:space="preserve">Transformer </w:t>
      </w:r>
      <w:r w:rsidR="009952F6">
        <w:t>LV/HV</w:t>
      </w:r>
    </w:p>
    <w:p w14:paraId="00B1BFD2" w14:textId="7ABDF7A2" w:rsidR="00F64DD5" w:rsidRDefault="00F64DD5" w:rsidP="00F64DD5">
      <w:r w:rsidRPr="007E7EE0">
        <w:t>The</w:t>
      </w:r>
      <w:r w:rsidR="00F8231D" w:rsidRPr="00F8231D">
        <w:t xml:space="preserve"> following inspection and testing will be performed but not limited to:</w:t>
      </w:r>
    </w:p>
    <w:p w14:paraId="3E188D1E" w14:textId="693AF285" w:rsidR="00F64DD5" w:rsidRDefault="00F64DD5" w:rsidP="00F64DD5">
      <w:pPr>
        <w:pStyle w:val="Bullet10"/>
      </w:pPr>
      <w:r>
        <w:t>Visual inspection of all transformer and labelling;</w:t>
      </w:r>
    </w:p>
    <w:p w14:paraId="2F565DEE" w14:textId="6798EF9A" w:rsidR="00F8231D" w:rsidRDefault="00F8231D" w:rsidP="00F64DD5">
      <w:pPr>
        <w:pStyle w:val="Bullet10"/>
      </w:pPr>
      <w:r>
        <w:t>Oil level</w:t>
      </w:r>
      <w:r w:rsidR="0072654C">
        <w:t xml:space="preserve"> and pressure</w:t>
      </w:r>
      <w:r w:rsidR="00F96ECB">
        <w:t>;</w:t>
      </w:r>
    </w:p>
    <w:p w14:paraId="4EEA89B9" w14:textId="7ECCB022" w:rsidR="00F64DD5" w:rsidRDefault="00F64DD5" w:rsidP="00F64DD5">
      <w:pPr>
        <w:pStyle w:val="Bullet10"/>
      </w:pPr>
      <w:r>
        <w:t>Tightness test;</w:t>
      </w:r>
    </w:p>
    <w:p w14:paraId="16B24AA3" w14:textId="53F5A978" w:rsidR="00F64DD5" w:rsidRDefault="00F64DD5" w:rsidP="00F64DD5">
      <w:pPr>
        <w:pStyle w:val="Bullet10"/>
      </w:pPr>
      <w:r>
        <w:t>Detailed inspection of LV wiring;</w:t>
      </w:r>
    </w:p>
    <w:p w14:paraId="50E60D2E" w14:textId="4120FDC6" w:rsidR="00F64DD5" w:rsidRDefault="00F64DD5" w:rsidP="00F64DD5">
      <w:pPr>
        <w:pStyle w:val="Bullet10"/>
      </w:pPr>
      <w:r>
        <w:t xml:space="preserve">Dielectric tests on auxiliary and control circuits; </w:t>
      </w:r>
    </w:p>
    <w:p w14:paraId="24947FDE" w14:textId="76AAAC55" w:rsidR="00F64DD5" w:rsidRDefault="00F64DD5" w:rsidP="00F64DD5">
      <w:pPr>
        <w:pStyle w:val="Bullet10"/>
      </w:pPr>
      <w:r>
        <w:t>Inspection and testing of earthing;</w:t>
      </w:r>
      <w:r w:rsidR="00F96ECB">
        <w:t xml:space="preserve"> and</w:t>
      </w:r>
    </w:p>
    <w:p w14:paraId="6E646D71" w14:textId="78EDFAE6" w:rsidR="00F64DD5" w:rsidRDefault="00F64DD5" w:rsidP="00F64DD5">
      <w:pPr>
        <w:pStyle w:val="Bullet10"/>
      </w:pPr>
      <w:r>
        <w:t>Functional testing on padlocking systems</w:t>
      </w:r>
      <w:r w:rsidR="001D556E">
        <w:t>.</w:t>
      </w:r>
    </w:p>
    <w:p w14:paraId="3D69139A" w14:textId="593C5101" w:rsidR="00A9204B" w:rsidRDefault="00E8682C" w:rsidP="006E0DD1">
      <w:pPr>
        <w:pStyle w:val="Heading4"/>
      </w:pPr>
      <w:r>
        <w:t>Earthing System Test</w:t>
      </w:r>
    </w:p>
    <w:p w14:paraId="59893CA3" w14:textId="2690B2E0" w:rsidR="001569BC" w:rsidRPr="00AC435F" w:rsidRDefault="001569BC" w:rsidP="00A044C9">
      <w:r w:rsidRPr="00AC435F">
        <w:t xml:space="preserve">Ensure that all components are properly and firmly </w:t>
      </w:r>
      <w:r w:rsidR="00146F87">
        <w:t>earthed</w:t>
      </w:r>
      <w:r w:rsidRPr="00AC435F">
        <w:t xml:space="preserve"> in compliance with the Standards and Applicable Law. Welding and bolt tightening shall be verified.</w:t>
      </w:r>
    </w:p>
    <w:p w14:paraId="00E81D66" w14:textId="47415782" w:rsidR="001569BC" w:rsidRDefault="001569BC" w:rsidP="00A044C9">
      <w:r w:rsidRPr="00AC435F">
        <w:t>The Earthing system shall be inspected and tested in accordance with the Standards.</w:t>
      </w:r>
      <w:r w:rsidRPr="006D3A61">
        <w:t xml:space="preserve"> </w:t>
      </w:r>
      <w:r>
        <w:t>Tests should include:</w:t>
      </w:r>
    </w:p>
    <w:p w14:paraId="63BC7FE9" w14:textId="743C0092" w:rsidR="001569BC" w:rsidRDefault="001569BC" w:rsidP="00A044C9">
      <w:pPr>
        <w:pStyle w:val="Bullet10"/>
      </w:pPr>
      <w:r>
        <w:t>Visual inspection of key components and joints</w:t>
      </w:r>
      <w:r w:rsidR="00F96ECB">
        <w:t>;</w:t>
      </w:r>
    </w:p>
    <w:p w14:paraId="5183EDC7" w14:textId="272ACBC4" w:rsidR="001569BC" w:rsidRDefault="001569BC" w:rsidP="00A044C9">
      <w:pPr>
        <w:pStyle w:val="Bullet10"/>
      </w:pPr>
      <w:r>
        <w:t>Continuity and loop resistance testing</w:t>
      </w:r>
      <w:r w:rsidR="00F96ECB">
        <w:t>; and</w:t>
      </w:r>
    </w:p>
    <w:p w14:paraId="4D45D252" w14:textId="1C13994E" w:rsidR="001569BC" w:rsidRDefault="001569BC" w:rsidP="00A044C9">
      <w:pPr>
        <w:pStyle w:val="Bullet10"/>
      </w:pPr>
      <w:r>
        <w:t>Current injection testing</w:t>
      </w:r>
      <w:r w:rsidR="00F96ECB">
        <w:t>.</w:t>
      </w:r>
    </w:p>
    <w:p w14:paraId="06D70618" w14:textId="5815B01F" w:rsidR="004A42E2" w:rsidRDefault="00A9204B" w:rsidP="00A9204B">
      <w:r>
        <w:t>Th</w:t>
      </w:r>
      <w:r w:rsidR="00146F87">
        <w:t>e</w:t>
      </w:r>
      <w:r>
        <w:t>s</w:t>
      </w:r>
      <w:r w:rsidR="00146F87">
        <w:t>e</w:t>
      </w:r>
      <w:r>
        <w:t xml:space="preserve"> test</w:t>
      </w:r>
      <w:r w:rsidR="00146F87">
        <w:t>s</w:t>
      </w:r>
      <w:r>
        <w:t xml:space="preserve"> shall only be undertaken when the earthing system is completely installed.</w:t>
      </w:r>
      <w:r w:rsidR="00705056">
        <w:t xml:space="preserve"> It should also be performed for relevant sections of the site prior to energising any portion of the works that require the earthing system to be functioning for safe operation.</w:t>
      </w:r>
      <w:r w:rsidR="004A42E2">
        <w:t xml:space="preserve"> </w:t>
      </w:r>
    </w:p>
    <w:p w14:paraId="0BD2ADF4" w14:textId="53FBFC1C" w:rsidR="007E7EE0" w:rsidRDefault="004A42E2" w:rsidP="00A9204B">
      <w:r w:rsidRPr="004A42E2">
        <w:t>Point to Point Earth Continuity testing is performed between the HV main earth bar, HV Switchboard and metallic structures as required by the earthing design.</w:t>
      </w:r>
    </w:p>
    <w:p w14:paraId="3484F9A1" w14:textId="5D70487E" w:rsidR="004B4722" w:rsidRDefault="004B4722" w:rsidP="00A9204B">
      <w:r>
        <w:t>The Contractor shall</w:t>
      </w:r>
      <w:r w:rsidR="00EB7CD1">
        <w:t>:</w:t>
      </w:r>
    </w:p>
    <w:p w14:paraId="0F73C2BB" w14:textId="38C02285" w:rsidR="00EB7CD1" w:rsidRDefault="00EB7CD1" w:rsidP="00EB7CD1">
      <w:pPr>
        <w:pStyle w:val="Bullet10"/>
      </w:pPr>
      <w:r>
        <w:t>Perform a visual inspection of all accessible earth cabling and check the condition of the cables and conductors</w:t>
      </w:r>
      <w:r w:rsidR="00F96ECB">
        <w:t>;</w:t>
      </w:r>
    </w:p>
    <w:p w14:paraId="67022C5D" w14:textId="447B1A68" w:rsidR="00EB7CD1" w:rsidRDefault="00EB7CD1" w:rsidP="00EB7CD1">
      <w:pPr>
        <w:pStyle w:val="Bullet10"/>
      </w:pPr>
      <w:r>
        <w:t>Verify all elements, including all cable tray sections if applicable, are connected to the earthing system by a fastener, terminal or by electrical continuity of the structure</w:t>
      </w:r>
      <w:r w:rsidR="00F96ECB">
        <w:t>; and</w:t>
      </w:r>
    </w:p>
    <w:p w14:paraId="7679F96E" w14:textId="71048156" w:rsidR="00063827" w:rsidRDefault="00034178" w:rsidP="00EB7CD1">
      <w:pPr>
        <w:pStyle w:val="Bullet10"/>
      </w:pPr>
      <w:r>
        <w:t xml:space="preserve">Measure earthing resistance of 50% PV array earthing and 100% of all other earthing systems forming the </w:t>
      </w:r>
      <w:r w:rsidR="00E75BE9">
        <w:t>Plant</w:t>
      </w:r>
      <w:r>
        <w:t>.</w:t>
      </w:r>
    </w:p>
    <w:p w14:paraId="75041361" w14:textId="36EA7432" w:rsidR="009F495E" w:rsidRDefault="009F495E" w:rsidP="009F495E">
      <w:r>
        <w:t>The Contractor shall provide a test report outlining test methodology</w:t>
      </w:r>
      <w:r w:rsidR="3B776F41">
        <w:t xml:space="preserve"> </w:t>
      </w:r>
      <w:r w:rsidR="32AD1FCF">
        <w:t>(</w:t>
      </w:r>
      <w:r w:rsidR="3B776F41">
        <w:t xml:space="preserve">Slope </w:t>
      </w:r>
      <w:r w:rsidR="5CC2196A">
        <w:t xml:space="preserve">fall of potential method </w:t>
      </w:r>
      <w:r w:rsidR="14982BA3">
        <w:t xml:space="preserve">or similar if more </w:t>
      </w:r>
      <w:r w:rsidR="00F96ECB">
        <w:t>appropriate) and</w:t>
      </w:r>
      <w:r>
        <w:t xml:space="preserve"> evidence demonstrating compliance</w:t>
      </w:r>
      <w:r w:rsidR="61FD4EB4">
        <w:t xml:space="preserve"> to standards (EN50522</w:t>
      </w:r>
      <w:r w:rsidR="63D21349">
        <w:t>)</w:t>
      </w:r>
      <w:r w:rsidR="61FD4EB4">
        <w:t xml:space="preserve"> and to design </w:t>
      </w:r>
      <w:r w:rsidR="2C28ED09">
        <w:t xml:space="preserve">(target earth resistance value </w:t>
      </w:r>
      <w:r w:rsidR="5EAC9C5C">
        <w:t>achieved) and</w:t>
      </w:r>
      <w:r>
        <w:t xml:space="preserve"> test criteria.</w:t>
      </w:r>
    </w:p>
    <w:p w14:paraId="4AE41303" w14:textId="223C324B" w:rsidR="00A9204B" w:rsidRDefault="00462F54" w:rsidP="007F4EBA">
      <w:pPr>
        <w:pStyle w:val="Heading4"/>
      </w:pPr>
      <w:r>
        <w:t xml:space="preserve">HV </w:t>
      </w:r>
      <w:r w:rsidR="00E8682C">
        <w:t>Circuit Breaker</w:t>
      </w:r>
    </w:p>
    <w:p w14:paraId="30009867" w14:textId="703E2F88" w:rsidR="005C6EA0" w:rsidRDefault="005C6EA0" w:rsidP="006016A9">
      <w:r w:rsidRPr="005C6EA0">
        <w:t>The testing shall include but not be limited to:</w:t>
      </w:r>
    </w:p>
    <w:p w14:paraId="18B7F734" w14:textId="3D938E4B" w:rsidR="004732CA" w:rsidRDefault="004732CA" w:rsidP="004732CA">
      <w:pPr>
        <w:pStyle w:val="Bullet10"/>
      </w:pPr>
      <w:r>
        <w:lastRenderedPageBreak/>
        <w:t>Visually inspect the HV circuit breaker and labelling;</w:t>
      </w:r>
    </w:p>
    <w:p w14:paraId="649334CB" w14:textId="3DBD7B44" w:rsidR="004732CA" w:rsidRDefault="004732CA" w:rsidP="004732CA">
      <w:pPr>
        <w:pStyle w:val="Bullet10"/>
      </w:pPr>
      <w:r>
        <w:t>Inspect and test the earthing;</w:t>
      </w:r>
    </w:p>
    <w:p w14:paraId="4068030F" w14:textId="568034D9" w:rsidR="00E166A0" w:rsidRDefault="00E166A0" w:rsidP="004732CA">
      <w:pPr>
        <w:pStyle w:val="Bullet10"/>
      </w:pPr>
      <w:r>
        <w:t>Interlocks</w:t>
      </w:r>
      <w:r w:rsidR="00F96ECB">
        <w:t>;</w:t>
      </w:r>
    </w:p>
    <w:p w14:paraId="3554410F" w14:textId="2FE1F119" w:rsidR="004732CA" w:rsidRDefault="004732CA" w:rsidP="004732CA">
      <w:pPr>
        <w:pStyle w:val="Bullet10"/>
      </w:pPr>
      <w:bookmarkStart w:id="13142" w:name="_Hlk89246471"/>
      <w:r>
        <w:t>SF6</w:t>
      </w:r>
      <w:r w:rsidR="002B6D98">
        <w:t xml:space="preserve"> pressure and quantity</w:t>
      </w:r>
      <w:r w:rsidR="001C320D">
        <w:t xml:space="preserve"> (if applicable)</w:t>
      </w:r>
      <w:r w:rsidR="00F96ECB">
        <w:t>;</w:t>
      </w:r>
    </w:p>
    <w:p w14:paraId="7C50A786" w14:textId="10B62C98" w:rsidR="004732CA" w:rsidRDefault="004732CA" w:rsidP="004732CA">
      <w:pPr>
        <w:pStyle w:val="Bullet10"/>
      </w:pPr>
      <w:r>
        <w:t>Heater check</w:t>
      </w:r>
      <w:r w:rsidR="00F96ECB">
        <w:t>;</w:t>
      </w:r>
    </w:p>
    <w:p w14:paraId="3D37C008" w14:textId="051AE890" w:rsidR="004732CA" w:rsidRDefault="004732CA" w:rsidP="004732CA">
      <w:pPr>
        <w:pStyle w:val="Bullet10"/>
      </w:pPr>
      <w:r>
        <w:t>Spring base torque</w:t>
      </w:r>
      <w:r w:rsidR="00F96ECB">
        <w:t>; and</w:t>
      </w:r>
    </w:p>
    <w:bookmarkEnd w:id="13142"/>
    <w:p w14:paraId="1A065351" w14:textId="1C27EF51" w:rsidR="00267EA1" w:rsidRDefault="00267EA1" w:rsidP="004732CA">
      <w:pPr>
        <w:pStyle w:val="Bullet10"/>
      </w:pPr>
      <w:r>
        <w:t>Functional test</w:t>
      </w:r>
      <w:r w:rsidR="00F96ECB">
        <w:t>.</w:t>
      </w:r>
    </w:p>
    <w:p w14:paraId="55E4E213" w14:textId="19CF4F09" w:rsidR="004D657C" w:rsidRDefault="004D657C" w:rsidP="00C721EF">
      <w:pPr>
        <w:pStyle w:val="Bullet10"/>
        <w:numPr>
          <w:ilvl w:val="0"/>
          <w:numId w:val="0"/>
        </w:numPr>
        <w:ind w:left="340"/>
      </w:pPr>
    </w:p>
    <w:p w14:paraId="4117BAE0" w14:textId="116071B9" w:rsidR="00C721EF" w:rsidRDefault="00462F54" w:rsidP="00C721EF">
      <w:pPr>
        <w:pStyle w:val="Heading4"/>
      </w:pPr>
      <w:r>
        <w:t xml:space="preserve">HV </w:t>
      </w:r>
      <w:r w:rsidR="005A6024">
        <w:t xml:space="preserve">Line Isolator </w:t>
      </w:r>
      <w:r w:rsidR="00756811">
        <w:t>a</w:t>
      </w:r>
      <w:r w:rsidR="00D95CD9">
        <w:t>nd</w:t>
      </w:r>
      <w:r w:rsidR="005A6024">
        <w:t xml:space="preserve"> Earth Switch</w:t>
      </w:r>
    </w:p>
    <w:p w14:paraId="4DC98B5D" w14:textId="70CDDADD" w:rsidR="007571BF" w:rsidRPr="007026AF" w:rsidRDefault="007571BF" w:rsidP="006016A9">
      <w:r>
        <w:t>The testing shall include</w:t>
      </w:r>
      <w:r w:rsidR="005C6EA0">
        <w:t xml:space="preserve"> but not be limited to</w:t>
      </w:r>
      <w:r>
        <w:t>:</w:t>
      </w:r>
    </w:p>
    <w:p w14:paraId="3DC1F8BC" w14:textId="1025A382" w:rsidR="007571BF" w:rsidRDefault="007571BF" w:rsidP="006016A9">
      <w:pPr>
        <w:pStyle w:val="Bullet10"/>
      </w:pPr>
      <w:r>
        <w:t>Application checks;</w:t>
      </w:r>
      <w:r w:rsidR="00F96ECB">
        <w:t xml:space="preserve"> and</w:t>
      </w:r>
    </w:p>
    <w:p w14:paraId="55702ACC" w14:textId="328F88F5" w:rsidR="007571BF" w:rsidRDefault="007571BF" w:rsidP="006016A9">
      <w:pPr>
        <w:pStyle w:val="Bullet10"/>
      </w:pPr>
      <w:r>
        <w:t>Visual inspection</w:t>
      </w:r>
      <w:r w:rsidR="00F96ECB">
        <w:t>.</w:t>
      </w:r>
    </w:p>
    <w:p w14:paraId="4098BF07" w14:textId="6C341369" w:rsidR="00EB7CD1" w:rsidRDefault="00462F54" w:rsidP="007571BF">
      <w:pPr>
        <w:pStyle w:val="Heading4"/>
      </w:pPr>
      <w:r>
        <w:t xml:space="preserve">HV </w:t>
      </w:r>
      <w:r w:rsidR="005A6024">
        <w:t>Voltage Transformer</w:t>
      </w:r>
    </w:p>
    <w:p w14:paraId="22E1F711" w14:textId="25E433AF" w:rsidR="007571BF" w:rsidRDefault="007571BF" w:rsidP="007571BF">
      <w:r w:rsidRPr="007571BF">
        <w:t>The testing shall include</w:t>
      </w:r>
      <w:r w:rsidR="005C6EA0" w:rsidRPr="005C6EA0">
        <w:t xml:space="preserve"> but not be limited to</w:t>
      </w:r>
      <w:r w:rsidRPr="007571BF">
        <w:t>:</w:t>
      </w:r>
    </w:p>
    <w:p w14:paraId="6BA96DCF" w14:textId="77777777" w:rsidR="00A228B6" w:rsidRDefault="00A228B6" w:rsidP="00A228B6">
      <w:pPr>
        <w:pStyle w:val="Bullet10"/>
      </w:pPr>
      <w:r>
        <w:t>Application checks;</w:t>
      </w:r>
    </w:p>
    <w:p w14:paraId="5DE683F3" w14:textId="64802A82" w:rsidR="00A228B6" w:rsidRDefault="00A228B6" w:rsidP="00A228B6">
      <w:pPr>
        <w:pStyle w:val="Bullet10"/>
      </w:pPr>
      <w:r>
        <w:t>Visual inspection;</w:t>
      </w:r>
    </w:p>
    <w:p w14:paraId="23EB9E69" w14:textId="0D55B4C2" w:rsidR="000E3636" w:rsidRDefault="000E3636" w:rsidP="00A228B6">
      <w:pPr>
        <w:pStyle w:val="Bullet10"/>
      </w:pPr>
      <w:r>
        <w:t>Verify product matches specification;</w:t>
      </w:r>
    </w:p>
    <w:p w14:paraId="2C0424A2" w14:textId="373096AC" w:rsidR="000E3636" w:rsidRDefault="000E3636" w:rsidP="00A228B6">
      <w:pPr>
        <w:pStyle w:val="Bullet10"/>
      </w:pPr>
      <w:r>
        <w:t>Verity product installed as per design;</w:t>
      </w:r>
      <w:r w:rsidR="00F96ECB">
        <w:t xml:space="preserve"> and</w:t>
      </w:r>
    </w:p>
    <w:p w14:paraId="22F0BDEE" w14:textId="135F8E1B" w:rsidR="000E3636" w:rsidRDefault="000E3636" w:rsidP="00A228B6">
      <w:pPr>
        <w:pStyle w:val="Bullet10"/>
      </w:pPr>
      <w:r>
        <w:t xml:space="preserve">FAT </w:t>
      </w:r>
      <w:r w:rsidR="007D770C">
        <w:t xml:space="preserve">test certificate </w:t>
      </w:r>
      <w:r>
        <w:t>available</w:t>
      </w:r>
      <w:r w:rsidR="00143B04">
        <w:t>.</w:t>
      </w:r>
    </w:p>
    <w:p w14:paraId="38D93A5B" w14:textId="30DDCA2D" w:rsidR="00A228B6" w:rsidRDefault="00462F54" w:rsidP="00BB011D">
      <w:pPr>
        <w:pStyle w:val="Heading4"/>
      </w:pPr>
      <w:r>
        <w:t xml:space="preserve">HV </w:t>
      </w:r>
      <w:r w:rsidR="005A6024">
        <w:t>Current Transformer</w:t>
      </w:r>
    </w:p>
    <w:p w14:paraId="349571FB" w14:textId="20F09692" w:rsidR="00BB011D" w:rsidRDefault="00BB011D" w:rsidP="00BB011D">
      <w:r w:rsidRPr="00BB011D">
        <w:t>The testing shall include</w:t>
      </w:r>
      <w:r w:rsidR="005C6EA0" w:rsidRPr="005C6EA0">
        <w:t xml:space="preserve"> but not be limited to</w:t>
      </w:r>
      <w:r w:rsidRPr="00BB011D">
        <w:t>:</w:t>
      </w:r>
    </w:p>
    <w:p w14:paraId="56479989" w14:textId="44160E44" w:rsidR="00F07000" w:rsidRDefault="00F07000" w:rsidP="006016A9">
      <w:pPr>
        <w:pStyle w:val="Bullet10"/>
      </w:pPr>
      <w:bookmarkStart w:id="13143" w:name="_Toc500363226"/>
      <w:bookmarkStart w:id="13144" w:name="_Toc534728443"/>
      <w:r>
        <w:t>Application checks;</w:t>
      </w:r>
    </w:p>
    <w:p w14:paraId="13D9F8B6" w14:textId="7DB5256D" w:rsidR="00F07000" w:rsidRDefault="00F07000" w:rsidP="006016A9">
      <w:pPr>
        <w:pStyle w:val="Bullet10"/>
      </w:pPr>
      <w:r>
        <w:t>Visual inspection;</w:t>
      </w:r>
    </w:p>
    <w:p w14:paraId="245DA562" w14:textId="77777777" w:rsidR="000E3636" w:rsidRDefault="000E3636" w:rsidP="000E3636">
      <w:pPr>
        <w:pStyle w:val="Bullet10"/>
      </w:pPr>
      <w:r>
        <w:t>Verify product matches specification;</w:t>
      </w:r>
    </w:p>
    <w:p w14:paraId="379E6FA7" w14:textId="7BEEA486" w:rsidR="000E3636" w:rsidRDefault="000E3636" w:rsidP="000E3636">
      <w:pPr>
        <w:pStyle w:val="Bullet10"/>
      </w:pPr>
      <w:r>
        <w:t>Verity product installed as per design;</w:t>
      </w:r>
      <w:r w:rsidR="00F96ECB">
        <w:t xml:space="preserve"> and</w:t>
      </w:r>
    </w:p>
    <w:p w14:paraId="2969BB1D" w14:textId="291622F8" w:rsidR="000E3636" w:rsidRDefault="000E3636" w:rsidP="000E3636">
      <w:pPr>
        <w:pStyle w:val="Bullet10"/>
      </w:pPr>
      <w:r>
        <w:t xml:space="preserve">FAT </w:t>
      </w:r>
      <w:r w:rsidR="007D770C">
        <w:t xml:space="preserve">test certificate </w:t>
      </w:r>
      <w:r>
        <w:t>available</w:t>
      </w:r>
      <w:r w:rsidR="00143B04">
        <w:t>.</w:t>
      </w:r>
    </w:p>
    <w:p w14:paraId="693A922F" w14:textId="5B37A8B4" w:rsidR="00E309A1" w:rsidRDefault="005A6024" w:rsidP="00E309A1">
      <w:pPr>
        <w:pStyle w:val="Heading4"/>
      </w:pPr>
      <w:r>
        <w:t xml:space="preserve">Auxiliary Transformer </w:t>
      </w:r>
      <w:r w:rsidR="00E52C64">
        <w:t>a</w:t>
      </w:r>
      <w:r w:rsidR="00D95CD9">
        <w:t>nd</w:t>
      </w:r>
      <w:r>
        <w:t xml:space="preserve"> L</w:t>
      </w:r>
      <w:r w:rsidR="00E52C64">
        <w:t>V</w:t>
      </w:r>
      <w:r>
        <w:t xml:space="preserve"> Distribution Board </w:t>
      </w:r>
      <w:r w:rsidR="00E309A1">
        <w:t>(AC &amp; DC)</w:t>
      </w:r>
    </w:p>
    <w:p w14:paraId="2A13A4E4" w14:textId="6120FA57" w:rsidR="005C6EA0" w:rsidRDefault="005C6EA0" w:rsidP="005C6EA0">
      <w:r w:rsidRPr="005C6EA0">
        <w:t>The testing shall include but not be limited to:</w:t>
      </w:r>
    </w:p>
    <w:p w14:paraId="71085498" w14:textId="6BAEEDD2" w:rsidR="004C4592" w:rsidRDefault="004C4592" w:rsidP="00583498">
      <w:pPr>
        <w:pStyle w:val="Bullet10"/>
      </w:pPr>
      <w:r>
        <w:t>Visual Inspection of transformer and labelling;</w:t>
      </w:r>
    </w:p>
    <w:p w14:paraId="20554A40" w14:textId="13945822" w:rsidR="00583498" w:rsidRDefault="005C6EA0" w:rsidP="00583498">
      <w:pPr>
        <w:pStyle w:val="Bullet10"/>
      </w:pPr>
      <w:r>
        <w:t>Visual inspection of circuit breakers and la</w:t>
      </w:r>
      <w:r w:rsidR="00583498">
        <w:t>belling;</w:t>
      </w:r>
    </w:p>
    <w:p w14:paraId="54CE2653" w14:textId="3E5DFB72" w:rsidR="00583498" w:rsidRDefault="00583498" w:rsidP="00583498">
      <w:pPr>
        <w:pStyle w:val="Bullet10"/>
      </w:pPr>
      <w:r>
        <w:t>Inspection and testing of earthing;</w:t>
      </w:r>
      <w:r w:rsidR="00F96ECB">
        <w:t xml:space="preserve"> and</w:t>
      </w:r>
    </w:p>
    <w:p w14:paraId="3E77B424" w14:textId="4229A441" w:rsidR="004C4592" w:rsidRDefault="004C4592" w:rsidP="004C4592">
      <w:pPr>
        <w:pStyle w:val="Bullet10"/>
      </w:pPr>
      <w:r>
        <w:t>Connections are secure and tight.</w:t>
      </w:r>
    </w:p>
    <w:p w14:paraId="354F6A93" w14:textId="3EBFDC4A" w:rsidR="00AC435F" w:rsidRDefault="005A6024" w:rsidP="007A202A">
      <w:pPr>
        <w:pStyle w:val="Heading2"/>
      </w:pPr>
      <w:bookmarkStart w:id="13145" w:name="_Toc134539880"/>
      <w:bookmarkStart w:id="13146" w:name="_Toc140693328"/>
      <w:bookmarkStart w:id="13147" w:name="_Toc142387626"/>
      <w:bookmarkStart w:id="13148" w:name="_Toc153785833"/>
      <w:bookmarkStart w:id="13149" w:name="_Toc153788693"/>
      <w:bookmarkStart w:id="13150" w:name="_Toc154762637"/>
      <w:bookmarkStart w:id="13151" w:name="_Toc157610069"/>
      <w:bookmarkStart w:id="13152" w:name="_Toc195518845"/>
      <w:bookmarkStart w:id="13153" w:name="_Toc195599809"/>
      <w:bookmarkStart w:id="13154" w:name="_Toc223962195"/>
      <w:bookmarkEnd w:id="13143"/>
      <w:bookmarkEnd w:id="13144"/>
      <w:r w:rsidRPr="00AC435F">
        <w:t>Punch List</w:t>
      </w:r>
      <w:bookmarkEnd w:id="13145"/>
      <w:bookmarkEnd w:id="13146"/>
      <w:bookmarkEnd w:id="13147"/>
      <w:bookmarkEnd w:id="13148"/>
      <w:bookmarkEnd w:id="13149"/>
      <w:bookmarkEnd w:id="13150"/>
      <w:bookmarkEnd w:id="13151"/>
      <w:bookmarkEnd w:id="13152"/>
      <w:bookmarkEnd w:id="13153"/>
      <w:bookmarkEnd w:id="13154"/>
    </w:p>
    <w:p w14:paraId="42B85B26" w14:textId="70DFF450" w:rsidR="00AC435F" w:rsidRPr="00AC435F" w:rsidRDefault="00AC435F" w:rsidP="00AC435F">
      <w:r w:rsidRPr="00AC435F">
        <w:t xml:space="preserve">The Contractor shall maintain a comprehensive punch list identifying any issues which must be addressed with respect to the </w:t>
      </w:r>
      <w:r w:rsidR="00E75BE9">
        <w:t>Plant</w:t>
      </w:r>
      <w:r w:rsidRPr="00AC435F">
        <w:t xml:space="preserve">. The punch list shall be managed according to the following punch list priority levels: </w:t>
      </w:r>
    </w:p>
    <w:p w14:paraId="358DA12A" w14:textId="0503A8E0" w:rsidR="00AC435F" w:rsidRPr="00AC435F" w:rsidRDefault="00AC435F" w:rsidP="00F518AE">
      <w:pPr>
        <w:pStyle w:val="Bullet10"/>
      </w:pPr>
      <w:r>
        <w:t xml:space="preserve">Type A: items to be </w:t>
      </w:r>
      <w:r w:rsidR="000457E5">
        <w:t xml:space="preserve">mitigated/addressed and closed </w:t>
      </w:r>
      <w:r>
        <w:t>in order to achieve the Mechanical Completion</w:t>
      </w:r>
      <w:r w:rsidR="00123E26">
        <w:t>;</w:t>
      </w:r>
    </w:p>
    <w:p w14:paraId="156C925D" w14:textId="52012FA1" w:rsidR="00AC435F" w:rsidRPr="00AC435F" w:rsidRDefault="00AC435F" w:rsidP="00F518AE">
      <w:pPr>
        <w:pStyle w:val="Bullet10"/>
      </w:pPr>
      <w:r>
        <w:lastRenderedPageBreak/>
        <w:t xml:space="preserve">Type B: </w:t>
      </w:r>
      <w:r w:rsidR="005D0A0F">
        <w:t xml:space="preserve">items that are not considered as a stop-point for safe energisation and which are however to be </w:t>
      </w:r>
      <w:r w:rsidR="000457E5">
        <w:t xml:space="preserve">mitigated/addressed and closed </w:t>
      </w:r>
      <w:r w:rsidR="005D0A0F">
        <w:t>as a condition for issuance of the Completion Certificate</w:t>
      </w:r>
      <w:r w:rsidR="00F96ECB">
        <w:t>; and</w:t>
      </w:r>
    </w:p>
    <w:p w14:paraId="1F1F0436" w14:textId="47AFA7EA" w:rsidR="00A748B0" w:rsidRDefault="00A748B0" w:rsidP="00F518AE">
      <w:pPr>
        <w:pStyle w:val="Bullet10"/>
      </w:pPr>
      <w:bookmarkStart w:id="13155" w:name="_Toc500363227"/>
      <w:bookmarkStart w:id="13156" w:name="_Toc534728444"/>
      <w:r>
        <w:t xml:space="preserve">Type C: minor items not considered as a stop-point for safe operation of the Site, but which have to be </w:t>
      </w:r>
      <w:r w:rsidR="001F5479">
        <w:t xml:space="preserve">mitigated/addressed and closed </w:t>
      </w:r>
      <w:r>
        <w:t>within a fixed timeframe to be agreed between the Contractor and the Employer.</w:t>
      </w:r>
    </w:p>
    <w:p w14:paraId="53B06A76" w14:textId="4648E5A0" w:rsidR="00AC435F" w:rsidRPr="00AC435F" w:rsidRDefault="005A6024" w:rsidP="007A202A">
      <w:pPr>
        <w:pStyle w:val="Heading2"/>
      </w:pPr>
      <w:bookmarkStart w:id="13157" w:name="_Toc134539881"/>
      <w:bookmarkStart w:id="13158" w:name="_Toc140693329"/>
      <w:bookmarkStart w:id="13159" w:name="_Toc142387627"/>
      <w:bookmarkStart w:id="13160" w:name="_Toc153785834"/>
      <w:bookmarkStart w:id="13161" w:name="_Toc153788694"/>
      <w:bookmarkStart w:id="13162" w:name="_Toc154762638"/>
      <w:bookmarkStart w:id="13163" w:name="_Toc157610070"/>
      <w:bookmarkStart w:id="13164" w:name="_Toc195518846"/>
      <w:bookmarkStart w:id="13165" w:name="_Toc195599810"/>
      <w:bookmarkStart w:id="13166" w:name="_Toc223962196"/>
      <w:bookmarkEnd w:id="13128"/>
      <w:bookmarkEnd w:id="13129"/>
      <w:bookmarkEnd w:id="13155"/>
      <w:bookmarkEnd w:id="13156"/>
      <w:r>
        <w:t>Energisation Tests</w:t>
      </w:r>
      <w:bookmarkEnd w:id="13157"/>
      <w:bookmarkEnd w:id="13158"/>
      <w:bookmarkEnd w:id="13159"/>
      <w:bookmarkEnd w:id="13160"/>
      <w:bookmarkEnd w:id="13161"/>
      <w:bookmarkEnd w:id="13162"/>
      <w:bookmarkEnd w:id="13163"/>
      <w:bookmarkEnd w:id="13164"/>
      <w:bookmarkEnd w:id="13165"/>
      <w:bookmarkEnd w:id="13166"/>
    </w:p>
    <w:p w14:paraId="31F12383" w14:textId="5B9A22A2" w:rsidR="00AC435F" w:rsidRPr="00AC435F" w:rsidRDefault="00AC435F" w:rsidP="00AC435F">
      <w:r w:rsidRPr="00AC435F">
        <w:t>The Energisation Tests shall consist of:</w:t>
      </w:r>
    </w:p>
    <w:p w14:paraId="52626382" w14:textId="157699F0" w:rsidR="005D0A0F" w:rsidRPr="00AC435F" w:rsidRDefault="005D0A0F" w:rsidP="005D0A0F">
      <w:pPr>
        <w:pStyle w:val="Bullet10"/>
      </w:pPr>
      <w:r>
        <w:t>Pre-commissioning tests</w:t>
      </w:r>
      <w:r w:rsidR="00123E26">
        <w:t>; and</w:t>
      </w:r>
    </w:p>
    <w:p w14:paraId="23905C2D" w14:textId="727C1DEC" w:rsidR="005D0A0F" w:rsidRPr="00AC435F" w:rsidRDefault="005D0A0F" w:rsidP="005D0A0F">
      <w:pPr>
        <w:pStyle w:val="Bullet10"/>
      </w:pPr>
      <w:r>
        <w:t>Commissioning tests</w:t>
      </w:r>
      <w:r w:rsidR="00123E26">
        <w:t>.</w:t>
      </w:r>
    </w:p>
    <w:p w14:paraId="1B2FD586" w14:textId="158DDA0D" w:rsidR="00AC435F" w:rsidRPr="00AC435F" w:rsidRDefault="00AC435F" w:rsidP="00AC435F">
      <w:r w:rsidRPr="00AC435F">
        <w:t xml:space="preserve">A detail description of each energisation test is included in the following sections of this </w:t>
      </w:r>
      <w:r w:rsidR="00D33E72">
        <w:t>ERs</w:t>
      </w:r>
      <w:r w:rsidRPr="00AC435F">
        <w:t xml:space="preserve">. All parts of each of the Energisation Tests must be successfully completed to the </w:t>
      </w:r>
      <w:r w:rsidR="00C010E5">
        <w:t>Employer</w:t>
      </w:r>
      <w:r w:rsidRPr="00AC435F">
        <w:t>’s satisfaction and shall be in compliance with the IEC 62446.</w:t>
      </w:r>
    </w:p>
    <w:p w14:paraId="151F45A2" w14:textId="6B314D9B" w:rsidR="00AC435F" w:rsidRPr="00AC435F" w:rsidRDefault="00AC435F" w:rsidP="00AC435F">
      <w:r w:rsidRPr="00AC435F">
        <w:t xml:space="preserve">The following procedures shall be complied with by all parties during the conduct of the tests. Any modification to these procedures shall require the </w:t>
      </w:r>
      <w:r w:rsidR="00C010E5">
        <w:t>Employer</w:t>
      </w:r>
      <w:r w:rsidRPr="00AC435F">
        <w:t>’s prior approval and be treated as a variation to the Contract.</w:t>
      </w:r>
    </w:p>
    <w:p w14:paraId="6BBF040F" w14:textId="5A00FF82" w:rsidR="00AC435F" w:rsidRPr="00AC435F" w:rsidRDefault="00AC435F" w:rsidP="00AC435F">
      <w:r w:rsidRPr="00AC435F">
        <w:t xml:space="preserve">Energisation Tests shall be executed only once the Contractor has submitted the notification of readiness to commence the Energisation Tests and the Site can be considered substantially complete. </w:t>
      </w:r>
    </w:p>
    <w:p w14:paraId="1A0B93BC" w14:textId="0A97A17F" w:rsidR="00AC435F" w:rsidRPr="00AC435F" w:rsidRDefault="005A6024" w:rsidP="007A202A">
      <w:pPr>
        <w:pStyle w:val="Heading3"/>
      </w:pPr>
      <w:bookmarkStart w:id="13167" w:name="_Toc495330957"/>
      <w:bookmarkStart w:id="13168" w:name="_Toc499772414"/>
      <w:bookmarkStart w:id="13169" w:name="_Toc500363228"/>
      <w:bookmarkStart w:id="13170" w:name="_Toc534728445"/>
      <w:bookmarkStart w:id="13171" w:name="_Toc134539882"/>
      <w:bookmarkStart w:id="13172" w:name="_Toc140693330"/>
      <w:bookmarkStart w:id="13173" w:name="_Toc142387628"/>
      <w:bookmarkStart w:id="13174" w:name="_Toc153785835"/>
      <w:bookmarkStart w:id="13175" w:name="_Toc153788695"/>
      <w:bookmarkStart w:id="13176" w:name="_Toc154762639"/>
      <w:bookmarkStart w:id="13177" w:name="_Toc157610071"/>
      <w:bookmarkStart w:id="13178" w:name="_Toc195518847"/>
      <w:bookmarkStart w:id="13179" w:name="_Toc195599811"/>
      <w:bookmarkStart w:id="13180" w:name="_Toc223962197"/>
      <w:r w:rsidRPr="00AC435F">
        <w:t>General Requirements</w:t>
      </w:r>
      <w:bookmarkEnd w:id="13167"/>
      <w:bookmarkEnd w:id="13168"/>
      <w:bookmarkEnd w:id="13169"/>
      <w:bookmarkEnd w:id="13170"/>
      <w:bookmarkEnd w:id="13171"/>
      <w:bookmarkEnd w:id="13172"/>
      <w:bookmarkEnd w:id="13173"/>
      <w:bookmarkEnd w:id="13174"/>
      <w:bookmarkEnd w:id="13175"/>
      <w:bookmarkEnd w:id="13176"/>
      <w:bookmarkEnd w:id="13177"/>
      <w:bookmarkEnd w:id="13178"/>
      <w:bookmarkEnd w:id="13179"/>
      <w:bookmarkEnd w:id="13180"/>
    </w:p>
    <w:p w14:paraId="492F5682" w14:textId="5CF91200" w:rsidR="00AC435F" w:rsidRPr="00AC435F" w:rsidRDefault="005D0A0F" w:rsidP="00AC435F">
      <w:r w:rsidRPr="00AC435F">
        <w:t xml:space="preserve">The Contractor shall take responsibility for and perform all test and commissioning activities necessary to enable connection of the Works to the Grid and to demonstrate the safe operation of the plant in accordance with the requirements of the Contract. The tests shall confirm the readiness of the Works to operate </w:t>
      </w:r>
      <w:r>
        <w:t xml:space="preserve">in compliance with requirements of all relevant Laws, regulations, and requirements of the Connection Agreement, allowing </w:t>
      </w:r>
      <w:r w:rsidRPr="00AC435F">
        <w:t>export of 100% rated capacity of the Works to the Grid.</w:t>
      </w:r>
    </w:p>
    <w:p w14:paraId="38169072" w14:textId="026CDDEE" w:rsidR="00AC435F" w:rsidRPr="00AC435F" w:rsidRDefault="008064D9" w:rsidP="007A202A">
      <w:pPr>
        <w:pStyle w:val="Heading3"/>
      </w:pPr>
      <w:bookmarkStart w:id="13181" w:name="_Toc495330958"/>
      <w:bookmarkStart w:id="13182" w:name="_Toc499772415"/>
      <w:bookmarkStart w:id="13183" w:name="_Toc500363229"/>
      <w:bookmarkStart w:id="13184" w:name="_Toc534728446"/>
      <w:bookmarkStart w:id="13185" w:name="_Ref30679769"/>
      <w:bookmarkStart w:id="13186" w:name="_Toc134539883"/>
      <w:bookmarkStart w:id="13187" w:name="_Toc140693331"/>
      <w:bookmarkStart w:id="13188" w:name="_Toc142387629"/>
      <w:bookmarkStart w:id="13189" w:name="_Toc153785836"/>
      <w:bookmarkStart w:id="13190" w:name="_Toc153788696"/>
      <w:bookmarkStart w:id="13191" w:name="_Toc154762640"/>
      <w:bookmarkStart w:id="13192" w:name="_Toc157610072"/>
      <w:bookmarkStart w:id="13193" w:name="_Toc195518848"/>
      <w:bookmarkStart w:id="13194" w:name="_Toc195599812"/>
      <w:bookmarkStart w:id="13195" w:name="_Toc223962198"/>
      <w:r w:rsidRPr="00AC435F">
        <w:t>Test Protocol</w:t>
      </w:r>
      <w:bookmarkEnd w:id="13181"/>
      <w:bookmarkEnd w:id="13182"/>
      <w:bookmarkEnd w:id="13183"/>
      <w:bookmarkEnd w:id="13184"/>
      <w:bookmarkEnd w:id="13185"/>
      <w:bookmarkEnd w:id="13186"/>
      <w:bookmarkEnd w:id="13187"/>
      <w:bookmarkEnd w:id="13188"/>
      <w:bookmarkEnd w:id="13189"/>
      <w:bookmarkEnd w:id="13190"/>
      <w:bookmarkEnd w:id="13191"/>
      <w:bookmarkEnd w:id="13192"/>
      <w:bookmarkEnd w:id="13193"/>
      <w:bookmarkEnd w:id="13194"/>
      <w:bookmarkEnd w:id="13195"/>
    </w:p>
    <w:p w14:paraId="54B02960" w14:textId="4253FB34" w:rsidR="00AC435F" w:rsidRPr="00AC435F" w:rsidRDefault="00AC435F" w:rsidP="00AC435F">
      <w:r w:rsidRPr="00AC435F">
        <w:t xml:space="preserve">The Contractor shall submit to the </w:t>
      </w:r>
      <w:r w:rsidR="00C010E5">
        <w:t>Employer</w:t>
      </w:r>
      <w:r w:rsidRPr="00AC435F">
        <w:t xml:space="preserve"> a test protocol summarising the Pre-Commissioning Tests and Commissioning Tests in a form substantially satisfactory to the </w:t>
      </w:r>
      <w:r w:rsidR="00C010E5">
        <w:t>Employer</w:t>
      </w:r>
      <w:r w:rsidR="005D0A0F">
        <w:t xml:space="preserve"> (the </w:t>
      </w:r>
      <w:r w:rsidR="008E38C5">
        <w:t>‘</w:t>
      </w:r>
      <w:r w:rsidR="005D0A0F" w:rsidRPr="004D053A">
        <w:t>Test Protocol</w:t>
      </w:r>
      <w:r w:rsidR="008E38C5">
        <w:t>’</w:t>
      </w:r>
      <w:r w:rsidR="005D0A0F">
        <w:t>)</w:t>
      </w:r>
      <w:r w:rsidRPr="00AC435F">
        <w:t xml:space="preserve">. The protocol shall be agreed between the </w:t>
      </w:r>
      <w:r w:rsidR="00C010E5">
        <w:t>Employer</w:t>
      </w:r>
      <w:r w:rsidRPr="00AC435F">
        <w:t xml:space="preserve"> and Contractor before commencement of the tests.</w:t>
      </w:r>
      <w:r w:rsidR="008E38C5">
        <w:t xml:space="preserve"> </w:t>
      </w:r>
      <w:r w:rsidR="007F68FE">
        <w:t>The Contractor or a</w:t>
      </w:r>
      <w:r w:rsidR="00906DD5">
        <w:t>ny ICP Subcontractor</w:t>
      </w:r>
      <w:r w:rsidR="008E38C5">
        <w:t xml:space="preserve"> will also require sight and input so as to coordinate all necessary tests into the grid connection and internal RMU commissioning schedules.</w:t>
      </w:r>
      <w:r w:rsidR="00EB703E">
        <w:t xml:space="preserve"> </w:t>
      </w:r>
    </w:p>
    <w:p w14:paraId="0530180D" w14:textId="1731D626" w:rsidR="00AC435F" w:rsidRPr="00AC435F" w:rsidRDefault="00D1254B" w:rsidP="00AC435F">
      <w:r>
        <w:t>T</w:t>
      </w:r>
      <w:r w:rsidR="005D0A0F" w:rsidRPr="00AC435F">
        <w:t xml:space="preserve">he Contractor shall submit its proposed </w:t>
      </w:r>
      <w:r w:rsidR="005D0A0F" w:rsidRPr="003840E2">
        <w:t>Test Protocol</w:t>
      </w:r>
      <w:r w:rsidR="005D0A0F" w:rsidRPr="00AC435F">
        <w:t xml:space="preserve"> to the </w:t>
      </w:r>
      <w:r w:rsidR="005D0A0F">
        <w:t>Employer</w:t>
      </w:r>
      <w:r w:rsidR="005D0A0F" w:rsidRPr="00AC435F">
        <w:t xml:space="preserve"> for review and approval not later than thirty (30) Business Days prior to the scheduled commencement of any Tests. The Contractor</w:t>
      </w:r>
      <w:r w:rsidR="005D0A0F">
        <w:t>’</w:t>
      </w:r>
      <w:r w:rsidR="005D0A0F" w:rsidRPr="00AC435F">
        <w:t xml:space="preserve">s Test Protocol shall summarise the </w:t>
      </w:r>
      <w:r w:rsidR="005D0A0F">
        <w:t>p</w:t>
      </w:r>
      <w:r w:rsidR="005D0A0F" w:rsidRPr="00AC435F">
        <w:t>re-</w:t>
      </w:r>
      <w:r w:rsidR="005D0A0F">
        <w:t>c</w:t>
      </w:r>
      <w:r w:rsidR="005D0A0F" w:rsidRPr="00AC435F">
        <w:t xml:space="preserve">ommissioning </w:t>
      </w:r>
      <w:r w:rsidR="005D0A0F">
        <w:t>t</w:t>
      </w:r>
      <w:r w:rsidR="005D0A0F" w:rsidRPr="00AC435F">
        <w:t xml:space="preserve">ests and </w:t>
      </w:r>
      <w:r w:rsidR="005D0A0F">
        <w:t>c</w:t>
      </w:r>
      <w:r w:rsidR="005D0A0F" w:rsidRPr="00AC435F">
        <w:t xml:space="preserve">ommissioning </w:t>
      </w:r>
      <w:r w:rsidR="005D0A0F">
        <w:t>t</w:t>
      </w:r>
      <w:r w:rsidR="005D0A0F" w:rsidRPr="00AC435F">
        <w:t xml:space="preserve">ests in a form substantially satisfactory to the </w:t>
      </w:r>
      <w:r w:rsidR="005D0A0F">
        <w:t>Employer</w:t>
      </w:r>
      <w:r w:rsidR="005D0A0F" w:rsidRPr="00AC435F">
        <w:t xml:space="preserve"> comply with and detail all requirements contained in the Contract and include sample Test Result submissions.</w:t>
      </w:r>
    </w:p>
    <w:p w14:paraId="21176BD6" w14:textId="14AAEB97" w:rsidR="00AC435F" w:rsidRPr="00AC435F" w:rsidRDefault="00AC435F" w:rsidP="00AC435F">
      <w:r w:rsidRPr="00AC435F">
        <w:t xml:space="preserve">The </w:t>
      </w:r>
      <w:r w:rsidR="00C010E5">
        <w:t>Employer</w:t>
      </w:r>
      <w:r w:rsidRPr="00AC435F">
        <w:t xml:space="preserve"> shall review the Contractor's proposed Test Protocol and provide comments to the Contractor within ten (10) Business Days after receiving it from the Contractor. Approval by the </w:t>
      </w:r>
      <w:r w:rsidR="00C010E5">
        <w:lastRenderedPageBreak/>
        <w:t>Employer</w:t>
      </w:r>
      <w:r w:rsidRPr="00AC435F">
        <w:t xml:space="preserve"> shall not excuse the Contractor from its responsibility to conduct testing and commissioning activities in accordance with the Contract. </w:t>
      </w:r>
    </w:p>
    <w:p w14:paraId="1A90C4AA" w14:textId="41342EF2" w:rsidR="00AC435F" w:rsidRPr="00AC435F" w:rsidRDefault="00AC435F" w:rsidP="00AC435F">
      <w:r w:rsidRPr="00AC435F">
        <w:t>The basic content of the Test Protocol shall include, but not be limited to, the following:</w:t>
      </w:r>
    </w:p>
    <w:p w14:paraId="3ED57205" w14:textId="32F0F92D" w:rsidR="00AC435F" w:rsidRPr="00AC435F" w:rsidRDefault="00AC435F" w:rsidP="007A202A">
      <w:pPr>
        <w:pStyle w:val="Bullet10"/>
      </w:pPr>
      <w:r>
        <w:t>Outcomes of the inspection of the Work</w:t>
      </w:r>
      <w:r w:rsidR="00B45A75">
        <w:t>;</w:t>
      </w:r>
    </w:p>
    <w:p w14:paraId="1D83EF81" w14:textId="72827CF3" w:rsidR="00AC435F" w:rsidRPr="00AC435F" w:rsidRDefault="00AC435F" w:rsidP="007A202A">
      <w:pPr>
        <w:pStyle w:val="Bullet10"/>
      </w:pPr>
      <w:r>
        <w:t>Methodologies for the tests</w:t>
      </w:r>
      <w:r w:rsidR="00B45A75">
        <w:t>;</w:t>
      </w:r>
    </w:p>
    <w:p w14:paraId="6987D87D" w14:textId="1521114F" w:rsidR="00AC435F" w:rsidRPr="00AC435F" w:rsidRDefault="00AC435F" w:rsidP="007A202A">
      <w:pPr>
        <w:pStyle w:val="Bullet10"/>
      </w:pPr>
      <w:r>
        <w:t>Instrumentation used for the tests</w:t>
      </w:r>
      <w:r w:rsidR="00B45A75">
        <w:t>;</w:t>
      </w:r>
    </w:p>
    <w:p w14:paraId="1B892F32" w14:textId="3E1067A9" w:rsidR="00AC435F" w:rsidRPr="00AC435F" w:rsidRDefault="00AC435F" w:rsidP="007A202A">
      <w:pPr>
        <w:pStyle w:val="Bullet10"/>
      </w:pPr>
      <w:r>
        <w:t>Periods of execution of the tests</w:t>
      </w:r>
      <w:r w:rsidR="00B45A75">
        <w:t>;</w:t>
      </w:r>
    </w:p>
    <w:p w14:paraId="78E44756" w14:textId="352BC73B" w:rsidR="00AC435F" w:rsidRPr="00AC435F" w:rsidRDefault="00AC435F" w:rsidP="007A202A">
      <w:pPr>
        <w:pStyle w:val="Bullet10"/>
      </w:pPr>
      <w:r>
        <w:t>Conditions under which the tests have been carried out</w:t>
      </w:r>
      <w:r w:rsidR="00B45A75">
        <w:t>;</w:t>
      </w:r>
    </w:p>
    <w:p w14:paraId="68919498" w14:textId="347EB24B" w:rsidR="00AC435F" w:rsidRPr="00AC435F" w:rsidRDefault="00AC435F" w:rsidP="007A202A">
      <w:pPr>
        <w:pStyle w:val="Bullet10"/>
      </w:pPr>
      <w:r>
        <w:t>Test Data</w:t>
      </w:r>
      <w:r w:rsidR="00B45A75">
        <w:t>;</w:t>
      </w:r>
    </w:p>
    <w:p w14:paraId="33FE69DB" w14:textId="2F90BD6B" w:rsidR="00AC435F" w:rsidRPr="00AC435F" w:rsidRDefault="00AC435F" w:rsidP="007A202A">
      <w:pPr>
        <w:pStyle w:val="Bullet10"/>
      </w:pPr>
      <w:r>
        <w:t>Results of the functional tests</w:t>
      </w:r>
      <w:r w:rsidR="00B45A75">
        <w:t>;</w:t>
      </w:r>
    </w:p>
    <w:p w14:paraId="422FB9D8" w14:textId="197A8118" w:rsidR="00AC435F" w:rsidRPr="00AC435F" w:rsidRDefault="00AC435F" w:rsidP="007A202A">
      <w:pPr>
        <w:pStyle w:val="Bullet10"/>
      </w:pPr>
      <w:r>
        <w:t>Results of the functional tests at the substation</w:t>
      </w:r>
      <w:r w:rsidR="00B45A75">
        <w:t>;</w:t>
      </w:r>
    </w:p>
    <w:p w14:paraId="3BF971A7" w14:textId="0AF3052C" w:rsidR="00AC435F" w:rsidRPr="00AC435F" w:rsidRDefault="00AC435F" w:rsidP="007A202A">
      <w:pPr>
        <w:pStyle w:val="Bullet10"/>
      </w:pPr>
      <w:r>
        <w:t>Results of all the tests requested under the PPA (if any) to be executed at this stage</w:t>
      </w:r>
      <w:r w:rsidR="00B45A75">
        <w:t>;</w:t>
      </w:r>
    </w:p>
    <w:p w14:paraId="6B89F9DE" w14:textId="665C052C" w:rsidR="00AC435F" w:rsidRPr="00AC435F" w:rsidRDefault="00AC435F" w:rsidP="007A202A">
      <w:pPr>
        <w:pStyle w:val="Bullet10"/>
      </w:pPr>
      <w:r>
        <w:t>Results of all the other tests</w:t>
      </w:r>
      <w:r w:rsidR="00B45A75">
        <w:t>;</w:t>
      </w:r>
    </w:p>
    <w:p w14:paraId="2743B090" w14:textId="27B6AB0C" w:rsidR="00AC435F" w:rsidRPr="00AC435F" w:rsidRDefault="00AC435F" w:rsidP="007A202A">
      <w:pPr>
        <w:pStyle w:val="Bullet10"/>
      </w:pPr>
      <w:r>
        <w:t>Commissioning protocols released for the key components (inverters, transformers, etc.)</w:t>
      </w:r>
      <w:r w:rsidR="00B45A75">
        <w:t>;</w:t>
      </w:r>
    </w:p>
    <w:p w14:paraId="6AD941FA" w14:textId="7FE1BAFB" w:rsidR="00AC435F" w:rsidRPr="00AC435F" w:rsidRDefault="00AC435F" w:rsidP="007A202A">
      <w:pPr>
        <w:pStyle w:val="Bullet10"/>
      </w:pPr>
      <w:r>
        <w:t>Results of the continuity tests, isolation tests, ground resistance tests, cable tests</w:t>
      </w:r>
      <w:r w:rsidR="00DA57BE">
        <w:t>;</w:t>
      </w:r>
    </w:p>
    <w:p w14:paraId="2BC50078" w14:textId="41909FC3" w:rsidR="00AC435F" w:rsidRPr="00AC435F" w:rsidRDefault="00AC435F" w:rsidP="007A202A">
      <w:pPr>
        <w:pStyle w:val="Bullet10"/>
      </w:pPr>
      <w:r>
        <w:t>Summary of the results</w:t>
      </w:r>
      <w:r w:rsidR="00DA57BE">
        <w:t>; and</w:t>
      </w:r>
    </w:p>
    <w:p w14:paraId="3FAFBDC1" w14:textId="580732F2" w:rsidR="00AC435F" w:rsidRPr="00AC435F" w:rsidRDefault="00AC435F" w:rsidP="007A202A">
      <w:pPr>
        <w:pStyle w:val="Bullet10"/>
      </w:pPr>
      <w:r>
        <w:t xml:space="preserve">Confirmation that the </w:t>
      </w:r>
      <w:r w:rsidR="00E75BE9">
        <w:t>Plant</w:t>
      </w:r>
      <w:r>
        <w:t xml:space="preserve"> has successfully completed the Tests.</w:t>
      </w:r>
    </w:p>
    <w:p w14:paraId="540F7DDD" w14:textId="61C83ABD" w:rsidR="00AC435F" w:rsidRPr="00AC435F" w:rsidRDefault="005A6024" w:rsidP="007A202A">
      <w:pPr>
        <w:pStyle w:val="Heading3"/>
      </w:pPr>
      <w:bookmarkStart w:id="13196" w:name="_Toc495330959"/>
      <w:bookmarkStart w:id="13197" w:name="_Toc499772416"/>
      <w:bookmarkStart w:id="13198" w:name="_Toc500363230"/>
      <w:bookmarkStart w:id="13199" w:name="_Toc534728447"/>
      <w:bookmarkStart w:id="13200" w:name="_Toc134539884"/>
      <w:bookmarkStart w:id="13201" w:name="_Toc140693332"/>
      <w:bookmarkStart w:id="13202" w:name="_Toc142387630"/>
      <w:bookmarkStart w:id="13203" w:name="_Toc153785837"/>
      <w:bookmarkStart w:id="13204" w:name="_Toc153788697"/>
      <w:bookmarkStart w:id="13205" w:name="_Toc154762641"/>
      <w:bookmarkStart w:id="13206" w:name="_Toc157610073"/>
      <w:bookmarkStart w:id="13207" w:name="_Toc195518849"/>
      <w:bookmarkStart w:id="13208" w:name="_Toc195599813"/>
      <w:bookmarkStart w:id="13209" w:name="_Toc223962199"/>
      <w:r w:rsidRPr="00AC435F">
        <w:t xml:space="preserve">Data </w:t>
      </w:r>
      <w:r w:rsidR="00756811">
        <w:t>to be</w:t>
      </w:r>
      <w:r w:rsidRPr="00AC435F">
        <w:t xml:space="preserve"> Provided </w:t>
      </w:r>
      <w:r w:rsidR="00756811">
        <w:t>b</w:t>
      </w:r>
      <w:r w:rsidRPr="00AC435F">
        <w:t>y Contractor</w:t>
      </w:r>
      <w:bookmarkEnd w:id="13196"/>
      <w:bookmarkEnd w:id="13197"/>
      <w:bookmarkEnd w:id="13198"/>
      <w:bookmarkEnd w:id="13199"/>
      <w:bookmarkEnd w:id="13200"/>
      <w:bookmarkEnd w:id="13201"/>
      <w:bookmarkEnd w:id="13202"/>
      <w:bookmarkEnd w:id="13203"/>
      <w:bookmarkEnd w:id="13204"/>
      <w:bookmarkEnd w:id="13205"/>
      <w:bookmarkEnd w:id="13206"/>
      <w:bookmarkEnd w:id="13207"/>
      <w:bookmarkEnd w:id="13208"/>
      <w:bookmarkEnd w:id="13209"/>
    </w:p>
    <w:p w14:paraId="715C5E93" w14:textId="16C75A1D" w:rsidR="00AC435F" w:rsidRPr="00AC435F" w:rsidRDefault="00AC435F" w:rsidP="00AC435F">
      <w:r w:rsidRPr="00AC435F">
        <w:t>The Contractor shall provide the Test Data for all Tests in the format agreed within the Test Protocol to be compliant with the model reports specified in IEC 62446 as well as auditable electronic format.</w:t>
      </w:r>
    </w:p>
    <w:p w14:paraId="7FA51EB1" w14:textId="0860CEFA" w:rsidR="00AC435F" w:rsidRPr="00AC435F" w:rsidRDefault="008E6512" w:rsidP="007A202A">
      <w:pPr>
        <w:pStyle w:val="Heading3"/>
      </w:pPr>
      <w:bookmarkStart w:id="13210" w:name="_Toc403470735"/>
      <w:bookmarkStart w:id="13211" w:name="_Toc495330960"/>
      <w:bookmarkStart w:id="13212" w:name="_Toc499772417"/>
      <w:bookmarkStart w:id="13213" w:name="_Toc500363231"/>
      <w:bookmarkStart w:id="13214" w:name="_Toc534728448"/>
      <w:bookmarkStart w:id="13215" w:name="_Toc134539885"/>
      <w:bookmarkStart w:id="13216" w:name="_Toc140693333"/>
      <w:bookmarkStart w:id="13217" w:name="_Toc142387631"/>
      <w:bookmarkStart w:id="13218" w:name="_Toc153785838"/>
      <w:bookmarkStart w:id="13219" w:name="_Toc153788698"/>
      <w:bookmarkStart w:id="13220" w:name="_Toc154762642"/>
      <w:bookmarkStart w:id="13221" w:name="_Toc157610074"/>
      <w:bookmarkStart w:id="13222" w:name="_Toc195518850"/>
      <w:bookmarkStart w:id="13223" w:name="_Toc195599814"/>
      <w:bookmarkStart w:id="13224" w:name="_Toc223962200"/>
      <w:r w:rsidRPr="00AC435F">
        <w:t xml:space="preserve">Certification </w:t>
      </w:r>
      <w:r w:rsidR="00756811">
        <w:t>b</w:t>
      </w:r>
      <w:r w:rsidRPr="00AC435F">
        <w:t xml:space="preserve">y Contractor </w:t>
      </w:r>
      <w:r w:rsidR="005A6024">
        <w:t>o</w:t>
      </w:r>
      <w:r w:rsidRPr="00AC435F">
        <w:t>f Test Results</w:t>
      </w:r>
      <w:bookmarkEnd w:id="13210"/>
      <w:bookmarkEnd w:id="13211"/>
      <w:bookmarkEnd w:id="13212"/>
      <w:bookmarkEnd w:id="13213"/>
      <w:bookmarkEnd w:id="13214"/>
      <w:bookmarkEnd w:id="13215"/>
      <w:bookmarkEnd w:id="13216"/>
      <w:bookmarkEnd w:id="13217"/>
      <w:bookmarkEnd w:id="13218"/>
      <w:bookmarkEnd w:id="13219"/>
      <w:bookmarkEnd w:id="13220"/>
      <w:bookmarkEnd w:id="13221"/>
      <w:bookmarkEnd w:id="13222"/>
      <w:bookmarkEnd w:id="13223"/>
      <w:bookmarkEnd w:id="13224"/>
    </w:p>
    <w:p w14:paraId="7C975EB7" w14:textId="696B7331" w:rsidR="00AC435F" w:rsidRPr="00AC435F" w:rsidRDefault="00AC435F" w:rsidP="00AC435F">
      <w:r w:rsidRPr="00AC435F">
        <w:t xml:space="preserve">The Contractor shall certify to the </w:t>
      </w:r>
      <w:r w:rsidR="00C010E5">
        <w:t>Employer</w:t>
      </w:r>
      <w:r w:rsidRPr="00AC435F">
        <w:t xml:space="preserve"> in writing that the Test Results and supporting data provided by the Contractor are complete, current and accurate.</w:t>
      </w:r>
    </w:p>
    <w:p w14:paraId="56197A68" w14:textId="77777777" w:rsidR="00AC435F" w:rsidRPr="00AC435F" w:rsidRDefault="00AC435F" w:rsidP="00AC435F">
      <w:r w:rsidRPr="00AC435F">
        <w:t>The minimum required information for testing (following IEC 62446) shall be documented in the ITP.</w:t>
      </w:r>
    </w:p>
    <w:p w14:paraId="2A79BF39" w14:textId="4C853998" w:rsidR="00AC435F" w:rsidRPr="00AC435F" w:rsidRDefault="008E6512" w:rsidP="007A202A">
      <w:pPr>
        <w:pStyle w:val="Heading2"/>
      </w:pPr>
      <w:bookmarkStart w:id="13225" w:name="_Toc495330965"/>
      <w:bookmarkStart w:id="13226" w:name="_Toc499772422"/>
      <w:bookmarkStart w:id="13227" w:name="_Toc500363236"/>
      <w:bookmarkStart w:id="13228" w:name="_Toc534728449"/>
      <w:bookmarkStart w:id="13229" w:name="_Ref89258446"/>
      <w:bookmarkStart w:id="13230" w:name="_Toc134539886"/>
      <w:bookmarkStart w:id="13231" w:name="_Toc140693334"/>
      <w:bookmarkStart w:id="13232" w:name="_Toc142387632"/>
      <w:bookmarkStart w:id="13233" w:name="_Ref152230248"/>
      <w:bookmarkStart w:id="13234" w:name="_Toc153785839"/>
      <w:bookmarkStart w:id="13235" w:name="_Toc153788699"/>
      <w:bookmarkStart w:id="13236" w:name="_Toc154762643"/>
      <w:bookmarkStart w:id="13237" w:name="_Toc157610075"/>
      <w:bookmarkStart w:id="13238" w:name="_Toc195518851"/>
      <w:bookmarkStart w:id="13239" w:name="_Toc195599815"/>
      <w:bookmarkStart w:id="13240" w:name="_Toc223962201"/>
      <w:r>
        <w:t>Pre-Commissioning Tests</w:t>
      </w:r>
      <w:bookmarkEnd w:id="13225"/>
      <w:bookmarkEnd w:id="13226"/>
      <w:bookmarkEnd w:id="13227"/>
      <w:bookmarkEnd w:id="13228"/>
      <w:bookmarkEnd w:id="13229"/>
      <w:bookmarkEnd w:id="13230"/>
      <w:bookmarkEnd w:id="13231"/>
      <w:bookmarkEnd w:id="13232"/>
      <w:bookmarkEnd w:id="13233"/>
      <w:bookmarkEnd w:id="13234"/>
      <w:bookmarkEnd w:id="13235"/>
      <w:bookmarkEnd w:id="13236"/>
      <w:bookmarkEnd w:id="13237"/>
      <w:bookmarkEnd w:id="13238"/>
      <w:bookmarkEnd w:id="13239"/>
      <w:bookmarkEnd w:id="13240"/>
    </w:p>
    <w:p w14:paraId="1BA9C693" w14:textId="02DAD80B" w:rsidR="00AC435F" w:rsidRPr="00AC435F" w:rsidRDefault="0094337D" w:rsidP="00AC435F">
      <w:r>
        <w:t>The pre-commissioning test</w:t>
      </w:r>
      <w:r w:rsidRPr="00AC435F">
        <w:t xml:space="preserve"> scope shall include but is not limited to the functional test defined in IEC 62446 </w:t>
      </w:r>
      <w:r w:rsidR="005D0A0F" w:rsidRPr="00AC435F">
        <w:t xml:space="preserve">Grid connected photovoltaic systems – Minimum requirements for system documentation, commissioning tests and inspection and the electrical testing requirements of AS3000. The </w:t>
      </w:r>
      <w:r w:rsidR="00B2326F">
        <w:t>minimum</w:t>
      </w:r>
      <w:r w:rsidR="005D0A0F" w:rsidRPr="00AC435F">
        <w:t xml:space="preserve"> scope of the </w:t>
      </w:r>
      <w:r w:rsidR="005D0A0F">
        <w:t>pre-commissioning tests</w:t>
      </w:r>
      <w:r w:rsidR="005D0A0F" w:rsidRPr="00AC435F">
        <w:t xml:space="preserve"> is described in detail below.</w:t>
      </w:r>
    </w:p>
    <w:p w14:paraId="5B33B936" w14:textId="3A62257B" w:rsidR="00AC435F" w:rsidRPr="00AC435F" w:rsidRDefault="008E6512" w:rsidP="007A202A">
      <w:pPr>
        <w:pStyle w:val="Heading3"/>
      </w:pPr>
      <w:bookmarkStart w:id="13241" w:name="_Toc499772423"/>
      <w:bookmarkStart w:id="13242" w:name="_Toc534728450"/>
      <w:bookmarkStart w:id="13243" w:name="_Toc134539887"/>
      <w:bookmarkStart w:id="13244" w:name="_Toc140693335"/>
      <w:bookmarkStart w:id="13245" w:name="_Toc142387633"/>
      <w:bookmarkStart w:id="13246" w:name="_Toc153785840"/>
      <w:bookmarkStart w:id="13247" w:name="_Toc153788700"/>
      <w:bookmarkStart w:id="13248" w:name="_Toc154762644"/>
      <w:bookmarkStart w:id="13249" w:name="_Toc157610076"/>
      <w:bookmarkStart w:id="13250" w:name="_Toc195518852"/>
      <w:bookmarkStart w:id="13251" w:name="_Toc195599816"/>
      <w:bookmarkStart w:id="13252" w:name="_Toc223962202"/>
      <w:bookmarkStart w:id="13253" w:name="_Toc403470731"/>
      <w:bookmarkStart w:id="13254" w:name="_Toc495330966"/>
      <w:r w:rsidRPr="00AC435F">
        <w:t>Name Plate Capacity Test</w:t>
      </w:r>
      <w:bookmarkEnd w:id="13241"/>
      <w:bookmarkEnd w:id="13242"/>
      <w:bookmarkEnd w:id="13243"/>
      <w:bookmarkEnd w:id="13244"/>
      <w:bookmarkEnd w:id="13245"/>
      <w:bookmarkEnd w:id="13246"/>
      <w:bookmarkEnd w:id="13247"/>
      <w:bookmarkEnd w:id="13248"/>
      <w:bookmarkEnd w:id="13249"/>
      <w:bookmarkEnd w:id="13250"/>
      <w:bookmarkEnd w:id="13251"/>
      <w:bookmarkEnd w:id="13252"/>
    </w:p>
    <w:p w14:paraId="6A553537" w14:textId="6466CF7E" w:rsidR="00AC435F" w:rsidRPr="00AC435F" w:rsidRDefault="00AC435F" w:rsidP="00AC435F">
      <w:r w:rsidRPr="00AC435F">
        <w:t xml:space="preserve">The Contractor shall demonstrate that the installed capacity of the Works meets or exceeds the Name Plate Capacity. The installed capacity shall be calculated by summing the module flash Test Data for all modules installed as part of the Works. </w:t>
      </w:r>
    </w:p>
    <w:p w14:paraId="61E76EB2" w14:textId="0CF2C41D" w:rsidR="00AC435F" w:rsidRPr="00AC435F" w:rsidRDefault="008E6512" w:rsidP="007A202A">
      <w:pPr>
        <w:pStyle w:val="Heading3"/>
      </w:pPr>
      <w:bookmarkStart w:id="13255" w:name="_Toc153871344"/>
      <w:bookmarkStart w:id="13256" w:name="_Toc153877498"/>
      <w:bookmarkStart w:id="13257" w:name="_Toc153878814"/>
      <w:bookmarkStart w:id="13258" w:name="_Toc153879980"/>
      <w:bookmarkStart w:id="13259" w:name="_Toc153885183"/>
      <w:bookmarkStart w:id="13260" w:name="_Toc153886499"/>
      <w:bookmarkStart w:id="13261" w:name="_Toc153887579"/>
      <w:bookmarkStart w:id="13262" w:name="_Toc153871345"/>
      <w:bookmarkStart w:id="13263" w:name="_Toc153877499"/>
      <w:bookmarkStart w:id="13264" w:name="_Toc153878815"/>
      <w:bookmarkStart w:id="13265" w:name="_Toc153879981"/>
      <w:bookmarkStart w:id="13266" w:name="_Toc153885184"/>
      <w:bookmarkStart w:id="13267" w:name="_Toc153886500"/>
      <w:bookmarkStart w:id="13268" w:name="_Toc153887580"/>
      <w:bookmarkStart w:id="13269" w:name="_Toc153871346"/>
      <w:bookmarkStart w:id="13270" w:name="_Toc153877500"/>
      <w:bookmarkStart w:id="13271" w:name="_Toc153878816"/>
      <w:bookmarkStart w:id="13272" w:name="_Toc153879982"/>
      <w:bookmarkStart w:id="13273" w:name="_Toc153885185"/>
      <w:bookmarkStart w:id="13274" w:name="_Toc153886501"/>
      <w:bookmarkStart w:id="13275" w:name="_Toc153887581"/>
      <w:bookmarkStart w:id="13276" w:name="_Toc153871347"/>
      <w:bookmarkStart w:id="13277" w:name="_Toc153877501"/>
      <w:bookmarkStart w:id="13278" w:name="_Toc153878817"/>
      <w:bookmarkStart w:id="13279" w:name="_Toc153879983"/>
      <w:bookmarkStart w:id="13280" w:name="_Toc153885186"/>
      <w:bookmarkStart w:id="13281" w:name="_Toc153886502"/>
      <w:bookmarkStart w:id="13282" w:name="_Toc153887582"/>
      <w:bookmarkStart w:id="13283" w:name="_Toc153871348"/>
      <w:bookmarkStart w:id="13284" w:name="_Toc153877502"/>
      <w:bookmarkStart w:id="13285" w:name="_Toc153878818"/>
      <w:bookmarkStart w:id="13286" w:name="_Toc153879984"/>
      <w:bookmarkStart w:id="13287" w:name="_Toc153885187"/>
      <w:bookmarkStart w:id="13288" w:name="_Toc153886503"/>
      <w:bookmarkStart w:id="13289" w:name="_Toc153887583"/>
      <w:bookmarkStart w:id="13290" w:name="_Toc153871349"/>
      <w:bookmarkStart w:id="13291" w:name="_Toc153877503"/>
      <w:bookmarkStart w:id="13292" w:name="_Toc153878819"/>
      <w:bookmarkStart w:id="13293" w:name="_Toc153879985"/>
      <w:bookmarkStart w:id="13294" w:name="_Toc153885188"/>
      <w:bookmarkStart w:id="13295" w:name="_Toc153886504"/>
      <w:bookmarkStart w:id="13296" w:name="_Toc153887584"/>
      <w:bookmarkStart w:id="13297" w:name="_Toc153871350"/>
      <w:bookmarkStart w:id="13298" w:name="_Toc153877504"/>
      <w:bookmarkStart w:id="13299" w:name="_Toc153878820"/>
      <w:bookmarkStart w:id="13300" w:name="_Toc153879986"/>
      <w:bookmarkStart w:id="13301" w:name="_Toc153885189"/>
      <w:bookmarkStart w:id="13302" w:name="_Toc153886505"/>
      <w:bookmarkStart w:id="13303" w:name="_Toc153887585"/>
      <w:bookmarkStart w:id="13304" w:name="_Toc153871351"/>
      <w:bookmarkStart w:id="13305" w:name="_Toc153877505"/>
      <w:bookmarkStart w:id="13306" w:name="_Toc153878821"/>
      <w:bookmarkStart w:id="13307" w:name="_Toc153879987"/>
      <w:bookmarkStart w:id="13308" w:name="_Toc153885190"/>
      <w:bookmarkStart w:id="13309" w:name="_Toc153886506"/>
      <w:bookmarkStart w:id="13310" w:name="_Toc153887586"/>
      <w:bookmarkStart w:id="13311" w:name="_Toc153871352"/>
      <w:bookmarkStart w:id="13312" w:name="_Toc153877506"/>
      <w:bookmarkStart w:id="13313" w:name="_Toc153878822"/>
      <w:bookmarkStart w:id="13314" w:name="_Toc153879988"/>
      <w:bookmarkStart w:id="13315" w:name="_Toc153885191"/>
      <w:bookmarkStart w:id="13316" w:name="_Toc153886507"/>
      <w:bookmarkStart w:id="13317" w:name="_Toc153887587"/>
      <w:bookmarkStart w:id="13318" w:name="_Toc153871353"/>
      <w:bookmarkStart w:id="13319" w:name="_Toc153877507"/>
      <w:bookmarkStart w:id="13320" w:name="_Toc153878823"/>
      <w:bookmarkStart w:id="13321" w:name="_Toc153879989"/>
      <w:bookmarkStart w:id="13322" w:name="_Toc153885192"/>
      <w:bookmarkStart w:id="13323" w:name="_Toc153886508"/>
      <w:bookmarkStart w:id="13324" w:name="_Toc153887588"/>
      <w:bookmarkStart w:id="13325" w:name="_Toc153871354"/>
      <w:bookmarkStart w:id="13326" w:name="_Toc153877508"/>
      <w:bookmarkStart w:id="13327" w:name="_Toc153878824"/>
      <w:bookmarkStart w:id="13328" w:name="_Toc153879990"/>
      <w:bookmarkStart w:id="13329" w:name="_Toc153885193"/>
      <w:bookmarkStart w:id="13330" w:name="_Toc153886509"/>
      <w:bookmarkStart w:id="13331" w:name="_Toc153887589"/>
      <w:bookmarkStart w:id="13332" w:name="_Toc403470732"/>
      <w:bookmarkStart w:id="13333" w:name="_Toc495330967"/>
      <w:bookmarkStart w:id="13334" w:name="_Toc499772425"/>
      <w:bookmarkStart w:id="13335" w:name="_Toc500363237"/>
      <w:bookmarkStart w:id="13336" w:name="_Toc534728451"/>
      <w:bookmarkStart w:id="13337" w:name="_Toc134539889"/>
      <w:bookmarkStart w:id="13338" w:name="_Toc140693337"/>
      <w:bookmarkStart w:id="13339" w:name="_Toc142387635"/>
      <w:bookmarkStart w:id="13340" w:name="_Toc153785842"/>
      <w:bookmarkStart w:id="13341" w:name="_Toc153788702"/>
      <w:bookmarkStart w:id="13342" w:name="_Toc154762645"/>
      <w:bookmarkStart w:id="13343" w:name="_Toc157610077"/>
      <w:bookmarkStart w:id="13344" w:name="_Toc195518853"/>
      <w:bookmarkStart w:id="13345" w:name="_Toc195599817"/>
      <w:bookmarkStart w:id="13346" w:name="_Toc223962203"/>
      <w:bookmarkEnd w:id="13253"/>
      <w:bookmarkEnd w:id="13254"/>
      <w:bookmarkEnd w:id="13255"/>
      <w:bookmarkEnd w:id="13256"/>
      <w:bookmarkEnd w:id="13257"/>
      <w:bookmarkEnd w:id="13258"/>
      <w:bookmarkEnd w:id="13259"/>
      <w:bookmarkEnd w:id="13260"/>
      <w:bookmarkEnd w:id="13261"/>
      <w:bookmarkEnd w:id="13262"/>
      <w:bookmarkEnd w:id="13263"/>
      <w:bookmarkEnd w:id="13264"/>
      <w:bookmarkEnd w:id="13265"/>
      <w:bookmarkEnd w:id="13266"/>
      <w:bookmarkEnd w:id="13267"/>
      <w:bookmarkEnd w:id="13268"/>
      <w:bookmarkEnd w:id="13269"/>
      <w:bookmarkEnd w:id="13270"/>
      <w:bookmarkEnd w:id="13271"/>
      <w:bookmarkEnd w:id="13272"/>
      <w:bookmarkEnd w:id="13273"/>
      <w:bookmarkEnd w:id="13274"/>
      <w:bookmarkEnd w:id="13275"/>
      <w:bookmarkEnd w:id="13276"/>
      <w:bookmarkEnd w:id="13277"/>
      <w:bookmarkEnd w:id="13278"/>
      <w:bookmarkEnd w:id="13279"/>
      <w:bookmarkEnd w:id="13280"/>
      <w:bookmarkEnd w:id="13281"/>
      <w:bookmarkEnd w:id="13282"/>
      <w:bookmarkEnd w:id="13283"/>
      <w:bookmarkEnd w:id="13284"/>
      <w:bookmarkEnd w:id="13285"/>
      <w:bookmarkEnd w:id="13286"/>
      <w:bookmarkEnd w:id="13287"/>
      <w:bookmarkEnd w:id="13288"/>
      <w:bookmarkEnd w:id="13289"/>
      <w:bookmarkEnd w:id="13290"/>
      <w:bookmarkEnd w:id="13291"/>
      <w:bookmarkEnd w:id="13292"/>
      <w:bookmarkEnd w:id="13293"/>
      <w:bookmarkEnd w:id="13294"/>
      <w:bookmarkEnd w:id="13295"/>
      <w:bookmarkEnd w:id="13296"/>
      <w:bookmarkEnd w:id="13297"/>
      <w:bookmarkEnd w:id="13298"/>
      <w:bookmarkEnd w:id="13299"/>
      <w:bookmarkEnd w:id="13300"/>
      <w:bookmarkEnd w:id="13301"/>
      <w:bookmarkEnd w:id="13302"/>
      <w:bookmarkEnd w:id="13303"/>
      <w:bookmarkEnd w:id="13304"/>
      <w:bookmarkEnd w:id="13305"/>
      <w:bookmarkEnd w:id="13306"/>
      <w:bookmarkEnd w:id="13307"/>
      <w:bookmarkEnd w:id="13308"/>
      <w:bookmarkEnd w:id="13309"/>
      <w:bookmarkEnd w:id="13310"/>
      <w:bookmarkEnd w:id="13311"/>
      <w:bookmarkEnd w:id="13312"/>
      <w:bookmarkEnd w:id="13313"/>
      <w:bookmarkEnd w:id="13314"/>
      <w:bookmarkEnd w:id="13315"/>
      <w:bookmarkEnd w:id="13316"/>
      <w:bookmarkEnd w:id="13317"/>
      <w:bookmarkEnd w:id="13318"/>
      <w:bookmarkEnd w:id="13319"/>
      <w:bookmarkEnd w:id="13320"/>
      <w:bookmarkEnd w:id="13321"/>
      <w:bookmarkEnd w:id="13322"/>
      <w:bookmarkEnd w:id="13323"/>
      <w:bookmarkEnd w:id="13324"/>
      <w:bookmarkEnd w:id="13325"/>
      <w:bookmarkEnd w:id="13326"/>
      <w:bookmarkEnd w:id="13327"/>
      <w:bookmarkEnd w:id="13328"/>
      <w:bookmarkEnd w:id="13329"/>
      <w:bookmarkEnd w:id="13330"/>
      <w:bookmarkEnd w:id="13331"/>
      <w:r w:rsidRPr="00AC435F">
        <w:t>Functional Test</w:t>
      </w:r>
      <w:bookmarkEnd w:id="13332"/>
      <w:r w:rsidRPr="00AC435F">
        <w:t>s</w:t>
      </w:r>
      <w:bookmarkEnd w:id="13333"/>
      <w:bookmarkEnd w:id="13334"/>
      <w:bookmarkEnd w:id="13335"/>
      <w:bookmarkEnd w:id="13336"/>
      <w:bookmarkEnd w:id="13337"/>
      <w:bookmarkEnd w:id="13338"/>
      <w:bookmarkEnd w:id="13339"/>
      <w:bookmarkEnd w:id="13340"/>
      <w:bookmarkEnd w:id="13341"/>
      <w:bookmarkEnd w:id="13342"/>
      <w:bookmarkEnd w:id="13343"/>
      <w:bookmarkEnd w:id="13344"/>
      <w:bookmarkEnd w:id="13345"/>
      <w:bookmarkEnd w:id="13346"/>
    </w:p>
    <w:p w14:paraId="068E9C34" w14:textId="1B88D874" w:rsidR="00AC435F" w:rsidRPr="00AC435F" w:rsidRDefault="00AC435F" w:rsidP="00AC435F">
      <w:r w:rsidRPr="00AC435F">
        <w:t xml:space="preserve">The </w:t>
      </w:r>
      <w:r w:rsidR="00E75BE9">
        <w:t>Plant</w:t>
      </w:r>
      <w:r w:rsidRPr="00AC435F">
        <w:t xml:space="preserve"> shall be subject to a functional test which should include confirmation that components operate within the expected parameters as well as respond correctly to transient conditions. </w:t>
      </w:r>
    </w:p>
    <w:p w14:paraId="280B1BD5" w14:textId="77777777" w:rsidR="00AC435F" w:rsidRPr="00AC435F" w:rsidRDefault="00AC435F" w:rsidP="00AC435F">
      <w:r w:rsidRPr="00AC435F">
        <w:lastRenderedPageBreak/>
        <w:t>The test will include the Functional Test under IEC 62446.</w:t>
      </w:r>
    </w:p>
    <w:p w14:paraId="4D3782E9" w14:textId="43F0B203" w:rsidR="00AC435F" w:rsidRPr="00AC435F" w:rsidRDefault="00AC435F" w:rsidP="00AC435F">
      <w:r w:rsidRPr="00AC435F">
        <w:t>As part of this set of functional tests the following shall be completed.</w:t>
      </w:r>
    </w:p>
    <w:p w14:paraId="08F71025" w14:textId="132577ED" w:rsidR="00573EDD" w:rsidRPr="00850E22" w:rsidRDefault="008E6512" w:rsidP="00573EDD">
      <w:pPr>
        <w:pStyle w:val="Heading4"/>
      </w:pPr>
      <w:bookmarkStart w:id="13347" w:name="_Toc403470734"/>
      <w:r w:rsidRPr="00850E22">
        <w:t>Switchgear</w:t>
      </w:r>
    </w:p>
    <w:p w14:paraId="0762B873" w14:textId="06DCCBE3" w:rsidR="00573EDD" w:rsidRPr="00850E22" w:rsidRDefault="00573EDD" w:rsidP="00A044C9">
      <w:r w:rsidRPr="00850E22">
        <w:t xml:space="preserve">Contractor shall review factory test documentation to confirm that all LV, </w:t>
      </w:r>
      <w:r w:rsidRPr="00630080">
        <w:t>MV</w:t>
      </w:r>
      <w:r w:rsidRPr="00850E22">
        <w:t xml:space="preserve"> and HV switchgears have passed all factory tests, including</w:t>
      </w:r>
    </w:p>
    <w:p w14:paraId="714ADACF" w14:textId="27943EDD" w:rsidR="00573EDD" w:rsidRPr="00850E22" w:rsidRDefault="00573EDD" w:rsidP="00A044C9">
      <w:pPr>
        <w:pStyle w:val="Bullet10"/>
      </w:pPr>
      <w:r w:rsidRPr="00850E22">
        <w:t>Type test</w:t>
      </w:r>
      <w:r w:rsidR="00DA57BE" w:rsidRPr="00850E22">
        <w:t>;</w:t>
      </w:r>
    </w:p>
    <w:p w14:paraId="5FB91888" w14:textId="08DBE62B" w:rsidR="00573EDD" w:rsidRPr="00850E22" w:rsidRDefault="00573EDD" w:rsidP="00A044C9">
      <w:pPr>
        <w:pStyle w:val="Bullet10"/>
      </w:pPr>
      <w:r w:rsidRPr="00850E22">
        <w:t>Functional tests</w:t>
      </w:r>
      <w:r w:rsidR="00DA57BE" w:rsidRPr="00850E22">
        <w:t>;</w:t>
      </w:r>
    </w:p>
    <w:p w14:paraId="5AEEF172" w14:textId="6A8C78F3" w:rsidR="00573EDD" w:rsidRPr="00850E22" w:rsidRDefault="00573EDD" w:rsidP="00A044C9">
      <w:pPr>
        <w:pStyle w:val="Bullet10"/>
      </w:pPr>
      <w:r w:rsidRPr="00850E22">
        <w:t>Contact resistance</w:t>
      </w:r>
      <w:r w:rsidR="00DA57BE" w:rsidRPr="00850E22">
        <w:t>;</w:t>
      </w:r>
    </w:p>
    <w:p w14:paraId="1BB18CAA" w14:textId="678EF3EF" w:rsidR="00573EDD" w:rsidRPr="00850E22" w:rsidRDefault="00573EDD" w:rsidP="00A044C9">
      <w:pPr>
        <w:pStyle w:val="Bullet10"/>
      </w:pPr>
      <w:r w:rsidRPr="00850E22">
        <w:t>Insulation resistance</w:t>
      </w:r>
      <w:r w:rsidR="00DA57BE" w:rsidRPr="00850E22">
        <w:t>; and</w:t>
      </w:r>
    </w:p>
    <w:p w14:paraId="056E1EF7" w14:textId="442C119F" w:rsidR="00573EDD" w:rsidRPr="00850E22" w:rsidRDefault="00573EDD" w:rsidP="00573EDD">
      <w:pPr>
        <w:pStyle w:val="Bullet10"/>
      </w:pPr>
      <w:r w:rsidRPr="00850E22">
        <w:t xml:space="preserve">Other tests applicable to </w:t>
      </w:r>
      <w:r w:rsidRPr="00630080">
        <w:t>MV</w:t>
      </w:r>
      <w:r w:rsidRPr="00850E22">
        <w:t xml:space="preserve"> and HV equipment, such as high-voltage withstand, earth switch resistance, air pressure / vacuum / SF6 leakage tests (as applicable).</w:t>
      </w:r>
    </w:p>
    <w:p w14:paraId="02F20B08" w14:textId="776A2B4C" w:rsidR="002204E7" w:rsidRDefault="002204E7" w:rsidP="003173D4">
      <w:r w:rsidRPr="00850E22">
        <w:t xml:space="preserve">All switchgear (LV, </w:t>
      </w:r>
      <w:r w:rsidRPr="00630080">
        <w:t>MV</w:t>
      </w:r>
      <w:r w:rsidRPr="00850E22">
        <w:t xml:space="preserve"> and HV) shall be tested according to manufacture manual and applicable Standards. The following test shall</w:t>
      </w:r>
      <w:r>
        <w:t xml:space="preserve"> be performed by the contractor</w:t>
      </w:r>
      <w:r w:rsidR="00F27868">
        <w:t>:</w:t>
      </w:r>
      <w:r>
        <w:t xml:space="preserve">  </w:t>
      </w:r>
    </w:p>
    <w:p w14:paraId="1DFB1842" w14:textId="68313D0B" w:rsidR="0098555A" w:rsidRPr="00AC435F" w:rsidRDefault="0098555A" w:rsidP="00A044C9">
      <w:pPr>
        <w:pStyle w:val="Bullet10"/>
      </w:pPr>
      <w:r w:rsidRPr="00AC435F">
        <w:t xml:space="preserve">All circuit breakers shall be tested according to </w:t>
      </w:r>
      <w:r>
        <w:t>manufacture manual and</w:t>
      </w:r>
      <w:r w:rsidRPr="00AC435F">
        <w:t xml:space="preserve"> applicable Standards</w:t>
      </w:r>
      <w:r w:rsidR="00DA57BE">
        <w:t>;</w:t>
      </w:r>
    </w:p>
    <w:p w14:paraId="2BB24FFE" w14:textId="4E95C214" w:rsidR="0032046A" w:rsidRDefault="0032046A" w:rsidP="0032046A">
      <w:pPr>
        <w:pStyle w:val="Bullet10"/>
      </w:pPr>
      <w:r>
        <w:t>Operation of circuit breakers including verification of rated operated sequence, operation timing, coil &amp; contact resistance, insulation resistance, contact voltage withstand test, and power factor;</w:t>
      </w:r>
    </w:p>
    <w:p w14:paraId="72B38834" w14:textId="12CC3A01" w:rsidR="0032046A" w:rsidRDefault="0032046A" w:rsidP="0032046A">
      <w:pPr>
        <w:pStyle w:val="Bullet10"/>
      </w:pPr>
      <w:r>
        <w:t>Verification of anti-pumping functionality;</w:t>
      </w:r>
    </w:p>
    <w:p w14:paraId="6C7D3749" w14:textId="62EE8762" w:rsidR="0032046A" w:rsidRDefault="0032046A" w:rsidP="0032046A">
      <w:pPr>
        <w:pStyle w:val="Bullet10"/>
      </w:pPr>
      <w:r>
        <w:t>Operation of isolator and earth switches including open/close and spring recharge;</w:t>
      </w:r>
    </w:p>
    <w:p w14:paraId="1ABEEA3A" w14:textId="0E75360A" w:rsidR="0032046A" w:rsidRDefault="0032046A" w:rsidP="0032046A">
      <w:pPr>
        <w:pStyle w:val="Bullet10"/>
      </w:pPr>
      <w:r>
        <w:t>Functional tests of operation counters and position indicators;</w:t>
      </w:r>
    </w:p>
    <w:p w14:paraId="292C6C8B" w14:textId="0013070D" w:rsidR="0032046A" w:rsidRDefault="0032046A" w:rsidP="0032046A">
      <w:pPr>
        <w:pStyle w:val="Bullet10"/>
      </w:pPr>
      <w:r>
        <w:t>Functional tests of control and indication circuits in local and remote modes;</w:t>
      </w:r>
    </w:p>
    <w:p w14:paraId="55CFF10E" w14:textId="6E8855D2" w:rsidR="0098555A" w:rsidRDefault="0098555A" w:rsidP="0098555A">
      <w:pPr>
        <w:pStyle w:val="Bullet10"/>
      </w:pPr>
      <w:r w:rsidRPr="00AC435F">
        <w:t>All protective relays shall be tested according to</w:t>
      </w:r>
      <w:r w:rsidRPr="00074756">
        <w:t xml:space="preserve"> manufacture manual and </w:t>
      </w:r>
      <w:r w:rsidRPr="00AC435F">
        <w:t>applicable Standards</w:t>
      </w:r>
      <w:r>
        <w:t>;</w:t>
      </w:r>
    </w:p>
    <w:p w14:paraId="284CD030" w14:textId="6D82459A" w:rsidR="0032046A" w:rsidRDefault="0032046A" w:rsidP="0032046A">
      <w:pPr>
        <w:pStyle w:val="Bullet10"/>
      </w:pPr>
      <w:r>
        <w:t>Protection relay programming;</w:t>
      </w:r>
    </w:p>
    <w:p w14:paraId="2B13EFBB" w14:textId="3752EB39" w:rsidR="0032046A" w:rsidRDefault="0032046A" w:rsidP="0032046A">
      <w:pPr>
        <w:pStyle w:val="Bullet10"/>
      </w:pPr>
      <w:r>
        <w:t>CT insulation resistance test</w:t>
      </w:r>
      <w:r w:rsidR="00DA57BE">
        <w:t>;</w:t>
      </w:r>
      <w:r>
        <w:tab/>
      </w:r>
      <w:r>
        <w:tab/>
      </w:r>
      <w:r>
        <w:tab/>
      </w:r>
      <w:r>
        <w:tab/>
      </w:r>
    </w:p>
    <w:p w14:paraId="36E0939A" w14:textId="0652C7DF" w:rsidR="0032046A" w:rsidRDefault="0032046A" w:rsidP="0032046A">
      <w:pPr>
        <w:pStyle w:val="Bullet10"/>
      </w:pPr>
      <w:r>
        <w:t>CT ratio check</w:t>
      </w:r>
      <w:r w:rsidR="00DA57BE">
        <w:t>;</w:t>
      </w:r>
      <w:r>
        <w:tab/>
      </w:r>
      <w:r>
        <w:tab/>
      </w:r>
      <w:r>
        <w:tab/>
      </w:r>
      <w:r>
        <w:tab/>
      </w:r>
      <w:r>
        <w:tab/>
      </w:r>
      <w:r>
        <w:tab/>
      </w:r>
    </w:p>
    <w:p w14:paraId="608B5D66" w14:textId="2BAC65E2" w:rsidR="0032046A" w:rsidRDefault="0032046A" w:rsidP="0032046A">
      <w:pPr>
        <w:pStyle w:val="Bullet10"/>
      </w:pPr>
      <w:r>
        <w:t>CT magnetising test</w:t>
      </w:r>
      <w:r w:rsidR="00DA57BE">
        <w:t>;</w:t>
      </w:r>
      <w:r>
        <w:tab/>
      </w:r>
      <w:r>
        <w:tab/>
      </w:r>
      <w:r>
        <w:tab/>
      </w:r>
      <w:r>
        <w:tab/>
      </w:r>
      <w:r>
        <w:tab/>
      </w:r>
      <w:r>
        <w:tab/>
      </w:r>
    </w:p>
    <w:p w14:paraId="5D8B05D1" w14:textId="3583BBF1" w:rsidR="0032046A" w:rsidRDefault="0032046A" w:rsidP="0032046A">
      <w:pPr>
        <w:pStyle w:val="Bullet10"/>
      </w:pPr>
      <w:r>
        <w:t>VT insulation resistance test</w:t>
      </w:r>
      <w:r w:rsidR="00DA57BE">
        <w:t>;</w:t>
      </w:r>
      <w:r>
        <w:tab/>
      </w:r>
      <w:r>
        <w:tab/>
      </w:r>
      <w:r>
        <w:tab/>
      </w:r>
      <w:r>
        <w:tab/>
      </w:r>
    </w:p>
    <w:p w14:paraId="396B151E" w14:textId="1C1895F3" w:rsidR="0032046A" w:rsidRDefault="0032046A" w:rsidP="0032046A">
      <w:pPr>
        <w:pStyle w:val="Bullet10"/>
      </w:pPr>
      <w:r>
        <w:t>VT polarity check</w:t>
      </w:r>
      <w:r w:rsidR="00DA57BE">
        <w:t>;</w:t>
      </w:r>
      <w:r>
        <w:tab/>
      </w:r>
      <w:r>
        <w:tab/>
      </w:r>
      <w:r>
        <w:tab/>
      </w:r>
      <w:r>
        <w:tab/>
      </w:r>
      <w:r>
        <w:tab/>
      </w:r>
      <w:r>
        <w:tab/>
      </w:r>
    </w:p>
    <w:p w14:paraId="5C15F2D8" w14:textId="67390AB8" w:rsidR="0032046A" w:rsidRDefault="0032046A" w:rsidP="0032046A">
      <w:pPr>
        <w:pStyle w:val="Bullet10"/>
      </w:pPr>
      <w:r>
        <w:t>VT ratio check</w:t>
      </w:r>
      <w:r w:rsidR="00DA57BE">
        <w:t>;</w:t>
      </w:r>
    </w:p>
    <w:p w14:paraId="25DB840D" w14:textId="6DD4D4AD" w:rsidR="0032046A" w:rsidRDefault="0032046A" w:rsidP="0032046A">
      <w:pPr>
        <w:pStyle w:val="Bullet10"/>
      </w:pPr>
      <w:r>
        <w:t>Primary and secondary injection testing of protection;</w:t>
      </w:r>
    </w:p>
    <w:p w14:paraId="7D03CCDB" w14:textId="1B5014A4" w:rsidR="0032046A" w:rsidRDefault="0032046A" w:rsidP="0032046A">
      <w:pPr>
        <w:pStyle w:val="Bullet10"/>
      </w:pPr>
      <w:r>
        <w:t>Busbar Ductor Resistance</w:t>
      </w:r>
      <w:r w:rsidR="00DA57BE">
        <w:t>;</w:t>
      </w:r>
    </w:p>
    <w:p w14:paraId="15D6F6E8" w14:textId="1C36C744" w:rsidR="0032046A" w:rsidRDefault="0032046A" w:rsidP="0032046A">
      <w:pPr>
        <w:pStyle w:val="Bullet10"/>
      </w:pPr>
      <w:r>
        <w:t>Busbar Hi-Pot</w:t>
      </w:r>
      <w:r w:rsidR="00DA57BE">
        <w:t>;</w:t>
      </w:r>
    </w:p>
    <w:p w14:paraId="7165AC8E" w14:textId="3EB5EF19" w:rsidR="0032046A" w:rsidRDefault="0032046A" w:rsidP="0032046A">
      <w:pPr>
        <w:pStyle w:val="Bullet10"/>
      </w:pPr>
      <w:r>
        <w:t>Verification of correct phase rotation;</w:t>
      </w:r>
    </w:p>
    <w:p w14:paraId="6499A883" w14:textId="6E685CCF" w:rsidR="0032046A" w:rsidRDefault="0032046A" w:rsidP="0032046A">
      <w:pPr>
        <w:pStyle w:val="Bullet10"/>
      </w:pPr>
      <w:r>
        <w:t>Functional testing of OLTC Controller operation; (by others)</w:t>
      </w:r>
      <w:r w:rsidR="00DA57BE">
        <w:t>; and</w:t>
      </w:r>
    </w:p>
    <w:p w14:paraId="5CF2C876" w14:textId="164D82F8" w:rsidR="0098555A" w:rsidRDefault="0098555A" w:rsidP="0032046A">
      <w:pPr>
        <w:pStyle w:val="Bullet10"/>
      </w:pPr>
      <w:r w:rsidRPr="00AC435F">
        <w:t xml:space="preserve">All surge arrestors shall be tested according to </w:t>
      </w:r>
      <w:r w:rsidRPr="00074756">
        <w:t>manufacture manual and</w:t>
      </w:r>
      <w:r w:rsidRPr="00AC435F">
        <w:t xml:space="preserve"> applicable Standards</w:t>
      </w:r>
      <w:r w:rsidR="00DA57BE">
        <w:t>.</w:t>
      </w:r>
    </w:p>
    <w:p w14:paraId="7AFBA47C" w14:textId="77777777" w:rsidR="002204E7" w:rsidRDefault="002204E7" w:rsidP="00A044C9">
      <w:pPr>
        <w:pStyle w:val="Bullet10"/>
        <w:numPr>
          <w:ilvl w:val="0"/>
          <w:numId w:val="0"/>
        </w:numPr>
        <w:ind w:left="340"/>
      </w:pPr>
    </w:p>
    <w:p w14:paraId="51930D46" w14:textId="648C584A" w:rsidR="00573EDD" w:rsidRDefault="008E6512" w:rsidP="00573EDD">
      <w:pPr>
        <w:pStyle w:val="Heading4"/>
      </w:pPr>
      <w:r>
        <w:t>Transformers</w:t>
      </w:r>
    </w:p>
    <w:p w14:paraId="117124A7" w14:textId="0D94C267" w:rsidR="00573EDD" w:rsidRDefault="00573EDD" w:rsidP="00A044C9">
      <w:r>
        <w:t xml:space="preserve">All </w:t>
      </w:r>
      <w:r w:rsidR="00386084">
        <w:t>LV</w:t>
      </w:r>
      <w:r>
        <w:t>/HV transformers shall be tested as per IEC 60076 [and AS2067] after installation and prior to energisation, including</w:t>
      </w:r>
    </w:p>
    <w:p w14:paraId="3C97D590" w14:textId="0E2AF7EA" w:rsidR="00573EDD" w:rsidRDefault="00573EDD" w:rsidP="00A044C9">
      <w:pPr>
        <w:pStyle w:val="Bullet10"/>
      </w:pPr>
      <w:r>
        <w:t>Visual inspections</w:t>
      </w:r>
      <w:r w:rsidR="00DA57BE">
        <w:t>;</w:t>
      </w:r>
    </w:p>
    <w:p w14:paraId="27E8C650" w14:textId="78CFFDE4" w:rsidR="00573EDD" w:rsidRDefault="00573EDD" w:rsidP="00A044C9">
      <w:pPr>
        <w:pStyle w:val="Bullet10"/>
      </w:pPr>
      <w:r>
        <w:t xml:space="preserve">All </w:t>
      </w:r>
      <w:r w:rsidR="00386084">
        <w:t>LV</w:t>
      </w:r>
      <w:r>
        <w:t>/HV transformers shall undergo an oil sampling campaign after installation and prior to energisation. Oil shall be tested by a third party and shall show conformance with the applicable limits in terms of moisture, particles and gas content</w:t>
      </w:r>
      <w:r w:rsidR="00DA57BE">
        <w:t>;</w:t>
      </w:r>
      <w:r>
        <w:t xml:space="preserve"> </w:t>
      </w:r>
    </w:p>
    <w:p w14:paraId="280CAC1A" w14:textId="77777777" w:rsidR="00573EDD" w:rsidRDefault="00573EDD" w:rsidP="00A044C9">
      <w:pPr>
        <w:pStyle w:val="Bullet10"/>
      </w:pPr>
      <w:r>
        <w:t>Voltage ratio test;</w:t>
      </w:r>
    </w:p>
    <w:p w14:paraId="09332E66" w14:textId="77777777" w:rsidR="00573EDD" w:rsidRPr="003D4566" w:rsidRDefault="00573EDD" w:rsidP="00A044C9">
      <w:pPr>
        <w:pStyle w:val="Bullet10"/>
      </w:pPr>
      <w:r w:rsidRPr="003D4566">
        <w:t>DC-winding resistance test;</w:t>
      </w:r>
    </w:p>
    <w:p w14:paraId="0B87C770" w14:textId="77777777" w:rsidR="00573EDD" w:rsidRDefault="00573EDD" w:rsidP="00A044C9">
      <w:pPr>
        <w:pStyle w:val="Bullet10"/>
      </w:pPr>
      <w:r>
        <w:lastRenderedPageBreak/>
        <w:t>Leakage reactance (impedance) test;</w:t>
      </w:r>
    </w:p>
    <w:p w14:paraId="72FAD8FE" w14:textId="77777777" w:rsidR="00573EDD" w:rsidRDefault="00573EDD" w:rsidP="00A044C9">
      <w:pPr>
        <w:pStyle w:val="Bullet10"/>
      </w:pPr>
      <w:r>
        <w:t>Insulation resistance test</w:t>
      </w:r>
    </w:p>
    <w:p w14:paraId="1C638927" w14:textId="38C98583" w:rsidR="00573EDD" w:rsidRDefault="00B75864" w:rsidP="00A044C9">
      <w:pPr>
        <w:pStyle w:val="Bullet10"/>
      </w:pPr>
      <w:r>
        <w:t>T</w:t>
      </w:r>
      <w:r w:rsidR="00573EDD">
        <w:t>orque checks;</w:t>
      </w:r>
    </w:p>
    <w:p w14:paraId="319160D4" w14:textId="2613D3B3" w:rsidR="00573EDD" w:rsidRDefault="00B75864" w:rsidP="00A044C9">
      <w:pPr>
        <w:pStyle w:val="Bullet10"/>
      </w:pPr>
      <w:r>
        <w:t>E</w:t>
      </w:r>
      <w:r w:rsidR="00573EDD">
        <w:t>arthing checks;</w:t>
      </w:r>
    </w:p>
    <w:p w14:paraId="313C7FAE" w14:textId="4E0D64A3" w:rsidR="00573EDD" w:rsidRDefault="00B75864" w:rsidP="00A044C9">
      <w:pPr>
        <w:pStyle w:val="Bullet10"/>
      </w:pPr>
      <w:r>
        <w:t>T</w:t>
      </w:r>
      <w:r w:rsidR="00573EDD">
        <w:t>hermal trip checks;</w:t>
      </w:r>
    </w:p>
    <w:p w14:paraId="78FB07CE" w14:textId="4570114C" w:rsidR="00573EDD" w:rsidRDefault="00B75864" w:rsidP="00A044C9">
      <w:pPr>
        <w:pStyle w:val="Bullet10"/>
      </w:pPr>
      <w:r>
        <w:t>C</w:t>
      </w:r>
      <w:r w:rsidR="00573EDD">
        <w:t>orrect settings for tap;</w:t>
      </w:r>
    </w:p>
    <w:p w14:paraId="5167629F" w14:textId="77777777" w:rsidR="00573EDD" w:rsidRDefault="00573EDD" w:rsidP="00A044C9">
      <w:pPr>
        <w:pStyle w:val="Bullet10"/>
      </w:pPr>
      <w:r>
        <w:t>All requirements as detailed by the manufacturer's instructions;</w:t>
      </w:r>
    </w:p>
    <w:p w14:paraId="063F401D" w14:textId="77777777" w:rsidR="00573EDD" w:rsidRDefault="00573EDD" w:rsidP="00A044C9">
      <w:pPr>
        <w:pStyle w:val="Bullet10"/>
      </w:pPr>
      <w:r>
        <w:t>Check clearances;</w:t>
      </w:r>
    </w:p>
    <w:p w14:paraId="438B3D8D" w14:textId="24D1C90B" w:rsidR="00573EDD" w:rsidRDefault="00573EDD" w:rsidP="00A044C9">
      <w:pPr>
        <w:pStyle w:val="Bullet10"/>
      </w:pPr>
      <w:r>
        <w:t>Verify transformer against name plate and tap position;</w:t>
      </w:r>
    </w:p>
    <w:p w14:paraId="4FC519B9" w14:textId="134AEB45" w:rsidR="00573EDD" w:rsidRDefault="00573EDD" w:rsidP="00A044C9">
      <w:pPr>
        <w:pStyle w:val="Bullet10"/>
      </w:pPr>
      <w:r>
        <w:t>Check of mechanical connections including all earth connections;</w:t>
      </w:r>
    </w:p>
    <w:p w14:paraId="57789D55" w14:textId="56784226" w:rsidR="00573EDD" w:rsidRDefault="00573EDD" w:rsidP="00A044C9">
      <w:pPr>
        <w:pStyle w:val="Bullet10"/>
      </w:pPr>
      <w:r>
        <w:t>Check tap selector switch operation and position;</w:t>
      </w:r>
    </w:p>
    <w:p w14:paraId="49389886" w14:textId="1C1D02F4" w:rsidR="00573EDD" w:rsidRDefault="00573EDD" w:rsidP="00A044C9">
      <w:pPr>
        <w:pStyle w:val="Bullet10"/>
      </w:pPr>
      <w:r>
        <w:t>Check all auxiliary contacts for correct operation and are correctly set;</w:t>
      </w:r>
    </w:p>
    <w:p w14:paraId="1B4033EF" w14:textId="48C265E3" w:rsidR="00573EDD" w:rsidRDefault="00573EDD" w:rsidP="00A044C9">
      <w:pPr>
        <w:pStyle w:val="Bullet10"/>
      </w:pPr>
      <w:r>
        <w:t>Check oil level and temperature;</w:t>
      </w:r>
    </w:p>
    <w:p w14:paraId="091516D8" w14:textId="2F528164" w:rsidR="00573EDD" w:rsidRDefault="00573EDD" w:rsidP="00A044C9">
      <w:pPr>
        <w:pStyle w:val="Bullet10"/>
      </w:pPr>
      <w:r>
        <w:t>Check correct signage and labelling;</w:t>
      </w:r>
      <w:r w:rsidR="00DA57BE">
        <w:t xml:space="preserve"> and</w:t>
      </w:r>
    </w:p>
    <w:p w14:paraId="091A06BB" w14:textId="39DFC294" w:rsidR="00573EDD" w:rsidRDefault="00573EDD" w:rsidP="00A044C9">
      <w:pPr>
        <w:pStyle w:val="Bullet10"/>
      </w:pPr>
      <w:r>
        <w:t>Check to ensure no air in transformer relays</w:t>
      </w:r>
      <w:r w:rsidR="00DA57BE">
        <w:t>.</w:t>
      </w:r>
    </w:p>
    <w:p w14:paraId="0557F543" w14:textId="785EF5B5" w:rsidR="00562710" w:rsidRDefault="00562710" w:rsidP="00F27868">
      <w:pPr>
        <w:pStyle w:val="Heading4"/>
      </w:pPr>
      <w:r>
        <w:t xml:space="preserve">CT </w:t>
      </w:r>
      <w:r w:rsidR="008E6512">
        <w:t>and</w:t>
      </w:r>
      <w:r>
        <w:t xml:space="preserve"> VT</w:t>
      </w:r>
    </w:p>
    <w:p w14:paraId="3CBF52C0" w14:textId="52D46B19" w:rsidR="00562710" w:rsidRDefault="00562710" w:rsidP="00A044C9">
      <w:r>
        <w:t xml:space="preserve">In addition to Visual inspection </w:t>
      </w:r>
      <w:r w:rsidR="00954CA9">
        <w:t>the following test shall be performed on CTs and VTs.</w:t>
      </w:r>
    </w:p>
    <w:p w14:paraId="1B7F1023" w14:textId="05DAFA41" w:rsidR="00562710" w:rsidRDefault="00562710" w:rsidP="00562710">
      <w:pPr>
        <w:pStyle w:val="Bullet10"/>
      </w:pPr>
      <w:r>
        <w:t>Insulation resistance;</w:t>
      </w:r>
    </w:p>
    <w:p w14:paraId="749AD72B" w14:textId="77777777" w:rsidR="00562710" w:rsidRDefault="00562710" w:rsidP="00562710">
      <w:pPr>
        <w:pStyle w:val="Bullet10"/>
      </w:pPr>
      <w:r>
        <w:t>Polarity check;</w:t>
      </w:r>
    </w:p>
    <w:p w14:paraId="733D7F42" w14:textId="77777777" w:rsidR="00562710" w:rsidRDefault="00562710" w:rsidP="00562710">
      <w:pPr>
        <w:pStyle w:val="Bullet10"/>
      </w:pPr>
      <w:r>
        <w:t>Ratio check;</w:t>
      </w:r>
    </w:p>
    <w:p w14:paraId="194803E2" w14:textId="1685F64F" w:rsidR="00562710" w:rsidRDefault="00562710" w:rsidP="00562710">
      <w:pPr>
        <w:pStyle w:val="Bullet10"/>
      </w:pPr>
      <w:r>
        <w:t>Burden and volt drop;</w:t>
      </w:r>
    </w:p>
    <w:p w14:paraId="1C161DD6" w14:textId="77777777" w:rsidR="00562710" w:rsidRDefault="00562710" w:rsidP="00562710">
      <w:pPr>
        <w:pStyle w:val="Bullet10"/>
      </w:pPr>
      <w:r>
        <w:t>Winding resistance;</w:t>
      </w:r>
    </w:p>
    <w:p w14:paraId="27798CC7" w14:textId="0C97A5E3" w:rsidR="00562710" w:rsidRDefault="00562710" w:rsidP="00562710">
      <w:pPr>
        <w:pStyle w:val="Bullet10"/>
      </w:pPr>
      <w:r w:rsidRPr="00562710">
        <w:t xml:space="preserve">Winding resistance; </w:t>
      </w:r>
    </w:p>
    <w:p w14:paraId="7AC9C725" w14:textId="77777777" w:rsidR="00562710" w:rsidRDefault="00562710" w:rsidP="00562710">
      <w:pPr>
        <w:pStyle w:val="Bullet10"/>
      </w:pPr>
      <w:r>
        <w:t>In-service check;</w:t>
      </w:r>
    </w:p>
    <w:p w14:paraId="29E9D2AD" w14:textId="7C2ACE7F" w:rsidR="00562710" w:rsidRDefault="00562710" w:rsidP="00562710">
      <w:pPr>
        <w:pStyle w:val="Bullet10"/>
      </w:pPr>
      <w:r>
        <w:t>Magnetising;</w:t>
      </w:r>
    </w:p>
    <w:p w14:paraId="3FC9A68C" w14:textId="77777777" w:rsidR="00562710" w:rsidRDefault="00562710" w:rsidP="00562710">
      <w:pPr>
        <w:pStyle w:val="Bullet10"/>
      </w:pPr>
      <w:r>
        <w:t>Primary injection;</w:t>
      </w:r>
    </w:p>
    <w:p w14:paraId="7621B198" w14:textId="77777777" w:rsidR="00DA57BE" w:rsidRDefault="00562710" w:rsidP="00DA57BE">
      <w:pPr>
        <w:pStyle w:val="Bullet10"/>
      </w:pPr>
      <w:r>
        <w:t>Helmet connection;</w:t>
      </w:r>
      <w:r w:rsidR="00DA57BE">
        <w:t xml:space="preserve"> and</w:t>
      </w:r>
    </w:p>
    <w:p w14:paraId="72C03E66" w14:textId="71877F0B" w:rsidR="00562710" w:rsidRPr="00562710" w:rsidRDefault="00562710" w:rsidP="00DA57BE">
      <w:pPr>
        <w:pStyle w:val="Bullet10"/>
      </w:pPr>
      <w:r>
        <w:t>Accuracy</w:t>
      </w:r>
      <w:r w:rsidR="00EF2B84">
        <w:t>.</w:t>
      </w:r>
    </w:p>
    <w:p w14:paraId="333C621C" w14:textId="5115B75B" w:rsidR="00F27868" w:rsidRDefault="008E6512" w:rsidP="00F27868">
      <w:pPr>
        <w:pStyle w:val="Heading4"/>
      </w:pPr>
      <w:r>
        <w:t xml:space="preserve">Line Disconnector </w:t>
      </w:r>
      <w:r w:rsidR="00756811">
        <w:t>a</w:t>
      </w:r>
      <w:r w:rsidR="00D95CD9">
        <w:t>nd</w:t>
      </w:r>
      <w:r>
        <w:t xml:space="preserve"> Earth Switch</w:t>
      </w:r>
    </w:p>
    <w:p w14:paraId="2E8C8964" w14:textId="7EBAB2D6" w:rsidR="00F27868" w:rsidRDefault="00F27868" w:rsidP="00F27868">
      <w:r w:rsidRPr="00AC435F">
        <w:t>All switchgear (LV</w:t>
      </w:r>
      <w:r w:rsidR="00C31EBC">
        <w:t xml:space="preserve"> </w:t>
      </w:r>
      <w:r w:rsidRPr="00AC435F">
        <w:t xml:space="preserve">and HV) shall be tested according to </w:t>
      </w:r>
      <w:r w:rsidRPr="00074756">
        <w:t>manufacture manual and</w:t>
      </w:r>
      <w:r w:rsidRPr="00AC435F">
        <w:t xml:space="preserve"> applicable Standards</w:t>
      </w:r>
      <w:r>
        <w:t xml:space="preserve">. The following test shall be performed by the contractor:  </w:t>
      </w:r>
    </w:p>
    <w:p w14:paraId="790B6FB7" w14:textId="77777777" w:rsidR="00F27868" w:rsidRDefault="00F27868" w:rsidP="00F27868">
      <w:pPr>
        <w:pStyle w:val="Bullet10"/>
      </w:pPr>
      <w:r>
        <w:t>Insulation resistance;</w:t>
      </w:r>
    </w:p>
    <w:p w14:paraId="46C9A828" w14:textId="5003B1A5" w:rsidR="00F27868" w:rsidRDefault="00F27868" w:rsidP="00F27868">
      <w:pPr>
        <w:pStyle w:val="Bullet10"/>
      </w:pPr>
      <w:r>
        <w:t>Contact resistance;</w:t>
      </w:r>
      <w:r w:rsidR="00EF2B84">
        <w:t xml:space="preserve"> and</w:t>
      </w:r>
    </w:p>
    <w:p w14:paraId="4144D6EE" w14:textId="04BC50FD" w:rsidR="00F27868" w:rsidRPr="007026AF" w:rsidRDefault="00F27868" w:rsidP="00F27868">
      <w:pPr>
        <w:pStyle w:val="Bullet10"/>
      </w:pPr>
      <w:r>
        <w:t>Aux contact timing</w:t>
      </w:r>
      <w:r w:rsidR="00EF2B84">
        <w:t>.</w:t>
      </w:r>
    </w:p>
    <w:p w14:paraId="4680F87E" w14:textId="4EDC873F" w:rsidR="00573EDD" w:rsidRDefault="008E6512" w:rsidP="00573EDD">
      <w:pPr>
        <w:pStyle w:val="Heading4"/>
      </w:pPr>
      <w:r>
        <w:t>Auxiliary Transformers and Distribution Boards</w:t>
      </w:r>
    </w:p>
    <w:p w14:paraId="5CC9DB54" w14:textId="77777777" w:rsidR="00573EDD" w:rsidRDefault="00573EDD" w:rsidP="00A044C9">
      <w:r>
        <w:t>The tests will include:</w:t>
      </w:r>
    </w:p>
    <w:p w14:paraId="46F01263" w14:textId="5FEA3A49" w:rsidR="00573EDD" w:rsidRDefault="00573EDD" w:rsidP="00A044C9">
      <w:pPr>
        <w:pStyle w:val="Bullet10"/>
      </w:pPr>
      <w:r w:rsidRPr="00990AD8">
        <w:t>a visual field inspection</w:t>
      </w:r>
      <w:r w:rsidR="002A0205">
        <w:t>;</w:t>
      </w:r>
      <w:r w:rsidRPr="00990AD8">
        <w:t xml:space="preserve"> </w:t>
      </w:r>
    </w:p>
    <w:p w14:paraId="02FE36E3" w14:textId="28D4E517" w:rsidR="00573EDD" w:rsidRDefault="00573EDD" w:rsidP="00A044C9">
      <w:pPr>
        <w:pStyle w:val="Bullet10"/>
      </w:pPr>
      <w:r w:rsidRPr="00990AD8">
        <w:t>confirmation of Ratio</w:t>
      </w:r>
      <w:r w:rsidR="002A0205">
        <w:t>;</w:t>
      </w:r>
      <w:r w:rsidRPr="00990AD8">
        <w:t xml:space="preserve"> </w:t>
      </w:r>
    </w:p>
    <w:p w14:paraId="6D8C4A8D" w14:textId="51CE45A4" w:rsidR="00573EDD" w:rsidRDefault="00573EDD" w:rsidP="00A044C9">
      <w:pPr>
        <w:pStyle w:val="Bullet10"/>
      </w:pPr>
      <w:r w:rsidRPr="00990AD8">
        <w:t>PI</w:t>
      </w:r>
      <w:r w:rsidR="002A0205">
        <w:t>;</w:t>
      </w:r>
      <w:r w:rsidRPr="00990AD8">
        <w:t xml:space="preserve"> </w:t>
      </w:r>
    </w:p>
    <w:p w14:paraId="3A14E3E2" w14:textId="36E31D2A" w:rsidR="00573EDD" w:rsidRDefault="00573EDD" w:rsidP="00A044C9">
      <w:pPr>
        <w:pStyle w:val="Bullet10"/>
      </w:pPr>
      <w:r w:rsidRPr="00990AD8">
        <w:t>Insulation and winding resistance</w:t>
      </w:r>
      <w:r w:rsidR="002A0205">
        <w:t>;</w:t>
      </w:r>
    </w:p>
    <w:p w14:paraId="4E772BCB" w14:textId="3F966D1B" w:rsidR="00573EDD" w:rsidRDefault="00573EDD" w:rsidP="00A044C9">
      <w:pPr>
        <w:pStyle w:val="Bullet10"/>
      </w:pPr>
      <w:r>
        <w:t>Vector group test</w:t>
      </w:r>
      <w:r w:rsidR="002A0205">
        <w:t>;</w:t>
      </w:r>
    </w:p>
    <w:p w14:paraId="4CD7EAA7" w14:textId="61B61DED" w:rsidR="00573EDD" w:rsidRDefault="00573EDD" w:rsidP="00A044C9">
      <w:pPr>
        <w:pStyle w:val="Bullet10"/>
      </w:pPr>
      <w:r>
        <w:t>Voltage ratio test</w:t>
      </w:r>
      <w:r w:rsidR="002A0205">
        <w:t>;</w:t>
      </w:r>
    </w:p>
    <w:p w14:paraId="1251F5B1" w14:textId="41BE220F" w:rsidR="00573EDD" w:rsidRDefault="00573EDD" w:rsidP="00A044C9">
      <w:pPr>
        <w:pStyle w:val="Bullet10"/>
      </w:pPr>
      <w:r>
        <w:t>Positive seq impedance test</w:t>
      </w:r>
      <w:r w:rsidR="002A0205">
        <w:t>;</w:t>
      </w:r>
    </w:p>
    <w:p w14:paraId="6D4B45CA" w14:textId="2D4C8135" w:rsidR="00573EDD" w:rsidRDefault="00573EDD" w:rsidP="00573EDD">
      <w:pPr>
        <w:pStyle w:val="Bullet10"/>
      </w:pPr>
      <w:r>
        <w:t>Current Transformers and Voltage Transformers</w:t>
      </w:r>
      <w:r w:rsidR="00EF2B84">
        <w:t>;</w:t>
      </w:r>
    </w:p>
    <w:p w14:paraId="7BC142F3" w14:textId="01ED850F" w:rsidR="00573EDD" w:rsidRDefault="00573EDD" w:rsidP="002A0205">
      <w:pPr>
        <w:pStyle w:val="Bullet2"/>
      </w:pPr>
      <w:r>
        <w:lastRenderedPageBreak/>
        <w:t xml:space="preserve">testing for all metering devices permanently connected </w:t>
      </w:r>
    </w:p>
    <w:p w14:paraId="40326C1F" w14:textId="77777777" w:rsidR="00573EDD" w:rsidRPr="00630080" w:rsidRDefault="00573EDD" w:rsidP="00573EDD">
      <w:pPr>
        <w:pStyle w:val="Bullet10"/>
      </w:pPr>
      <w:r w:rsidRPr="00630080">
        <w:t xml:space="preserve">Meters: </w:t>
      </w:r>
    </w:p>
    <w:p w14:paraId="696AC73D" w14:textId="433BC589" w:rsidR="00573EDD" w:rsidRPr="00630080" w:rsidRDefault="00F27868" w:rsidP="00573EDD">
      <w:pPr>
        <w:pStyle w:val="Bullet2"/>
      </w:pPr>
      <w:r w:rsidRPr="00630080">
        <w:t>Auxiliary</w:t>
      </w:r>
      <w:r w:rsidR="00573EDD" w:rsidRPr="00630080">
        <w:t xml:space="preserve"> meters should be installed, commissioned and signed off by Network operator</w:t>
      </w:r>
      <w:r w:rsidR="00EF2B84" w:rsidRPr="00630080">
        <w:t>.</w:t>
      </w:r>
    </w:p>
    <w:p w14:paraId="20E93C42" w14:textId="532B235E" w:rsidR="00001DE3" w:rsidRPr="00630080" w:rsidRDefault="00001DE3" w:rsidP="00A044C9">
      <w:pPr>
        <w:pStyle w:val="Bullet10"/>
      </w:pPr>
      <w:r w:rsidRPr="00630080">
        <w:t>Polarity of all circuits shall be verified against the design drawings</w:t>
      </w:r>
      <w:r w:rsidR="00EF2B84" w:rsidRPr="00630080">
        <w:t>;</w:t>
      </w:r>
    </w:p>
    <w:p w14:paraId="0D41274C" w14:textId="0C8F461F" w:rsidR="002A0205" w:rsidRPr="00630080" w:rsidRDefault="002A0205" w:rsidP="00A044C9">
      <w:pPr>
        <w:pStyle w:val="Bullet10"/>
      </w:pPr>
      <w:r w:rsidRPr="00630080">
        <w:t xml:space="preserve">All low voltage switches shall be tested according to manufacture manual and </w:t>
      </w:r>
      <w:r w:rsidR="00386084" w:rsidRPr="00630080">
        <w:t xml:space="preserve">Applicable </w:t>
      </w:r>
      <w:r w:rsidRPr="00630080">
        <w:t>Standards</w:t>
      </w:r>
      <w:r w:rsidR="00EF2B84" w:rsidRPr="00630080">
        <w:t>; and</w:t>
      </w:r>
    </w:p>
    <w:p w14:paraId="178D34AD" w14:textId="32BEE8CE" w:rsidR="002A0205" w:rsidRPr="00630080" w:rsidRDefault="002A0205" w:rsidP="00A044C9">
      <w:pPr>
        <w:pStyle w:val="Bullet10"/>
      </w:pPr>
      <w:r w:rsidRPr="00630080">
        <w:t>Verify that switches used in DC applications are rated and installed accordingly.</w:t>
      </w:r>
    </w:p>
    <w:p w14:paraId="48538EDB" w14:textId="77777777" w:rsidR="002A0205" w:rsidRDefault="002A0205" w:rsidP="003173D4">
      <w:pPr>
        <w:pStyle w:val="Bullet2"/>
        <w:numPr>
          <w:ilvl w:val="0"/>
          <w:numId w:val="0"/>
        </w:numPr>
        <w:ind w:left="340"/>
      </w:pPr>
    </w:p>
    <w:p w14:paraId="406A512B" w14:textId="543D8FCB" w:rsidR="00573EDD" w:rsidRDefault="008E6512" w:rsidP="00A044C9">
      <w:pPr>
        <w:pStyle w:val="Heading4"/>
      </w:pPr>
      <w:r>
        <w:t>Telecom and Scada System</w:t>
      </w:r>
    </w:p>
    <w:p w14:paraId="0299077F" w14:textId="7231968E" w:rsidR="004265BB" w:rsidRDefault="004265BB" w:rsidP="00D207CA">
      <w:r>
        <w:t>All Fibre optic cables shall be tested for continuity of signal and signal loss</w:t>
      </w:r>
      <w:r w:rsidR="00D207CA">
        <w:t>.</w:t>
      </w:r>
    </w:p>
    <w:p w14:paraId="1F5931F4" w14:textId="6BFE0DCF" w:rsidR="002A0205" w:rsidRDefault="004265BB" w:rsidP="00D207CA">
      <w:r>
        <w:t xml:space="preserve"> </w:t>
      </w:r>
      <w:r w:rsidR="002A0205">
        <w:t>The contractor shall perform End to end testing for all control and monitoring function:</w:t>
      </w:r>
    </w:p>
    <w:p w14:paraId="49B8A893" w14:textId="767B13AC" w:rsidR="00573EDD" w:rsidRDefault="00573EDD" w:rsidP="00D207CA">
      <w:pPr>
        <w:pStyle w:val="Bullet10"/>
      </w:pPr>
      <w:r>
        <w:t>All control functions shall be tested and verified as operable;</w:t>
      </w:r>
      <w:r w:rsidR="00EF2B84">
        <w:t xml:space="preserve"> and</w:t>
      </w:r>
    </w:p>
    <w:p w14:paraId="4C27F3F5" w14:textId="46B31004" w:rsidR="00573EDD" w:rsidRPr="00AC435F" w:rsidRDefault="00573EDD" w:rsidP="00D207CA">
      <w:pPr>
        <w:pStyle w:val="Bullet10"/>
      </w:pPr>
      <w:r>
        <w:t>All alarms shall be verified tested and verified as operable.</w:t>
      </w:r>
    </w:p>
    <w:p w14:paraId="4B066E31" w14:textId="0B555C33" w:rsidR="00573EDD" w:rsidRDefault="00573EDD" w:rsidP="001D0165">
      <w:pPr>
        <w:pStyle w:val="Bullet10"/>
        <w:numPr>
          <w:ilvl w:val="0"/>
          <w:numId w:val="0"/>
        </w:numPr>
        <w:ind w:left="340"/>
      </w:pPr>
      <w:r w:rsidRPr="00573EDD">
        <w:t xml:space="preserve"> </w:t>
      </w:r>
    </w:p>
    <w:p w14:paraId="38D1C22C" w14:textId="1593AD7A" w:rsidR="00573EDD" w:rsidRPr="00AC435F" w:rsidRDefault="008E6512" w:rsidP="00A044C9">
      <w:pPr>
        <w:pStyle w:val="Heading4"/>
      </w:pPr>
      <w:r>
        <w:t>Cables and Busbars</w:t>
      </w:r>
    </w:p>
    <w:p w14:paraId="6212F736" w14:textId="669AC431" w:rsidR="00573EDD" w:rsidRDefault="00573EDD" w:rsidP="00A044C9">
      <w:pPr>
        <w:pStyle w:val="Bullet10"/>
      </w:pPr>
      <w:r w:rsidRPr="00AC435F">
        <w:t xml:space="preserve">All low-voltage DC and AC cables shall be tested for insulation resistance in accordance with IEC 60364-6, IEC 60364-7 and other </w:t>
      </w:r>
      <w:r w:rsidR="00842236">
        <w:t>A</w:t>
      </w:r>
      <w:r w:rsidRPr="00AC435F">
        <w:t>pplicable Standards.</w:t>
      </w:r>
      <w:r>
        <w:t xml:space="preserve"> All faulty sections have been identified, replaced and re-tested</w:t>
      </w:r>
      <w:r w:rsidR="00EF2B84">
        <w:t>;</w:t>
      </w:r>
    </w:p>
    <w:p w14:paraId="0CA2BBAC" w14:textId="3D3218A0" w:rsidR="00573EDD" w:rsidRPr="00BD10DE" w:rsidRDefault="00573EDD" w:rsidP="00A044C9">
      <w:pPr>
        <w:pStyle w:val="Bullet10"/>
      </w:pPr>
      <w:r w:rsidRPr="00BD10DE">
        <w:t>All connection bolts for busbars and cable terminals should be marked have their torque checked</w:t>
      </w:r>
      <w:r w:rsidR="00EF2B84">
        <w:t>;</w:t>
      </w:r>
    </w:p>
    <w:p w14:paraId="5A065BEC" w14:textId="09A48671" w:rsidR="00573EDD" w:rsidRDefault="00573EDD" w:rsidP="00A044C9">
      <w:pPr>
        <w:pStyle w:val="Bullet10"/>
      </w:pPr>
      <w:r w:rsidRPr="00AC435F">
        <w:t>All low voltage cables shall be inspected and tested in accordance with IEC 60364-6, IEC 60364-7 and other applicable Standards.</w:t>
      </w:r>
      <w:r>
        <w:t xml:space="preserve"> The Employer will require a witnessed installation test report and a certificate of compliance test report</w:t>
      </w:r>
      <w:r w:rsidR="00EF2B84">
        <w:t>; and</w:t>
      </w:r>
    </w:p>
    <w:p w14:paraId="41014D8B" w14:textId="022E4BF0" w:rsidR="00573EDD" w:rsidRDefault="00573EDD" w:rsidP="00A044C9">
      <w:pPr>
        <w:pStyle w:val="Bullet10"/>
      </w:pPr>
      <w:r>
        <w:t xml:space="preserve">All high voltage cables shall be tested for insulation resistance in accordance with IEC 60502-2, IEC 60840 and other </w:t>
      </w:r>
      <w:r w:rsidR="001C037B">
        <w:t>A</w:t>
      </w:r>
      <w:r>
        <w:t>pplicable Standards</w:t>
      </w:r>
      <w:r w:rsidR="00EF2B84">
        <w:t>.</w:t>
      </w:r>
    </w:p>
    <w:p w14:paraId="1A88CC84" w14:textId="5E7B3410" w:rsidR="00573EDD" w:rsidRDefault="00573EDD" w:rsidP="00D9146F">
      <w:r>
        <w:t>All high voltage connections shall be tested for conductivity and contact resistance (e.g. ductor testing)</w:t>
      </w:r>
      <w:r w:rsidR="00D9146F">
        <w:t>.</w:t>
      </w:r>
    </w:p>
    <w:p w14:paraId="27F0BBCE" w14:textId="760A50F1" w:rsidR="00AC435F" w:rsidRPr="00AC435F" w:rsidRDefault="008E6512" w:rsidP="007A202A">
      <w:pPr>
        <w:pStyle w:val="Heading2"/>
      </w:pPr>
      <w:bookmarkStart w:id="13348" w:name="_Toc92701367"/>
      <w:bookmarkStart w:id="13349" w:name="_Toc93657505"/>
      <w:bookmarkStart w:id="13350" w:name="_Toc99629877"/>
      <w:bookmarkStart w:id="13351" w:name="_Toc103345618"/>
      <w:bookmarkStart w:id="13352" w:name="_Toc133931366"/>
      <w:bookmarkStart w:id="13353" w:name="_Toc133939470"/>
      <w:bookmarkStart w:id="13354" w:name="_Toc134524056"/>
      <w:bookmarkStart w:id="13355" w:name="_Toc135119479"/>
      <w:bookmarkStart w:id="13356" w:name="_Toc134539890"/>
      <w:bookmarkStart w:id="13357" w:name="_Toc135308027"/>
      <w:bookmarkStart w:id="13358" w:name="_Toc135749679"/>
      <w:bookmarkStart w:id="13359" w:name="_Toc135827825"/>
      <w:bookmarkStart w:id="13360" w:name="_Toc138064908"/>
      <w:bookmarkStart w:id="13361" w:name="_Toc140134981"/>
      <w:bookmarkStart w:id="13362" w:name="_Toc141875357"/>
      <w:bookmarkStart w:id="13363" w:name="_Toc141963776"/>
      <w:bookmarkStart w:id="13364" w:name="_Toc142312521"/>
      <w:bookmarkStart w:id="13365" w:name="_Toc142383366"/>
      <w:bookmarkStart w:id="13366" w:name="_Toc142387636"/>
      <w:bookmarkStart w:id="13367" w:name="_Toc144215674"/>
      <w:bookmarkStart w:id="13368" w:name="_Toc144326799"/>
      <w:bookmarkStart w:id="13369" w:name="_Toc144410927"/>
      <w:bookmarkStart w:id="13370" w:name="_Toc144733396"/>
      <w:bookmarkStart w:id="13371" w:name="_Toc144754370"/>
      <w:bookmarkStart w:id="13372" w:name="_Toc144802506"/>
      <w:bookmarkStart w:id="13373" w:name="_Toc92701368"/>
      <w:bookmarkStart w:id="13374" w:name="_Toc93657506"/>
      <w:bookmarkStart w:id="13375" w:name="_Toc99629878"/>
      <w:bookmarkStart w:id="13376" w:name="_Toc103345619"/>
      <w:bookmarkStart w:id="13377" w:name="_Toc133931367"/>
      <w:bookmarkStart w:id="13378" w:name="_Toc133939471"/>
      <w:bookmarkStart w:id="13379" w:name="_Toc134524057"/>
      <w:bookmarkStart w:id="13380" w:name="_Toc135119480"/>
      <w:bookmarkStart w:id="13381" w:name="_Toc134539891"/>
      <w:bookmarkStart w:id="13382" w:name="_Toc135308028"/>
      <w:bookmarkStart w:id="13383" w:name="_Toc135749680"/>
      <w:bookmarkStart w:id="13384" w:name="_Toc135827826"/>
      <w:bookmarkStart w:id="13385" w:name="_Toc138064909"/>
      <w:bookmarkStart w:id="13386" w:name="_Toc140134982"/>
      <w:bookmarkStart w:id="13387" w:name="_Toc141875358"/>
      <w:bookmarkStart w:id="13388" w:name="_Toc141963777"/>
      <w:bookmarkStart w:id="13389" w:name="_Toc142312522"/>
      <w:bookmarkStart w:id="13390" w:name="_Toc142383367"/>
      <w:bookmarkStart w:id="13391" w:name="_Toc142387637"/>
      <w:bookmarkStart w:id="13392" w:name="_Toc144215675"/>
      <w:bookmarkStart w:id="13393" w:name="_Toc144326800"/>
      <w:bookmarkStart w:id="13394" w:name="_Toc144410928"/>
      <w:bookmarkStart w:id="13395" w:name="_Toc144733397"/>
      <w:bookmarkStart w:id="13396" w:name="_Toc144754371"/>
      <w:bookmarkStart w:id="13397" w:name="_Toc144802507"/>
      <w:bookmarkStart w:id="13398" w:name="_Toc92701369"/>
      <w:bookmarkStart w:id="13399" w:name="_Toc93657507"/>
      <w:bookmarkStart w:id="13400" w:name="_Toc99629879"/>
      <w:bookmarkStart w:id="13401" w:name="_Toc103345620"/>
      <w:bookmarkStart w:id="13402" w:name="_Toc133931368"/>
      <w:bookmarkStart w:id="13403" w:name="_Toc133939472"/>
      <w:bookmarkStart w:id="13404" w:name="_Toc134524058"/>
      <w:bookmarkStart w:id="13405" w:name="_Toc135119481"/>
      <w:bookmarkStart w:id="13406" w:name="_Toc134539892"/>
      <w:bookmarkStart w:id="13407" w:name="_Toc135308029"/>
      <w:bookmarkStart w:id="13408" w:name="_Toc135749681"/>
      <w:bookmarkStart w:id="13409" w:name="_Toc135827827"/>
      <w:bookmarkStart w:id="13410" w:name="_Toc138064910"/>
      <w:bookmarkStart w:id="13411" w:name="_Toc140134983"/>
      <w:bookmarkStart w:id="13412" w:name="_Toc141875359"/>
      <w:bookmarkStart w:id="13413" w:name="_Toc141963778"/>
      <w:bookmarkStart w:id="13414" w:name="_Toc142312523"/>
      <w:bookmarkStart w:id="13415" w:name="_Toc142383368"/>
      <w:bookmarkStart w:id="13416" w:name="_Toc142387638"/>
      <w:bookmarkStart w:id="13417" w:name="_Toc144215676"/>
      <w:bookmarkStart w:id="13418" w:name="_Toc144326801"/>
      <w:bookmarkStart w:id="13419" w:name="_Toc144410929"/>
      <w:bookmarkStart w:id="13420" w:name="_Toc144733398"/>
      <w:bookmarkStart w:id="13421" w:name="_Toc144754372"/>
      <w:bookmarkStart w:id="13422" w:name="_Toc144802508"/>
      <w:bookmarkStart w:id="13423" w:name="_Toc92701370"/>
      <w:bookmarkStart w:id="13424" w:name="_Toc93657508"/>
      <w:bookmarkStart w:id="13425" w:name="_Toc99629880"/>
      <w:bookmarkStart w:id="13426" w:name="_Toc103345621"/>
      <w:bookmarkStart w:id="13427" w:name="_Toc133931369"/>
      <w:bookmarkStart w:id="13428" w:name="_Toc133939473"/>
      <w:bookmarkStart w:id="13429" w:name="_Toc134524059"/>
      <w:bookmarkStart w:id="13430" w:name="_Toc135119482"/>
      <w:bookmarkStart w:id="13431" w:name="_Toc134539893"/>
      <w:bookmarkStart w:id="13432" w:name="_Toc135308030"/>
      <w:bookmarkStart w:id="13433" w:name="_Toc135749682"/>
      <w:bookmarkStart w:id="13434" w:name="_Toc135827828"/>
      <w:bookmarkStart w:id="13435" w:name="_Toc138064911"/>
      <w:bookmarkStart w:id="13436" w:name="_Toc140134984"/>
      <w:bookmarkStart w:id="13437" w:name="_Toc141875360"/>
      <w:bookmarkStart w:id="13438" w:name="_Toc141963779"/>
      <w:bookmarkStart w:id="13439" w:name="_Toc142312524"/>
      <w:bookmarkStart w:id="13440" w:name="_Toc142383369"/>
      <w:bookmarkStart w:id="13441" w:name="_Toc142387639"/>
      <w:bookmarkStart w:id="13442" w:name="_Toc144215677"/>
      <w:bookmarkStart w:id="13443" w:name="_Toc144326802"/>
      <w:bookmarkStart w:id="13444" w:name="_Toc144410930"/>
      <w:bookmarkStart w:id="13445" w:name="_Toc144733399"/>
      <w:bookmarkStart w:id="13446" w:name="_Toc144754373"/>
      <w:bookmarkStart w:id="13447" w:name="_Toc144802509"/>
      <w:bookmarkStart w:id="13448" w:name="_Toc92701371"/>
      <w:bookmarkStart w:id="13449" w:name="_Toc93657509"/>
      <w:bookmarkStart w:id="13450" w:name="_Toc99629881"/>
      <w:bookmarkStart w:id="13451" w:name="_Toc103345622"/>
      <w:bookmarkStart w:id="13452" w:name="_Toc133931370"/>
      <w:bookmarkStart w:id="13453" w:name="_Toc133939474"/>
      <w:bookmarkStart w:id="13454" w:name="_Toc134524060"/>
      <w:bookmarkStart w:id="13455" w:name="_Toc135119483"/>
      <w:bookmarkStart w:id="13456" w:name="_Toc134539894"/>
      <w:bookmarkStart w:id="13457" w:name="_Toc135308031"/>
      <w:bookmarkStart w:id="13458" w:name="_Toc135749683"/>
      <w:bookmarkStart w:id="13459" w:name="_Toc135827829"/>
      <w:bookmarkStart w:id="13460" w:name="_Toc138064912"/>
      <w:bookmarkStart w:id="13461" w:name="_Toc140134985"/>
      <w:bookmarkStart w:id="13462" w:name="_Toc141875361"/>
      <w:bookmarkStart w:id="13463" w:name="_Toc141963780"/>
      <w:bookmarkStart w:id="13464" w:name="_Toc142312525"/>
      <w:bookmarkStart w:id="13465" w:name="_Toc142383370"/>
      <w:bookmarkStart w:id="13466" w:name="_Toc142387640"/>
      <w:bookmarkStart w:id="13467" w:name="_Toc144215678"/>
      <w:bookmarkStart w:id="13468" w:name="_Toc144326803"/>
      <w:bookmarkStart w:id="13469" w:name="_Toc144410931"/>
      <w:bookmarkStart w:id="13470" w:name="_Toc144733400"/>
      <w:bookmarkStart w:id="13471" w:name="_Toc144754374"/>
      <w:bookmarkStart w:id="13472" w:name="_Toc144802510"/>
      <w:bookmarkStart w:id="13473" w:name="_Toc92701372"/>
      <w:bookmarkStart w:id="13474" w:name="_Toc93657510"/>
      <w:bookmarkStart w:id="13475" w:name="_Toc99629882"/>
      <w:bookmarkStart w:id="13476" w:name="_Toc103345623"/>
      <w:bookmarkStart w:id="13477" w:name="_Toc133931371"/>
      <w:bookmarkStart w:id="13478" w:name="_Toc133939475"/>
      <w:bookmarkStart w:id="13479" w:name="_Toc134524061"/>
      <w:bookmarkStart w:id="13480" w:name="_Toc135119484"/>
      <w:bookmarkStart w:id="13481" w:name="_Toc134539895"/>
      <w:bookmarkStart w:id="13482" w:name="_Toc135308032"/>
      <w:bookmarkStart w:id="13483" w:name="_Toc135749684"/>
      <w:bookmarkStart w:id="13484" w:name="_Toc135827830"/>
      <w:bookmarkStart w:id="13485" w:name="_Toc138064913"/>
      <w:bookmarkStart w:id="13486" w:name="_Toc140134986"/>
      <w:bookmarkStart w:id="13487" w:name="_Toc141875362"/>
      <w:bookmarkStart w:id="13488" w:name="_Toc141963781"/>
      <w:bookmarkStart w:id="13489" w:name="_Toc142312526"/>
      <w:bookmarkStart w:id="13490" w:name="_Toc142383371"/>
      <w:bookmarkStart w:id="13491" w:name="_Toc142387641"/>
      <w:bookmarkStart w:id="13492" w:name="_Toc144215679"/>
      <w:bookmarkStart w:id="13493" w:name="_Toc144326804"/>
      <w:bookmarkStart w:id="13494" w:name="_Toc144410932"/>
      <w:bookmarkStart w:id="13495" w:name="_Toc144733401"/>
      <w:bookmarkStart w:id="13496" w:name="_Toc144754375"/>
      <w:bookmarkStart w:id="13497" w:name="_Toc144802511"/>
      <w:bookmarkStart w:id="13498" w:name="_Toc92701373"/>
      <w:bookmarkStart w:id="13499" w:name="_Toc93657511"/>
      <w:bookmarkStart w:id="13500" w:name="_Toc99629883"/>
      <w:bookmarkStart w:id="13501" w:name="_Toc103345624"/>
      <w:bookmarkStart w:id="13502" w:name="_Toc133931372"/>
      <w:bookmarkStart w:id="13503" w:name="_Toc133939476"/>
      <w:bookmarkStart w:id="13504" w:name="_Toc134524062"/>
      <w:bookmarkStart w:id="13505" w:name="_Toc135119485"/>
      <w:bookmarkStart w:id="13506" w:name="_Toc134539896"/>
      <w:bookmarkStart w:id="13507" w:name="_Toc135308033"/>
      <w:bookmarkStart w:id="13508" w:name="_Toc135749685"/>
      <w:bookmarkStart w:id="13509" w:name="_Toc135827831"/>
      <w:bookmarkStart w:id="13510" w:name="_Toc138064914"/>
      <w:bookmarkStart w:id="13511" w:name="_Toc140134987"/>
      <w:bookmarkStart w:id="13512" w:name="_Toc141875363"/>
      <w:bookmarkStart w:id="13513" w:name="_Toc141963782"/>
      <w:bookmarkStart w:id="13514" w:name="_Toc142312527"/>
      <w:bookmarkStart w:id="13515" w:name="_Toc142383372"/>
      <w:bookmarkStart w:id="13516" w:name="_Toc142387642"/>
      <w:bookmarkStart w:id="13517" w:name="_Toc144215680"/>
      <w:bookmarkStart w:id="13518" w:name="_Toc144326805"/>
      <w:bookmarkStart w:id="13519" w:name="_Toc144410933"/>
      <w:bookmarkStart w:id="13520" w:name="_Toc144733402"/>
      <w:bookmarkStart w:id="13521" w:name="_Toc144754376"/>
      <w:bookmarkStart w:id="13522" w:name="_Toc144802512"/>
      <w:bookmarkStart w:id="13523" w:name="_Toc92701374"/>
      <w:bookmarkStart w:id="13524" w:name="_Toc93657512"/>
      <w:bookmarkStart w:id="13525" w:name="_Toc99629884"/>
      <w:bookmarkStart w:id="13526" w:name="_Toc103345625"/>
      <w:bookmarkStart w:id="13527" w:name="_Toc133931373"/>
      <w:bookmarkStart w:id="13528" w:name="_Toc133939477"/>
      <w:bookmarkStart w:id="13529" w:name="_Toc134524063"/>
      <w:bookmarkStart w:id="13530" w:name="_Toc135119486"/>
      <w:bookmarkStart w:id="13531" w:name="_Toc134539897"/>
      <w:bookmarkStart w:id="13532" w:name="_Toc135308034"/>
      <w:bookmarkStart w:id="13533" w:name="_Toc135749686"/>
      <w:bookmarkStart w:id="13534" w:name="_Toc135827832"/>
      <w:bookmarkStart w:id="13535" w:name="_Toc138064915"/>
      <w:bookmarkStart w:id="13536" w:name="_Toc140134988"/>
      <w:bookmarkStart w:id="13537" w:name="_Toc141875364"/>
      <w:bookmarkStart w:id="13538" w:name="_Toc141963783"/>
      <w:bookmarkStart w:id="13539" w:name="_Toc142312528"/>
      <w:bookmarkStart w:id="13540" w:name="_Toc142383373"/>
      <w:bookmarkStart w:id="13541" w:name="_Toc142387643"/>
      <w:bookmarkStart w:id="13542" w:name="_Toc144215681"/>
      <w:bookmarkStart w:id="13543" w:name="_Toc144326806"/>
      <w:bookmarkStart w:id="13544" w:name="_Toc144410934"/>
      <w:bookmarkStart w:id="13545" w:name="_Toc144733403"/>
      <w:bookmarkStart w:id="13546" w:name="_Toc144754377"/>
      <w:bookmarkStart w:id="13547" w:name="_Toc144802513"/>
      <w:bookmarkStart w:id="13548" w:name="_Toc92701375"/>
      <w:bookmarkStart w:id="13549" w:name="_Toc93657513"/>
      <w:bookmarkStart w:id="13550" w:name="_Toc99629885"/>
      <w:bookmarkStart w:id="13551" w:name="_Toc103345626"/>
      <w:bookmarkStart w:id="13552" w:name="_Toc133931374"/>
      <w:bookmarkStart w:id="13553" w:name="_Toc133939478"/>
      <w:bookmarkStart w:id="13554" w:name="_Toc134524064"/>
      <w:bookmarkStart w:id="13555" w:name="_Toc135119487"/>
      <w:bookmarkStart w:id="13556" w:name="_Toc134539898"/>
      <w:bookmarkStart w:id="13557" w:name="_Toc135308035"/>
      <w:bookmarkStart w:id="13558" w:name="_Toc135749687"/>
      <w:bookmarkStart w:id="13559" w:name="_Toc135827833"/>
      <w:bookmarkStart w:id="13560" w:name="_Toc138064916"/>
      <w:bookmarkStart w:id="13561" w:name="_Toc140134989"/>
      <w:bookmarkStart w:id="13562" w:name="_Toc141875365"/>
      <w:bookmarkStart w:id="13563" w:name="_Toc141963784"/>
      <w:bookmarkStart w:id="13564" w:name="_Toc142312529"/>
      <w:bookmarkStart w:id="13565" w:name="_Toc142383374"/>
      <w:bookmarkStart w:id="13566" w:name="_Toc142387644"/>
      <w:bookmarkStart w:id="13567" w:name="_Toc144215682"/>
      <w:bookmarkStart w:id="13568" w:name="_Toc144326807"/>
      <w:bookmarkStart w:id="13569" w:name="_Toc144410935"/>
      <w:bookmarkStart w:id="13570" w:name="_Toc144733404"/>
      <w:bookmarkStart w:id="13571" w:name="_Toc144754378"/>
      <w:bookmarkStart w:id="13572" w:name="_Toc144802514"/>
      <w:bookmarkStart w:id="13573" w:name="_Toc92701376"/>
      <w:bookmarkStart w:id="13574" w:name="_Toc93657514"/>
      <w:bookmarkStart w:id="13575" w:name="_Toc99629886"/>
      <w:bookmarkStart w:id="13576" w:name="_Toc103345627"/>
      <w:bookmarkStart w:id="13577" w:name="_Toc133931375"/>
      <w:bookmarkStart w:id="13578" w:name="_Toc133939479"/>
      <w:bookmarkStart w:id="13579" w:name="_Toc134524065"/>
      <w:bookmarkStart w:id="13580" w:name="_Toc135119488"/>
      <w:bookmarkStart w:id="13581" w:name="_Toc134539899"/>
      <w:bookmarkStart w:id="13582" w:name="_Toc135308036"/>
      <w:bookmarkStart w:id="13583" w:name="_Toc135749688"/>
      <w:bookmarkStart w:id="13584" w:name="_Toc135827834"/>
      <w:bookmarkStart w:id="13585" w:name="_Toc138064917"/>
      <w:bookmarkStart w:id="13586" w:name="_Toc140134990"/>
      <w:bookmarkStart w:id="13587" w:name="_Toc141875366"/>
      <w:bookmarkStart w:id="13588" w:name="_Toc141963785"/>
      <w:bookmarkStart w:id="13589" w:name="_Toc142312530"/>
      <w:bookmarkStart w:id="13590" w:name="_Toc142383375"/>
      <w:bookmarkStart w:id="13591" w:name="_Toc142387645"/>
      <w:bookmarkStart w:id="13592" w:name="_Toc144215683"/>
      <w:bookmarkStart w:id="13593" w:name="_Toc144326808"/>
      <w:bookmarkStart w:id="13594" w:name="_Toc144410936"/>
      <w:bookmarkStart w:id="13595" w:name="_Toc144733405"/>
      <w:bookmarkStart w:id="13596" w:name="_Toc144754379"/>
      <w:bookmarkStart w:id="13597" w:name="_Toc144802515"/>
      <w:bookmarkStart w:id="13598" w:name="_Toc92701377"/>
      <w:bookmarkStart w:id="13599" w:name="_Toc93657515"/>
      <w:bookmarkStart w:id="13600" w:name="_Toc99629887"/>
      <w:bookmarkStart w:id="13601" w:name="_Toc103345628"/>
      <w:bookmarkStart w:id="13602" w:name="_Toc133931376"/>
      <w:bookmarkStart w:id="13603" w:name="_Toc133939480"/>
      <w:bookmarkStart w:id="13604" w:name="_Toc134524066"/>
      <w:bookmarkStart w:id="13605" w:name="_Toc135119489"/>
      <w:bookmarkStart w:id="13606" w:name="_Toc134539900"/>
      <w:bookmarkStart w:id="13607" w:name="_Toc135308037"/>
      <w:bookmarkStart w:id="13608" w:name="_Toc135749689"/>
      <w:bookmarkStart w:id="13609" w:name="_Toc135827835"/>
      <w:bookmarkStart w:id="13610" w:name="_Toc138064918"/>
      <w:bookmarkStart w:id="13611" w:name="_Toc140134991"/>
      <w:bookmarkStart w:id="13612" w:name="_Toc141875367"/>
      <w:bookmarkStart w:id="13613" w:name="_Toc141963786"/>
      <w:bookmarkStart w:id="13614" w:name="_Toc142312531"/>
      <w:bookmarkStart w:id="13615" w:name="_Toc142383376"/>
      <w:bookmarkStart w:id="13616" w:name="_Toc142387646"/>
      <w:bookmarkStart w:id="13617" w:name="_Toc144215684"/>
      <w:bookmarkStart w:id="13618" w:name="_Toc144326809"/>
      <w:bookmarkStart w:id="13619" w:name="_Toc144410937"/>
      <w:bookmarkStart w:id="13620" w:name="_Toc144733406"/>
      <w:bookmarkStart w:id="13621" w:name="_Toc144754380"/>
      <w:bookmarkStart w:id="13622" w:name="_Toc144802516"/>
      <w:bookmarkStart w:id="13623" w:name="_Toc92701378"/>
      <w:bookmarkStart w:id="13624" w:name="_Toc93657516"/>
      <w:bookmarkStart w:id="13625" w:name="_Toc99629888"/>
      <w:bookmarkStart w:id="13626" w:name="_Toc103345629"/>
      <w:bookmarkStart w:id="13627" w:name="_Toc133931377"/>
      <w:bookmarkStart w:id="13628" w:name="_Toc133939481"/>
      <w:bookmarkStart w:id="13629" w:name="_Toc134524067"/>
      <w:bookmarkStart w:id="13630" w:name="_Toc135119490"/>
      <w:bookmarkStart w:id="13631" w:name="_Toc134539901"/>
      <w:bookmarkStart w:id="13632" w:name="_Toc135308038"/>
      <w:bookmarkStart w:id="13633" w:name="_Toc135749690"/>
      <w:bookmarkStart w:id="13634" w:name="_Toc135827836"/>
      <w:bookmarkStart w:id="13635" w:name="_Toc138064919"/>
      <w:bookmarkStart w:id="13636" w:name="_Toc140134992"/>
      <w:bookmarkStart w:id="13637" w:name="_Toc141875368"/>
      <w:bookmarkStart w:id="13638" w:name="_Toc141963787"/>
      <w:bookmarkStart w:id="13639" w:name="_Toc142312532"/>
      <w:bookmarkStart w:id="13640" w:name="_Toc142383377"/>
      <w:bookmarkStart w:id="13641" w:name="_Toc142387647"/>
      <w:bookmarkStart w:id="13642" w:name="_Toc144215685"/>
      <w:bookmarkStart w:id="13643" w:name="_Toc144326810"/>
      <w:bookmarkStart w:id="13644" w:name="_Toc144410938"/>
      <w:bookmarkStart w:id="13645" w:name="_Toc144733407"/>
      <w:bookmarkStart w:id="13646" w:name="_Toc144754381"/>
      <w:bookmarkStart w:id="13647" w:name="_Toc144802517"/>
      <w:bookmarkStart w:id="13648" w:name="_Toc92701379"/>
      <w:bookmarkStart w:id="13649" w:name="_Toc93657517"/>
      <w:bookmarkStart w:id="13650" w:name="_Toc99629889"/>
      <w:bookmarkStart w:id="13651" w:name="_Toc103345630"/>
      <w:bookmarkStart w:id="13652" w:name="_Toc133931378"/>
      <w:bookmarkStart w:id="13653" w:name="_Toc133939482"/>
      <w:bookmarkStart w:id="13654" w:name="_Toc134524068"/>
      <w:bookmarkStart w:id="13655" w:name="_Toc135119491"/>
      <w:bookmarkStart w:id="13656" w:name="_Toc134539902"/>
      <w:bookmarkStart w:id="13657" w:name="_Toc135308039"/>
      <w:bookmarkStart w:id="13658" w:name="_Toc135749691"/>
      <w:bookmarkStart w:id="13659" w:name="_Toc135827837"/>
      <w:bookmarkStart w:id="13660" w:name="_Toc138064920"/>
      <w:bookmarkStart w:id="13661" w:name="_Toc140134993"/>
      <w:bookmarkStart w:id="13662" w:name="_Toc141875369"/>
      <w:bookmarkStart w:id="13663" w:name="_Toc141963788"/>
      <w:bookmarkStart w:id="13664" w:name="_Toc142312533"/>
      <w:bookmarkStart w:id="13665" w:name="_Toc142383378"/>
      <w:bookmarkStart w:id="13666" w:name="_Toc142387648"/>
      <w:bookmarkStart w:id="13667" w:name="_Toc144215686"/>
      <w:bookmarkStart w:id="13668" w:name="_Toc144326811"/>
      <w:bookmarkStart w:id="13669" w:name="_Toc144410939"/>
      <w:bookmarkStart w:id="13670" w:name="_Toc144733408"/>
      <w:bookmarkStart w:id="13671" w:name="_Toc144754382"/>
      <w:bookmarkStart w:id="13672" w:name="_Toc144802518"/>
      <w:bookmarkStart w:id="13673" w:name="_Toc92701380"/>
      <w:bookmarkStart w:id="13674" w:name="_Toc93657518"/>
      <w:bookmarkStart w:id="13675" w:name="_Toc99629890"/>
      <w:bookmarkStart w:id="13676" w:name="_Toc103345631"/>
      <w:bookmarkStart w:id="13677" w:name="_Toc133931379"/>
      <w:bookmarkStart w:id="13678" w:name="_Toc133939483"/>
      <w:bookmarkStart w:id="13679" w:name="_Toc134524069"/>
      <w:bookmarkStart w:id="13680" w:name="_Toc135119492"/>
      <w:bookmarkStart w:id="13681" w:name="_Toc134539903"/>
      <w:bookmarkStart w:id="13682" w:name="_Toc135308040"/>
      <w:bookmarkStart w:id="13683" w:name="_Toc135749692"/>
      <w:bookmarkStart w:id="13684" w:name="_Toc135827838"/>
      <w:bookmarkStart w:id="13685" w:name="_Toc138064921"/>
      <w:bookmarkStart w:id="13686" w:name="_Toc140134994"/>
      <w:bookmarkStart w:id="13687" w:name="_Toc141875370"/>
      <w:bookmarkStart w:id="13688" w:name="_Toc141963789"/>
      <w:bookmarkStart w:id="13689" w:name="_Toc142312534"/>
      <w:bookmarkStart w:id="13690" w:name="_Toc142383379"/>
      <w:bookmarkStart w:id="13691" w:name="_Toc142387649"/>
      <w:bookmarkStart w:id="13692" w:name="_Toc144215687"/>
      <w:bookmarkStart w:id="13693" w:name="_Toc144326812"/>
      <w:bookmarkStart w:id="13694" w:name="_Toc144410940"/>
      <w:bookmarkStart w:id="13695" w:name="_Toc144733409"/>
      <w:bookmarkStart w:id="13696" w:name="_Toc144754383"/>
      <w:bookmarkStart w:id="13697" w:name="_Toc144802519"/>
      <w:bookmarkStart w:id="13698" w:name="_Toc92701381"/>
      <w:bookmarkStart w:id="13699" w:name="_Toc93657519"/>
      <w:bookmarkStart w:id="13700" w:name="_Toc99629891"/>
      <w:bookmarkStart w:id="13701" w:name="_Toc103345632"/>
      <w:bookmarkStart w:id="13702" w:name="_Toc133931380"/>
      <w:bookmarkStart w:id="13703" w:name="_Toc133939484"/>
      <w:bookmarkStart w:id="13704" w:name="_Toc134524070"/>
      <w:bookmarkStart w:id="13705" w:name="_Toc135119493"/>
      <w:bookmarkStart w:id="13706" w:name="_Toc134539904"/>
      <w:bookmarkStart w:id="13707" w:name="_Toc135308041"/>
      <w:bookmarkStart w:id="13708" w:name="_Toc135749693"/>
      <w:bookmarkStart w:id="13709" w:name="_Toc135827839"/>
      <w:bookmarkStart w:id="13710" w:name="_Toc138064922"/>
      <w:bookmarkStart w:id="13711" w:name="_Toc140134995"/>
      <w:bookmarkStart w:id="13712" w:name="_Toc141875371"/>
      <w:bookmarkStart w:id="13713" w:name="_Toc141963790"/>
      <w:bookmarkStart w:id="13714" w:name="_Toc142312535"/>
      <w:bookmarkStart w:id="13715" w:name="_Toc142383380"/>
      <w:bookmarkStart w:id="13716" w:name="_Toc142387650"/>
      <w:bookmarkStart w:id="13717" w:name="_Toc144215688"/>
      <w:bookmarkStart w:id="13718" w:name="_Toc144326813"/>
      <w:bookmarkStart w:id="13719" w:name="_Toc144410941"/>
      <w:bookmarkStart w:id="13720" w:name="_Toc144733410"/>
      <w:bookmarkStart w:id="13721" w:name="_Toc144754384"/>
      <w:bookmarkStart w:id="13722" w:name="_Toc144802520"/>
      <w:bookmarkStart w:id="13723" w:name="_Toc92701382"/>
      <w:bookmarkStart w:id="13724" w:name="_Toc93657520"/>
      <w:bookmarkStart w:id="13725" w:name="_Toc99629892"/>
      <w:bookmarkStart w:id="13726" w:name="_Toc103345633"/>
      <w:bookmarkStart w:id="13727" w:name="_Toc133931381"/>
      <w:bookmarkStart w:id="13728" w:name="_Toc133939485"/>
      <w:bookmarkStart w:id="13729" w:name="_Toc134524071"/>
      <w:bookmarkStart w:id="13730" w:name="_Toc135119494"/>
      <w:bookmarkStart w:id="13731" w:name="_Toc134539905"/>
      <w:bookmarkStart w:id="13732" w:name="_Toc135308042"/>
      <w:bookmarkStart w:id="13733" w:name="_Toc135749694"/>
      <w:bookmarkStart w:id="13734" w:name="_Toc135827840"/>
      <w:bookmarkStart w:id="13735" w:name="_Toc138064923"/>
      <w:bookmarkStart w:id="13736" w:name="_Toc140134996"/>
      <w:bookmarkStart w:id="13737" w:name="_Toc141875372"/>
      <w:bookmarkStart w:id="13738" w:name="_Toc141963791"/>
      <w:bookmarkStart w:id="13739" w:name="_Toc142312536"/>
      <w:bookmarkStart w:id="13740" w:name="_Toc142383381"/>
      <w:bookmarkStart w:id="13741" w:name="_Toc142387651"/>
      <w:bookmarkStart w:id="13742" w:name="_Toc144215689"/>
      <w:bookmarkStart w:id="13743" w:name="_Toc144326814"/>
      <w:bookmarkStart w:id="13744" w:name="_Toc144410942"/>
      <w:bookmarkStart w:id="13745" w:name="_Toc144733411"/>
      <w:bookmarkStart w:id="13746" w:name="_Toc144754385"/>
      <w:bookmarkStart w:id="13747" w:name="_Toc144802521"/>
      <w:bookmarkStart w:id="13748" w:name="_Toc92701383"/>
      <w:bookmarkStart w:id="13749" w:name="_Toc93657521"/>
      <w:bookmarkStart w:id="13750" w:name="_Toc99629893"/>
      <w:bookmarkStart w:id="13751" w:name="_Toc103345634"/>
      <w:bookmarkStart w:id="13752" w:name="_Toc133931382"/>
      <w:bookmarkStart w:id="13753" w:name="_Toc133939486"/>
      <w:bookmarkStart w:id="13754" w:name="_Toc134524072"/>
      <w:bookmarkStart w:id="13755" w:name="_Toc135119495"/>
      <w:bookmarkStart w:id="13756" w:name="_Toc134539906"/>
      <w:bookmarkStart w:id="13757" w:name="_Toc135308043"/>
      <w:bookmarkStart w:id="13758" w:name="_Toc135749695"/>
      <w:bookmarkStart w:id="13759" w:name="_Toc135827841"/>
      <w:bookmarkStart w:id="13760" w:name="_Toc138064924"/>
      <w:bookmarkStart w:id="13761" w:name="_Toc140134997"/>
      <w:bookmarkStart w:id="13762" w:name="_Toc141875373"/>
      <w:bookmarkStart w:id="13763" w:name="_Toc141963792"/>
      <w:bookmarkStart w:id="13764" w:name="_Toc142312537"/>
      <w:bookmarkStart w:id="13765" w:name="_Toc142383382"/>
      <w:bookmarkStart w:id="13766" w:name="_Toc142387652"/>
      <w:bookmarkStart w:id="13767" w:name="_Toc144215690"/>
      <w:bookmarkStart w:id="13768" w:name="_Toc144326815"/>
      <w:bookmarkStart w:id="13769" w:name="_Toc144410943"/>
      <w:bookmarkStart w:id="13770" w:name="_Toc144733412"/>
      <w:bookmarkStart w:id="13771" w:name="_Toc144754386"/>
      <w:bookmarkStart w:id="13772" w:name="_Toc144802522"/>
      <w:bookmarkStart w:id="13773" w:name="_Toc92701384"/>
      <w:bookmarkStart w:id="13774" w:name="_Toc93657522"/>
      <w:bookmarkStart w:id="13775" w:name="_Toc99629894"/>
      <w:bookmarkStart w:id="13776" w:name="_Toc103345635"/>
      <w:bookmarkStart w:id="13777" w:name="_Toc133931383"/>
      <w:bookmarkStart w:id="13778" w:name="_Toc133939487"/>
      <w:bookmarkStart w:id="13779" w:name="_Toc134524073"/>
      <w:bookmarkStart w:id="13780" w:name="_Toc135119496"/>
      <w:bookmarkStart w:id="13781" w:name="_Toc134539907"/>
      <w:bookmarkStart w:id="13782" w:name="_Toc135308044"/>
      <w:bookmarkStart w:id="13783" w:name="_Toc135749696"/>
      <w:bookmarkStart w:id="13784" w:name="_Toc135827842"/>
      <w:bookmarkStart w:id="13785" w:name="_Toc138064925"/>
      <w:bookmarkStart w:id="13786" w:name="_Toc140134998"/>
      <w:bookmarkStart w:id="13787" w:name="_Toc141875374"/>
      <w:bookmarkStart w:id="13788" w:name="_Toc141963793"/>
      <w:bookmarkStart w:id="13789" w:name="_Toc142312538"/>
      <w:bookmarkStart w:id="13790" w:name="_Toc142383383"/>
      <w:bookmarkStart w:id="13791" w:name="_Toc142387653"/>
      <w:bookmarkStart w:id="13792" w:name="_Toc144215691"/>
      <w:bookmarkStart w:id="13793" w:name="_Toc144326816"/>
      <w:bookmarkStart w:id="13794" w:name="_Toc144410944"/>
      <w:bookmarkStart w:id="13795" w:name="_Toc144733413"/>
      <w:bookmarkStart w:id="13796" w:name="_Toc144754387"/>
      <w:bookmarkStart w:id="13797" w:name="_Toc144802523"/>
      <w:bookmarkStart w:id="13798" w:name="_Toc92701385"/>
      <w:bookmarkStart w:id="13799" w:name="_Toc93657523"/>
      <w:bookmarkStart w:id="13800" w:name="_Toc99629895"/>
      <w:bookmarkStart w:id="13801" w:name="_Toc103345636"/>
      <w:bookmarkStart w:id="13802" w:name="_Toc133931384"/>
      <w:bookmarkStart w:id="13803" w:name="_Toc133939488"/>
      <w:bookmarkStart w:id="13804" w:name="_Toc134524074"/>
      <w:bookmarkStart w:id="13805" w:name="_Toc135119497"/>
      <w:bookmarkStart w:id="13806" w:name="_Toc134539908"/>
      <w:bookmarkStart w:id="13807" w:name="_Toc135308045"/>
      <w:bookmarkStart w:id="13808" w:name="_Toc135749697"/>
      <w:bookmarkStart w:id="13809" w:name="_Toc135827843"/>
      <w:bookmarkStart w:id="13810" w:name="_Toc138064926"/>
      <w:bookmarkStart w:id="13811" w:name="_Toc140134999"/>
      <w:bookmarkStart w:id="13812" w:name="_Toc141875375"/>
      <w:bookmarkStart w:id="13813" w:name="_Toc141963794"/>
      <w:bookmarkStart w:id="13814" w:name="_Toc142312539"/>
      <w:bookmarkStart w:id="13815" w:name="_Toc142383384"/>
      <w:bookmarkStart w:id="13816" w:name="_Toc142387654"/>
      <w:bookmarkStart w:id="13817" w:name="_Toc144215692"/>
      <w:bookmarkStart w:id="13818" w:name="_Toc144326817"/>
      <w:bookmarkStart w:id="13819" w:name="_Toc144410945"/>
      <w:bookmarkStart w:id="13820" w:name="_Toc144733414"/>
      <w:bookmarkStart w:id="13821" w:name="_Toc144754388"/>
      <w:bookmarkStart w:id="13822" w:name="_Toc144802524"/>
      <w:bookmarkStart w:id="13823" w:name="_Toc92701386"/>
      <w:bookmarkStart w:id="13824" w:name="_Toc93657524"/>
      <w:bookmarkStart w:id="13825" w:name="_Toc99629896"/>
      <w:bookmarkStart w:id="13826" w:name="_Toc103345637"/>
      <w:bookmarkStart w:id="13827" w:name="_Toc133931385"/>
      <w:bookmarkStart w:id="13828" w:name="_Toc133939489"/>
      <w:bookmarkStart w:id="13829" w:name="_Toc134524075"/>
      <w:bookmarkStart w:id="13830" w:name="_Toc135119498"/>
      <w:bookmarkStart w:id="13831" w:name="_Toc134539909"/>
      <w:bookmarkStart w:id="13832" w:name="_Toc135308046"/>
      <w:bookmarkStart w:id="13833" w:name="_Toc135749698"/>
      <w:bookmarkStart w:id="13834" w:name="_Toc135827844"/>
      <w:bookmarkStart w:id="13835" w:name="_Toc138064927"/>
      <w:bookmarkStart w:id="13836" w:name="_Toc140135000"/>
      <w:bookmarkStart w:id="13837" w:name="_Toc141875376"/>
      <w:bookmarkStart w:id="13838" w:name="_Toc141963795"/>
      <w:bookmarkStart w:id="13839" w:name="_Toc142312540"/>
      <w:bookmarkStart w:id="13840" w:name="_Toc142383385"/>
      <w:bookmarkStart w:id="13841" w:name="_Toc142387655"/>
      <w:bookmarkStart w:id="13842" w:name="_Toc144215693"/>
      <w:bookmarkStart w:id="13843" w:name="_Toc144326818"/>
      <w:bookmarkStart w:id="13844" w:name="_Toc144410946"/>
      <w:bookmarkStart w:id="13845" w:name="_Toc144733415"/>
      <w:bookmarkStart w:id="13846" w:name="_Toc144754389"/>
      <w:bookmarkStart w:id="13847" w:name="_Toc144802525"/>
      <w:bookmarkStart w:id="13848" w:name="_Toc92701387"/>
      <w:bookmarkStart w:id="13849" w:name="_Toc93657525"/>
      <w:bookmarkStart w:id="13850" w:name="_Toc99629897"/>
      <w:bookmarkStart w:id="13851" w:name="_Toc103345638"/>
      <w:bookmarkStart w:id="13852" w:name="_Toc133931386"/>
      <w:bookmarkStart w:id="13853" w:name="_Toc133939490"/>
      <w:bookmarkStart w:id="13854" w:name="_Toc134524076"/>
      <w:bookmarkStart w:id="13855" w:name="_Toc135119499"/>
      <w:bookmarkStart w:id="13856" w:name="_Toc134539910"/>
      <w:bookmarkStart w:id="13857" w:name="_Toc135308047"/>
      <w:bookmarkStart w:id="13858" w:name="_Toc135749699"/>
      <w:bookmarkStart w:id="13859" w:name="_Toc135827845"/>
      <w:bookmarkStart w:id="13860" w:name="_Toc138064928"/>
      <w:bookmarkStart w:id="13861" w:name="_Toc140135001"/>
      <w:bookmarkStart w:id="13862" w:name="_Toc141875377"/>
      <w:bookmarkStart w:id="13863" w:name="_Toc141963796"/>
      <w:bookmarkStart w:id="13864" w:name="_Toc142312541"/>
      <w:bookmarkStart w:id="13865" w:name="_Toc142383386"/>
      <w:bookmarkStart w:id="13866" w:name="_Toc142387656"/>
      <w:bookmarkStart w:id="13867" w:name="_Toc144215694"/>
      <w:bookmarkStart w:id="13868" w:name="_Toc144326819"/>
      <w:bookmarkStart w:id="13869" w:name="_Toc144410947"/>
      <w:bookmarkStart w:id="13870" w:name="_Toc144733416"/>
      <w:bookmarkStart w:id="13871" w:name="_Toc144754390"/>
      <w:bookmarkStart w:id="13872" w:name="_Toc144802526"/>
      <w:bookmarkStart w:id="13873" w:name="_Toc92701388"/>
      <w:bookmarkStart w:id="13874" w:name="_Toc93657526"/>
      <w:bookmarkStart w:id="13875" w:name="_Toc99629898"/>
      <w:bookmarkStart w:id="13876" w:name="_Toc103345639"/>
      <w:bookmarkStart w:id="13877" w:name="_Toc133931387"/>
      <w:bookmarkStart w:id="13878" w:name="_Toc133939491"/>
      <w:bookmarkStart w:id="13879" w:name="_Toc134524077"/>
      <w:bookmarkStart w:id="13880" w:name="_Toc135119500"/>
      <w:bookmarkStart w:id="13881" w:name="_Toc134539911"/>
      <w:bookmarkStart w:id="13882" w:name="_Toc135308048"/>
      <w:bookmarkStart w:id="13883" w:name="_Toc135749700"/>
      <w:bookmarkStart w:id="13884" w:name="_Toc135827846"/>
      <w:bookmarkStart w:id="13885" w:name="_Toc138064929"/>
      <w:bookmarkStart w:id="13886" w:name="_Toc140135002"/>
      <w:bookmarkStart w:id="13887" w:name="_Toc141875378"/>
      <w:bookmarkStart w:id="13888" w:name="_Toc141963797"/>
      <w:bookmarkStart w:id="13889" w:name="_Toc142312542"/>
      <w:bookmarkStart w:id="13890" w:name="_Toc142383387"/>
      <w:bookmarkStart w:id="13891" w:name="_Toc142387657"/>
      <w:bookmarkStart w:id="13892" w:name="_Toc144215695"/>
      <w:bookmarkStart w:id="13893" w:name="_Toc144326820"/>
      <w:bookmarkStart w:id="13894" w:name="_Toc144410948"/>
      <w:bookmarkStart w:id="13895" w:name="_Toc144733417"/>
      <w:bookmarkStart w:id="13896" w:name="_Toc144754391"/>
      <w:bookmarkStart w:id="13897" w:name="_Toc144802527"/>
      <w:bookmarkStart w:id="13898" w:name="_Toc92701389"/>
      <w:bookmarkStart w:id="13899" w:name="_Toc93657527"/>
      <w:bookmarkStart w:id="13900" w:name="_Toc99629899"/>
      <w:bookmarkStart w:id="13901" w:name="_Toc103345640"/>
      <w:bookmarkStart w:id="13902" w:name="_Toc133931388"/>
      <w:bookmarkStart w:id="13903" w:name="_Toc133939492"/>
      <w:bookmarkStart w:id="13904" w:name="_Toc134524078"/>
      <w:bookmarkStart w:id="13905" w:name="_Toc135119501"/>
      <w:bookmarkStart w:id="13906" w:name="_Toc134539912"/>
      <w:bookmarkStart w:id="13907" w:name="_Toc135308049"/>
      <w:bookmarkStart w:id="13908" w:name="_Toc135749701"/>
      <w:bookmarkStart w:id="13909" w:name="_Toc135827847"/>
      <w:bookmarkStart w:id="13910" w:name="_Toc138064930"/>
      <w:bookmarkStart w:id="13911" w:name="_Toc140135003"/>
      <w:bookmarkStart w:id="13912" w:name="_Toc141875379"/>
      <w:bookmarkStart w:id="13913" w:name="_Toc141963798"/>
      <w:bookmarkStart w:id="13914" w:name="_Toc142312543"/>
      <w:bookmarkStart w:id="13915" w:name="_Toc142383388"/>
      <w:bookmarkStart w:id="13916" w:name="_Toc142387658"/>
      <w:bookmarkStart w:id="13917" w:name="_Toc144215696"/>
      <w:bookmarkStart w:id="13918" w:name="_Toc144326821"/>
      <w:bookmarkStart w:id="13919" w:name="_Toc144410949"/>
      <w:bookmarkStart w:id="13920" w:name="_Toc144733418"/>
      <w:bookmarkStart w:id="13921" w:name="_Toc144754392"/>
      <w:bookmarkStart w:id="13922" w:name="_Toc144802528"/>
      <w:bookmarkStart w:id="13923" w:name="_Toc92701390"/>
      <w:bookmarkStart w:id="13924" w:name="_Toc93657528"/>
      <w:bookmarkStart w:id="13925" w:name="_Toc99629900"/>
      <w:bookmarkStart w:id="13926" w:name="_Toc103345641"/>
      <w:bookmarkStart w:id="13927" w:name="_Toc133931389"/>
      <w:bookmarkStart w:id="13928" w:name="_Toc133939493"/>
      <w:bookmarkStart w:id="13929" w:name="_Toc134524079"/>
      <w:bookmarkStart w:id="13930" w:name="_Toc135119502"/>
      <w:bookmarkStart w:id="13931" w:name="_Toc134539913"/>
      <w:bookmarkStart w:id="13932" w:name="_Toc135308050"/>
      <w:bookmarkStart w:id="13933" w:name="_Toc135749702"/>
      <w:bookmarkStart w:id="13934" w:name="_Toc135827848"/>
      <w:bookmarkStart w:id="13935" w:name="_Toc138064931"/>
      <w:bookmarkStart w:id="13936" w:name="_Toc140135004"/>
      <w:bookmarkStart w:id="13937" w:name="_Toc141875380"/>
      <w:bookmarkStart w:id="13938" w:name="_Toc141963799"/>
      <w:bookmarkStart w:id="13939" w:name="_Toc142312544"/>
      <w:bookmarkStart w:id="13940" w:name="_Toc142383389"/>
      <w:bookmarkStart w:id="13941" w:name="_Toc142387659"/>
      <w:bookmarkStart w:id="13942" w:name="_Toc144215697"/>
      <w:bookmarkStart w:id="13943" w:name="_Toc144326822"/>
      <w:bookmarkStart w:id="13944" w:name="_Toc144410950"/>
      <w:bookmarkStart w:id="13945" w:name="_Toc144733419"/>
      <w:bookmarkStart w:id="13946" w:name="_Toc144754393"/>
      <w:bookmarkStart w:id="13947" w:name="_Toc144802529"/>
      <w:bookmarkStart w:id="13948" w:name="_Toc92701391"/>
      <w:bookmarkStart w:id="13949" w:name="_Toc93657529"/>
      <w:bookmarkStart w:id="13950" w:name="_Toc99629901"/>
      <w:bookmarkStart w:id="13951" w:name="_Toc103345642"/>
      <w:bookmarkStart w:id="13952" w:name="_Toc133931390"/>
      <w:bookmarkStart w:id="13953" w:name="_Toc133939494"/>
      <w:bookmarkStart w:id="13954" w:name="_Toc134524080"/>
      <w:bookmarkStart w:id="13955" w:name="_Toc135119503"/>
      <w:bookmarkStart w:id="13956" w:name="_Toc134539914"/>
      <w:bookmarkStart w:id="13957" w:name="_Toc135308051"/>
      <w:bookmarkStart w:id="13958" w:name="_Toc135749703"/>
      <w:bookmarkStart w:id="13959" w:name="_Toc135827849"/>
      <w:bookmarkStart w:id="13960" w:name="_Toc138064932"/>
      <w:bookmarkStart w:id="13961" w:name="_Toc140135005"/>
      <w:bookmarkStart w:id="13962" w:name="_Toc141875381"/>
      <w:bookmarkStart w:id="13963" w:name="_Toc141963800"/>
      <w:bookmarkStart w:id="13964" w:name="_Toc142312545"/>
      <w:bookmarkStart w:id="13965" w:name="_Toc142383390"/>
      <w:bookmarkStart w:id="13966" w:name="_Toc142387660"/>
      <w:bookmarkStart w:id="13967" w:name="_Toc144215698"/>
      <w:bookmarkStart w:id="13968" w:name="_Toc144326823"/>
      <w:bookmarkStart w:id="13969" w:name="_Toc144410951"/>
      <w:bookmarkStart w:id="13970" w:name="_Toc144733420"/>
      <w:bookmarkStart w:id="13971" w:name="_Toc144754394"/>
      <w:bookmarkStart w:id="13972" w:name="_Toc144802530"/>
      <w:bookmarkStart w:id="13973" w:name="_Toc92701392"/>
      <w:bookmarkStart w:id="13974" w:name="_Toc93657530"/>
      <w:bookmarkStart w:id="13975" w:name="_Toc99629902"/>
      <w:bookmarkStart w:id="13976" w:name="_Toc103345643"/>
      <w:bookmarkStart w:id="13977" w:name="_Toc133931391"/>
      <w:bookmarkStart w:id="13978" w:name="_Toc133939495"/>
      <w:bookmarkStart w:id="13979" w:name="_Toc134524081"/>
      <w:bookmarkStart w:id="13980" w:name="_Toc135119504"/>
      <w:bookmarkStart w:id="13981" w:name="_Toc134539915"/>
      <w:bookmarkStart w:id="13982" w:name="_Toc135308052"/>
      <w:bookmarkStart w:id="13983" w:name="_Toc135749704"/>
      <w:bookmarkStart w:id="13984" w:name="_Toc135827850"/>
      <w:bookmarkStart w:id="13985" w:name="_Toc138064933"/>
      <w:bookmarkStart w:id="13986" w:name="_Toc140135006"/>
      <w:bookmarkStart w:id="13987" w:name="_Toc141875382"/>
      <w:bookmarkStart w:id="13988" w:name="_Toc141963801"/>
      <w:bookmarkStart w:id="13989" w:name="_Toc142312546"/>
      <w:bookmarkStart w:id="13990" w:name="_Toc142383391"/>
      <w:bookmarkStart w:id="13991" w:name="_Toc142387661"/>
      <w:bookmarkStart w:id="13992" w:name="_Toc144215699"/>
      <w:bookmarkStart w:id="13993" w:name="_Toc144326824"/>
      <w:bookmarkStart w:id="13994" w:name="_Toc144410952"/>
      <w:bookmarkStart w:id="13995" w:name="_Toc144733421"/>
      <w:bookmarkStart w:id="13996" w:name="_Toc144754395"/>
      <w:bookmarkStart w:id="13997" w:name="_Toc144802531"/>
      <w:bookmarkStart w:id="13998" w:name="_Toc92701393"/>
      <w:bookmarkStart w:id="13999" w:name="_Toc93657531"/>
      <w:bookmarkStart w:id="14000" w:name="_Toc99629903"/>
      <w:bookmarkStart w:id="14001" w:name="_Toc103345644"/>
      <w:bookmarkStart w:id="14002" w:name="_Toc133931392"/>
      <w:bookmarkStart w:id="14003" w:name="_Toc133939496"/>
      <w:bookmarkStart w:id="14004" w:name="_Toc134524082"/>
      <w:bookmarkStart w:id="14005" w:name="_Toc135119505"/>
      <w:bookmarkStart w:id="14006" w:name="_Toc134539916"/>
      <w:bookmarkStart w:id="14007" w:name="_Toc135308053"/>
      <w:bookmarkStart w:id="14008" w:name="_Toc135749705"/>
      <w:bookmarkStart w:id="14009" w:name="_Toc135827851"/>
      <w:bookmarkStart w:id="14010" w:name="_Toc138064934"/>
      <w:bookmarkStart w:id="14011" w:name="_Toc140135007"/>
      <w:bookmarkStart w:id="14012" w:name="_Toc141875383"/>
      <w:bookmarkStart w:id="14013" w:name="_Toc141963802"/>
      <w:bookmarkStart w:id="14014" w:name="_Toc142312547"/>
      <w:bookmarkStart w:id="14015" w:name="_Toc142383392"/>
      <w:bookmarkStart w:id="14016" w:name="_Toc142387662"/>
      <w:bookmarkStart w:id="14017" w:name="_Toc144215700"/>
      <w:bookmarkStart w:id="14018" w:name="_Toc144326825"/>
      <w:bookmarkStart w:id="14019" w:name="_Toc144410953"/>
      <w:bookmarkStart w:id="14020" w:name="_Toc144733422"/>
      <w:bookmarkStart w:id="14021" w:name="_Toc144754396"/>
      <w:bookmarkStart w:id="14022" w:name="_Toc144802532"/>
      <w:bookmarkStart w:id="14023" w:name="_Toc92701394"/>
      <w:bookmarkStart w:id="14024" w:name="_Toc93657532"/>
      <w:bookmarkStart w:id="14025" w:name="_Toc99629904"/>
      <w:bookmarkStart w:id="14026" w:name="_Toc103345645"/>
      <w:bookmarkStart w:id="14027" w:name="_Toc133931393"/>
      <w:bookmarkStart w:id="14028" w:name="_Toc133939497"/>
      <w:bookmarkStart w:id="14029" w:name="_Toc134524083"/>
      <w:bookmarkStart w:id="14030" w:name="_Toc135119506"/>
      <w:bookmarkStart w:id="14031" w:name="_Toc134539917"/>
      <w:bookmarkStart w:id="14032" w:name="_Toc135308054"/>
      <w:bookmarkStart w:id="14033" w:name="_Toc135749706"/>
      <w:bookmarkStart w:id="14034" w:name="_Toc135827852"/>
      <w:bookmarkStart w:id="14035" w:name="_Toc138064935"/>
      <w:bookmarkStart w:id="14036" w:name="_Toc140135008"/>
      <w:bookmarkStart w:id="14037" w:name="_Toc141875384"/>
      <w:bookmarkStart w:id="14038" w:name="_Toc141963803"/>
      <w:bookmarkStart w:id="14039" w:name="_Toc142312548"/>
      <w:bookmarkStart w:id="14040" w:name="_Toc142383393"/>
      <w:bookmarkStart w:id="14041" w:name="_Toc142387663"/>
      <w:bookmarkStart w:id="14042" w:name="_Toc144215701"/>
      <w:bookmarkStart w:id="14043" w:name="_Toc144326826"/>
      <w:bookmarkStart w:id="14044" w:name="_Toc144410954"/>
      <w:bookmarkStart w:id="14045" w:name="_Toc144733423"/>
      <w:bookmarkStart w:id="14046" w:name="_Toc144754397"/>
      <w:bookmarkStart w:id="14047" w:name="_Toc144802533"/>
      <w:bookmarkStart w:id="14048" w:name="_Toc92701395"/>
      <w:bookmarkStart w:id="14049" w:name="_Toc93657533"/>
      <w:bookmarkStart w:id="14050" w:name="_Toc99629905"/>
      <w:bookmarkStart w:id="14051" w:name="_Toc103345646"/>
      <w:bookmarkStart w:id="14052" w:name="_Toc133931394"/>
      <w:bookmarkStart w:id="14053" w:name="_Toc133939498"/>
      <w:bookmarkStart w:id="14054" w:name="_Toc134524084"/>
      <w:bookmarkStart w:id="14055" w:name="_Toc135119507"/>
      <w:bookmarkStart w:id="14056" w:name="_Toc134539918"/>
      <w:bookmarkStart w:id="14057" w:name="_Toc135308055"/>
      <w:bookmarkStart w:id="14058" w:name="_Toc135749707"/>
      <w:bookmarkStart w:id="14059" w:name="_Toc135827853"/>
      <w:bookmarkStart w:id="14060" w:name="_Toc138064936"/>
      <w:bookmarkStart w:id="14061" w:name="_Toc140135009"/>
      <w:bookmarkStart w:id="14062" w:name="_Toc141875385"/>
      <w:bookmarkStart w:id="14063" w:name="_Toc141963804"/>
      <w:bookmarkStart w:id="14064" w:name="_Toc142312549"/>
      <w:bookmarkStart w:id="14065" w:name="_Toc142383394"/>
      <w:bookmarkStart w:id="14066" w:name="_Toc142387664"/>
      <w:bookmarkStart w:id="14067" w:name="_Toc144215702"/>
      <w:bookmarkStart w:id="14068" w:name="_Toc144326827"/>
      <w:bookmarkStart w:id="14069" w:name="_Toc144410955"/>
      <w:bookmarkStart w:id="14070" w:name="_Toc144733424"/>
      <w:bookmarkStart w:id="14071" w:name="_Toc144754398"/>
      <w:bookmarkStart w:id="14072" w:name="_Toc144802534"/>
      <w:bookmarkStart w:id="14073" w:name="_Toc92701396"/>
      <w:bookmarkStart w:id="14074" w:name="_Toc93657534"/>
      <w:bookmarkStart w:id="14075" w:name="_Toc99629906"/>
      <w:bookmarkStart w:id="14076" w:name="_Toc103345647"/>
      <w:bookmarkStart w:id="14077" w:name="_Toc133931395"/>
      <w:bookmarkStart w:id="14078" w:name="_Toc133939499"/>
      <w:bookmarkStart w:id="14079" w:name="_Toc134524085"/>
      <w:bookmarkStart w:id="14080" w:name="_Toc135119508"/>
      <w:bookmarkStart w:id="14081" w:name="_Toc134539919"/>
      <w:bookmarkStart w:id="14082" w:name="_Toc135308056"/>
      <w:bookmarkStart w:id="14083" w:name="_Toc135749708"/>
      <w:bookmarkStart w:id="14084" w:name="_Toc135827854"/>
      <w:bookmarkStart w:id="14085" w:name="_Toc138064937"/>
      <w:bookmarkStart w:id="14086" w:name="_Toc140135010"/>
      <w:bookmarkStart w:id="14087" w:name="_Toc141875386"/>
      <w:bookmarkStart w:id="14088" w:name="_Toc141963805"/>
      <w:bookmarkStart w:id="14089" w:name="_Toc142312550"/>
      <w:bookmarkStart w:id="14090" w:name="_Toc142383395"/>
      <w:bookmarkStart w:id="14091" w:name="_Toc142387665"/>
      <w:bookmarkStart w:id="14092" w:name="_Toc144215703"/>
      <w:bookmarkStart w:id="14093" w:name="_Toc144326828"/>
      <w:bookmarkStart w:id="14094" w:name="_Toc144410956"/>
      <w:bookmarkStart w:id="14095" w:name="_Toc144733425"/>
      <w:bookmarkStart w:id="14096" w:name="_Toc144754399"/>
      <w:bookmarkStart w:id="14097" w:name="_Toc144802535"/>
      <w:bookmarkStart w:id="14098" w:name="_Toc92701397"/>
      <w:bookmarkStart w:id="14099" w:name="_Toc93657535"/>
      <w:bookmarkStart w:id="14100" w:name="_Toc99629907"/>
      <w:bookmarkStart w:id="14101" w:name="_Toc103345648"/>
      <w:bookmarkStart w:id="14102" w:name="_Toc133931396"/>
      <w:bookmarkStart w:id="14103" w:name="_Toc133939500"/>
      <w:bookmarkStart w:id="14104" w:name="_Toc134524086"/>
      <w:bookmarkStart w:id="14105" w:name="_Toc135119509"/>
      <w:bookmarkStart w:id="14106" w:name="_Toc134539920"/>
      <w:bookmarkStart w:id="14107" w:name="_Toc135308057"/>
      <w:bookmarkStart w:id="14108" w:name="_Toc135749709"/>
      <w:bookmarkStart w:id="14109" w:name="_Toc135827855"/>
      <w:bookmarkStart w:id="14110" w:name="_Toc138064938"/>
      <w:bookmarkStart w:id="14111" w:name="_Toc140135011"/>
      <w:bookmarkStart w:id="14112" w:name="_Toc141875387"/>
      <w:bookmarkStart w:id="14113" w:name="_Toc141963806"/>
      <w:bookmarkStart w:id="14114" w:name="_Toc142312551"/>
      <w:bookmarkStart w:id="14115" w:name="_Toc142383396"/>
      <w:bookmarkStart w:id="14116" w:name="_Toc142387666"/>
      <w:bookmarkStart w:id="14117" w:name="_Toc144215704"/>
      <w:bookmarkStart w:id="14118" w:name="_Toc144326829"/>
      <w:bookmarkStart w:id="14119" w:name="_Toc144410957"/>
      <w:bookmarkStart w:id="14120" w:name="_Toc144733426"/>
      <w:bookmarkStart w:id="14121" w:name="_Toc144754400"/>
      <w:bookmarkStart w:id="14122" w:name="_Toc144802536"/>
      <w:bookmarkStart w:id="14123" w:name="_Toc92701398"/>
      <w:bookmarkStart w:id="14124" w:name="_Toc93657536"/>
      <w:bookmarkStart w:id="14125" w:name="_Toc99629908"/>
      <w:bookmarkStart w:id="14126" w:name="_Toc103345649"/>
      <w:bookmarkStart w:id="14127" w:name="_Toc133931397"/>
      <w:bookmarkStart w:id="14128" w:name="_Toc133939501"/>
      <w:bookmarkStart w:id="14129" w:name="_Toc134524087"/>
      <w:bookmarkStart w:id="14130" w:name="_Toc135119510"/>
      <w:bookmarkStart w:id="14131" w:name="_Toc134539921"/>
      <w:bookmarkStart w:id="14132" w:name="_Toc135308058"/>
      <w:bookmarkStart w:id="14133" w:name="_Toc135749710"/>
      <w:bookmarkStart w:id="14134" w:name="_Toc135827856"/>
      <w:bookmarkStart w:id="14135" w:name="_Toc138064939"/>
      <w:bookmarkStart w:id="14136" w:name="_Toc140135012"/>
      <w:bookmarkStart w:id="14137" w:name="_Toc141875388"/>
      <w:bookmarkStart w:id="14138" w:name="_Toc141963807"/>
      <w:bookmarkStart w:id="14139" w:name="_Toc142312552"/>
      <w:bookmarkStart w:id="14140" w:name="_Toc142383397"/>
      <w:bookmarkStart w:id="14141" w:name="_Toc142387667"/>
      <w:bookmarkStart w:id="14142" w:name="_Toc144215705"/>
      <w:bookmarkStart w:id="14143" w:name="_Toc144326830"/>
      <w:bookmarkStart w:id="14144" w:name="_Toc144410958"/>
      <w:bookmarkStart w:id="14145" w:name="_Toc144733427"/>
      <w:bookmarkStart w:id="14146" w:name="_Toc144754401"/>
      <w:bookmarkStart w:id="14147" w:name="_Toc144802537"/>
      <w:bookmarkStart w:id="14148" w:name="_Toc92701399"/>
      <w:bookmarkStart w:id="14149" w:name="_Toc93657537"/>
      <w:bookmarkStart w:id="14150" w:name="_Toc99629909"/>
      <w:bookmarkStart w:id="14151" w:name="_Toc103345650"/>
      <w:bookmarkStart w:id="14152" w:name="_Toc133931398"/>
      <w:bookmarkStart w:id="14153" w:name="_Toc133939502"/>
      <w:bookmarkStart w:id="14154" w:name="_Toc134524088"/>
      <w:bookmarkStart w:id="14155" w:name="_Toc135119511"/>
      <w:bookmarkStart w:id="14156" w:name="_Toc134539922"/>
      <w:bookmarkStart w:id="14157" w:name="_Toc135308059"/>
      <w:bookmarkStart w:id="14158" w:name="_Toc135749711"/>
      <w:bookmarkStart w:id="14159" w:name="_Toc135827857"/>
      <w:bookmarkStart w:id="14160" w:name="_Toc138064940"/>
      <w:bookmarkStart w:id="14161" w:name="_Toc140135013"/>
      <w:bookmarkStart w:id="14162" w:name="_Toc141875389"/>
      <w:bookmarkStart w:id="14163" w:name="_Toc141963808"/>
      <w:bookmarkStart w:id="14164" w:name="_Toc142312553"/>
      <w:bookmarkStart w:id="14165" w:name="_Toc142383398"/>
      <w:bookmarkStart w:id="14166" w:name="_Toc142387668"/>
      <w:bookmarkStart w:id="14167" w:name="_Toc144215706"/>
      <w:bookmarkStart w:id="14168" w:name="_Toc144326831"/>
      <w:bookmarkStart w:id="14169" w:name="_Toc144410959"/>
      <w:bookmarkStart w:id="14170" w:name="_Toc144733428"/>
      <w:bookmarkStart w:id="14171" w:name="_Toc144754402"/>
      <w:bookmarkStart w:id="14172" w:name="_Toc144802538"/>
      <w:bookmarkStart w:id="14173" w:name="_Toc92701400"/>
      <w:bookmarkStart w:id="14174" w:name="_Toc93657538"/>
      <w:bookmarkStart w:id="14175" w:name="_Toc99629910"/>
      <w:bookmarkStart w:id="14176" w:name="_Toc103345651"/>
      <w:bookmarkStart w:id="14177" w:name="_Toc133931399"/>
      <w:bookmarkStart w:id="14178" w:name="_Toc133939503"/>
      <w:bookmarkStart w:id="14179" w:name="_Toc134524089"/>
      <w:bookmarkStart w:id="14180" w:name="_Toc135119512"/>
      <w:bookmarkStart w:id="14181" w:name="_Toc134539923"/>
      <w:bookmarkStart w:id="14182" w:name="_Toc135308060"/>
      <w:bookmarkStart w:id="14183" w:name="_Toc135749712"/>
      <w:bookmarkStart w:id="14184" w:name="_Toc135827858"/>
      <w:bookmarkStart w:id="14185" w:name="_Toc138064941"/>
      <w:bookmarkStart w:id="14186" w:name="_Toc140135014"/>
      <w:bookmarkStart w:id="14187" w:name="_Toc141875390"/>
      <w:bookmarkStart w:id="14188" w:name="_Toc141963809"/>
      <w:bookmarkStart w:id="14189" w:name="_Toc142312554"/>
      <w:bookmarkStart w:id="14190" w:name="_Toc142383399"/>
      <w:bookmarkStart w:id="14191" w:name="_Toc142387669"/>
      <w:bookmarkStart w:id="14192" w:name="_Toc144215707"/>
      <w:bookmarkStart w:id="14193" w:name="_Toc144326832"/>
      <w:bookmarkStart w:id="14194" w:name="_Toc144410960"/>
      <w:bookmarkStart w:id="14195" w:name="_Toc144733429"/>
      <w:bookmarkStart w:id="14196" w:name="_Toc144754403"/>
      <w:bookmarkStart w:id="14197" w:name="_Toc144802539"/>
      <w:bookmarkStart w:id="14198" w:name="_Toc92701401"/>
      <w:bookmarkStart w:id="14199" w:name="_Toc93657539"/>
      <w:bookmarkStart w:id="14200" w:name="_Toc99629911"/>
      <w:bookmarkStart w:id="14201" w:name="_Toc103345652"/>
      <w:bookmarkStart w:id="14202" w:name="_Toc133931400"/>
      <w:bookmarkStart w:id="14203" w:name="_Toc133939504"/>
      <w:bookmarkStart w:id="14204" w:name="_Toc134524090"/>
      <w:bookmarkStart w:id="14205" w:name="_Toc135119513"/>
      <w:bookmarkStart w:id="14206" w:name="_Toc134539924"/>
      <w:bookmarkStart w:id="14207" w:name="_Toc135308061"/>
      <w:bookmarkStart w:id="14208" w:name="_Toc135749713"/>
      <w:bookmarkStart w:id="14209" w:name="_Toc135827859"/>
      <w:bookmarkStart w:id="14210" w:name="_Toc138064942"/>
      <w:bookmarkStart w:id="14211" w:name="_Toc140135015"/>
      <w:bookmarkStart w:id="14212" w:name="_Toc141875391"/>
      <w:bookmarkStart w:id="14213" w:name="_Toc141963810"/>
      <w:bookmarkStart w:id="14214" w:name="_Toc142312555"/>
      <w:bookmarkStart w:id="14215" w:name="_Toc142383400"/>
      <w:bookmarkStart w:id="14216" w:name="_Toc142387670"/>
      <w:bookmarkStart w:id="14217" w:name="_Toc144215708"/>
      <w:bookmarkStart w:id="14218" w:name="_Toc144326833"/>
      <w:bookmarkStart w:id="14219" w:name="_Toc144410961"/>
      <w:bookmarkStart w:id="14220" w:name="_Toc144733430"/>
      <w:bookmarkStart w:id="14221" w:name="_Toc144754404"/>
      <w:bookmarkStart w:id="14222" w:name="_Toc144802540"/>
      <w:bookmarkStart w:id="14223" w:name="_Toc92701402"/>
      <w:bookmarkStart w:id="14224" w:name="_Toc93657540"/>
      <w:bookmarkStart w:id="14225" w:name="_Toc99629912"/>
      <w:bookmarkStart w:id="14226" w:name="_Toc103345653"/>
      <w:bookmarkStart w:id="14227" w:name="_Toc133931401"/>
      <w:bookmarkStart w:id="14228" w:name="_Toc133939505"/>
      <w:bookmarkStart w:id="14229" w:name="_Toc134524091"/>
      <w:bookmarkStart w:id="14230" w:name="_Toc135119514"/>
      <w:bookmarkStart w:id="14231" w:name="_Toc134539925"/>
      <w:bookmarkStart w:id="14232" w:name="_Toc135308062"/>
      <w:bookmarkStart w:id="14233" w:name="_Toc135749714"/>
      <w:bookmarkStart w:id="14234" w:name="_Toc135827860"/>
      <w:bookmarkStart w:id="14235" w:name="_Toc138064943"/>
      <w:bookmarkStart w:id="14236" w:name="_Toc140135016"/>
      <w:bookmarkStart w:id="14237" w:name="_Toc141875392"/>
      <w:bookmarkStart w:id="14238" w:name="_Toc141963811"/>
      <w:bookmarkStart w:id="14239" w:name="_Toc142312556"/>
      <w:bookmarkStart w:id="14240" w:name="_Toc142383401"/>
      <w:bookmarkStart w:id="14241" w:name="_Toc142387671"/>
      <w:bookmarkStart w:id="14242" w:name="_Toc144215709"/>
      <w:bookmarkStart w:id="14243" w:name="_Toc144326834"/>
      <w:bookmarkStart w:id="14244" w:name="_Toc144410962"/>
      <w:bookmarkStart w:id="14245" w:name="_Toc144733431"/>
      <w:bookmarkStart w:id="14246" w:name="_Toc144754405"/>
      <w:bookmarkStart w:id="14247" w:name="_Toc144802541"/>
      <w:bookmarkStart w:id="14248" w:name="_Toc92701403"/>
      <w:bookmarkStart w:id="14249" w:name="_Toc93657541"/>
      <w:bookmarkStart w:id="14250" w:name="_Toc99629913"/>
      <w:bookmarkStart w:id="14251" w:name="_Toc103345654"/>
      <w:bookmarkStart w:id="14252" w:name="_Toc133931402"/>
      <w:bookmarkStart w:id="14253" w:name="_Toc133939506"/>
      <w:bookmarkStart w:id="14254" w:name="_Toc134524092"/>
      <w:bookmarkStart w:id="14255" w:name="_Toc135119515"/>
      <w:bookmarkStart w:id="14256" w:name="_Toc134539926"/>
      <w:bookmarkStart w:id="14257" w:name="_Toc135308063"/>
      <w:bookmarkStart w:id="14258" w:name="_Toc135749715"/>
      <w:bookmarkStart w:id="14259" w:name="_Toc135827861"/>
      <w:bookmarkStart w:id="14260" w:name="_Toc138064944"/>
      <w:bookmarkStart w:id="14261" w:name="_Toc140135017"/>
      <w:bookmarkStart w:id="14262" w:name="_Toc141875393"/>
      <w:bookmarkStart w:id="14263" w:name="_Toc141963812"/>
      <w:bookmarkStart w:id="14264" w:name="_Toc142312557"/>
      <w:bookmarkStart w:id="14265" w:name="_Toc142383402"/>
      <w:bookmarkStart w:id="14266" w:name="_Toc142387672"/>
      <w:bookmarkStart w:id="14267" w:name="_Toc144215710"/>
      <w:bookmarkStart w:id="14268" w:name="_Toc144326835"/>
      <w:bookmarkStart w:id="14269" w:name="_Toc144410963"/>
      <w:bookmarkStart w:id="14270" w:name="_Toc144733432"/>
      <w:bookmarkStart w:id="14271" w:name="_Toc144754406"/>
      <w:bookmarkStart w:id="14272" w:name="_Toc144802542"/>
      <w:bookmarkStart w:id="14273" w:name="_Toc92701404"/>
      <w:bookmarkStart w:id="14274" w:name="_Toc93657542"/>
      <w:bookmarkStart w:id="14275" w:name="_Toc99629914"/>
      <w:bookmarkStart w:id="14276" w:name="_Toc103345655"/>
      <w:bookmarkStart w:id="14277" w:name="_Toc133931403"/>
      <w:bookmarkStart w:id="14278" w:name="_Toc133939507"/>
      <w:bookmarkStart w:id="14279" w:name="_Toc134524093"/>
      <w:bookmarkStart w:id="14280" w:name="_Toc135119516"/>
      <w:bookmarkStart w:id="14281" w:name="_Toc134539927"/>
      <w:bookmarkStart w:id="14282" w:name="_Toc135308064"/>
      <w:bookmarkStart w:id="14283" w:name="_Toc135749716"/>
      <w:bookmarkStart w:id="14284" w:name="_Toc135827862"/>
      <w:bookmarkStart w:id="14285" w:name="_Toc138064945"/>
      <w:bookmarkStart w:id="14286" w:name="_Toc140135018"/>
      <w:bookmarkStart w:id="14287" w:name="_Toc141875394"/>
      <w:bookmarkStart w:id="14288" w:name="_Toc141963813"/>
      <w:bookmarkStart w:id="14289" w:name="_Toc142312558"/>
      <w:bookmarkStart w:id="14290" w:name="_Toc142383403"/>
      <w:bookmarkStart w:id="14291" w:name="_Toc142387673"/>
      <w:bookmarkStart w:id="14292" w:name="_Toc144215711"/>
      <w:bookmarkStart w:id="14293" w:name="_Toc144326836"/>
      <w:bookmarkStart w:id="14294" w:name="_Toc144410964"/>
      <w:bookmarkStart w:id="14295" w:name="_Toc144733433"/>
      <w:bookmarkStart w:id="14296" w:name="_Toc144754407"/>
      <w:bookmarkStart w:id="14297" w:name="_Toc144802543"/>
      <w:bookmarkStart w:id="14298" w:name="_Toc92701405"/>
      <w:bookmarkStart w:id="14299" w:name="_Toc93657543"/>
      <w:bookmarkStart w:id="14300" w:name="_Toc99629915"/>
      <w:bookmarkStart w:id="14301" w:name="_Toc103345656"/>
      <w:bookmarkStart w:id="14302" w:name="_Toc133931404"/>
      <w:bookmarkStart w:id="14303" w:name="_Toc133939508"/>
      <w:bookmarkStart w:id="14304" w:name="_Toc134524094"/>
      <w:bookmarkStart w:id="14305" w:name="_Toc135119517"/>
      <w:bookmarkStart w:id="14306" w:name="_Toc134539928"/>
      <w:bookmarkStart w:id="14307" w:name="_Toc135308065"/>
      <w:bookmarkStart w:id="14308" w:name="_Toc135749717"/>
      <w:bookmarkStart w:id="14309" w:name="_Toc135827863"/>
      <w:bookmarkStart w:id="14310" w:name="_Toc138064946"/>
      <w:bookmarkStart w:id="14311" w:name="_Toc140135019"/>
      <w:bookmarkStart w:id="14312" w:name="_Toc141875395"/>
      <w:bookmarkStart w:id="14313" w:name="_Toc141963814"/>
      <w:bookmarkStart w:id="14314" w:name="_Toc142312559"/>
      <w:bookmarkStart w:id="14315" w:name="_Toc142383404"/>
      <w:bookmarkStart w:id="14316" w:name="_Toc142387674"/>
      <w:bookmarkStart w:id="14317" w:name="_Toc144215712"/>
      <w:bookmarkStart w:id="14318" w:name="_Toc144326837"/>
      <w:bookmarkStart w:id="14319" w:name="_Toc144410965"/>
      <w:bookmarkStart w:id="14320" w:name="_Toc144733434"/>
      <w:bookmarkStart w:id="14321" w:name="_Toc144754408"/>
      <w:bookmarkStart w:id="14322" w:name="_Toc144802544"/>
      <w:bookmarkStart w:id="14323" w:name="_Toc92701406"/>
      <w:bookmarkStart w:id="14324" w:name="_Toc93657544"/>
      <w:bookmarkStart w:id="14325" w:name="_Toc99629916"/>
      <w:bookmarkStart w:id="14326" w:name="_Toc103345657"/>
      <w:bookmarkStart w:id="14327" w:name="_Toc133931405"/>
      <w:bookmarkStart w:id="14328" w:name="_Toc133939509"/>
      <w:bookmarkStart w:id="14329" w:name="_Toc134524095"/>
      <w:bookmarkStart w:id="14330" w:name="_Toc135119518"/>
      <w:bookmarkStart w:id="14331" w:name="_Toc134539929"/>
      <w:bookmarkStart w:id="14332" w:name="_Toc135308066"/>
      <w:bookmarkStart w:id="14333" w:name="_Toc135749718"/>
      <w:bookmarkStart w:id="14334" w:name="_Toc135827864"/>
      <w:bookmarkStart w:id="14335" w:name="_Toc138064947"/>
      <w:bookmarkStart w:id="14336" w:name="_Toc140135020"/>
      <w:bookmarkStart w:id="14337" w:name="_Toc141875396"/>
      <w:bookmarkStart w:id="14338" w:name="_Toc141963815"/>
      <w:bookmarkStart w:id="14339" w:name="_Toc142312560"/>
      <w:bookmarkStart w:id="14340" w:name="_Toc142383405"/>
      <w:bookmarkStart w:id="14341" w:name="_Toc142387675"/>
      <w:bookmarkStart w:id="14342" w:name="_Toc144215713"/>
      <w:bookmarkStart w:id="14343" w:name="_Toc144326838"/>
      <w:bookmarkStart w:id="14344" w:name="_Toc144410966"/>
      <w:bookmarkStart w:id="14345" w:name="_Toc144733435"/>
      <w:bookmarkStart w:id="14346" w:name="_Toc144754409"/>
      <w:bookmarkStart w:id="14347" w:name="_Toc144802545"/>
      <w:bookmarkStart w:id="14348" w:name="_Toc92701407"/>
      <w:bookmarkStart w:id="14349" w:name="_Toc93657545"/>
      <w:bookmarkStart w:id="14350" w:name="_Toc99629917"/>
      <w:bookmarkStart w:id="14351" w:name="_Toc103345658"/>
      <w:bookmarkStart w:id="14352" w:name="_Toc133931406"/>
      <w:bookmarkStart w:id="14353" w:name="_Toc133939510"/>
      <w:bookmarkStart w:id="14354" w:name="_Toc134524096"/>
      <w:bookmarkStart w:id="14355" w:name="_Toc135119519"/>
      <w:bookmarkStart w:id="14356" w:name="_Toc134539930"/>
      <w:bookmarkStart w:id="14357" w:name="_Toc135308067"/>
      <w:bookmarkStart w:id="14358" w:name="_Toc135749719"/>
      <w:bookmarkStart w:id="14359" w:name="_Toc135827865"/>
      <w:bookmarkStart w:id="14360" w:name="_Toc138064948"/>
      <w:bookmarkStart w:id="14361" w:name="_Toc140135021"/>
      <w:bookmarkStart w:id="14362" w:name="_Toc141875397"/>
      <w:bookmarkStart w:id="14363" w:name="_Toc141963816"/>
      <w:bookmarkStart w:id="14364" w:name="_Toc142312561"/>
      <w:bookmarkStart w:id="14365" w:name="_Toc142383406"/>
      <w:bookmarkStart w:id="14366" w:name="_Toc142387676"/>
      <w:bookmarkStart w:id="14367" w:name="_Toc144215714"/>
      <w:bookmarkStart w:id="14368" w:name="_Toc144326839"/>
      <w:bookmarkStart w:id="14369" w:name="_Toc144410967"/>
      <w:bookmarkStart w:id="14370" w:name="_Toc144733436"/>
      <w:bookmarkStart w:id="14371" w:name="_Toc144754410"/>
      <w:bookmarkStart w:id="14372" w:name="_Toc144802546"/>
      <w:bookmarkStart w:id="14373" w:name="_Toc92701408"/>
      <w:bookmarkStart w:id="14374" w:name="_Toc93657546"/>
      <w:bookmarkStart w:id="14375" w:name="_Toc99629918"/>
      <w:bookmarkStart w:id="14376" w:name="_Toc103345659"/>
      <w:bookmarkStart w:id="14377" w:name="_Toc133931407"/>
      <w:bookmarkStart w:id="14378" w:name="_Toc133939511"/>
      <w:bookmarkStart w:id="14379" w:name="_Toc134524097"/>
      <w:bookmarkStart w:id="14380" w:name="_Toc135119520"/>
      <w:bookmarkStart w:id="14381" w:name="_Toc134539931"/>
      <w:bookmarkStart w:id="14382" w:name="_Toc135308068"/>
      <w:bookmarkStart w:id="14383" w:name="_Toc135749720"/>
      <w:bookmarkStart w:id="14384" w:name="_Toc135827866"/>
      <w:bookmarkStart w:id="14385" w:name="_Toc138064949"/>
      <w:bookmarkStart w:id="14386" w:name="_Toc140135022"/>
      <w:bookmarkStart w:id="14387" w:name="_Toc141875398"/>
      <w:bookmarkStart w:id="14388" w:name="_Toc141963817"/>
      <w:bookmarkStart w:id="14389" w:name="_Toc142312562"/>
      <w:bookmarkStart w:id="14390" w:name="_Toc142383407"/>
      <w:bookmarkStart w:id="14391" w:name="_Toc142387677"/>
      <w:bookmarkStart w:id="14392" w:name="_Toc144215715"/>
      <w:bookmarkStart w:id="14393" w:name="_Toc144326840"/>
      <w:bookmarkStart w:id="14394" w:name="_Toc144410968"/>
      <w:bookmarkStart w:id="14395" w:name="_Toc144733437"/>
      <w:bookmarkStart w:id="14396" w:name="_Toc144754411"/>
      <w:bookmarkStart w:id="14397" w:name="_Toc144802547"/>
      <w:bookmarkStart w:id="14398" w:name="_Toc92701409"/>
      <w:bookmarkStart w:id="14399" w:name="_Toc93657547"/>
      <w:bookmarkStart w:id="14400" w:name="_Toc99629919"/>
      <w:bookmarkStart w:id="14401" w:name="_Toc103345660"/>
      <w:bookmarkStart w:id="14402" w:name="_Toc133931408"/>
      <w:bookmarkStart w:id="14403" w:name="_Toc133939512"/>
      <w:bookmarkStart w:id="14404" w:name="_Toc134524098"/>
      <w:bookmarkStart w:id="14405" w:name="_Toc135119521"/>
      <w:bookmarkStart w:id="14406" w:name="_Toc134539932"/>
      <w:bookmarkStart w:id="14407" w:name="_Toc135308069"/>
      <w:bookmarkStart w:id="14408" w:name="_Toc135749721"/>
      <w:bookmarkStart w:id="14409" w:name="_Toc135827867"/>
      <w:bookmarkStart w:id="14410" w:name="_Toc138064950"/>
      <w:bookmarkStart w:id="14411" w:name="_Toc140135023"/>
      <w:bookmarkStart w:id="14412" w:name="_Toc141875399"/>
      <w:bookmarkStart w:id="14413" w:name="_Toc141963818"/>
      <w:bookmarkStart w:id="14414" w:name="_Toc142312563"/>
      <w:bookmarkStart w:id="14415" w:name="_Toc142383408"/>
      <w:bookmarkStart w:id="14416" w:name="_Toc142387678"/>
      <w:bookmarkStart w:id="14417" w:name="_Toc144215716"/>
      <w:bookmarkStart w:id="14418" w:name="_Toc144326841"/>
      <w:bookmarkStart w:id="14419" w:name="_Toc144410969"/>
      <w:bookmarkStart w:id="14420" w:name="_Toc144733438"/>
      <w:bookmarkStart w:id="14421" w:name="_Toc144754412"/>
      <w:bookmarkStart w:id="14422" w:name="_Toc144802548"/>
      <w:bookmarkStart w:id="14423" w:name="_Toc92701410"/>
      <w:bookmarkStart w:id="14424" w:name="_Toc93657548"/>
      <w:bookmarkStart w:id="14425" w:name="_Toc99629920"/>
      <w:bookmarkStart w:id="14426" w:name="_Toc103345661"/>
      <w:bookmarkStart w:id="14427" w:name="_Toc133931409"/>
      <w:bookmarkStart w:id="14428" w:name="_Toc133939513"/>
      <w:bookmarkStart w:id="14429" w:name="_Toc134524099"/>
      <w:bookmarkStart w:id="14430" w:name="_Toc135119522"/>
      <w:bookmarkStart w:id="14431" w:name="_Toc134539933"/>
      <w:bookmarkStart w:id="14432" w:name="_Toc135308070"/>
      <w:bookmarkStart w:id="14433" w:name="_Toc135749722"/>
      <w:bookmarkStart w:id="14434" w:name="_Toc135827868"/>
      <w:bookmarkStart w:id="14435" w:name="_Toc138064951"/>
      <w:bookmarkStart w:id="14436" w:name="_Toc140135024"/>
      <w:bookmarkStart w:id="14437" w:name="_Toc141875400"/>
      <w:bookmarkStart w:id="14438" w:name="_Toc141963819"/>
      <w:bookmarkStart w:id="14439" w:name="_Toc142312564"/>
      <w:bookmarkStart w:id="14440" w:name="_Toc142383409"/>
      <w:bookmarkStart w:id="14441" w:name="_Toc142387679"/>
      <w:bookmarkStart w:id="14442" w:name="_Toc144215717"/>
      <w:bookmarkStart w:id="14443" w:name="_Toc144326842"/>
      <w:bookmarkStart w:id="14444" w:name="_Toc144410970"/>
      <w:bookmarkStart w:id="14445" w:name="_Toc144733439"/>
      <w:bookmarkStart w:id="14446" w:name="_Toc144754413"/>
      <w:bookmarkStart w:id="14447" w:name="_Toc144802549"/>
      <w:bookmarkStart w:id="14448" w:name="_Toc92701411"/>
      <w:bookmarkStart w:id="14449" w:name="_Toc93657549"/>
      <w:bookmarkStart w:id="14450" w:name="_Toc99629921"/>
      <w:bookmarkStart w:id="14451" w:name="_Toc103345662"/>
      <w:bookmarkStart w:id="14452" w:name="_Toc133931410"/>
      <w:bookmarkStart w:id="14453" w:name="_Toc133939514"/>
      <w:bookmarkStart w:id="14454" w:name="_Toc134524100"/>
      <w:bookmarkStart w:id="14455" w:name="_Toc135119523"/>
      <w:bookmarkStart w:id="14456" w:name="_Toc134539934"/>
      <w:bookmarkStart w:id="14457" w:name="_Toc135308071"/>
      <w:bookmarkStart w:id="14458" w:name="_Toc135749723"/>
      <w:bookmarkStart w:id="14459" w:name="_Toc135827869"/>
      <w:bookmarkStart w:id="14460" w:name="_Toc138064952"/>
      <w:bookmarkStart w:id="14461" w:name="_Toc140135025"/>
      <w:bookmarkStart w:id="14462" w:name="_Toc141875401"/>
      <w:bookmarkStart w:id="14463" w:name="_Toc141963820"/>
      <w:bookmarkStart w:id="14464" w:name="_Toc142312565"/>
      <w:bookmarkStart w:id="14465" w:name="_Toc142383410"/>
      <w:bookmarkStart w:id="14466" w:name="_Toc142387680"/>
      <w:bookmarkStart w:id="14467" w:name="_Toc144215718"/>
      <w:bookmarkStart w:id="14468" w:name="_Toc144326843"/>
      <w:bookmarkStart w:id="14469" w:name="_Toc144410971"/>
      <w:bookmarkStart w:id="14470" w:name="_Toc144733440"/>
      <w:bookmarkStart w:id="14471" w:name="_Toc144754414"/>
      <w:bookmarkStart w:id="14472" w:name="_Toc144802550"/>
      <w:bookmarkStart w:id="14473" w:name="_Toc495330968"/>
      <w:bookmarkStart w:id="14474" w:name="_Toc499772426"/>
      <w:bookmarkStart w:id="14475" w:name="_Toc500363238"/>
      <w:bookmarkStart w:id="14476" w:name="_Toc534728452"/>
      <w:bookmarkStart w:id="14477" w:name="_Toc134539935"/>
      <w:bookmarkStart w:id="14478" w:name="_Toc140693338"/>
      <w:bookmarkStart w:id="14479" w:name="_Toc142387681"/>
      <w:bookmarkStart w:id="14480" w:name="_Ref152234134"/>
      <w:bookmarkStart w:id="14481" w:name="_Toc153785843"/>
      <w:bookmarkStart w:id="14482" w:name="_Toc153788703"/>
      <w:bookmarkStart w:id="14483" w:name="_Toc154762646"/>
      <w:bookmarkStart w:id="14484" w:name="_Toc157610078"/>
      <w:bookmarkStart w:id="14485" w:name="_Toc195518854"/>
      <w:bookmarkStart w:id="14486" w:name="_Toc195599818"/>
      <w:bookmarkStart w:id="14487" w:name="_Toc223962204"/>
      <w:bookmarkEnd w:id="13347"/>
      <w:bookmarkEnd w:id="13348"/>
      <w:bookmarkEnd w:id="13349"/>
      <w:bookmarkEnd w:id="13350"/>
      <w:bookmarkEnd w:id="13351"/>
      <w:bookmarkEnd w:id="13352"/>
      <w:bookmarkEnd w:id="13353"/>
      <w:bookmarkEnd w:id="13354"/>
      <w:bookmarkEnd w:id="13355"/>
      <w:bookmarkEnd w:id="13356"/>
      <w:bookmarkEnd w:id="13357"/>
      <w:bookmarkEnd w:id="13358"/>
      <w:bookmarkEnd w:id="13359"/>
      <w:bookmarkEnd w:id="13360"/>
      <w:bookmarkEnd w:id="13361"/>
      <w:bookmarkEnd w:id="13362"/>
      <w:bookmarkEnd w:id="13363"/>
      <w:bookmarkEnd w:id="13364"/>
      <w:bookmarkEnd w:id="13365"/>
      <w:bookmarkEnd w:id="13366"/>
      <w:bookmarkEnd w:id="13367"/>
      <w:bookmarkEnd w:id="13368"/>
      <w:bookmarkEnd w:id="13369"/>
      <w:bookmarkEnd w:id="13370"/>
      <w:bookmarkEnd w:id="13371"/>
      <w:bookmarkEnd w:id="13372"/>
      <w:bookmarkEnd w:id="13373"/>
      <w:bookmarkEnd w:id="13374"/>
      <w:bookmarkEnd w:id="13375"/>
      <w:bookmarkEnd w:id="13376"/>
      <w:bookmarkEnd w:id="13377"/>
      <w:bookmarkEnd w:id="13378"/>
      <w:bookmarkEnd w:id="13379"/>
      <w:bookmarkEnd w:id="13380"/>
      <w:bookmarkEnd w:id="13381"/>
      <w:bookmarkEnd w:id="13382"/>
      <w:bookmarkEnd w:id="13383"/>
      <w:bookmarkEnd w:id="13384"/>
      <w:bookmarkEnd w:id="13385"/>
      <w:bookmarkEnd w:id="13386"/>
      <w:bookmarkEnd w:id="13387"/>
      <w:bookmarkEnd w:id="13388"/>
      <w:bookmarkEnd w:id="13389"/>
      <w:bookmarkEnd w:id="13390"/>
      <w:bookmarkEnd w:id="13391"/>
      <w:bookmarkEnd w:id="13392"/>
      <w:bookmarkEnd w:id="13393"/>
      <w:bookmarkEnd w:id="13394"/>
      <w:bookmarkEnd w:id="13395"/>
      <w:bookmarkEnd w:id="13396"/>
      <w:bookmarkEnd w:id="13397"/>
      <w:bookmarkEnd w:id="13398"/>
      <w:bookmarkEnd w:id="13399"/>
      <w:bookmarkEnd w:id="13400"/>
      <w:bookmarkEnd w:id="13401"/>
      <w:bookmarkEnd w:id="13402"/>
      <w:bookmarkEnd w:id="13403"/>
      <w:bookmarkEnd w:id="13404"/>
      <w:bookmarkEnd w:id="13405"/>
      <w:bookmarkEnd w:id="13406"/>
      <w:bookmarkEnd w:id="13407"/>
      <w:bookmarkEnd w:id="13408"/>
      <w:bookmarkEnd w:id="13409"/>
      <w:bookmarkEnd w:id="13410"/>
      <w:bookmarkEnd w:id="13411"/>
      <w:bookmarkEnd w:id="13412"/>
      <w:bookmarkEnd w:id="13413"/>
      <w:bookmarkEnd w:id="13414"/>
      <w:bookmarkEnd w:id="13415"/>
      <w:bookmarkEnd w:id="13416"/>
      <w:bookmarkEnd w:id="13417"/>
      <w:bookmarkEnd w:id="13418"/>
      <w:bookmarkEnd w:id="13419"/>
      <w:bookmarkEnd w:id="13420"/>
      <w:bookmarkEnd w:id="13421"/>
      <w:bookmarkEnd w:id="13422"/>
      <w:bookmarkEnd w:id="13423"/>
      <w:bookmarkEnd w:id="13424"/>
      <w:bookmarkEnd w:id="13425"/>
      <w:bookmarkEnd w:id="13426"/>
      <w:bookmarkEnd w:id="13427"/>
      <w:bookmarkEnd w:id="13428"/>
      <w:bookmarkEnd w:id="13429"/>
      <w:bookmarkEnd w:id="13430"/>
      <w:bookmarkEnd w:id="13431"/>
      <w:bookmarkEnd w:id="13432"/>
      <w:bookmarkEnd w:id="13433"/>
      <w:bookmarkEnd w:id="13434"/>
      <w:bookmarkEnd w:id="13435"/>
      <w:bookmarkEnd w:id="13436"/>
      <w:bookmarkEnd w:id="13437"/>
      <w:bookmarkEnd w:id="13438"/>
      <w:bookmarkEnd w:id="13439"/>
      <w:bookmarkEnd w:id="13440"/>
      <w:bookmarkEnd w:id="13441"/>
      <w:bookmarkEnd w:id="13442"/>
      <w:bookmarkEnd w:id="13443"/>
      <w:bookmarkEnd w:id="13444"/>
      <w:bookmarkEnd w:id="13445"/>
      <w:bookmarkEnd w:id="13446"/>
      <w:bookmarkEnd w:id="13447"/>
      <w:bookmarkEnd w:id="13448"/>
      <w:bookmarkEnd w:id="13449"/>
      <w:bookmarkEnd w:id="13450"/>
      <w:bookmarkEnd w:id="13451"/>
      <w:bookmarkEnd w:id="13452"/>
      <w:bookmarkEnd w:id="13453"/>
      <w:bookmarkEnd w:id="13454"/>
      <w:bookmarkEnd w:id="13455"/>
      <w:bookmarkEnd w:id="13456"/>
      <w:bookmarkEnd w:id="13457"/>
      <w:bookmarkEnd w:id="13458"/>
      <w:bookmarkEnd w:id="13459"/>
      <w:bookmarkEnd w:id="13460"/>
      <w:bookmarkEnd w:id="13461"/>
      <w:bookmarkEnd w:id="13462"/>
      <w:bookmarkEnd w:id="13463"/>
      <w:bookmarkEnd w:id="13464"/>
      <w:bookmarkEnd w:id="13465"/>
      <w:bookmarkEnd w:id="13466"/>
      <w:bookmarkEnd w:id="13467"/>
      <w:bookmarkEnd w:id="13468"/>
      <w:bookmarkEnd w:id="13469"/>
      <w:bookmarkEnd w:id="13470"/>
      <w:bookmarkEnd w:id="13471"/>
      <w:bookmarkEnd w:id="13472"/>
      <w:bookmarkEnd w:id="13473"/>
      <w:bookmarkEnd w:id="13474"/>
      <w:bookmarkEnd w:id="13475"/>
      <w:bookmarkEnd w:id="13476"/>
      <w:bookmarkEnd w:id="13477"/>
      <w:bookmarkEnd w:id="13478"/>
      <w:bookmarkEnd w:id="13479"/>
      <w:bookmarkEnd w:id="13480"/>
      <w:bookmarkEnd w:id="13481"/>
      <w:bookmarkEnd w:id="13482"/>
      <w:bookmarkEnd w:id="13483"/>
      <w:bookmarkEnd w:id="13484"/>
      <w:bookmarkEnd w:id="13485"/>
      <w:bookmarkEnd w:id="13486"/>
      <w:bookmarkEnd w:id="13487"/>
      <w:bookmarkEnd w:id="13488"/>
      <w:bookmarkEnd w:id="13489"/>
      <w:bookmarkEnd w:id="13490"/>
      <w:bookmarkEnd w:id="13491"/>
      <w:bookmarkEnd w:id="13492"/>
      <w:bookmarkEnd w:id="13493"/>
      <w:bookmarkEnd w:id="13494"/>
      <w:bookmarkEnd w:id="13495"/>
      <w:bookmarkEnd w:id="13496"/>
      <w:bookmarkEnd w:id="13497"/>
      <w:bookmarkEnd w:id="13498"/>
      <w:bookmarkEnd w:id="13499"/>
      <w:bookmarkEnd w:id="13500"/>
      <w:bookmarkEnd w:id="13501"/>
      <w:bookmarkEnd w:id="13502"/>
      <w:bookmarkEnd w:id="13503"/>
      <w:bookmarkEnd w:id="13504"/>
      <w:bookmarkEnd w:id="13505"/>
      <w:bookmarkEnd w:id="13506"/>
      <w:bookmarkEnd w:id="13507"/>
      <w:bookmarkEnd w:id="13508"/>
      <w:bookmarkEnd w:id="13509"/>
      <w:bookmarkEnd w:id="13510"/>
      <w:bookmarkEnd w:id="13511"/>
      <w:bookmarkEnd w:id="13512"/>
      <w:bookmarkEnd w:id="13513"/>
      <w:bookmarkEnd w:id="13514"/>
      <w:bookmarkEnd w:id="13515"/>
      <w:bookmarkEnd w:id="13516"/>
      <w:bookmarkEnd w:id="13517"/>
      <w:bookmarkEnd w:id="13518"/>
      <w:bookmarkEnd w:id="13519"/>
      <w:bookmarkEnd w:id="13520"/>
      <w:bookmarkEnd w:id="13521"/>
      <w:bookmarkEnd w:id="13522"/>
      <w:bookmarkEnd w:id="13523"/>
      <w:bookmarkEnd w:id="13524"/>
      <w:bookmarkEnd w:id="13525"/>
      <w:bookmarkEnd w:id="13526"/>
      <w:bookmarkEnd w:id="13527"/>
      <w:bookmarkEnd w:id="13528"/>
      <w:bookmarkEnd w:id="13529"/>
      <w:bookmarkEnd w:id="13530"/>
      <w:bookmarkEnd w:id="13531"/>
      <w:bookmarkEnd w:id="13532"/>
      <w:bookmarkEnd w:id="13533"/>
      <w:bookmarkEnd w:id="13534"/>
      <w:bookmarkEnd w:id="13535"/>
      <w:bookmarkEnd w:id="13536"/>
      <w:bookmarkEnd w:id="13537"/>
      <w:bookmarkEnd w:id="13538"/>
      <w:bookmarkEnd w:id="13539"/>
      <w:bookmarkEnd w:id="13540"/>
      <w:bookmarkEnd w:id="13541"/>
      <w:bookmarkEnd w:id="13542"/>
      <w:bookmarkEnd w:id="13543"/>
      <w:bookmarkEnd w:id="13544"/>
      <w:bookmarkEnd w:id="13545"/>
      <w:bookmarkEnd w:id="13546"/>
      <w:bookmarkEnd w:id="13547"/>
      <w:bookmarkEnd w:id="13548"/>
      <w:bookmarkEnd w:id="13549"/>
      <w:bookmarkEnd w:id="13550"/>
      <w:bookmarkEnd w:id="13551"/>
      <w:bookmarkEnd w:id="13552"/>
      <w:bookmarkEnd w:id="13553"/>
      <w:bookmarkEnd w:id="13554"/>
      <w:bookmarkEnd w:id="13555"/>
      <w:bookmarkEnd w:id="13556"/>
      <w:bookmarkEnd w:id="13557"/>
      <w:bookmarkEnd w:id="13558"/>
      <w:bookmarkEnd w:id="13559"/>
      <w:bookmarkEnd w:id="13560"/>
      <w:bookmarkEnd w:id="13561"/>
      <w:bookmarkEnd w:id="13562"/>
      <w:bookmarkEnd w:id="13563"/>
      <w:bookmarkEnd w:id="13564"/>
      <w:bookmarkEnd w:id="13565"/>
      <w:bookmarkEnd w:id="13566"/>
      <w:bookmarkEnd w:id="13567"/>
      <w:bookmarkEnd w:id="13568"/>
      <w:bookmarkEnd w:id="13569"/>
      <w:bookmarkEnd w:id="13570"/>
      <w:bookmarkEnd w:id="13571"/>
      <w:bookmarkEnd w:id="13572"/>
      <w:bookmarkEnd w:id="13573"/>
      <w:bookmarkEnd w:id="13574"/>
      <w:bookmarkEnd w:id="13575"/>
      <w:bookmarkEnd w:id="13576"/>
      <w:bookmarkEnd w:id="13577"/>
      <w:bookmarkEnd w:id="13578"/>
      <w:bookmarkEnd w:id="13579"/>
      <w:bookmarkEnd w:id="13580"/>
      <w:bookmarkEnd w:id="13581"/>
      <w:bookmarkEnd w:id="13582"/>
      <w:bookmarkEnd w:id="13583"/>
      <w:bookmarkEnd w:id="13584"/>
      <w:bookmarkEnd w:id="13585"/>
      <w:bookmarkEnd w:id="13586"/>
      <w:bookmarkEnd w:id="13587"/>
      <w:bookmarkEnd w:id="13588"/>
      <w:bookmarkEnd w:id="13589"/>
      <w:bookmarkEnd w:id="13590"/>
      <w:bookmarkEnd w:id="13591"/>
      <w:bookmarkEnd w:id="13592"/>
      <w:bookmarkEnd w:id="13593"/>
      <w:bookmarkEnd w:id="13594"/>
      <w:bookmarkEnd w:id="13595"/>
      <w:bookmarkEnd w:id="13596"/>
      <w:bookmarkEnd w:id="13597"/>
      <w:bookmarkEnd w:id="13598"/>
      <w:bookmarkEnd w:id="13599"/>
      <w:bookmarkEnd w:id="13600"/>
      <w:bookmarkEnd w:id="13601"/>
      <w:bookmarkEnd w:id="13602"/>
      <w:bookmarkEnd w:id="13603"/>
      <w:bookmarkEnd w:id="13604"/>
      <w:bookmarkEnd w:id="13605"/>
      <w:bookmarkEnd w:id="13606"/>
      <w:bookmarkEnd w:id="13607"/>
      <w:bookmarkEnd w:id="13608"/>
      <w:bookmarkEnd w:id="13609"/>
      <w:bookmarkEnd w:id="13610"/>
      <w:bookmarkEnd w:id="13611"/>
      <w:bookmarkEnd w:id="13612"/>
      <w:bookmarkEnd w:id="13613"/>
      <w:bookmarkEnd w:id="13614"/>
      <w:bookmarkEnd w:id="13615"/>
      <w:bookmarkEnd w:id="13616"/>
      <w:bookmarkEnd w:id="13617"/>
      <w:bookmarkEnd w:id="13618"/>
      <w:bookmarkEnd w:id="13619"/>
      <w:bookmarkEnd w:id="13620"/>
      <w:bookmarkEnd w:id="13621"/>
      <w:bookmarkEnd w:id="13622"/>
      <w:bookmarkEnd w:id="13623"/>
      <w:bookmarkEnd w:id="13624"/>
      <w:bookmarkEnd w:id="13625"/>
      <w:bookmarkEnd w:id="13626"/>
      <w:bookmarkEnd w:id="13627"/>
      <w:bookmarkEnd w:id="13628"/>
      <w:bookmarkEnd w:id="13629"/>
      <w:bookmarkEnd w:id="13630"/>
      <w:bookmarkEnd w:id="13631"/>
      <w:bookmarkEnd w:id="13632"/>
      <w:bookmarkEnd w:id="13633"/>
      <w:bookmarkEnd w:id="13634"/>
      <w:bookmarkEnd w:id="13635"/>
      <w:bookmarkEnd w:id="13636"/>
      <w:bookmarkEnd w:id="13637"/>
      <w:bookmarkEnd w:id="13638"/>
      <w:bookmarkEnd w:id="13639"/>
      <w:bookmarkEnd w:id="13640"/>
      <w:bookmarkEnd w:id="13641"/>
      <w:bookmarkEnd w:id="13642"/>
      <w:bookmarkEnd w:id="13643"/>
      <w:bookmarkEnd w:id="13644"/>
      <w:bookmarkEnd w:id="13645"/>
      <w:bookmarkEnd w:id="13646"/>
      <w:bookmarkEnd w:id="13647"/>
      <w:bookmarkEnd w:id="13648"/>
      <w:bookmarkEnd w:id="13649"/>
      <w:bookmarkEnd w:id="13650"/>
      <w:bookmarkEnd w:id="13651"/>
      <w:bookmarkEnd w:id="13652"/>
      <w:bookmarkEnd w:id="13653"/>
      <w:bookmarkEnd w:id="13654"/>
      <w:bookmarkEnd w:id="13655"/>
      <w:bookmarkEnd w:id="13656"/>
      <w:bookmarkEnd w:id="13657"/>
      <w:bookmarkEnd w:id="13658"/>
      <w:bookmarkEnd w:id="13659"/>
      <w:bookmarkEnd w:id="13660"/>
      <w:bookmarkEnd w:id="13661"/>
      <w:bookmarkEnd w:id="13662"/>
      <w:bookmarkEnd w:id="13663"/>
      <w:bookmarkEnd w:id="13664"/>
      <w:bookmarkEnd w:id="13665"/>
      <w:bookmarkEnd w:id="13666"/>
      <w:bookmarkEnd w:id="13667"/>
      <w:bookmarkEnd w:id="13668"/>
      <w:bookmarkEnd w:id="13669"/>
      <w:bookmarkEnd w:id="13670"/>
      <w:bookmarkEnd w:id="13671"/>
      <w:bookmarkEnd w:id="13672"/>
      <w:bookmarkEnd w:id="13673"/>
      <w:bookmarkEnd w:id="13674"/>
      <w:bookmarkEnd w:id="13675"/>
      <w:bookmarkEnd w:id="13676"/>
      <w:bookmarkEnd w:id="13677"/>
      <w:bookmarkEnd w:id="13678"/>
      <w:bookmarkEnd w:id="13679"/>
      <w:bookmarkEnd w:id="13680"/>
      <w:bookmarkEnd w:id="13681"/>
      <w:bookmarkEnd w:id="13682"/>
      <w:bookmarkEnd w:id="13683"/>
      <w:bookmarkEnd w:id="13684"/>
      <w:bookmarkEnd w:id="13685"/>
      <w:bookmarkEnd w:id="13686"/>
      <w:bookmarkEnd w:id="13687"/>
      <w:bookmarkEnd w:id="13688"/>
      <w:bookmarkEnd w:id="13689"/>
      <w:bookmarkEnd w:id="13690"/>
      <w:bookmarkEnd w:id="13691"/>
      <w:bookmarkEnd w:id="13692"/>
      <w:bookmarkEnd w:id="13693"/>
      <w:bookmarkEnd w:id="13694"/>
      <w:bookmarkEnd w:id="13695"/>
      <w:bookmarkEnd w:id="13696"/>
      <w:bookmarkEnd w:id="13697"/>
      <w:bookmarkEnd w:id="13698"/>
      <w:bookmarkEnd w:id="13699"/>
      <w:bookmarkEnd w:id="13700"/>
      <w:bookmarkEnd w:id="13701"/>
      <w:bookmarkEnd w:id="13702"/>
      <w:bookmarkEnd w:id="13703"/>
      <w:bookmarkEnd w:id="13704"/>
      <w:bookmarkEnd w:id="13705"/>
      <w:bookmarkEnd w:id="13706"/>
      <w:bookmarkEnd w:id="13707"/>
      <w:bookmarkEnd w:id="13708"/>
      <w:bookmarkEnd w:id="13709"/>
      <w:bookmarkEnd w:id="13710"/>
      <w:bookmarkEnd w:id="13711"/>
      <w:bookmarkEnd w:id="13712"/>
      <w:bookmarkEnd w:id="13713"/>
      <w:bookmarkEnd w:id="13714"/>
      <w:bookmarkEnd w:id="13715"/>
      <w:bookmarkEnd w:id="13716"/>
      <w:bookmarkEnd w:id="13717"/>
      <w:bookmarkEnd w:id="13718"/>
      <w:bookmarkEnd w:id="13719"/>
      <w:bookmarkEnd w:id="13720"/>
      <w:bookmarkEnd w:id="13721"/>
      <w:bookmarkEnd w:id="13722"/>
      <w:bookmarkEnd w:id="13723"/>
      <w:bookmarkEnd w:id="13724"/>
      <w:bookmarkEnd w:id="13725"/>
      <w:bookmarkEnd w:id="13726"/>
      <w:bookmarkEnd w:id="13727"/>
      <w:bookmarkEnd w:id="13728"/>
      <w:bookmarkEnd w:id="13729"/>
      <w:bookmarkEnd w:id="13730"/>
      <w:bookmarkEnd w:id="13731"/>
      <w:bookmarkEnd w:id="13732"/>
      <w:bookmarkEnd w:id="13733"/>
      <w:bookmarkEnd w:id="13734"/>
      <w:bookmarkEnd w:id="13735"/>
      <w:bookmarkEnd w:id="13736"/>
      <w:bookmarkEnd w:id="13737"/>
      <w:bookmarkEnd w:id="13738"/>
      <w:bookmarkEnd w:id="13739"/>
      <w:bookmarkEnd w:id="13740"/>
      <w:bookmarkEnd w:id="13741"/>
      <w:bookmarkEnd w:id="13742"/>
      <w:bookmarkEnd w:id="13743"/>
      <w:bookmarkEnd w:id="13744"/>
      <w:bookmarkEnd w:id="13745"/>
      <w:bookmarkEnd w:id="13746"/>
      <w:bookmarkEnd w:id="13747"/>
      <w:bookmarkEnd w:id="13748"/>
      <w:bookmarkEnd w:id="13749"/>
      <w:bookmarkEnd w:id="13750"/>
      <w:bookmarkEnd w:id="13751"/>
      <w:bookmarkEnd w:id="13752"/>
      <w:bookmarkEnd w:id="13753"/>
      <w:bookmarkEnd w:id="13754"/>
      <w:bookmarkEnd w:id="13755"/>
      <w:bookmarkEnd w:id="13756"/>
      <w:bookmarkEnd w:id="13757"/>
      <w:bookmarkEnd w:id="13758"/>
      <w:bookmarkEnd w:id="13759"/>
      <w:bookmarkEnd w:id="13760"/>
      <w:bookmarkEnd w:id="13761"/>
      <w:bookmarkEnd w:id="13762"/>
      <w:bookmarkEnd w:id="13763"/>
      <w:bookmarkEnd w:id="13764"/>
      <w:bookmarkEnd w:id="13765"/>
      <w:bookmarkEnd w:id="13766"/>
      <w:bookmarkEnd w:id="13767"/>
      <w:bookmarkEnd w:id="13768"/>
      <w:bookmarkEnd w:id="13769"/>
      <w:bookmarkEnd w:id="13770"/>
      <w:bookmarkEnd w:id="13771"/>
      <w:bookmarkEnd w:id="13772"/>
      <w:bookmarkEnd w:id="13773"/>
      <w:bookmarkEnd w:id="13774"/>
      <w:bookmarkEnd w:id="13775"/>
      <w:bookmarkEnd w:id="13776"/>
      <w:bookmarkEnd w:id="13777"/>
      <w:bookmarkEnd w:id="13778"/>
      <w:bookmarkEnd w:id="13779"/>
      <w:bookmarkEnd w:id="13780"/>
      <w:bookmarkEnd w:id="13781"/>
      <w:bookmarkEnd w:id="13782"/>
      <w:bookmarkEnd w:id="13783"/>
      <w:bookmarkEnd w:id="13784"/>
      <w:bookmarkEnd w:id="13785"/>
      <w:bookmarkEnd w:id="13786"/>
      <w:bookmarkEnd w:id="13787"/>
      <w:bookmarkEnd w:id="13788"/>
      <w:bookmarkEnd w:id="13789"/>
      <w:bookmarkEnd w:id="13790"/>
      <w:bookmarkEnd w:id="13791"/>
      <w:bookmarkEnd w:id="13792"/>
      <w:bookmarkEnd w:id="13793"/>
      <w:bookmarkEnd w:id="13794"/>
      <w:bookmarkEnd w:id="13795"/>
      <w:bookmarkEnd w:id="13796"/>
      <w:bookmarkEnd w:id="13797"/>
      <w:bookmarkEnd w:id="13798"/>
      <w:bookmarkEnd w:id="13799"/>
      <w:bookmarkEnd w:id="13800"/>
      <w:bookmarkEnd w:id="13801"/>
      <w:bookmarkEnd w:id="13802"/>
      <w:bookmarkEnd w:id="13803"/>
      <w:bookmarkEnd w:id="13804"/>
      <w:bookmarkEnd w:id="13805"/>
      <w:bookmarkEnd w:id="13806"/>
      <w:bookmarkEnd w:id="13807"/>
      <w:bookmarkEnd w:id="13808"/>
      <w:bookmarkEnd w:id="13809"/>
      <w:bookmarkEnd w:id="13810"/>
      <w:bookmarkEnd w:id="13811"/>
      <w:bookmarkEnd w:id="13812"/>
      <w:bookmarkEnd w:id="13813"/>
      <w:bookmarkEnd w:id="13814"/>
      <w:bookmarkEnd w:id="13815"/>
      <w:bookmarkEnd w:id="13816"/>
      <w:bookmarkEnd w:id="13817"/>
      <w:bookmarkEnd w:id="13818"/>
      <w:bookmarkEnd w:id="13819"/>
      <w:bookmarkEnd w:id="13820"/>
      <w:bookmarkEnd w:id="13821"/>
      <w:bookmarkEnd w:id="13822"/>
      <w:bookmarkEnd w:id="13823"/>
      <w:bookmarkEnd w:id="13824"/>
      <w:bookmarkEnd w:id="13825"/>
      <w:bookmarkEnd w:id="13826"/>
      <w:bookmarkEnd w:id="13827"/>
      <w:bookmarkEnd w:id="13828"/>
      <w:bookmarkEnd w:id="13829"/>
      <w:bookmarkEnd w:id="13830"/>
      <w:bookmarkEnd w:id="13831"/>
      <w:bookmarkEnd w:id="13832"/>
      <w:bookmarkEnd w:id="13833"/>
      <w:bookmarkEnd w:id="13834"/>
      <w:bookmarkEnd w:id="13835"/>
      <w:bookmarkEnd w:id="13836"/>
      <w:bookmarkEnd w:id="13837"/>
      <w:bookmarkEnd w:id="13838"/>
      <w:bookmarkEnd w:id="13839"/>
      <w:bookmarkEnd w:id="13840"/>
      <w:bookmarkEnd w:id="13841"/>
      <w:bookmarkEnd w:id="13842"/>
      <w:bookmarkEnd w:id="13843"/>
      <w:bookmarkEnd w:id="13844"/>
      <w:bookmarkEnd w:id="13845"/>
      <w:bookmarkEnd w:id="13846"/>
      <w:bookmarkEnd w:id="13847"/>
      <w:bookmarkEnd w:id="13848"/>
      <w:bookmarkEnd w:id="13849"/>
      <w:bookmarkEnd w:id="13850"/>
      <w:bookmarkEnd w:id="13851"/>
      <w:bookmarkEnd w:id="13852"/>
      <w:bookmarkEnd w:id="13853"/>
      <w:bookmarkEnd w:id="13854"/>
      <w:bookmarkEnd w:id="13855"/>
      <w:bookmarkEnd w:id="13856"/>
      <w:bookmarkEnd w:id="13857"/>
      <w:bookmarkEnd w:id="13858"/>
      <w:bookmarkEnd w:id="13859"/>
      <w:bookmarkEnd w:id="13860"/>
      <w:bookmarkEnd w:id="13861"/>
      <w:bookmarkEnd w:id="13862"/>
      <w:bookmarkEnd w:id="13863"/>
      <w:bookmarkEnd w:id="13864"/>
      <w:bookmarkEnd w:id="13865"/>
      <w:bookmarkEnd w:id="13866"/>
      <w:bookmarkEnd w:id="13867"/>
      <w:bookmarkEnd w:id="13868"/>
      <w:bookmarkEnd w:id="13869"/>
      <w:bookmarkEnd w:id="13870"/>
      <w:bookmarkEnd w:id="13871"/>
      <w:bookmarkEnd w:id="13872"/>
      <w:bookmarkEnd w:id="13873"/>
      <w:bookmarkEnd w:id="13874"/>
      <w:bookmarkEnd w:id="13875"/>
      <w:bookmarkEnd w:id="13876"/>
      <w:bookmarkEnd w:id="13877"/>
      <w:bookmarkEnd w:id="13878"/>
      <w:bookmarkEnd w:id="13879"/>
      <w:bookmarkEnd w:id="13880"/>
      <w:bookmarkEnd w:id="13881"/>
      <w:bookmarkEnd w:id="13882"/>
      <w:bookmarkEnd w:id="13883"/>
      <w:bookmarkEnd w:id="13884"/>
      <w:bookmarkEnd w:id="13885"/>
      <w:bookmarkEnd w:id="13886"/>
      <w:bookmarkEnd w:id="13887"/>
      <w:bookmarkEnd w:id="13888"/>
      <w:bookmarkEnd w:id="13889"/>
      <w:bookmarkEnd w:id="13890"/>
      <w:bookmarkEnd w:id="13891"/>
      <w:bookmarkEnd w:id="13892"/>
      <w:bookmarkEnd w:id="13893"/>
      <w:bookmarkEnd w:id="13894"/>
      <w:bookmarkEnd w:id="13895"/>
      <w:bookmarkEnd w:id="13896"/>
      <w:bookmarkEnd w:id="13897"/>
      <w:bookmarkEnd w:id="13898"/>
      <w:bookmarkEnd w:id="13899"/>
      <w:bookmarkEnd w:id="13900"/>
      <w:bookmarkEnd w:id="13901"/>
      <w:bookmarkEnd w:id="13902"/>
      <w:bookmarkEnd w:id="13903"/>
      <w:bookmarkEnd w:id="13904"/>
      <w:bookmarkEnd w:id="13905"/>
      <w:bookmarkEnd w:id="13906"/>
      <w:bookmarkEnd w:id="13907"/>
      <w:bookmarkEnd w:id="13908"/>
      <w:bookmarkEnd w:id="13909"/>
      <w:bookmarkEnd w:id="13910"/>
      <w:bookmarkEnd w:id="13911"/>
      <w:bookmarkEnd w:id="13912"/>
      <w:bookmarkEnd w:id="13913"/>
      <w:bookmarkEnd w:id="13914"/>
      <w:bookmarkEnd w:id="13915"/>
      <w:bookmarkEnd w:id="13916"/>
      <w:bookmarkEnd w:id="13917"/>
      <w:bookmarkEnd w:id="13918"/>
      <w:bookmarkEnd w:id="13919"/>
      <w:bookmarkEnd w:id="13920"/>
      <w:bookmarkEnd w:id="13921"/>
      <w:bookmarkEnd w:id="13922"/>
      <w:bookmarkEnd w:id="13923"/>
      <w:bookmarkEnd w:id="13924"/>
      <w:bookmarkEnd w:id="13925"/>
      <w:bookmarkEnd w:id="13926"/>
      <w:bookmarkEnd w:id="13927"/>
      <w:bookmarkEnd w:id="13928"/>
      <w:bookmarkEnd w:id="13929"/>
      <w:bookmarkEnd w:id="13930"/>
      <w:bookmarkEnd w:id="13931"/>
      <w:bookmarkEnd w:id="13932"/>
      <w:bookmarkEnd w:id="13933"/>
      <w:bookmarkEnd w:id="13934"/>
      <w:bookmarkEnd w:id="13935"/>
      <w:bookmarkEnd w:id="13936"/>
      <w:bookmarkEnd w:id="13937"/>
      <w:bookmarkEnd w:id="13938"/>
      <w:bookmarkEnd w:id="13939"/>
      <w:bookmarkEnd w:id="13940"/>
      <w:bookmarkEnd w:id="13941"/>
      <w:bookmarkEnd w:id="13942"/>
      <w:bookmarkEnd w:id="13943"/>
      <w:bookmarkEnd w:id="13944"/>
      <w:bookmarkEnd w:id="13945"/>
      <w:bookmarkEnd w:id="13946"/>
      <w:bookmarkEnd w:id="13947"/>
      <w:bookmarkEnd w:id="13948"/>
      <w:bookmarkEnd w:id="13949"/>
      <w:bookmarkEnd w:id="13950"/>
      <w:bookmarkEnd w:id="13951"/>
      <w:bookmarkEnd w:id="13952"/>
      <w:bookmarkEnd w:id="13953"/>
      <w:bookmarkEnd w:id="13954"/>
      <w:bookmarkEnd w:id="13955"/>
      <w:bookmarkEnd w:id="13956"/>
      <w:bookmarkEnd w:id="13957"/>
      <w:bookmarkEnd w:id="13958"/>
      <w:bookmarkEnd w:id="13959"/>
      <w:bookmarkEnd w:id="13960"/>
      <w:bookmarkEnd w:id="13961"/>
      <w:bookmarkEnd w:id="13962"/>
      <w:bookmarkEnd w:id="13963"/>
      <w:bookmarkEnd w:id="13964"/>
      <w:bookmarkEnd w:id="13965"/>
      <w:bookmarkEnd w:id="13966"/>
      <w:bookmarkEnd w:id="13967"/>
      <w:bookmarkEnd w:id="13968"/>
      <w:bookmarkEnd w:id="13969"/>
      <w:bookmarkEnd w:id="13970"/>
      <w:bookmarkEnd w:id="13971"/>
      <w:bookmarkEnd w:id="13972"/>
      <w:bookmarkEnd w:id="13973"/>
      <w:bookmarkEnd w:id="13974"/>
      <w:bookmarkEnd w:id="13975"/>
      <w:bookmarkEnd w:id="13976"/>
      <w:bookmarkEnd w:id="13977"/>
      <w:bookmarkEnd w:id="13978"/>
      <w:bookmarkEnd w:id="13979"/>
      <w:bookmarkEnd w:id="13980"/>
      <w:bookmarkEnd w:id="13981"/>
      <w:bookmarkEnd w:id="13982"/>
      <w:bookmarkEnd w:id="13983"/>
      <w:bookmarkEnd w:id="13984"/>
      <w:bookmarkEnd w:id="13985"/>
      <w:bookmarkEnd w:id="13986"/>
      <w:bookmarkEnd w:id="13987"/>
      <w:bookmarkEnd w:id="13988"/>
      <w:bookmarkEnd w:id="13989"/>
      <w:bookmarkEnd w:id="13990"/>
      <w:bookmarkEnd w:id="13991"/>
      <w:bookmarkEnd w:id="13992"/>
      <w:bookmarkEnd w:id="13993"/>
      <w:bookmarkEnd w:id="13994"/>
      <w:bookmarkEnd w:id="13995"/>
      <w:bookmarkEnd w:id="13996"/>
      <w:bookmarkEnd w:id="13997"/>
      <w:bookmarkEnd w:id="13998"/>
      <w:bookmarkEnd w:id="13999"/>
      <w:bookmarkEnd w:id="14000"/>
      <w:bookmarkEnd w:id="14001"/>
      <w:bookmarkEnd w:id="14002"/>
      <w:bookmarkEnd w:id="14003"/>
      <w:bookmarkEnd w:id="14004"/>
      <w:bookmarkEnd w:id="14005"/>
      <w:bookmarkEnd w:id="14006"/>
      <w:bookmarkEnd w:id="14007"/>
      <w:bookmarkEnd w:id="14008"/>
      <w:bookmarkEnd w:id="14009"/>
      <w:bookmarkEnd w:id="14010"/>
      <w:bookmarkEnd w:id="14011"/>
      <w:bookmarkEnd w:id="14012"/>
      <w:bookmarkEnd w:id="14013"/>
      <w:bookmarkEnd w:id="14014"/>
      <w:bookmarkEnd w:id="14015"/>
      <w:bookmarkEnd w:id="14016"/>
      <w:bookmarkEnd w:id="14017"/>
      <w:bookmarkEnd w:id="14018"/>
      <w:bookmarkEnd w:id="14019"/>
      <w:bookmarkEnd w:id="14020"/>
      <w:bookmarkEnd w:id="14021"/>
      <w:bookmarkEnd w:id="14022"/>
      <w:bookmarkEnd w:id="14023"/>
      <w:bookmarkEnd w:id="14024"/>
      <w:bookmarkEnd w:id="14025"/>
      <w:bookmarkEnd w:id="14026"/>
      <w:bookmarkEnd w:id="14027"/>
      <w:bookmarkEnd w:id="14028"/>
      <w:bookmarkEnd w:id="14029"/>
      <w:bookmarkEnd w:id="14030"/>
      <w:bookmarkEnd w:id="14031"/>
      <w:bookmarkEnd w:id="14032"/>
      <w:bookmarkEnd w:id="14033"/>
      <w:bookmarkEnd w:id="14034"/>
      <w:bookmarkEnd w:id="14035"/>
      <w:bookmarkEnd w:id="14036"/>
      <w:bookmarkEnd w:id="14037"/>
      <w:bookmarkEnd w:id="14038"/>
      <w:bookmarkEnd w:id="14039"/>
      <w:bookmarkEnd w:id="14040"/>
      <w:bookmarkEnd w:id="14041"/>
      <w:bookmarkEnd w:id="14042"/>
      <w:bookmarkEnd w:id="14043"/>
      <w:bookmarkEnd w:id="14044"/>
      <w:bookmarkEnd w:id="14045"/>
      <w:bookmarkEnd w:id="14046"/>
      <w:bookmarkEnd w:id="14047"/>
      <w:bookmarkEnd w:id="14048"/>
      <w:bookmarkEnd w:id="14049"/>
      <w:bookmarkEnd w:id="14050"/>
      <w:bookmarkEnd w:id="14051"/>
      <w:bookmarkEnd w:id="14052"/>
      <w:bookmarkEnd w:id="14053"/>
      <w:bookmarkEnd w:id="14054"/>
      <w:bookmarkEnd w:id="14055"/>
      <w:bookmarkEnd w:id="14056"/>
      <w:bookmarkEnd w:id="14057"/>
      <w:bookmarkEnd w:id="14058"/>
      <w:bookmarkEnd w:id="14059"/>
      <w:bookmarkEnd w:id="14060"/>
      <w:bookmarkEnd w:id="14061"/>
      <w:bookmarkEnd w:id="14062"/>
      <w:bookmarkEnd w:id="14063"/>
      <w:bookmarkEnd w:id="14064"/>
      <w:bookmarkEnd w:id="14065"/>
      <w:bookmarkEnd w:id="14066"/>
      <w:bookmarkEnd w:id="14067"/>
      <w:bookmarkEnd w:id="14068"/>
      <w:bookmarkEnd w:id="14069"/>
      <w:bookmarkEnd w:id="14070"/>
      <w:bookmarkEnd w:id="14071"/>
      <w:bookmarkEnd w:id="14072"/>
      <w:bookmarkEnd w:id="14073"/>
      <w:bookmarkEnd w:id="14074"/>
      <w:bookmarkEnd w:id="14075"/>
      <w:bookmarkEnd w:id="14076"/>
      <w:bookmarkEnd w:id="14077"/>
      <w:bookmarkEnd w:id="14078"/>
      <w:bookmarkEnd w:id="14079"/>
      <w:bookmarkEnd w:id="14080"/>
      <w:bookmarkEnd w:id="14081"/>
      <w:bookmarkEnd w:id="14082"/>
      <w:bookmarkEnd w:id="14083"/>
      <w:bookmarkEnd w:id="14084"/>
      <w:bookmarkEnd w:id="14085"/>
      <w:bookmarkEnd w:id="14086"/>
      <w:bookmarkEnd w:id="14087"/>
      <w:bookmarkEnd w:id="14088"/>
      <w:bookmarkEnd w:id="14089"/>
      <w:bookmarkEnd w:id="14090"/>
      <w:bookmarkEnd w:id="14091"/>
      <w:bookmarkEnd w:id="14092"/>
      <w:bookmarkEnd w:id="14093"/>
      <w:bookmarkEnd w:id="14094"/>
      <w:bookmarkEnd w:id="14095"/>
      <w:bookmarkEnd w:id="14096"/>
      <w:bookmarkEnd w:id="14097"/>
      <w:bookmarkEnd w:id="14098"/>
      <w:bookmarkEnd w:id="14099"/>
      <w:bookmarkEnd w:id="14100"/>
      <w:bookmarkEnd w:id="14101"/>
      <w:bookmarkEnd w:id="14102"/>
      <w:bookmarkEnd w:id="14103"/>
      <w:bookmarkEnd w:id="14104"/>
      <w:bookmarkEnd w:id="14105"/>
      <w:bookmarkEnd w:id="14106"/>
      <w:bookmarkEnd w:id="14107"/>
      <w:bookmarkEnd w:id="14108"/>
      <w:bookmarkEnd w:id="14109"/>
      <w:bookmarkEnd w:id="14110"/>
      <w:bookmarkEnd w:id="14111"/>
      <w:bookmarkEnd w:id="14112"/>
      <w:bookmarkEnd w:id="14113"/>
      <w:bookmarkEnd w:id="14114"/>
      <w:bookmarkEnd w:id="14115"/>
      <w:bookmarkEnd w:id="14116"/>
      <w:bookmarkEnd w:id="14117"/>
      <w:bookmarkEnd w:id="14118"/>
      <w:bookmarkEnd w:id="14119"/>
      <w:bookmarkEnd w:id="14120"/>
      <w:bookmarkEnd w:id="14121"/>
      <w:bookmarkEnd w:id="14122"/>
      <w:bookmarkEnd w:id="14123"/>
      <w:bookmarkEnd w:id="14124"/>
      <w:bookmarkEnd w:id="14125"/>
      <w:bookmarkEnd w:id="14126"/>
      <w:bookmarkEnd w:id="14127"/>
      <w:bookmarkEnd w:id="14128"/>
      <w:bookmarkEnd w:id="14129"/>
      <w:bookmarkEnd w:id="14130"/>
      <w:bookmarkEnd w:id="14131"/>
      <w:bookmarkEnd w:id="14132"/>
      <w:bookmarkEnd w:id="14133"/>
      <w:bookmarkEnd w:id="14134"/>
      <w:bookmarkEnd w:id="14135"/>
      <w:bookmarkEnd w:id="14136"/>
      <w:bookmarkEnd w:id="14137"/>
      <w:bookmarkEnd w:id="14138"/>
      <w:bookmarkEnd w:id="14139"/>
      <w:bookmarkEnd w:id="14140"/>
      <w:bookmarkEnd w:id="14141"/>
      <w:bookmarkEnd w:id="14142"/>
      <w:bookmarkEnd w:id="14143"/>
      <w:bookmarkEnd w:id="14144"/>
      <w:bookmarkEnd w:id="14145"/>
      <w:bookmarkEnd w:id="14146"/>
      <w:bookmarkEnd w:id="14147"/>
      <w:bookmarkEnd w:id="14148"/>
      <w:bookmarkEnd w:id="14149"/>
      <w:bookmarkEnd w:id="14150"/>
      <w:bookmarkEnd w:id="14151"/>
      <w:bookmarkEnd w:id="14152"/>
      <w:bookmarkEnd w:id="14153"/>
      <w:bookmarkEnd w:id="14154"/>
      <w:bookmarkEnd w:id="14155"/>
      <w:bookmarkEnd w:id="14156"/>
      <w:bookmarkEnd w:id="14157"/>
      <w:bookmarkEnd w:id="14158"/>
      <w:bookmarkEnd w:id="14159"/>
      <w:bookmarkEnd w:id="14160"/>
      <w:bookmarkEnd w:id="14161"/>
      <w:bookmarkEnd w:id="14162"/>
      <w:bookmarkEnd w:id="14163"/>
      <w:bookmarkEnd w:id="14164"/>
      <w:bookmarkEnd w:id="14165"/>
      <w:bookmarkEnd w:id="14166"/>
      <w:bookmarkEnd w:id="14167"/>
      <w:bookmarkEnd w:id="14168"/>
      <w:bookmarkEnd w:id="14169"/>
      <w:bookmarkEnd w:id="14170"/>
      <w:bookmarkEnd w:id="14171"/>
      <w:bookmarkEnd w:id="14172"/>
      <w:bookmarkEnd w:id="14173"/>
      <w:bookmarkEnd w:id="14174"/>
      <w:bookmarkEnd w:id="14175"/>
      <w:bookmarkEnd w:id="14176"/>
      <w:bookmarkEnd w:id="14177"/>
      <w:bookmarkEnd w:id="14178"/>
      <w:bookmarkEnd w:id="14179"/>
      <w:bookmarkEnd w:id="14180"/>
      <w:bookmarkEnd w:id="14181"/>
      <w:bookmarkEnd w:id="14182"/>
      <w:bookmarkEnd w:id="14183"/>
      <w:bookmarkEnd w:id="14184"/>
      <w:bookmarkEnd w:id="14185"/>
      <w:bookmarkEnd w:id="14186"/>
      <w:bookmarkEnd w:id="14187"/>
      <w:bookmarkEnd w:id="14188"/>
      <w:bookmarkEnd w:id="14189"/>
      <w:bookmarkEnd w:id="14190"/>
      <w:bookmarkEnd w:id="14191"/>
      <w:bookmarkEnd w:id="14192"/>
      <w:bookmarkEnd w:id="14193"/>
      <w:bookmarkEnd w:id="14194"/>
      <w:bookmarkEnd w:id="14195"/>
      <w:bookmarkEnd w:id="14196"/>
      <w:bookmarkEnd w:id="14197"/>
      <w:bookmarkEnd w:id="14198"/>
      <w:bookmarkEnd w:id="14199"/>
      <w:bookmarkEnd w:id="14200"/>
      <w:bookmarkEnd w:id="14201"/>
      <w:bookmarkEnd w:id="14202"/>
      <w:bookmarkEnd w:id="14203"/>
      <w:bookmarkEnd w:id="14204"/>
      <w:bookmarkEnd w:id="14205"/>
      <w:bookmarkEnd w:id="14206"/>
      <w:bookmarkEnd w:id="14207"/>
      <w:bookmarkEnd w:id="14208"/>
      <w:bookmarkEnd w:id="14209"/>
      <w:bookmarkEnd w:id="14210"/>
      <w:bookmarkEnd w:id="14211"/>
      <w:bookmarkEnd w:id="14212"/>
      <w:bookmarkEnd w:id="14213"/>
      <w:bookmarkEnd w:id="14214"/>
      <w:bookmarkEnd w:id="14215"/>
      <w:bookmarkEnd w:id="14216"/>
      <w:bookmarkEnd w:id="14217"/>
      <w:bookmarkEnd w:id="14218"/>
      <w:bookmarkEnd w:id="14219"/>
      <w:bookmarkEnd w:id="14220"/>
      <w:bookmarkEnd w:id="14221"/>
      <w:bookmarkEnd w:id="14222"/>
      <w:bookmarkEnd w:id="14223"/>
      <w:bookmarkEnd w:id="14224"/>
      <w:bookmarkEnd w:id="14225"/>
      <w:bookmarkEnd w:id="14226"/>
      <w:bookmarkEnd w:id="14227"/>
      <w:bookmarkEnd w:id="14228"/>
      <w:bookmarkEnd w:id="14229"/>
      <w:bookmarkEnd w:id="14230"/>
      <w:bookmarkEnd w:id="14231"/>
      <w:bookmarkEnd w:id="14232"/>
      <w:bookmarkEnd w:id="14233"/>
      <w:bookmarkEnd w:id="14234"/>
      <w:bookmarkEnd w:id="14235"/>
      <w:bookmarkEnd w:id="14236"/>
      <w:bookmarkEnd w:id="14237"/>
      <w:bookmarkEnd w:id="14238"/>
      <w:bookmarkEnd w:id="14239"/>
      <w:bookmarkEnd w:id="14240"/>
      <w:bookmarkEnd w:id="14241"/>
      <w:bookmarkEnd w:id="14242"/>
      <w:bookmarkEnd w:id="14243"/>
      <w:bookmarkEnd w:id="14244"/>
      <w:bookmarkEnd w:id="14245"/>
      <w:bookmarkEnd w:id="14246"/>
      <w:bookmarkEnd w:id="14247"/>
      <w:bookmarkEnd w:id="14248"/>
      <w:bookmarkEnd w:id="14249"/>
      <w:bookmarkEnd w:id="14250"/>
      <w:bookmarkEnd w:id="14251"/>
      <w:bookmarkEnd w:id="14252"/>
      <w:bookmarkEnd w:id="14253"/>
      <w:bookmarkEnd w:id="14254"/>
      <w:bookmarkEnd w:id="14255"/>
      <w:bookmarkEnd w:id="14256"/>
      <w:bookmarkEnd w:id="14257"/>
      <w:bookmarkEnd w:id="14258"/>
      <w:bookmarkEnd w:id="14259"/>
      <w:bookmarkEnd w:id="14260"/>
      <w:bookmarkEnd w:id="14261"/>
      <w:bookmarkEnd w:id="14262"/>
      <w:bookmarkEnd w:id="14263"/>
      <w:bookmarkEnd w:id="14264"/>
      <w:bookmarkEnd w:id="14265"/>
      <w:bookmarkEnd w:id="14266"/>
      <w:bookmarkEnd w:id="14267"/>
      <w:bookmarkEnd w:id="14268"/>
      <w:bookmarkEnd w:id="14269"/>
      <w:bookmarkEnd w:id="14270"/>
      <w:bookmarkEnd w:id="14271"/>
      <w:bookmarkEnd w:id="14272"/>
      <w:bookmarkEnd w:id="14273"/>
      <w:bookmarkEnd w:id="14274"/>
      <w:bookmarkEnd w:id="14275"/>
      <w:bookmarkEnd w:id="14276"/>
      <w:bookmarkEnd w:id="14277"/>
      <w:bookmarkEnd w:id="14278"/>
      <w:bookmarkEnd w:id="14279"/>
      <w:bookmarkEnd w:id="14280"/>
      <w:bookmarkEnd w:id="14281"/>
      <w:bookmarkEnd w:id="14282"/>
      <w:bookmarkEnd w:id="14283"/>
      <w:bookmarkEnd w:id="14284"/>
      <w:bookmarkEnd w:id="14285"/>
      <w:bookmarkEnd w:id="14286"/>
      <w:bookmarkEnd w:id="14287"/>
      <w:bookmarkEnd w:id="14288"/>
      <w:bookmarkEnd w:id="14289"/>
      <w:bookmarkEnd w:id="14290"/>
      <w:bookmarkEnd w:id="14291"/>
      <w:bookmarkEnd w:id="14292"/>
      <w:bookmarkEnd w:id="14293"/>
      <w:bookmarkEnd w:id="14294"/>
      <w:bookmarkEnd w:id="14295"/>
      <w:bookmarkEnd w:id="14296"/>
      <w:bookmarkEnd w:id="14297"/>
      <w:bookmarkEnd w:id="14298"/>
      <w:bookmarkEnd w:id="14299"/>
      <w:bookmarkEnd w:id="14300"/>
      <w:bookmarkEnd w:id="14301"/>
      <w:bookmarkEnd w:id="14302"/>
      <w:bookmarkEnd w:id="14303"/>
      <w:bookmarkEnd w:id="14304"/>
      <w:bookmarkEnd w:id="14305"/>
      <w:bookmarkEnd w:id="14306"/>
      <w:bookmarkEnd w:id="14307"/>
      <w:bookmarkEnd w:id="14308"/>
      <w:bookmarkEnd w:id="14309"/>
      <w:bookmarkEnd w:id="14310"/>
      <w:bookmarkEnd w:id="14311"/>
      <w:bookmarkEnd w:id="14312"/>
      <w:bookmarkEnd w:id="14313"/>
      <w:bookmarkEnd w:id="14314"/>
      <w:bookmarkEnd w:id="14315"/>
      <w:bookmarkEnd w:id="14316"/>
      <w:bookmarkEnd w:id="14317"/>
      <w:bookmarkEnd w:id="14318"/>
      <w:bookmarkEnd w:id="14319"/>
      <w:bookmarkEnd w:id="14320"/>
      <w:bookmarkEnd w:id="14321"/>
      <w:bookmarkEnd w:id="14322"/>
      <w:bookmarkEnd w:id="14323"/>
      <w:bookmarkEnd w:id="14324"/>
      <w:bookmarkEnd w:id="14325"/>
      <w:bookmarkEnd w:id="14326"/>
      <w:bookmarkEnd w:id="14327"/>
      <w:bookmarkEnd w:id="14328"/>
      <w:bookmarkEnd w:id="14329"/>
      <w:bookmarkEnd w:id="14330"/>
      <w:bookmarkEnd w:id="14331"/>
      <w:bookmarkEnd w:id="14332"/>
      <w:bookmarkEnd w:id="14333"/>
      <w:bookmarkEnd w:id="14334"/>
      <w:bookmarkEnd w:id="14335"/>
      <w:bookmarkEnd w:id="14336"/>
      <w:bookmarkEnd w:id="14337"/>
      <w:bookmarkEnd w:id="14338"/>
      <w:bookmarkEnd w:id="14339"/>
      <w:bookmarkEnd w:id="14340"/>
      <w:bookmarkEnd w:id="14341"/>
      <w:bookmarkEnd w:id="14342"/>
      <w:bookmarkEnd w:id="14343"/>
      <w:bookmarkEnd w:id="14344"/>
      <w:bookmarkEnd w:id="14345"/>
      <w:bookmarkEnd w:id="14346"/>
      <w:bookmarkEnd w:id="14347"/>
      <w:bookmarkEnd w:id="14348"/>
      <w:bookmarkEnd w:id="14349"/>
      <w:bookmarkEnd w:id="14350"/>
      <w:bookmarkEnd w:id="14351"/>
      <w:bookmarkEnd w:id="14352"/>
      <w:bookmarkEnd w:id="14353"/>
      <w:bookmarkEnd w:id="14354"/>
      <w:bookmarkEnd w:id="14355"/>
      <w:bookmarkEnd w:id="14356"/>
      <w:bookmarkEnd w:id="14357"/>
      <w:bookmarkEnd w:id="14358"/>
      <w:bookmarkEnd w:id="14359"/>
      <w:bookmarkEnd w:id="14360"/>
      <w:bookmarkEnd w:id="14361"/>
      <w:bookmarkEnd w:id="14362"/>
      <w:bookmarkEnd w:id="14363"/>
      <w:bookmarkEnd w:id="14364"/>
      <w:bookmarkEnd w:id="14365"/>
      <w:bookmarkEnd w:id="14366"/>
      <w:bookmarkEnd w:id="14367"/>
      <w:bookmarkEnd w:id="14368"/>
      <w:bookmarkEnd w:id="14369"/>
      <w:bookmarkEnd w:id="14370"/>
      <w:bookmarkEnd w:id="14371"/>
      <w:bookmarkEnd w:id="14372"/>
      <w:bookmarkEnd w:id="14373"/>
      <w:bookmarkEnd w:id="14374"/>
      <w:bookmarkEnd w:id="14375"/>
      <w:bookmarkEnd w:id="14376"/>
      <w:bookmarkEnd w:id="14377"/>
      <w:bookmarkEnd w:id="14378"/>
      <w:bookmarkEnd w:id="14379"/>
      <w:bookmarkEnd w:id="14380"/>
      <w:bookmarkEnd w:id="14381"/>
      <w:bookmarkEnd w:id="14382"/>
      <w:bookmarkEnd w:id="14383"/>
      <w:bookmarkEnd w:id="14384"/>
      <w:bookmarkEnd w:id="14385"/>
      <w:bookmarkEnd w:id="14386"/>
      <w:bookmarkEnd w:id="14387"/>
      <w:bookmarkEnd w:id="14388"/>
      <w:bookmarkEnd w:id="14389"/>
      <w:bookmarkEnd w:id="14390"/>
      <w:bookmarkEnd w:id="14391"/>
      <w:bookmarkEnd w:id="14392"/>
      <w:bookmarkEnd w:id="14393"/>
      <w:bookmarkEnd w:id="14394"/>
      <w:bookmarkEnd w:id="14395"/>
      <w:bookmarkEnd w:id="14396"/>
      <w:bookmarkEnd w:id="14397"/>
      <w:bookmarkEnd w:id="14398"/>
      <w:bookmarkEnd w:id="14399"/>
      <w:bookmarkEnd w:id="14400"/>
      <w:bookmarkEnd w:id="14401"/>
      <w:bookmarkEnd w:id="14402"/>
      <w:bookmarkEnd w:id="14403"/>
      <w:bookmarkEnd w:id="14404"/>
      <w:bookmarkEnd w:id="14405"/>
      <w:bookmarkEnd w:id="14406"/>
      <w:bookmarkEnd w:id="14407"/>
      <w:bookmarkEnd w:id="14408"/>
      <w:bookmarkEnd w:id="14409"/>
      <w:bookmarkEnd w:id="14410"/>
      <w:bookmarkEnd w:id="14411"/>
      <w:bookmarkEnd w:id="14412"/>
      <w:bookmarkEnd w:id="14413"/>
      <w:bookmarkEnd w:id="14414"/>
      <w:bookmarkEnd w:id="14415"/>
      <w:bookmarkEnd w:id="14416"/>
      <w:bookmarkEnd w:id="14417"/>
      <w:bookmarkEnd w:id="14418"/>
      <w:bookmarkEnd w:id="14419"/>
      <w:bookmarkEnd w:id="14420"/>
      <w:bookmarkEnd w:id="14421"/>
      <w:bookmarkEnd w:id="14422"/>
      <w:bookmarkEnd w:id="14423"/>
      <w:bookmarkEnd w:id="14424"/>
      <w:bookmarkEnd w:id="14425"/>
      <w:bookmarkEnd w:id="14426"/>
      <w:bookmarkEnd w:id="14427"/>
      <w:bookmarkEnd w:id="14428"/>
      <w:bookmarkEnd w:id="14429"/>
      <w:bookmarkEnd w:id="14430"/>
      <w:bookmarkEnd w:id="14431"/>
      <w:bookmarkEnd w:id="14432"/>
      <w:bookmarkEnd w:id="14433"/>
      <w:bookmarkEnd w:id="14434"/>
      <w:bookmarkEnd w:id="14435"/>
      <w:bookmarkEnd w:id="14436"/>
      <w:bookmarkEnd w:id="14437"/>
      <w:bookmarkEnd w:id="14438"/>
      <w:bookmarkEnd w:id="14439"/>
      <w:bookmarkEnd w:id="14440"/>
      <w:bookmarkEnd w:id="14441"/>
      <w:bookmarkEnd w:id="14442"/>
      <w:bookmarkEnd w:id="14443"/>
      <w:bookmarkEnd w:id="14444"/>
      <w:bookmarkEnd w:id="14445"/>
      <w:bookmarkEnd w:id="14446"/>
      <w:bookmarkEnd w:id="14447"/>
      <w:bookmarkEnd w:id="14448"/>
      <w:bookmarkEnd w:id="14449"/>
      <w:bookmarkEnd w:id="14450"/>
      <w:bookmarkEnd w:id="14451"/>
      <w:bookmarkEnd w:id="14452"/>
      <w:bookmarkEnd w:id="14453"/>
      <w:bookmarkEnd w:id="14454"/>
      <w:bookmarkEnd w:id="14455"/>
      <w:bookmarkEnd w:id="14456"/>
      <w:bookmarkEnd w:id="14457"/>
      <w:bookmarkEnd w:id="14458"/>
      <w:bookmarkEnd w:id="14459"/>
      <w:bookmarkEnd w:id="14460"/>
      <w:bookmarkEnd w:id="14461"/>
      <w:bookmarkEnd w:id="14462"/>
      <w:bookmarkEnd w:id="14463"/>
      <w:bookmarkEnd w:id="14464"/>
      <w:bookmarkEnd w:id="14465"/>
      <w:bookmarkEnd w:id="14466"/>
      <w:bookmarkEnd w:id="14467"/>
      <w:bookmarkEnd w:id="14468"/>
      <w:bookmarkEnd w:id="14469"/>
      <w:bookmarkEnd w:id="14470"/>
      <w:bookmarkEnd w:id="14471"/>
      <w:bookmarkEnd w:id="14472"/>
      <w:r>
        <w:t>Commissioning Tests</w:t>
      </w:r>
      <w:bookmarkEnd w:id="14473"/>
      <w:bookmarkEnd w:id="14474"/>
      <w:bookmarkEnd w:id="14475"/>
      <w:bookmarkEnd w:id="14476"/>
      <w:bookmarkEnd w:id="14477"/>
      <w:bookmarkEnd w:id="14478"/>
      <w:bookmarkEnd w:id="14479"/>
      <w:bookmarkEnd w:id="14480"/>
      <w:bookmarkEnd w:id="14481"/>
      <w:bookmarkEnd w:id="14482"/>
      <w:bookmarkEnd w:id="14483"/>
      <w:bookmarkEnd w:id="14484"/>
      <w:bookmarkEnd w:id="14485"/>
      <w:bookmarkEnd w:id="14486"/>
      <w:bookmarkEnd w:id="14487"/>
    </w:p>
    <w:p w14:paraId="3CF3C41A" w14:textId="5A39BC16" w:rsidR="00BB75D0" w:rsidRDefault="00BB75D0" w:rsidP="00D76E12">
      <w:r>
        <w:t>Commissioning is a systematic process of ensuring that the systems perform according to the design intent and the future operational requirements. All equipment and systems should be installed, assembled and tested according to manufacturer’s recommendations and the best practices and standards of the industry.</w:t>
      </w:r>
    </w:p>
    <w:p w14:paraId="2B308431" w14:textId="77777777" w:rsidR="00BB75D0" w:rsidRDefault="00BB75D0" w:rsidP="00D76E12">
      <w:r>
        <w:t>The commissioning process involves:</w:t>
      </w:r>
    </w:p>
    <w:p w14:paraId="5B27DA6D" w14:textId="616B216A" w:rsidR="00BB75D0" w:rsidRDefault="00BB75D0" w:rsidP="00D207CA">
      <w:pPr>
        <w:pStyle w:val="Bullet10"/>
      </w:pPr>
      <w:r>
        <w:t>Integration of each sub-system to work with its interfacing sub-systems;</w:t>
      </w:r>
    </w:p>
    <w:p w14:paraId="70607B2A" w14:textId="1245C976" w:rsidR="00BB75D0" w:rsidRDefault="00BB75D0" w:rsidP="00D207CA">
      <w:pPr>
        <w:pStyle w:val="Bullet10"/>
      </w:pPr>
      <w:r>
        <w:t>Testing of each sub-system and then the complete system to demonstrate that they</w:t>
      </w:r>
      <w:r w:rsidR="00D7636A">
        <w:t xml:space="preserve"> </w:t>
      </w:r>
      <w:r>
        <w:t>meet their requirements;</w:t>
      </w:r>
      <w:r w:rsidR="00D9146F">
        <w:t xml:space="preserve"> and</w:t>
      </w:r>
    </w:p>
    <w:p w14:paraId="200B491D" w14:textId="1EEB95FE" w:rsidR="00BB75D0" w:rsidRDefault="00BB75D0" w:rsidP="00D207CA">
      <w:pPr>
        <w:pStyle w:val="Bullet10"/>
      </w:pPr>
      <w:r>
        <w:t xml:space="preserve">Commissioning of each system together with the systems of </w:t>
      </w:r>
      <w:r w:rsidR="0003166C">
        <w:t>o</w:t>
      </w:r>
      <w:r>
        <w:t>thers where they interface</w:t>
      </w:r>
      <w:r w:rsidR="00D7636A">
        <w:t xml:space="preserve"> </w:t>
      </w:r>
      <w:r>
        <w:t>so as to bring the system whole into operation.</w:t>
      </w:r>
    </w:p>
    <w:p w14:paraId="36F845DC" w14:textId="77777777" w:rsidR="00D7636A" w:rsidRDefault="00D7636A" w:rsidP="00A044C9">
      <w:pPr>
        <w:pStyle w:val="Bullet10"/>
        <w:numPr>
          <w:ilvl w:val="0"/>
          <w:numId w:val="0"/>
        </w:numPr>
        <w:ind w:left="340"/>
      </w:pPr>
    </w:p>
    <w:p w14:paraId="2C9B80D5" w14:textId="14A94814" w:rsidR="005D0A0F" w:rsidRPr="00AC435F" w:rsidRDefault="005D0A0F" w:rsidP="00D76E12">
      <w:r w:rsidRPr="00AC435F">
        <w:t xml:space="preserve">The </w:t>
      </w:r>
      <w:r>
        <w:t>c</w:t>
      </w:r>
      <w:r w:rsidRPr="00AC435F">
        <w:t xml:space="preserve">ommissioning </w:t>
      </w:r>
      <w:r>
        <w:t>t</w:t>
      </w:r>
      <w:r w:rsidRPr="00AC435F">
        <w:t xml:space="preserve">ests are performed to determine and verify the proper operation of the </w:t>
      </w:r>
      <w:r w:rsidR="00792D86">
        <w:t xml:space="preserve">System </w:t>
      </w:r>
      <w:r w:rsidR="00E75BE9">
        <w:t>Plant</w:t>
      </w:r>
      <w:r w:rsidRPr="00AC435F">
        <w:t xml:space="preserve"> and all its</w:t>
      </w:r>
      <w:r w:rsidR="00792D86">
        <w:t xml:space="preserve"> sub-system </w:t>
      </w:r>
      <w:r w:rsidRPr="00AC435F">
        <w:t xml:space="preserve">components. </w:t>
      </w:r>
    </w:p>
    <w:p w14:paraId="64AA448B" w14:textId="320C5DA9" w:rsidR="005D0A0F" w:rsidRPr="00AC435F" w:rsidRDefault="005D0A0F" w:rsidP="00D207CA">
      <w:r w:rsidRPr="00AC435F">
        <w:lastRenderedPageBreak/>
        <w:t xml:space="preserve">Commissioning </w:t>
      </w:r>
      <w:r>
        <w:t>t</w:t>
      </w:r>
      <w:r w:rsidRPr="00AC435F">
        <w:t>ests shall include, but not be limited to, the following</w:t>
      </w:r>
      <w:r w:rsidR="00792D86">
        <w:t xml:space="preserve"> sub-system and systems</w:t>
      </w:r>
      <w:r w:rsidRPr="00AC435F">
        <w:t>:</w:t>
      </w:r>
    </w:p>
    <w:p w14:paraId="0BE38281" w14:textId="6E17C04F" w:rsidR="0036762E" w:rsidRDefault="0036762E" w:rsidP="005D0A0F">
      <w:pPr>
        <w:pStyle w:val="Bullet10"/>
      </w:pPr>
      <w:r>
        <w:t>PV Modules</w:t>
      </w:r>
      <w:r w:rsidR="00D9146F">
        <w:t>;</w:t>
      </w:r>
    </w:p>
    <w:p w14:paraId="11720852" w14:textId="74BAB7F6" w:rsidR="00F97B69" w:rsidRPr="00D9146F" w:rsidRDefault="005D0A0F" w:rsidP="005D0A0F">
      <w:pPr>
        <w:pStyle w:val="Bullet10"/>
      </w:pPr>
      <w:r>
        <w:t>Inverte</w:t>
      </w:r>
      <w:r w:rsidRPr="00D9146F">
        <w:t>r</w:t>
      </w:r>
      <w:r w:rsidR="00D9146F" w:rsidRPr="00D9146F">
        <w:t>;</w:t>
      </w:r>
    </w:p>
    <w:p w14:paraId="07CCB80C" w14:textId="0726EB4A" w:rsidR="008D1275" w:rsidRPr="00AC435F" w:rsidRDefault="008064D9" w:rsidP="005D0A0F">
      <w:pPr>
        <w:pStyle w:val="Bullet10"/>
      </w:pPr>
      <w:r w:rsidRPr="00D9146F">
        <w:t>Auxiliary</w:t>
      </w:r>
      <w:r w:rsidR="008D1275" w:rsidRPr="00D9146F">
        <w:t xml:space="preserve"> systems</w:t>
      </w:r>
      <w:r w:rsidR="00D9146F">
        <w:t>;</w:t>
      </w:r>
    </w:p>
    <w:p w14:paraId="25F137B3" w14:textId="1B509648" w:rsidR="00A3213C" w:rsidRDefault="005D0A0F" w:rsidP="005D0A0F">
      <w:pPr>
        <w:pStyle w:val="Bullet10"/>
      </w:pPr>
      <w:r w:rsidRPr="00AC435F">
        <w:t>Power transformer</w:t>
      </w:r>
      <w:r w:rsidR="00D9146F">
        <w:t>;</w:t>
      </w:r>
    </w:p>
    <w:p w14:paraId="70ED84D3" w14:textId="0472997B" w:rsidR="005D0A0F" w:rsidRPr="00AC435F" w:rsidRDefault="00A3213C" w:rsidP="005D0A0F">
      <w:pPr>
        <w:pStyle w:val="Bullet10"/>
      </w:pPr>
      <w:r>
        <w:t>Switchgear</w:t>
      </w:r>
      <w:r w:rsidR="00D9146F">
        <w:t>;</w:t>
      </w:r>
      <w:r w:rsidR="005D0A0F">
        <w:t xml:space="preserve"> </w:t>
      </w:r>
    </w:p>
    <w:p w14:paraId="630D83DE" w14:textId="764662AA" w:rsidR="005D0A0F" w:rsidRPr="00AC435F" w:rsidRDefault="005D0A0F" w:rsidP="005D0A0F">
      <w:pPr>
        <w:pStyle w:val="Bullet10"/>
      </w:pPr>
      <w:r>
        <w:t>SCADA system</w:t>
      </w:r>
      <w:r w:rsidR="00D9146F">
        <w:t>;</w:t>
      </w:r>
      <w:r>
        <w:t xml:space="preserve"> </w:t>
      </w:r>
    </w:p>
    <w:p w14:paraId="1888C72C" w14:textId="34168385" w:rsidR="005D0A0F" w:rsidRPr="00AC435F" w:rsidRDefault="005D0A0F" w:rsidP="005D0A0F">
      <w:pPr>
        <w:pStyle w:val="Bullet10"/>
      </w:pPr>
      <w:r>
        <w:t>Security system</w:t>
      </w:r>
      <w:r w:rsidR="00D9146F">
        <w:t>;</w:t>
      </w:r>
    </w:p>
    <w:p w14:paraId="524DAF8F" w14:textId="11F68019" w:rsidR="005D0A0F" w:rsidRDefault="005D0A0F" w:rsidP="005D0A0F">
      <w:pPr>
        <w:pStyle w:val="Bullet10"/>
      </w:pPr>
      <w:r>
        <w:t xml:space="preserve">High-voltage substation </w:t>
      </w:r>
      <w:r w:rsidR="00792D86">
        <w:t>system</w:t>
      </w:r>
      <w:r w:rsidR="00D9146F">
        <w:t>;</w:t>
      </w:r>
    </w:p>
    <w:p w14:paraId="4DD3FE9D" w14:textId="4E78B41B" w:rsidR="00F97B69" w:rsidRPr="00AC435F" w:rsidRDefault="00F97B69" w:rsidP="00F97B69">
      <w:pPr>
        <w:pStyle w:val="Bullet10"/>
      </w:pPr>
      <w:r>
        <w:t>Extra High-voltage substation system</w:t>
      </w:r>
      <w:r w:rsidR="00D9146F">
        <w:t>; and</w:t>
      </w:r>
    </w:p>
    <w:p w14:paraId="0321CD42" w14:textId="367F5A5F" w:rsidR="005D0A0F" w:rsidRDefault="005D0A0F" w:rsidP="006016A9">
      <w:pPr>
        <w:pStyle w:val="Bullet10"/>
      </w:pPr>
      <w:r>
        <w:t>Grid Connection</w:t>
      </w:r>
      <w:r w:rsidR="0087509C">
        <w:t xml:space="preserve"> system of </w:t>
      </w:r>
      <w:r w:rsidR="00792D86">
        <w:t>O</w:t>
      </w:r>
      <w:r w:rsidR="0087509C">
        <w:t>ther</w:t>
      </w:r>
      <w:r w:rsidR="00792D86">
        <w:t>s</w:t>
      </w:r>
      <w:r w:rsidR="00D9146F">
        <w:t>.</w:t>
      </w:r>
    </w:p>
    <w:p w14:paraId="791DB006" w14:textId="22A6161C" w:rsidR="00A3213C" w:rsidRDefault="00A3213C" w:rsidP="00AC435F">
      <w:r>
        <w:t>The commissioning works will be carried out in phases:</w:t>
      </w:r>
    </w:p>
    <w:p w14:paraId="250B49E5" w14:textId="3E1C489D" w:rsidR="00A3213C" w:rsidRDefault="00A3213C" w:rsidP="00A044C9">
      <w:pPr>
        <w:pStyle w:val="Bullet10"/>
      </w:pPr>
      <w:r>
        <w:t>Phase 1</w:t>
      </w:r>
      <w:r w:rsidR="009B1E9D">
        <w:t xml:space="preserve">, Mechanical completion as minimum the following test shall be completed  </w:t>
      </w:r>
    </w:p>
    <w:p w14:paraId="58AAFFBF" w14:textId="63ECC7C3" w:rsidR="00A3213C" w:rsidRDefault="00A3213C" w:rsidP="00A044C9">
      <w:pPr>
        <w:pStyle w:val="Bullet2"/>
      </w:pPr>
      <w:r>
        <w:t>Factory acceptance tests</w:t>
      </w:r>
      <w:r w:rsidR="009B1E9D">
        <w:t xml:space="preserve"> </w:t>
      </w:r>
      <w:r w:rsidR="008D1275">
        <w:fldChar w:fldCharType="begin"/>
      </w:r>
      <w:r w:rsidR="008D1275">
        <w:instrText xml:space="preserve"> REF _Ref154748469 \r \h </w:instrText>
      </w:r>
      <w:r w:rsidR="008D1275">
        <w:fldChar w:fldCharType="separate"/>
      </w:r>
      <w:r w:rsidR="00451DE6">
        <w:t>2.24.1</w:t>
      </w:r>
      <w:r w:rsidR="008D1275">
        <w:fldChar w:fldCharType="end"/>
      </w:r>
      <w:r>
        <w:t>;</w:t>
      </w:r>
    </w:p>
    <w:p w14:paraId="08ED52A8" w14:textId="44B7088C" w:rsidR="00A3213C" w:rsidRDefault="00A3213C" w:rsidP="00A044C9">
      <w:pPr>
        <w:pStyle w:val="Bullet2"/>
      </w:pPr>
      <w:r>
        <w:t>Installation release tests</w:t>
      </w:r>
      <w:r w:rsidR="009B1E9D">
        <w:t xml:space="preserve"> </w:t>
      </w:r>
      <w:r w:rsidR="009B1E9D">
        <w:fldChar w:fldCharType="begin"/>
      </w:r>
      <w:r w:rsidR="009B1E9D">
        <w:instrText xml:space="preserve"> REF _Ref89258270 \r \h </w:instrText>
      </w:r>
      <w:r w:rsidR="009B1E9D">
        <w:fldChar w:fldCharType="separate"/>
      </w:r>
      <w:r w:rsidR="006D2374">
        <w:t>10.2</w:t>
      </w:r>
      <w:r w:rsidR="009B1E9D">
        <w:fldChar w:fldCharType="end"/>
      </w:r>
      <w:r>
        <w:t xml:space="preserve">;  </w:t>
      </w:r>
    </w:p>
    <w:p w14:paraId="230848F4" w14:textId="080E3622" w:rsidR="0070230B" w:rsidRDefault="009B1E9D" w:rsidP="0070230B">
      <w:pPr>
        <w:pStyle w:val="Bullet10"/>
      </w:pPr>
      <w:r>
        <w:t xml:space="preserve">Phase 2, Pre-commissioning test </w:t>
      </w:r>
      <w:r w:rsidR="0070230B">
        <w:fldChar w:fldCharType="begin"/>
      </w:r>
      <w:r w:rsidR="0070230B">
        <w:instrText xml:space="preserve"> REF _Ref89258446 \r \h </w:instrText>
      </w:r>
      <w:r w:rsidR="0070230B">
        <w:fldChar w:fldCharType="separate"/>
      </w:r>
      <w:r w:rsidR="006D2374">
        <w:t>10.5</w:t>
      </w:r>
      <w:r w:rsidR="0070230B">
        <w:fldChar w:fldCharType="end"/>
      </w:r>
      <w:r w:rsidR="0070230B">
        <w:t>;</w:t>
      </w:r>
      <w:r w:rsidR="00D9146F">
        <w:t xml:space="preserve"> and</w:t>
      </w:r>
    </w:p>
    <w:p w14:paraId="592DD89A" w14:textId="6D7121F9" w:rsidR="00A3213C" w:rsidRDefault="0070230B" w:rsidP="00A044C9">
      <w:pPr>
        <w:pStyle w:val="Bullet10"/>
      </w:pPr>
      <w:r>
        <w:t>Phase 3, Energisation and commissioning.</w:t>
      </w:r>
      <w:r w:rsidR="009B1E9D">
        <w:t xml:space="preserve"> </w:t>
      </w:r>
    </w:p>
    <w:p w14:paraId="22511633" w14:textId="5F91486D" w:rsidR="00C0197D" w:rsidRDefault="00FE3C8E" w:rsidP="00AC435F">
      <w:r>
        <w:t>Each phase will produce test datasheet</w:t>
      </w:r>
      <w:r w:rsidR="007F0D7C">
        <w:t>s</w:t>
      </w:r>
      <w:r>
        <w:t xml:space="preserve"> and report</w:t>
      </w:r>
      <w:r w:rsidR="007F0D7C">
        <w:t>s</w:t>
      </w:r>
      <w:r>
        <w:t xml:space="preserve"> which will </w:t>
      </w:r>
      <w:r w:rsidR="00A05774">
        <w:t xml:space="preserve">be made </w:t>
      </w:r>
      <w:r w:rsidR="007F0D7C">
        <w:t>available to the next phase in order</w:t>
      </w:r>
      <w:r>
        <w:t xml:space="preserve"> to minimise re-testing.</w:t>
      </w:r>
      <w:r w:rsidR="007F0D7C">
        <w:t xml:space="preserve"> All the test listed into this section shall be performed by the contractor </w:t>
      </w:r>
      <w:r w:rsidR="008207F9">
        <w:t>which can optimise the logic and the sequence of the testing.</w:t>
      </w:r>
      <w:r w:rsidR="00C0197D">
        <w:t xml:space="preserve"> </w:t>
      </w:r>
    </w:p>
    <w:p w14:paraId="7A6CF26A" w14:textId="32AB9A95" w:rsidR="00A05774" w:rsidRDefault="008207F9" w:rsidP="00AC435F">
      <w:r>
        <w:t>All the test</w:t>
      </w:r>
      <w:r w:rsidR="00A05774">
        <w:t>s</w:t>
      </w:r>
      <w:r>
        <w:t xml:space="preserve"> shall </w:t>
      </w:r>
      <w:r w:rsidR="008D1275">
        <w:t>be</w:t>
      </w:r>
      <w:r>
        <w:t xml:space="preserve"> listed on </w:t>
      </w:r>
      <w:r w:rsidR="00A05774">
        <w:t>the</w:t>
      </w:r>
      <w:r>
        <w:t xml:space="preserve"> test schedule</w:t>
      </w:r>
      <w:r w:rsidR="00A05774">
        <w:t xml:space="preserve">, included in the inspection and test plan </w:t>
      </w:r>
      <w:r w:rsidR="008D1275">
        <w:t xml:space="preserve">(section </w:t>
      </w:r>
      <w:r w:rsidR="00A05774">
        <w:fldChar w:fldCharType="begin"/>
      </w:r>
      <w:r w:rsidR="00A05774">
        <w:instrText xml:space="preserve"> REF _Ref89260368 \r \h </w:instrText>
      </w:r>
      <w:r w:rsidR="00A05774">
        <w:fldChar w:fldCharType="separate"/>
      </w:r>
      <w:r w:rsidR="006D2374">
        <w:t>5.2</w:t>
      </w:r>
      <w:r w:rsidR="00A05774">
        <w:fldChar w:fldCharType="end"/>
      </w:r>
      <w:r w:rsidR="008D1275">
        <w:t>).</w:t>
      </w:r>
      <w:r w:rsidR="00A05774">
        <w:t xml:space="preserve"> </w:t>
      </w:r>
      <w:r w:rsidR="008D1275">
        <w:t xml:space="preserve">The Employer </w:t>
      </w:r>
      <w:r w:rsidR="00A05774">
        <w:t xml:space="preserve">must be made aware when the test will happen and has the right to witness the test.  </w:t>
      </w:r>
    </w:p>
    <w:p w14:paraId="794F1718" w14:textId="77AB4BB5" w:rsidR="00AC435F" w:rsidRDefault="00AC435F" w:rsidP="00AC435F">
      <w:r w:rsidRPr="00AC435F">
        <w:t xml:space="preserve">The </w:t>
      </w:r>
      <w:r w:rsidR="008D1275">
        <w:t>E</w:t>
      </w:r>
      <w:r w:rsidR="008D1275" w:rsidRPr="00AC435F">
        <w:t xml:space="preserve">quipment </w:t>
      </w:r>
      <w:r w:rsidRPr="00AC435F">
        <w:t>shall be tested at Site. These tests shall prove whether the equipment meets the requirements and the safety conditions, whether it has been built and/or erected with satisfactory workmanship and whether the equipment is in conformity with the prevailing standards and regulations, the manufacturer's recommendations and installation/ commissioning procedures and with the present state of modern technology.</w:t>
      </w:r>
    </w:p>
    <w:p w14:paraId="55051FAC" w14:textId="52309D2F" w:rsidR="00F97B69" w:rsidRPr="00AC435F" w:rsidRDefault="003A0B8A" w:rsidP="00AC435F">
      <w:r>
        <w:t xml:space="preserve">The </w:t>
      </w:r>
      <w:r w:rsidR="00F97B69">
        <w:t xml:space="preserve">Technology Specific </w:t>
      </w:r>
      <w:r w:rsidR="005126A6">
        <w:t>ERs</w:t>
      </w:r>
      <w:r w:rsidR="00F97B69">
        <w:t xml:space="preserve"> hold more details for specific tests</w:t>
      </w:r>
      <w:r w:rsidR="008D1275">
        <w:t xml:space="preserve"> </w:t>
      </w:r>
      <w:r>
        <w:t xml:space="preserve">. Please refer to these documents for completeness. </w:t>
      </w:r>
    </w:p>
    <w:p w14:paraId="46002203" w14:textId="5D633D2D" w:rsidR="00AC435F" w:rsidRPr="00AC435F" w:rsidRDefault="00467395" w:rsidP="007A202A">
      <w:pPr>
        <w:pStyle w:val="Heading3"/>
      </w:pPr>
      <w:bookmarkStart w:id="14488" w:name="_Toc153871357"/>
      <w:bookmarkStart w:id="14489" w:name="_Toc153877511"/>
      <w:bookmarkStart w:id="14490" w:name="_Toc153878827"/>
      <w:bookmarkStart w:id="14491" w:name="_Toc153879993"/>
      <w:bookmarkStart w:id="14492" w:name="_Toc153885196"/>
      <w:bookmarkStart w:id="14493" w:name="_Toc153886512"/>
      <w:bookmarkStart w:id="14494" w:name="_Toc153887592"/>
      <w:bookmarkStart w:id="14495" w:name="_Toc153871358"/>
      <w:bookmarkStart w:id="14496" w:name="_Toc153877512"/>
      <w:bookmarkStart w:id="14497" w:name="_Toc153878828"/>
      <w:bookmarkStart w:id="14498" w:name="_Toc153879994"/>
      <w:bookmarkStart w:id="14499" w:name="_Toc153885197"/>
      <w:bookmarkStart w:id="14500" w:name="_Toc153886513"/>
      <w:bookmarkStart w:id="14501" w:name="_Toc153887593"/>
      <w:bookmarkStart w:id="14502" w:name="_Toc153871359"/>
      <w:bookmarkStart w:id="14503" w:name="_Toc153877513"/>
      <w:bookmarkStart w:id="14504" w:name="_Toc153878829"/>
      <w:bookmarkStart w:id="14505" w:name="_Toc153879995"/>
      <w:bookmarkStart w:id="14506" w:name="_Toc153885198"/>
      <w:bookmarkStart w:id="14507" w:name="_Toc153886514"/>
      <w:bookmarkStart w:id="14508" w:name="_Toc153887594"/>
      <w:bookmarkStart w:id="14509" w:name="_Toc153871360"/>
      <w:bookmarkStart w:id="14510" w:name="_Toc153877514"/>
      <w:bookmarkStart w:id="14511" w:name="_Toc153878830"/>
      <w:bookmarkStart w:id="14512" w:name="_Toc153879996"/>
      <w:bookmarkStart w:id="14513" w:name="_Toc153885199"/>
      <w:bookmarkStart w:id="14514" w:name="_Toc153886515"/>
      <w:bookmarkStart w:id="14515" w:name="_Toc153887595"/>
      <w:bookmarkStart w:id="14516" w:name="_Toc153871361"/>
      <w:bookmarkStart w:id="14517" w:name="_Toc153877515"/>
      <w:bookmarkStart w:id="14518" w:name="_Toc153878831"/>
      <w:bookmarkStart w:id="14519" w:name="_Toc153879997"/>
      <w:bookmarkStart w:id="14520" w:name="_Toc153885200"/>
      <w:bookmarkStart w:id="14521" w:name="_Toc153886516"/>
      <w:bookmarkStart w:id="14522" w:name="_Toc153887596"/>
      <w:bookmarkStart w:id="14523" w:name="_Toc153871362"/>
      <w:bookmarkStart w:id="14524" w:name="_Toc153877516"/>
      <w:bookmarkStart w:id="14525" w:name="_Toc153878832"/>
      <w:bookmarkStart w:id="14526" w:name="_Toc153879998"/>
      <w:bookmarkStart w:id="14527" w:name="_Toc153885201"/>
      <w:bookmarkStart w:id="14528" w:name="_Toc153886517"/>
      <w:bookmarkStart w:id="14529" w:name="_Toc153887597"/>
      <w:bookmarkStart w:id="14530" w:name="_Toc153871363"/>
      <w:bookmarkStart w:id="14531" w:name="_Toc153877517"/>
      <w:bookmarkStart w:id="14532" w:name="_Toc153878833"/>
      <w:bookmarkStart w:id="14533" w:name="_Toc153879999"/>
      <w:bookmarkStart w:id="14534" w:name="_Toc153885202"/>
      <w:bookmarkStart w:id="14535" w:name="_Toc153886518"/>
      <w:bookmarkStart w:id="14536" w:name="_Toc153887598"/>
      <w:bookmarkStart w:id="14537" w:name="_Toc153871364"/>
      <w:bookmarkStart w:id="14538" w:name="_Toc153877518"/>
      <w:bookmarkStart w:id="14539" w:name="_Toc153878834"/>
      <w:bookmarkStart w:id="14540" w:name="_Toc153880000"/>
      <w:bookmarkStart w:id="14541" w:name="_Toc153885203"/>
      <w:bookmarkStart w:id="14542" w:name="_Toc153886519"/>
      <w:bookmarkStart w:id="14543" w:name="_Toc153887599"/>
      <w:bookmarkStart w:id="14544" w:name="_Toc153871365"/>
      <w:bookmarkStart w:id="14545" w:name="_Toc153877519"/>
      <w:bookmarkStart w:id="14546" w:name="_Toc153878835"/>
      <w:bookmarkStart w:id="14547" w:name="_Toc153880001"/>
      <w:bookmarkStart w:id="14548" w:name="_Toc153885204"/>
      <w:bookmarkStart w:id="14549" w:name="_Toc153886520"/>
      <w:bookmarkStart w:id="14550" w:name="_Toc153887600"/>
      <w:bookmarkStart w:id="14551" w:name="_Toc153871366"/>
      <w:bookmarkStart w:id="14552" w:name="_Toc153877520"/>
      <w:bookmarkStart w:id="14553" w:name="_Toc153878836"/>
      <w:bookmarkStart w:id="14554" w:name="_Toc153880002"/>
      <w:bookmarkStart w:id="14555" w:name="_Toc153885205"/>
      <w:bookmarkStart w:id="14556" w:name="_Toc153886521"/>
      <w:bookmarkStart w:id="14557" w:name="_Toc153887601"/>
      <w:bookmarkStart w:id="14558" w:name="_Toc153871367"/>
      <w:bookmarkStart w:id="14559" w:name="_Toc153877521"/>
      <w:bookmarkStart w:id="14560" w:name="_Toc153878837"/>
      <w:bookmarkStart w:id="14561" w:name="_Toc153880003"/>
      <w:bookmarkStart w:id="14562" w:name="_Toc153885206"/>
      <w:bookmarkStart w:id="14563" w:name="_Toc153886522"/>
      <w:bookmarkStart w:id="14564" w:name="_Toc153887602"/>
      <w:bookmarkStart w:id="14565" w:name="_Toc153871368"/>
      <w:bookmarkStart w:id="14566" w:name="_Toc153877522"/>
      <w:bookmarkStart w:id="14567" w:name="_Toc153878838"/>
      <w:bookmarkStart w:id="14568" w:name="_Toc153880004"/>
      <w:bookmarkStart w:id="14569" w:name="_Toc153885207"/>
      <w:bookmarkStart w:id="14570" w:name="_Toc153886523"/>
      <w:bookmarkStart w:id="14571" w:name="_Toc153887603"/>
      <w:bookmarkStart w:id="14572" w:name="_Toc153871369"/>
      <w:bookmarkStart w:id="14573" w:name="_Toc153877523"/>
      <w:bookmarkStart w:id="14574" w:name="_Toc153878839"/>
      <w:bookmarkStart w:id="14575" w:name="_Toc153880005"/>
      <w:bookmarkStart w:id="14576" w:name="_Toc153885208"/>
      <w:bookmarkStart w:id="14577" w:name="_Toc153886524"/>
      <w:bookmarkStart w:id="14578" w:name="_Toc153887604"/>
      <w:bookmarkStart w:id="14579" w:name="_Toc153871370"/>
      <w:bookmarkStart w:id="14580" w:name="_Toc153877524"/>
      <w:bookmarkStart w:id="14581" w:name="_Toc153878840"/>
      <w:bookmarkStart w:id="14582" w:name="_Toc153880006"/>
      <w:bookmarkStart w:id="14583" w:name="_Toc153885209"/>
      <w:bookmarkStart w:id="14584" w:name="_Toc153886525"/>
      <w:bookmarkStart w:id="14585" w:name="_Toc153887605"/>
      <w:bookmarkStart w:id="14586" w:name="_Toc153871371"/>
      <w:bookmarkStart w:id="14587" w:name="_Toc153877525"/>
      <w:bookmarkStart w:id="14588" w:name="_Toc153878841"/>
      <w:bookmarkStart w:id="14589" w:name="_Toc153880007"/>
      <w:bookmarkStart w:id="14590" w:name="_Toc153885210"/>
      <w:bookmarkStart w:id="14591" w:name="_Toc153886526"/>
      <w:bookmarkStart w:id="14592" w:name="_Toc153887606"/>
      <w:bookmarkStart w:id="14593" w:name="_Toc153871372"/>
      <w:bookmarkStart w:id="14594" w:name="_Toc153877526"/>
      <w:bookmarkStart w:id="14595" w:name="_Toc153878842"/>
      <w:bookmarkStart w:id="14596" w:name="_Toc153880008"/>
      <w:bookmarkStart w:id="14597" w:name="_Toc153885211"/>
      <w:bookmarkStart w:id="14598" w:name="_Toc153886527"/>
      <w:bookmarkStart w:id="14599" w:name="_Toc153887607"/>
      <w:bookmarkStart w:id="14600" w:name="_Toc153871373"/>
      <w:bookmarkStart w:id="14601" w:name="_Toc153877527"/>
      <w:bookmarkStart w:id="14602" w:name="_Toc153878843"/>
      <w:bookmarkStart w:id="14603" w:name="_Toc153880009"/>
      <w:bookmarkStart w:id="14604" w:name="_Toc153885212"/>
      <w:bookmarkStart w:id="14605" w:name="_Toc153886528"/>
      <w:bookmarkStart w:id="14606" w:name="_Toc153887608"/>
      <w:bookmarkStart w:id="14607" w:name="_Toc153871374"/>
      <w:bookmarkStart w:id="14608" w:name="_Toc153877528"/>
      <w:bookmarkStart w:id="14609" w:name="_Toc153878844"/>
      <w:bookmarkStart w:id="14610" w:name="_Toc153880010"/>
      <w:bookmarkStart w:id="14611" w:name="_Toc153885213"/>
      <w:bookmarkStart w:id="14612" w:name="_Toc153886529"/>
      <w:bookmarkStart w:id="14613" w:name="_Toc153887609"/>
      <w:bookmarkStart w:id="14614" w:name="_Toc153871375"/>
      <w:bookmarkStart w:id="14615" w:name="_Toc153877529"/>
      <w:bookmarkStart w:id="14616" w:name="_Toc153878845"/>
      <w:bookmarkStart w:id="14617" w:name="_Toc153880011"/>
      <w:bookmarkStart w:id="14618" w:name="_Toc153885214"/>
      <w:bookmarkStart w:id="14619" w:name="_Toc153886530"/>
      <w:bookmarkStart w:id="14620" w:name="_Toc153887610"/>
      <w:bookmarkStart w:id="14621" w:name="_Toc153871376"/>
      <w:bookmarkStart w:id="14622" w:name="_Toc153877530"/>
      <w:bookmarkStart w:id="14623" w:name="_Toc153878846"/>
      <w:bookmarkStart w:id="14624" w:name="_Toc153880012"/>
      <w:bookmarkStart w:id="14625" w:name="_Toc153885215"/>
      <w:bookmarkStart w:id="14626" w:name="_Toc153886531"/>
      <w:bookmarkStart w:id="14627" w:name="_Toc153887611"/>
      <w:bookmarkStart w:id="14628" w:name="_Toc153871377"/>
      <w:bookmarkStart w:id="14629" w:name="_Toc153877531"/>
      <w:bookmarkStart w:id="14630" w:name="_Toc153878847"/>
      <w:bookmarkStart w:id="14631" w:name="_Toc153880013"/>
      <w:bookmarkStart w:id="14632" w:name="_Toc153885216"/>
      <w:bookmarkStart w:id="14633" w:name="_Toc153886532"/>
      <w:bookmarkStart w:id="14634" w:name="_Toc153887612"/>
      <w:bookmarkStart w:id="14635" w:name="_Toc153871378"/>
      <w:bookmarkStart w:id="14636" w:name="_Toc153877532"/>
      <w:bookmarkStart w:id="14637" w:name="_Toc153878848"/>
      <w:bookmarkStart w:id="14638" w:name="_Toc153880014"/>
      <w:bookmarkStart w:id="14639" w:name="_Toc153885217"/>
      <w:bookmarkStart w:id="14640" w:name="_Toc153886533"/>
      <w:bookmarkStart w:id="14641" w:name="_Toc153887613"/>
      <w:bookmarkStart w:id="14642" w:name="_Toc153871379"/>
      <w:bookmarkStart w:id="14643" w:name="_Toc153877533"/>
      <w:bookmarkStart w:id="14644" w:name="_Toc153878849"/>
      <w:bookmarkStart w:id="14645" w:name="_Toc153880015"/>
      <w:bookmarkStart w:id="14646" w:name="_Toc153885218"/>
      <w:bookmarkStart w:id="14647" w:name="_Toc153886534"/>
      <w:bookmarkStart w:id="14648" w:name="_Toc153887614"/>
      <w:bookmarkStart w:id="14649" w:name="_Toc153871380"/>
      <w:bookmarkStart w:id="14650" w:name="_Toc153877534"/>
      <w:bookmarkStart w:id="14651" w:name="_Toc153878850"/>
      <w:bookmarkStart w:id="14652" w:name="_Toc153880016"/>
      <w:bookmarkStart w:id="14653" w:name="_Toc153885219"/>
      <w:bookmarkStart w:id="14654" w:name="_Toc153886535"/>
      <w:bookmarkStart w:id="14655" w:name="_Toc153887615"/>
      <w:bookmarkStart w:id="14656" w:name="_Toc153871381"/>
      <w:bookmarkStart w:id="14657" w:name="_Toc153877535"/>
      <w:bookmarkStart w:id="14658" w:name="_Toc153878851"/>
      <w:bookmarkStart w:id="14659" w:name="_Toc153880017"/>
      <w:bookmarkStart w:id="14660" w:name="_Toc153885220"/>
      <w:bookmarkStart w:id="14661" w:name="_Toc153886536"/>
      <w:bookmarkStart w:id="14662" w:name="_Toc153887616"/>
      <w:bookmarkStart w:id="14663" w:name="_Toc153871382"/>
      <w:bookmarkStart w:id="14664" w:name="_Toc153877536"/>
      <w:bookmarkStart w:id="14665" w:name="_Toc153878852"/>
      <w:bookmarkStart w:id="14666" w:name="_Toc153880018"/>
      <w:bookmarkStart w:id="14667" w:name="_Toc153885221"/>
      <w:bookmarkStart w:id="14668" w:name="_Toc153886537"/>
      <w:bookmarkStart w:id="14669" w:name="_Toc153887617"/>
      <w:bookmarkStart w:id="14670" w:name="_Toc153871383"/>
      <w:bookmarkStart w:id="14671" w:name="_Toc153877537"/>
      <w:bookmarkStart w:id="14672" w:name="_Toc153878853"/>
      <w:bookmarkStart w:id="14673" w:name="_Toc153880019"/>
      <w:bookmarkStart w:id="14674" w:name="_Toc153885222"/>
      <w:bookmarkStart w:id="14675" w:name="_Toc153886538"/>
      <w:bookmarkStart w:id="14676" w:name="_Toc153887618"/>
      <w:bookmarkStart w:id="14677" w:name="_Toc153871384"/>
      <w:bookmarkStart w:id="14678" w:name="_Toc153877538"/>
      <w:bookmarkStart w:id="14679" w:name="_Toc153878854"/>
      <w:bookmarkStart w:id="14680" w:name="_Toc153880020"/>
      <w:bookmarkStart w:id="14681" w:name="_Toc153885223"/>
      <w:bookmarkStart w:id="14682" w:name="_Toc153886539"/>
      <w:bookmarkStart w:id="14683" w:name="_Toc153887619"/>
      <w:bookmarkStart w:id="14684" w:name="_Toc153871385"/>
      <w:bookmarkStart w:id="14685" w:name="_Toc153877539"/>
      <w:bookmarkStart w:id="14686" w:name="_Toc153878855"/>
      <w:bookmarkStart w:id="14687" w:name="_Toc153880021"/>
      <w:bookmarkStart w:id="14688" w:name="_Toc153885224"/>
      <w:bookmarkStart w:id="14689" w:name="_Toc153886540"/>
      <w:bookmarkStart w:id="14690" w:name="_Toc153887620"/>
      <w:bookmarkStart w:id="14691" w:name="_Toc153871386"/>
      <w:bookmarkStart w:id="14692" w:name="_Toc153877540"/>
      <w:bookmarkStart w:id="14693" w:name="_Toc153878856"/>
      <w:bookmarkStart w:id="14694" w:name="_Toc153880022"/>
      <w:bookmarkStart w:id="14695" w:name="_Toc153885225"/>
      <w:bookmarkStart w:id="14696" w:name="_Toc153886541"/>
      <w:bookmarkStart w:id="14697" w:name="_Toc153887621"/>
      <w:bookmarkStart w:id="14698" w:name="_Toc153871387"/>
      <w:bookmarkStart w:id="14699" w:name="_Toc153877541"/>
      <w:bookmarkStart w:id="14700" w:name="_Toc153878857"/>
      <w:bookmarkStart w:id="14701" w:name="_Toc153880023"/>
      <w:bookmarkStart w:id="14702" w:name="_Toc153885226"/>
      <w:bookmarkStart w:id="14703" w:name="_Toc153886542"/>
      <w:bookmarkStart w:id="14704" w:name="_Toc153887622"/>
      <w:bookmarkStart w:id="14705" w:name="_Toc153871388"/>
      <w:bookmarkStart w:id="14706" w:name="_Toc153877542"/>
      <w:bookmarkStart w:id="14707" w:name="_Toc153878858"/>
      <w:bookmarkStart w:id="14708" w:name="_Toc153880024"/>
      <w:bookmarkStart w:id="14709" w:name="_Toc153885227"/>
      <w:bookmarkStart w:id="14710" w:name="_Toc153886543"/>
      <w:bookmarkStart w:id="14711" w:name="_Toc153887623"/>
      <w:bookmarkStart w:id="14712" w:name="_Toc153871389"/>
      <w:bookmarkStart w:id="14713" w:name="_Toc153877543"/>
      <w:bookmarkStart w:id="14714" w:name="_Toc153878859"/>
      <w:bookmarkStart w:id="14715" w:name="_Toc153880025"/>
      <w:bookmarkStart w:id="14716" w:name="_Toc153885228"/>
      <w:bookmarkStart w:id="14717" w:name="_Toc153886544"/>
      <w:bookmarkStart w:id="14718" w:name="_Toc153887624"/>
      <w:bookmarkStart w:id="14719" w:name="_Toc153871390"/>
      <w:bookmarkStart w:id="14720" w:name="_Toc153877544"/>
      <w:bookmarkStart w:id="14721" w:name="_Toc153878860"/>
      <w:bookmarkStart w:id="14722" w:name="_Toc153880026"/>
      <w:bookmarkStart w:id="14723" w:name="_Toc153885229"/>
      <w:bookmarkStart w:id="14724" w:name="_Toc153886545"/>
      <w:bookmarkStart w:id="14725" w:name="_Toc153887625"/>
      <w:bookmarkStart w:id="14726" w:name="_Toc153871391"/>
      <w:bookmarkStart w:id="14727" w:name="_Toc153877545"/>
      <w:bookmarkStart w:id="14728" w:name="_Toc153878861"/>
      <w:bookmarkStart w:id="14729" w:name="_Toc153880027"/>
      <w:bookmarkStart w:id="14730" w:name="_Toc153885230"/>
      <w:bookmarkStart w:id="14731" w:name="_Toc153886546"/>
      <w:bookmarkStart w:id="14732" w:name="_Toc153887626"/>
      <w:bookmarkStart w:id="14733" w:name="_Toc153871392"/>
      <w:bookmarkStart w:id="14734" w:name="_Toc153877546"/>
      <w:bookmarkStart w:id="14735" w:name="_Toc153878862"/>
      <w:bookmarkStart w:id="14736" w:name="_Toc153880028"/>
      <w:bookmarkStart w:id="14737" w:name="_Toc153885231"/>
      <w:bookmarkStart w:id="14738" w:name="_Toc153886547"/>
      <w:bookmarkStart w:id="14739" w:name="_Toc153887627"/>
      <w:bookmarkStart w:id="14740" w:name="_Toc153871393"/>
      <w:bookmarkStart w:id="14741" w:name="_Toc153877547"/>
      <w:bookmarkStart w:id="14742" w:name="_Toc153878863"/>
      <w:bookmarkStart w:id="14743" w:name="_Toc153880029"/>
      <w:bookmarkStart w:id="14744" w:name="_Toc153885232"/>
      <w:bookmarkStart w:id="14745" w:name="_Toc153886548"/>
      <w:bookmarkStart w:id="14746" w:name="_Toc153887628"/>
      <w:bookmarkStart w:id="14747" w:name="_Toc153871394"/>
      <w:bookmarkStart w:id="14748" w:name="_Toc153877548"/>
      <w:bookmarkStart w:id="14749" w:name="_Toc153878864"/>
      <w:bookmarkStart w:id="14750" w:name="_Toc153880030"/>
      <w:bookmarkStart w:id="14751" w:name="_Toc153885233"/>
      <w:bookmarkStart w:id="14752" w:name="_Toc153886549"/>
      <w:bookmarkStart w:id="14753" w:name="_Toc153887629"/>
      <w:bookmarkStart w:id="14754" w:name="_Ref412207880"/>
      <w:bookmarkStart w:id="14755" w:name="_Toc495330970"/>
      <w:bookmarkStart w:id="14756" w:name="_Toc499772428"/>
      <w:bookmarkStart w:id="14757" w:name="_Toc500363240"/>
      <w:bookmarkStart w:id="14758" w:name="_Toc534728454"/>
      <w:bookmarkStart w:id="14759" w:name="_Toc134539938"/>
      <w:bookmarkStart w:id="14760" w:name="_Toc140693341"/>
      <w:bookmarkStart w:id="14761" w:name="_Toc142387684"/>
      <w:bookmarkStart w:id="14762" w:name="_Toc153785846"/>
      <w:bookmarkStart w:id="14763" w:name="_Toc153788706"/>
      <w:bookmarkStart w:id="14764" w:name="_Toc154762647"/>
      <w:bookmarkStart w:id="14765" w:name="_Toc157610079"/>
      <w:bookmarkStart w:id="14766" w:name="_Toc195194560"/>
      <w:bookmarkStart w:id="14767" w:name="_Toc195518855"/>
      <w:bookmarkStart w:id="14768" w:name="_Toc195599819"/>
      <w:bookmarkStart w:id="14769" w:name="_Toc223962205"/>
      <w:bookmarkEnd w:id="14488"/>
      <w:bookmarkEnd w:id="14489"/>
      <w:bookmarkEnd w:id="14490"/>
      <w:bookmarkEnd w:id="14491"/>
      <w:bookmarkEnd w:id="14492"/>
      <w:bookmarkEnd w:id="14493"/>
      <w:bookmarkEnd w:id="14494"/>
      <w:bookmarkEnd w:id="14495"/>
      <w:bookmarkEnd w:id="14496"/>
      <w:bookmarkEnd w:id="14497"/>
      <w:bookmarkEnd w:id="14498"/>
      <w:bookmarkEnd w:id="14499"/>
      <w:bookmarkEnd w:id="14500"/>
      <w:bookmarkEnd w:id="14501"/>
      <w:bookmarkEnd w:id="14502"/>
      <w:bookmarkEnd w:id="14503"/>
      <w:bookmarkEnd w:id="14504"/>
      <w:bookmarkEnd w:id="14505"/>
      <w:bookmarkEnd w:id="14506"/>
      <w:bookmarkEnd w:id="14507"/>
      <w:bookmarkEnd w:id="14508"/>
      <w:bookmarkEnd w:id="14509"/>
      <w:bookmarkEnd w:id="14510"/>
      <w:bookmarkEnd w:id="14511"/>
      <w:bookmarkEnd w:id="14512"/>
      <w:bookmarkEnd w:id="14513"/>
      <w:bookmarkEnd w:id="14514"/>
      <w:bookmarkEnd w:id="14515"/>
      <w:bookmarkEnd w:id="14516"/>
      <w:bookmarkEnd w:id="14517"/>
      <w:bookmarkEnd w:id="14518"/>
      <w:bookmarkEnd w:id="14519"/>
      <w:bookmarkEnd w:id="14520"/>
      <w:bookmarkEnd w:id="14521"/>
      <w:bookmarkEnd w:id="14522"/>
      <w:bookmarkEnd w:id="14523"/>
      <w:bookmarkEnd w:id="14524"/>
      <w:bookmarkEnd w:id="14525"/>
      <w:bookmarkEnd w:id="14526"/>
      <w:bookmarkEnd w:id="14527"/>
      <w:bookmarkEnd w:id="14528"/>
      <w:bookmarkEnd w:id="14529"/>
      <w:bookmarkEnd w:id="14530"/>
      <w:bookmarkEnd w:id="14531"/>
      <w:bookmarkEnd w:id="14532"/>
      <w:bookmarkEnd w:id="14533"/>
      <w:bookmarkEnd w:id="14534"/>
      <w:bookmarkEnd w:id="14535"/>
      <w:bookmarkEnd w:id="14536"/>
      <w:bookmarkEnd w:id="14537"/>
      <w:bookmarkEnd w:id="14538"/>
      <w:bookmarkEnd w:id="14539"/>
      <w:bookmarkEnd w:id="14540"/>
      <w:bookmarkEnd w:id="14541"/>
      <w:bookmarkEnd w:id="14542"/>
      <w:bookmarkEnd w:id="14543"/>
      <w:bookmarkEnd w:id="14544"/>
      <w:bookmarkEnd w:id="14545"/>
      <w:bookmarkEnd w:id="14546"/>
      <w:bookmarkEnd w:id="14547"/>
      <w:bookmarkEnd w:id="14548"/>
      <w:bookmarkEnd w:id="14549"/>
      <w:bookmarkEnd w:id="14550"/>
      <w:bookmarkEnd w:id="14551"/>
      <w:bookmarkEnd w:id="14552"/>
      <w:bookmarkEnd w:id="14553"/>
      <w:bookmarkEnd w:id="14554"/>
      <w:bookmarkEnd w:id="14555"/>
      <w:bookmarkEnd w:id="14556"/>
      <w:bookmarkEnd w:id="14557"/>
      <w:bookmarkEnd w:id="14558"/>
      <w:bookmarkEnd w:id="14559"/>
      <w:bookmarkEnd w:id="14560"/>
      <w:bookmarkEnd w:id="14561"/>
      <w:bookmarkEnd w:id="14562"/>
      <w:bookmarkEnd w:id="14563"/>
      <w:bookmarkEnd w:id="14564"/>
      <w:bookmarkEnd w:id="14565"/>
      <w:bookmarkEnd w:id="14566"/>
      <w:bookmarkEnd w:id="14567"/>
      <w:bookmarkEnd w:id="14568"/>
      <w:bookmarkEnd w:id="14569"/>
      <w:bookmarkEnd w:id="14570"/>
      <w:bookmarkEnd w:id="14571"/>
      <w:bookmarkEnd w:id="14572"/>
      <w:bookmarkEnd w:id="14573"/>
      <w:bookmarkEnd w:id="14574"/>
      <w:bookmarkEnd w:id="14575"/>
      <w:bookmarkEnd w:id="14576"/>
      <w:bookmarkEnd w:id="14577"/>
      <w:bookmarkEnd w:id="14578"/>
      <w:bookmarkEnd w:id="14579"/>
      <w:bookmarkEnd w:id="14580"/>
      <w:bookmarkEnd w:id="14581"/>
      <w:bookmarkEnd w:id="14582"/>
      <w:bookmarkEnd w:id="14583"/>
      <w:bookmarkEnd w:id="14584"/>
      <w:bookmarkEnd w:id="14585"/>
      <w:bookmarkEnd w:id="14586"/>
      <w:bookmarkEnd w:id="14587"/>
      <w:bookmarkEnd w:id="14588"/>
      <w:bookmarkEnd w:id="14589"/>
      <w:bookmarkEnd w:id="14590"/>
      <w:bookmarkEnd w:id="14591"/>
      <w:bookmarkEnd w:id="14592"/>
      <w:bookmarkEnd w:id="14593"/>
      <w:bookmarkEnd w:id="14594"/>
      <w:bookmarkEnd w:id="14595"/>
      <w:bookmarkEnd w:id="14596"/>
      <w:bookmarkEnd w:id="14597"/>
      <w:bookmarkEnd w:id="14598"/>
      <w:bookmarkEnd w:id="14599"/>
      <w:bookmarkEnd w:id="14600"/>
      <w:bookmarkEnd w:id="14601"/>
      <w:bookmarkEnd w:id="14602"/>
      <w:bookmarkEnd w:id="14603"/>
      <w:bookmarkEnd w:id="14604"/>
      <w:bookmarkEnd w:id="14605"/>
      <w:bookmarkEnd w:id="14606"/>
      <w:bookmarkEnd w:id="14607"/>
      <w:bookmarkEnd w:id="14608"/>
      <w:bookmarkEnd w:id="14609"/>
      <w:bookmarkEnd w:id="14610"/>
      <w:bookmarkEnd w:id="14611"/>
      <w:bookmarkEnd w:id="14612"/>
      <w:bookmarkEnd w:id="14613"/>
      <w:bookmarkEnd w:id="14614"/>
      <w:bookmarkEnd w:id="14615"/>
      <w:bookmarkEnd w:id="14616"/>
      <w:bookmarkEnd w:id="14617"/>
      <w:bookmarkEnd w:id="14618"/>
      <w:bookmarkEnd w:id="14619"/>
      <w:bookmarkEnd w:id="14620"/>
      <w:bookmarkEnd w:id="14621"/>
      <w:bookmarkEnd w:id="14622"/>
      <w:bookmarkEnd w:id="14623"/>
      <w:bookmarkEnd w:id="14624"/>
      <w:bookmarkEnd w:id="14625"/>
      <w:bookmarkEnd w:id="14626"/>
      <w:bookmarkEnd w:id="14627"/>
      <w:bookmarkEnd w:id="14628"/>
      <w:bookmarkEnd w:id="14629"/>
      <w:bookmarkEnd w:id="14630"/>
      <w:bookmarkEnd w:id="14631"/>
      <w:bookmarkEnd w:id="14632"/>
      <w:bookmarkEnd w:id="14633"/>
      <w:bookmarkEnd w:id="14634"/>
      <w:bookmarkEnd w:id="14635"/>
      <w:bookmarkEnd w:id="14636"/>
      <w:bookmarkEnd w:id="14637"/>
      <w:bookmarkEnd w:id="14638"/>
      <w:bookmarkEnd w:id="14639"/>
      <w:bookmarkEnd w:id="14640"/>
      <w:bookmarkEnd w:id="14641"/>
      <w:bookmarkEnd w:id="14642"/>
      <w:bookmarkEnd w:id="14643"/>
      <w:bookmarkEnd w:id="14644"/>
      <w:bookmarkEnd w:id="14645"/>
      <w:bookmarkEnd w:id="14646"/>
      <w:bookmarkEnd w:id="14647"/>
      <w:bookmarkEnd w:id="14648"/>
      <w:bookmarkEnd w:id="14649"/>
      <w:bookmarkEnd w:id="14650"/>
      <w:bookmarkEnd w:id="14651"/>
      <w:bookmarkEnd w:id="14652"/>
      <w:bookmarkEnd w:id="14653"/>
      <w:bookmarkEnd w:id="14654"/>
      <w:bookmarkEnd w:id="14655"/>
      <w:bookmarkEnd w:id="14656"/>
      <w:bookmarkEnd w:id="14657"/>
      <w:bookmarkEnd w:id="14658"/>
      <w:bookmarkEnd w:id="14659"/>
      <w:bookmarkEnd w:id="14660"/>
      <w:bookmarkEnd w:id="14661"/>
      <w:bookmarkEnd w:id="14662"/>
      <w:bookmarkEnd w:id="14663"/>
      <w:bookmarkEnd w:id="14664"/>
      <w:bookmarkEnd w:id="14665"/>
      <w:bookmarkEnd w:id="14666"/>
      <w:bookmarkEnd w:id="14667"/>
      <w:bookmarkEnd w:id="14668"/>
      <w:bookmarkEnd w:id="14669"/>
      <w:bookmarkEnd w:id="14670"/>
      <w:bookmarkEnd w:id="14671"/>
      <w:bookmarkEnd w:id="14672"/>
      <w:bookmarkEnd w:id="14673"/>
      <w:bookmarkEnd w:id="14674"/>
      <w:bookmarkEnd w:id="14675"/>
      <w:bookmarkEnd w:id="14676"/>
      <w:bookmarkEnd w:id="14677"/>
      <w:bookmarkEnd w:id="14678"/>
      <w:bookmarkEnd w:id="14679"/>
      <w:bookmarkEnd w:id="14680"/>
      <w:bookmarkEnd w:id="14681"/>
      <w:bookmarkEnd w:id="14682"/>
      <w:bookmarkEnd w:id="14683"/>
      <w:bookmarkEnd w:id="14684"/>
      <w:bookmarkEnd w:id="14685"/>
      <w:bookmarkEnd w:id="14686"/>
      <w:bookmarkEnd w:id="14687"/>
      <w:bookmarkEnd w:id="14688"/>
      <w:bookmarkEnd w:id="14689"/>
      <w:bookmarkEnd w:id="14690"/>
      <w:bookmarkEnd w:id="14691"/>
      <w:bookmarkEnd w:id="14692"/>
      <w:bookmarkEnd w:id="14693"/>
      <w:bookmarkEnd w:id="14694"/>
      <w:bookmarkEnd w:id="14695"/>
      <w:bookmarkEnd w:id="14696"/>
      <w:bookmarkEnd w:id="14697"/>
      <w:bookmarkEnd w:id="14698"/>
      <w:bookmarkEnd w:id="14699"/>
      <w:bookmarkEnd w:id="14700"/>
      <w:bookmarkEnd w:id="14701"/>
      <w:bookmarkEnd w:id="14702"/>
      <w:bookmarkEnd w:id="14703"/>
      <w:bookmarkEnd w:id="14704"/>
      <w:bookmarkEnd w:id="14705"/>
      <w:bookmarkEnd w:id="14706"/>
      <w:bookmarkEnd w:id="14707"/>
      <w:bookmarkEnd w:id="14708"/>
      <w:bookmarkEnd w:id="14709"/>
      <w:bookmarkEnd w:id="14710"/>
      <w:bookmarkEnd w:id="14711"/>
      <w:bookmarkEnd w:id="14712"/>
      <w:bookmarkEnd w:id="14713"/>
      <w:bookmarkEnd w:id="14714"/>
      <w:bookmarkEnd w:id="14715"/>
      <w:bookmarkEnd w:id="14716"/>
      <w:bookmarkEnd w:id="14717"/>
      <w:bookmarkEnd w:id="14718"/>
      <w:bookmarkEnd w:id="14719"/>
      <w:bookmarkEnd w:id="14720"/>
      <w:bookmarkEnd w:id="14721"/>
      <w:bookmarkEnd w:id="14722"/>
      <w:bookmarkEnd w:id="14723"/>
      <w:bookmarkEnd w:id="14724"/>
      <w:bookmarkEnd w:id="14725"/>
      <w:bookmarkEnd w:id="14726"/>
      <w:bookmarkEnd w:id="14727"/>
      <w:bookmarkEnd w:id="14728"/>
      <w:bookmarkEnd w:id="14729"/>
      <w:bookmarkEnd w:id="14730"/>
      <w:bookmarkEnd w:id="14731"/>
      <w:bookmarkEnd w:id="14732"/>
      <w:bookmarkEnd w:id="14733"/>
      <w:bookmarkEnd w:id="14734"/>
      <w:bookmarkEnd w:id="14735"/>
      <w:bookmarkEnd w:id="14736"/>
      <w:bookmarkEnd w:id="14737"/>
      <w:bookmarkEnd w:id="14738"/>
      <w:bookmarkEnd w:id="14739"/>
      <w:bookmarkEnd w:id="14740"/>
      <w:bookmarkEnd w:id="14741"/>
      <w:bookmarkEnd w:id="14742"/>
      <w:bookmarkEnd w:id="14743"/>
      <w:bookmarkEnd w:id="14744"/>
      <w:bookmarkEnd w:id="14745"/>
      <w:bookmarkEnd w:id="14746"/>
      <w:bookmarkEnd w:id="14747"/>
      <w:bookmarkEnd w:id="14748"/>
      <w:bookmarkEnd w:id="14749"/>
      <w:bookmarkEnd w:id="14750"/>
      <w:bookmarkEnd w:id="14751"/>
      <w:bookmarkEnd w:id="14752"/>
      <w:bookmarkEnd w:id="14753"/>
      <w:r w:rsidRPr="00AC435F">
        <w:t>Transformer Commissioning</w:t>
      </w:r>
      <w:bookmarkEnd w:id="14754"/>
      <w:bookmarkEnd w:id="14755"/>
      <w:bookmarkEnd w:id="14756"/>
      <w:bookmarkEnd w:id="14757"/>
      <w:bookmarkEnd w:id="14758"/>
      <w:bookmarkEnd w:id="14759"/>
      <w:bookmarkEnd w:id="14760"/>
      <w:bookmarkEnd w:id="14761"/>
      <w:bookmarkEnd w:id="14762"/>
      <w:bookmarkEnd w:id="14763"/>
      <w:bookmarkEnd w:id="14764"/>
      <w:bookmarkEnd w:id="14765"/>
      <w:bookmarkEnd w:id="14766"/>
      <w:bookmarkEnd w:id="14767"/>
      <w:bookmarkEnd w:id="14768"/>
      <w:bookmarkEnd w:id="14769"/>
    </w:p>
    <w:p w14:paraId="0E25B41F" w14:textId="2613F7D2" w:rsidR="00AC435F" w:rsidRPr="00726E9C" w:rsidRDefault="00AC435F" w:rsidP="00726E9C">
      <w:pPr>
        <w:spacing w:before="0" w:after="0" w:line="240" w:lineRule="auto"/>
        <w:jc w:val="left"/>
        <w:rPr>
          <w:rFonts w:ascii="Times New Roman" w:hAnsi="Times New Roman" w:cs="Times New Roman"/>
          <w:color w:val="auto"/>
          <w:sz w:val="24"/>
          <w:szCs w:val="24"/>
          <w:lang w:eastAsia="en-GB"/>
        </w:rPr>
      </w:pPr>
      <w:r w:rsidRPr="00AC435F">
        <w:t xml:space="preserve">Power transformers </w:t>
      </w:r>
      <w:r w:rsidR="003A0B8A">
        <w:t>(</w:t>
      </w:r>
      <w:r w:rsidR="00726E9C" w:rsidRPr="00726E9C">
        <w:t>LV/</w:t>
      </w:r>
      <w:r w:rsidR="00DD2D40">
        <w:t>H</w:t>
      </w:r>
      <w:r w:rsidR="00726E9C" w:rsidRPr="00726E9C">
        <w:t xml:space="preserve">V transformers) </w:t>
      </w:r>
      <w:r w:rsidRPr="00AC435F">
        <w:t>shall be commissioned by an authorized representative of the manufacturer using the manufacturer’s specified procedures.</w:t>
      </w:r>
    </w:p>
    <w:p w14:paraId="577BB35F" w14:textId="77777777" w:rsidR="00AC435F" w:rsidRPr="00AC435F" w:rsidRDefault="00AC435F" w:rsidP="00AC435F">
      <w:r w:rsidRPr="00AC435F">
        <w:t>Commissioning reports shall be issued in a format provided by the manufacturer.</w:t>
      </w:r>
    </w:p>
    <w:p w14:paraId="3F9D2080" w14:textId="0DDE5D12" w:rsidR="00AC435F" w:rsidRPr="00AC435F" w:rsidRDefault="00AC435F" w:rsidP="00AC435F">
      <w:r w:rsidRPr="00AC435F">
        <w:t>The commissioner shall execute at least the following tests and checks:</w:t>
      </w:r>
    </w:p>
    <w:p w14:paraId="49AA2D43" w14:textId="24719033" w:rsidR="00EE5D32" w:rsidRPr="00EE5D32" w:rsidRDefault="00AC435F" w:rsidP="00EE5D32">
      <w:pPr>
        <w:pStyle w:val="Bullet10"/>
      </w:pPr>
      <w:r>
        <w:t xml:space="preserve">Visual inspection. </w:t>
      </w:r>
      <w:r w:rsidR="00EE5D32">
        <w:t>Check mechanical state and earth connections</w:t>
      </w:r>
      <w:r w:rsidR="00D9146F">
        <w:t>;</w:t>
      </w:r>
    </w:p>
    <w:p w14:paraId="068F69F3" w14:textId="284CB2F6" w:rsidR="00AC435F" w:rsidRPr="00AC435F" w:rsidRDefault="00AC435F" w:rsidP="007A202A">
      <w:pPr>
        <w:pStyle w:val="Bullet10"/>
      </w:pPr>
      <w:r>
        <w:t>Check correct earthing</w:t>
      </w:r>
      <w:r w:rsidR="00D9146F">
        <w:t>;</w:t>
      </w:r>
    </w:p>
    <w:p w14:paraId="46E046E0" w14:textId="678F9E5F" w:rsidR="00AC435F" w:rsidRPr="00AC435F" w:rsidRDefault="00AC435F" w:rsidP="007A202A">
      <w:pPr>
        <w:pStyle w:val="Bullet10"/>
      </w:pPr>
      <w:r>
        <w:t>Check tightening torque of bolted connections</w:t>
      </w:r>
      <w:r w:rsidR="00D9146F">
        <w:t>;</w:t>
      </w:r>
    </w:p>
    <w:p w14:paraId="250BD0AD" w14:textId="25357D39" w:rsidR="00AC435F" w:rsidRPr="00AC435F" w:rsidRDefault="00AC435F" w:rsidP="007A202A">
      <w:pPr>
        <w:pStyle w:val="Bullet10"/>
      </w:pPr>
      <w:r>
        <w:t>Insulation check (with measurement of insulation resistance) (primary to secondary – primary to earth – secondary to earth)</w:t>
      </w:r>
      <w:r w:rsidR="00D9146F">
        <w:t>;</w:t>
      </w:r>
    </w:p>
    <w:p w14:paraId="51513365" w14:textId="4E53CE44" w:rsidR="00AC435F" w:rsidRPr="00AC435F" w:rsidRDefault="00AC435F" w:rsidP="007A202A">
      <w:pPr>
        <w:pStyle w:val="Bullet10"/>
      </w:pPr>
      <w:r>
        <w:t>Measurement of turns ratio and vector group</w:t>
      </w:r>
      <w:r w:rsidR="00D9146F">
        <w:t>;</w:t>
      </w:r>
    </w:p>
    <w:p w14:paraId="332D8C86" w14:textId="71184167" w:rsidR="00AC435F" w:rsidRPr="00AC435F" w:rsidRDefault="00AC435F" w:rsidP="007A202A">
      <w:pPr>
        <w:pStyle w:val="Bullet10"/>
      </w:pPr>
      <w:r>
        <w:lastRenderedPageBreak/>
        <w:t>Measurement of no-load losses and current</w:t>
      </w:r>
      <w:r w:rsidR="00D9146F">
        <w:t>;</w:t>
      </w:r>
    </w:p>
    <w:p w14:paraId="7574BA8E" w14:textId="65B0285B" w:rsidR="00AC435F" w:rsidRPr="00AC435F" w:rsidRDefault="00AC435F" w:rsidP="007A202A">
      <w:pPr>
        <w:pStyle w:val="Bullet10"/>
      </w:pPr>
      <w:r>
        <w:t>Measurement of short circuit impedance and load losses</w:t>
      </w:r>
      <w:r w:rsidR="00D9146F">
        <w:t>;</w:t>
      </w:r>
    </w:p>
    <w:p w14:paraId="75AD373D" w14:textId="50C4981F" w:rsidR="00BF5848" w:rsidRDefault="00BF5848" w:rsidP="00BF5848">
      <w:pPr>
        <w:pStyle w:val="Bullet10"/>
      </w:pPr>
      <w:r>
        <w:t>Measure insulation resistance between all windings and each winding to earth;</w:t>
      </w:r>
    </w:p>
    <w:p w14:paraId="69C62F8B" w14:textId="77777777" w:rsidR="0053258E" w:rsidRPr="0053258E" w:rsidRDefault="0053258E" w:rsidP="0053258E">
      <w:pPr>
        <w:pStyle w:val="Bullet10"/>
      </w:pPr>
      <w:r>
        <w:t>Measure insulation resistance core-to-earth;</w:t>
      </w:r>
    </w:p>
    <w:p w14:paraId="6425D3EF" w14:textId="037F6817" w:rsidR="00031428" w:rsidRPr="00031428" w:rsidRDefault="00031428" w:rsidP="00031428">
      <w:pPr>
        <w:pStyle w:val="Bullet10"/>
      </w:pPr>
      <w:r>
        <w:t>Check transformer polarity and phase relationship;</w:t>
      </w:r>
    </w:p>
    <w:p w14:paraId="33CB4CB7" w14:textId="77777777" w:rsidR="005B2470" w:rsidRDefault="005B2470" w:rsidP="005B2470">
      <w:pPr>
        <w:pStyle w:val="Bullet10"/>
      </w:pPr>
      <w:r>
        <w:t>Positive sequence impedance test;</w:t>
      </w:r>
    </w:p>
    <w:p w14:paraId="194ADE6E" w14:textId="77777777" w:rsidR="005B2470" w:rsidRDefault="005B2470" w:rsidP="005B2470">
      <w:pPr>
        <w:pStyle w:val="Bullet10"/>
      </w:pPr>
      <w:r>
        <w:t>Magnetisation test;</w:t>
      </w:r>
    </w:p>
    <w:p w14:paraId="6843D330" w14:textId="77777777" w:rsidR="005B2470" w:rsidRDefault="005B2470" w:rsidP="005B2470">
      <w:pPr>
        <w:pStyle w:val="Bullet10"/>
      </w:pPr>
      <w:r>
        <w:t>Bushing test (tan delta);</w:t>
      </w:r>
    </w:p>
    <w:p w14:paraId="7167342C" w14:textId="0D09BF3E" w:rsidR="0053258E" w:rsidRPr="00BF5848" w:rsidRDefault="005B2470" w:rsidP="005B2470">
      <w:pPr>
        <w:pStyle w:val="Bullet10"/>
      </w:pPr>
      <w:r>
        <w:t>Sweep frequency response analysis;</w:t>
      </w:r>
    </w:p>
    <w:p w14:paraId="39B0A5AA" w14:textId="72CC8E93" w:rsidR="00AC435F" w:rsidRPr="00AC435F" w:rsidRDefault="00AC435F" w:rsidP="007A202A">
      <w:pPr>
        <w:pStyle w:val="Bullet10"/>
      </w:pPr>
      <w:r>
        <w:t>AC voltage withstand test</w:t>
      </w:r>
      <w:r w:rsidR="00D9146F">
        <w:t>;</w:t>
      </w:r>
    </w:p>
    <w:p w14:paraId="48D03CE1" w14:textId="7AF9FF35" w:rsidR="00AC435F" w:rsidRDefault="00AC435F" w:rsidP="007A202A">
      <w:pPr>
        <w:pStyle w:val="Bullet10"/>
      </w:pPr>
      <w:r>
        <w:t>Test on on-load tap changer</w:t>
      </w:r>
      <w:r w:rsidR="00D9146F">
        <w:t>;</w:t>
      </w:r>
    </w:p>
    <w:p w14:paraId="2151F788" w14:textId="0319DC46" w:rsidR="003C7D34" w:rsidRPr="003C7D34" w:rsidRDefault="003C7D34" w:rsidP="003C7D34">
      <w:pPr>
        <w:pStyle w:val="Bullet10"/>
      </w:pPr>
      <w:r>
        <w:t>Check tap selector switch in correct position</w:t>
      </w:r>
      <w:r w:rsidR="00D9146F">
        <w:t>;</w:t>
      </w:r>
    </w:p>
    <w:p w14:paraId="77BC6092" w14:textId="4FFC2674" w:rsidR="00AC435F" w:rsidRPr="00AC435F" w:rsidRDefault="00AC435F" w:rsidP="007A202A">
      <w:pPr>
        <w:pStyle w:val="Bullet10"/>
      </w:pPr>
      <w:r>
        <w:t>Check oil leakages (for oil transformers)</w:t>
      </w:r>
      <w:r w:rsidR="001F6EAD">
        <w:t>;</w:t>
      </w:r>
    </w:p>
    <w:p w14:paraId="10D1C345" w14:textId="35E0F14F" w:rsidR="00AC435F" w:rsidRPr="00AC435F" w:rsidRDefault="00AC435F" w:rsidP="007A202A">
      <w:pPr>
        <w:pStyle w:val="Bullet10"/>
      </w:pPr>
      <w:r>
        <w:t>Check oil level (for oil transformers)</w:t>
      </w:r>
      <w:r w:rsidR="001F6EAD">
        <w:t>;</w:t>
      </w:r>
    </w:p>
    <w:p w14:paraId="5A3CD5DA" w14:textId="2D87073E" w:rsidR="00AC435F" w:rsidRPr="00AC435F" w:rsidRDefault="00AC435F" w:rsidP="007A202A">
      <w:pPr>
        <w:pStyle w:val="Bullet10"/>
      </w:pPr>
      <w:r>
        <w:t>Check overpressure valve (for oil transformers)</w:t>
      </w:r>
      <w:r w:rsidR="001F6EAD">
        <w:t>;</w:t>
      </w:r>
    </w:p>
    <w:p w14:paraId="6AE4F757" w14:textId="08DE2F8B" w:rsidR="00AC435F" w:rsidRPr="00AC435F" w:rsidRDefault="00AC435F" w:rsidP="007A202A">
      <w:pPr>
        <w:pStyle w:val="Bullet10"/>
      </w:pPr>
      <w:r>
        <w:t>Check of protection devices</w:t>
      </w:r>
      <w:r w:rsidR="001F6EAD">
        <w:t>;</w:t>
      </w:r>
    </w:p>
    <w:p w14:paraId="6CF1BB11" w14:textId="7B9CBD25" w:rsidR="00AC435F" w:rsidRPr="00AC435F" w:rsidRDefault="00AC435F" w:rsidP="007A202A">
      <w:pPr>
        <w:pStyle w:val="Bullet10"/>
      </w:pPr>
      <w:r>
        <w:t>Check of alarms (oil level, Bucholz, temperature)</w:t>
      </w:r>
      <w:r w:rsidR="001F6EAD">
        <w:t>;</w:t>
      </w:r>
    </w:p>
    <w:p w14:paraId="10A25BC3" w14:textId="36EC593A" w:rsidR="00AC435F" w:rsidRPr="00AC435F" w:rsidRDefault="00AC435F" w:rsidP="007A202A">
      <w:pPr>
        <w:pStyle w:val="Bullet10"/>
      </w:pPr>
      <w:r>
        <w:t>Check saturation of dehumidifying salt</w:t>
      </w:r>
      <w:r w:rsidR="001F6EAD">
        <w:t>;</w:t>
      </w:r>
    </w:p>
    <w:p w14:paraId="3FA70090" w14:textId="1487BACD" w:rsidR="00AC435F" w:rsidRPr="00AC435F" w:rsidRDefault="00AC435F" w:rsidP="007A202A">
      <w:pPr>
        <w:pStyle w:val="Bullet10"/>
      </w:pPr>
      <w:r>
        <w:t>Dielectric test (for oil transformers)</w:t>
      </w:r>
      <w:r w:rsidR="001F6EAD">
        <w:t>;</w:t>
      </w:r>
    </w:p>
    <w:p w14:paraId="15E940DE" w14:textId="6BD9A9C0" w:rsidR="00E4637D" w:rsidRPr="00E4637D" w:rsidRDefault="00E4637D" w:rsidP="00E4637D">
      <w:pPr>
        <w:pStyle w:val="Bullet10"/>
      </w:pPr>
      <w:r>
        <w:t>Functional tests of tap changer, interlocks, temperature relays and other auxiliary equipment</w:t>
      </w:r>
      <w:r w:rsidR="001F6EAD">
        <w:t>;</w:t>
      </w:r>
    </w:p>
    <w:p w14:paraId="552AA0D1" w14:textId="2C45882B" w:rsidR="00AC435F" w:rsidRPr="00AC435F" w:rsidRDefault="00AC435F" w:rsidP="007A202A">
      <w:pPr>
        <w:pStyle w:val="Bullet10"/>
      </w:pPr>
      <w:r>
        <w:t>Noise level test</w:t>
      </w:r>
      <w:r w:rsidR="001F6EAD">
        <w:t>;</w:t>
      </w:r>
    </w:p>
    <w:p w14:paraId="5F685A60" w14:textId="641533BB" w:rsidR="00AC435F" w:rsidRDefault="00AC435F" w:rsidP="007A202A">
      <w:pPr>
        <w:pStyle w:val="Bullet10"/>
      </w:pPr>
      <w:r>
        <w:t>No-load test (when applicable)</w:t>
      </w:r>
      <w:r w:rsidR="001F6EAD">
        <w:t>;</w:t>
      </w:r>
    </w:p>
    <w:p w14:paraId="239FB540" w14:textId="441780AB" w:rsidR="00D50791" w:rsidRPr="00D50791" w:rsidRDefault="00D50791" w:rsidP="00D50791">
      <w:pPr>
        <w:pStyle w:val="Bullet10"/>
      </w:pPr>
      <w:r>
        <w:t>Check satisfactory equipment labelling and warning;</w:t>
      </w:r>
    </w:p>
    <w:p w14:paraId="745C4257" w14:textId="7E62C08B" w:rsidR="00086F6A" w:rsidRDefault="00086F6A" w:rsidP="00086F6A">
      <w:pPr>
        <w:pStyle w:val="Bullet10"/>
      </w:pPr>
      <w:r>
        <w:t>Oil sample tests including breakdown strength, moisture content and dissolved-gas content;</w:t>
      </w:r>
    </w:p>
    <w:p w14:paraId="126A090E" w14:textId="77777777" w:rsidR="00086F6A" w:rsidRDefault="00086F6A" w:rsidP="00086F6A">
      <w:pPr>
        <w:pStyle w:val="Bullet10"/>
      </w:pPr>
      <w:r>
        <w:t>Test inert gas pressure system where applicable;</w:t>
      </w:r>
    </w:p>
    <w:p w14:paraId="08EA24E6" w14:textId="5FB3C2E1" w:rsidR="00086F6A" w:rsidRDefault="00086F6A" w:rsidP="00086F6A">
      <w:pPr>
        <w:pStyle w:val="Bullet10"/>
      </w:pPr>
      <w:r>
        <w:t>Check all control, fans and pump for correct operation;</w:t>
      </w:r>
    </w:p>
    <w:p w14:paraId="6D10E7B9" w14:textId="3BCBC54D" w:rsidR="00086F6A" w:rsidRDefault="00086F6A" w:rsidP="002E4935">
      <w:pPr>
        <w:pStyle w:val="Bullet10"/>
      </w:pPr>
      <w:r>
        <w:t>Wiring checks</w:t>
      </w:r>
      <w:r w:rsidR="007A02FD">
        <w:t xml:space="preserve"> including </w:t>
      </w:r>
      <w:r>
        <w:t>Control cabling checks;</w:t>
      </w:r>
    </w:p>
    <w:p w14:paraId="3C96A276" w14:textId="77777777" w:rsidR="00086F6A" w:rsidRDefault="00086F6A" w:rsidP="00086F6A">
      <w:pPr>
        <w:pStyle w:val="Bullet10"/>
      </w:pPr>
      <w:r>
        <w:t>Buchholz test;</w:t>
      </w:r>
    </w:p>
    <w:p w14:paraId="79E36540" w14:textId="457B71FE" w:rsidR="00086F6A" w:rsidRDefault="00086F6A" w:rsidP="00086F6A">
      <w:pPr>
        <w:pStyle w:val="Bullet10"/>
      </w:pPr>
      <w:r>
        <w:t>OLTC surge relay test</w:t>
      </w:r>
      <w:r w:rsidR="007A02FD">
        <w:t xml:space="preserve"> (if </w:t>
      </w:r>
      <w:r w:rsidR="008A79DC">
        <w:t>relevant)</w:t>
      </w:r>
      <w:r>
        <w:t>;</w:t>
      </w:r>
    </w:p>
    <w:p w14:paraId="23B04708" w14:textId="77777777" w:rsidR="00086F6A" w:rsidRDefault="00086F6A" w:rsidP="00086F6A">
      <w:pPr>
        <w:pStyle w:val="Bullet10"/>
      </w:pPr>
      <w:r>
        <w:t>Pressure relief valve test;</w:t>
      </w:r>
    </w:p>
    <w:p w14:paraId="3CA1BE45" w14:textId="77777777" w:rsidR="00086F6A" w:rsidRDefault="00086F6A" w:rsidP="00086F6A">
      <w:pPr>
        <w:pStyle w:val="Bullet10"/>
      </w:pPr>
      <w:r>
        <w:t>Neutral earthing check;</w:t>
      </w:r>
    </w:p>
    <w:p w14:paraId="240D3808" w14:textId="77777777" w:rsidR="00086F6A" w:rsidRDefault="00086F6A" w:rsidP="00086F6A">
      <w:pPr>
        <w:pStyle w:val="Bullet10"/>
      </w:pPr>
      <w:r>
        <w:t>Tap change local operation (TCD);</w:t>
      </w:r>
    </w:p>
    <w:p w14:paraId="2A2B5204" w14:textId="34B5E488" w:rsidR="00086F6A" w:rsidRDefault="00086F6A" w:rsidP="00086F6A">
      <w:pPr>
        <w:pStyle w:val="Bullet10"/>
      </w:pPr>
      <w:r>
        <w:t>Tap change limit switch check;</w:t>
      </w:r>
      <w:r w:rsidR="001F6EAD">
        <w:t xml:space="preserve"> and</w:t>
      </w:r>
    </w:p>
    <w:p w14:paraId="1D392A17" w14:textId="7AF68494" w:rsidR="00D50791" w:rsidRPr="00AC435F" w:rsidRDefault="00086F6A" w:rsidP="002E4935">
      <w:pPr>
        <w:pStyle w:val="Bullet10"/>
      </w:pPr>
      <w:r>
        <w:t>Manual crank check;</w:t>
      </w:r>
    </w:p>
    <w:p w14:paraId="415FF6A8" w14:textId="7DD41438" w:rsidR="00AC435F" w:rsidRPr="00AC435F" w:rsidRDefault="00AC435F" w:rsidP="00AC435F">
      <w:r w:rsidRPr="00AC435F">
        <w:t>All tests shall be executed according to IEC 60076, IEC 60270, IEC 60156 and all other applicable Standards to be detailed by the Contractor.</w:t>
      </w:r>
    </w:p>
    <w:p w14:paraId="19866672" w14:textId="2BB6736F" w:rsidR="00AC435F" w:rsidRPr="00AC435F" w:rsidRDefault="009E0088" w:rsidP="007A202A">
      <w:pPr>
        <w:pStyle w:val="Heading3"/>
      </w:pPr>
      <w:bookmarkStart w:id="14770" w:name="_Toc495330971"/>
      <w:bookmarkStart w:id="14771" w:name="_Toc499772429"/>
      <w:bookmarkStart w:id="14772" w:name="_Toc500363241"/>
      <w:bookmarkStart w:id="14773" w:name="_Toc534728455"/>
      <w:bookmarkStart w:id="14774" w:name="_Toc134539939"/>
      <w:bookmarkStart w:id="14775" w:name="_Toc140693342"/>
      <w:bookmarkStart w:id="14776" w:name="_Toc142387685"/>
      <w:bookmarkStart w:id="14777" w:name="_Toc153785847"/>
      <w:bookmarkStart w:id="14778" w:name="_Toc153788707"/>
      <w:bookmarkStart w:id="14779" w:name="_Toc154762648"/>
      <w:bookmarkStart w:id="14780" w:name="_Toc157610080"/>
      <w:bookmarkStart w:id="14781" w:name="_Toc195518856"/>
      <w:bookmarkStart w:id="14782" w:name="_Toc195599820"/>
      <w:bookmarkStart w:id="14783" w:name="_Toc223962206"/>
      <w:r w:rsidRPr="00AC435F">
        <w:t>Scada System Functional Test</w:t>
      </w:r>
      <w:bookmarkEnd w:id="14770"/>
      <w:bookmarkEnd w:id="14771"/>
      <w:bookmarkEnd w:id="14772"/>
      <w:bookmarkEnd w:id="14773"/>
      <w:bookmarkEnd w:id="14774"/>
      <w:bookmarkEnd w:id="14775"/>
      <w:bookmarkEnd w:id="14776"/>
      <w:bookmarkEnd w:id="14777"/>
      <w:bookmarkEnd w:id="14778"/>
      <w:bookmarkEnd w:id="14779"/>
      <w:bookmarkEnd w:id="14780"/>
      <w:bookmarkEnd w:id="14781"/>
      <w:bookmarkEnd w:id="14782"/>
      <w:bookmarkEnd w:id="14783"/>
    </w:p>
    <w:p w14:paraId="2ACA5834" w14:textId="6629D582" w:rsidR="009E0088" w:rsidRDefault="00AC435F" w:rsidP="00AC435F">
      <w:r w:rsidRPr="00AC435F">
        <w:t>All SCADA system equipment shall be commissioned and tested using the manufacturer's specified procedures.</w:t>
      </w:r>
    </w:p>
    <w:p w14:paraId="41FA12AB" w14:textId="69450957" w:rsidR="00AC435F" w:rsidRPr="00AC435F" w:rsidRDefault="00AC435F" w:rsidP="00AC435F">
      <w:r w:rsidRPr="00AC435F">
        <w:t>Tests shall verify the correct operation of the SCADA system, meters, sensors, weather station instruments, and all inverters, while verifying the correct data input logging from trackers</w:t>
      </w:r>
      <w:r w:rsidR="005D0A0F">
        <w:t xml:space="preserve"> (if trackers are used as the mounting structure)</w:t>
      </w:r>
      <w:r w:rsidRPr="00AC435F">
        <w:t>, breakers, and other components monitored by the system.</w:t>
      </w:r>
    </w:p>
    <w:p w14:paraId="31AB0037" w14:textId="24A845B4" w:rsidR="00AC435F" w:rsidRPr="00AC435F" w:rsidRDefault="00AC435F" w:rsidP="00AC435F">
      <w:r w:rsidRPr="00AC435F">
        <w:t>The SCADA system shall be fully accessible remotely and should adhere to strict cybersecurity requirements, including:</w:t>
      </w:r>
    </w:p>
    <w:p w14:paraId="08340C82" w14:textId="57102222" w:rsidR="00AC435F" w:rsidRPr="00843D68" w:rsidRDefault="00AC435F" w:rsidP="00AC435F">
      <w:pPr>
        <w:pStyle w:val="Bullet10"/>
      </w:pPr>
      <w:r w:rsidRPr="00843D68">
        <w:t>IEC 62443</w:t>
      </w:r>
      <w:r w:rsidR="001F6EAD">
        <w:t>; and</w:t>
      </w:r>
    </w:p>
    <w:p w14:paraId="4FD0987D" w14:textId="3ABB8892" w:rsidR="00AC435F" w:rsidRPr="00690923" w:rsidRDefault="00690923" w:rsidP="00AC435F">
      <w:pPr>
        <w:pStyle w:val="Bullet10"/>
      </w:pPr>
      <w:r>
        <w:lastRenderedPageBreak/>
        <w:t>Employer’s</w:t>
      </w:r>
      <w:r w:rsidRPr="00843D68">
        <w:t xml:space="preserve"> </w:t>
      </w:r>
      <w:r w:rsidR="00AC435F" w:rsidRPr="00843D68">
        <w:t>cybersecurity and IT requirements</w:t>
      </w:r>
      <w:r w:rsidR="001F6EAD">
        <w:t>.</w:t>
      </w:r>
    </w:p>
    <w:p w14:paraId="1076D545" w14:textId="73DAD426" w:rsidR="00AC435F" w:rsidRPr="00AC7334" w:rsidRDefault="00AC435F" w:rsidP="00AC7334">
      <w:pPr>
        <w:rPr>
          <w:rFonts w:ascii="Times New Roman" w:hAnsi="Times New Roman" w:cs="Times New Roman"/>
          <w:color w:val="auto"/>
          <w:sz w:val="24"/>
          <w:szCs w:val="24"/>
          <w:lang w:eastAsia="en-GB"/>
        </w:rPr>
      </w:pPr>
      <w:r w:rsidRPr="00AC435F">
        <w:t>This test shall verify that the data collected is correctly received by the SCADA System and can be used to produce any require</w:t>
      </w:r>
      <w:r w:rsidRPr="00AC7334">
        <w:t xml:space="preserve">d performance or operation reports. Each row of data shall report the exact date and time in a suitable format. </w:t>
      </w:r>
      <w:r w:rsidR="00AC7334" w:rsidRPr="00AC7334">
        <w:t>Testing shall include but not be limited to:</w:t>
      </w:r>
      <w:r w:rsidR="00AC7334">
        <w:rPr>
          <w:rFonts w:ascii="Times New Roman" w:hAnsi="Times New Roman" w:cs="Times New Roman"/>
          <w:color w:val="auto"/>
          <w:sz w:val="24"/>
          <w:szCs w:val="24"/>
          <w:lang w:eastAsia="en-GB"/>
        </w:rPr>
        <w:t xml:space="preserve"> </w:t>
      </w:r>
    </w:p>
    <w:p w14:paraId="2D2006CC" w14:textId="7A10109B" w:rsidR="00CD5FEF" w:rsidRDefault="00CD5FEF" w:rsidP="00CD5FEF">
      <w:pPr>
        <w:pStyle w:val="Bullet10"/>
      </w:pPr>
      <w:r>
        <w:t>Verify that all required data is able to be received, recorded and displayed correctly by the SCADA system. Every tag will be verified for appropriate reading and scaling</w:t>
      </w:r>
      <w:r w:rsidR="001F6EAD">
        <w:t>;</w:t>
      </w:r>
    </w:p>
    <w:p w14:paraId="40B18F4F" w14:textId="2317E631" w:rsidR="00CD5FEF" w:rsidRDefault="00CD5FEF" w:rsidP="00CD5FEF">
      <w:pPr>
        <w:pStyle w:val="Bullet10"/>
      </w:pPr>
      <w:r>
        <w:t>Verify that all data exchanged with external systems is correct in both directions</w:t>
      </w:r>
      <w:r w:rsidR="001F6EAD">
        <w:t>;</w:t>
      </w:r>
    </w:p>
    <w:p w14:paraId="76D3A34F" w14:textId="50BF03E5" w:rsidR="00CD5FEF" w:rsidRDefault="00CD5FEF" w:rsidP="00CD5FEF">
      <w:pPr>
        <w:pStyle w:val="Bullet10"/>
      </w:pPr>
      <w:r>
        <w:t>Verify correct polarity of all generation data</w:t>
      </w:r>
      <w:r w:rsidR="001F6EAD">
        <w:t>;</w:t>
      </w:r>
    </w:p>
    <w:p w14:paraId="302D1732" w14:textId="4E8D9A5B" w:rsidR="00CD5FEF" w:rsidRDefault="00CD5FEF" w:rsidP="00CD5FEF">
      <w:pPr>
        <w:pStyle w:val="Bullet10"/>
      </w:pPr>
      <w:r>
        <w:t>Verify that all events are received and logged at the SCADA system</w:t>
      </w:r>
      <w:r w:rsidR="001F6EAD">
        <w:t>;</w:t>
      </w:r>
    </w:p>
    <w:p w14:paraId="4CDF98A1" w14:textId="20D6AF73" w:rsidR="00CD5FEF" w:rsidRDefault="00CD5FEF" w:rsidP="00CD5FEF">
      <w:pPr>
        <w:pStyle w:val="Bullet10"/>
      </w:pPr>
      <w:r>
        <w:t>Verify self-healing ring topology by checking individual ring segments by isolating each from the rest. The test will ensure that the communications network correctly re-configures when fibres are disconnected</w:t>
      </w:r>
      <w:r w:rsidR="001F6EAD">
        <w:t>;</w:t>
      </w:r>
    </w:p>
    <w:p w14:paraId="38EF2C8F" w14:textId="7A02DE05" w:rsidR="00CD5FEF" w:rsidRDefault="00CD5FEF" w:rsidP="00CD5FEF">
      <w:pPr>
        <w:pStyle w:val="Bullet10"/>
      </w:pPr>
      <w:r>
        <w:t>Verify connectivity with individual plant elements through connection of a PC to local plant network</w:t>
      </w:r>
      <w:r w:rsidR="001F6EAD">
        <w:t>;</w:t>
      </w:r>
    </w:p>
    <w:p w14:paraId="67D42075" w14:textId="7D9FAD91" w:rsidR="00AD3CF0" w:rsidRDefault="00AD3CF0" w:rsidP="00CD5FEF">
      <w:pPr>
        <w:pStyle w:val="Bullet10"/>
      </w:pPr>
      <w:r>
        <w:t>Verify all communication syste</w:t>
      </w:r>
      <w:r w:rsidR="000B3D88">
        <w:t>ms, modems, routers etc.</w:t>
      </w:r>
      <w:r w:rsidR="001F6EAD">
        <w:t>;</w:t>
      </w:r>
    </w:p>
    <w:p w14:paraId="06C856C7" w14:textId="1E59CFAC" w:rsidR="000B3D88" w:rsidRDefault="000B3D88" w:rsidP="00CD5FEF">
      <w:pPr>
        <w:pStyle w:val="Bullet10"/>
      </w:pPr>
      <w:r>
        <w:t>Verify all SCADA software, users accounts and cloud systems</w:t>
      </w:r>
      <w:r w:rsidR="001F6EAD">
        <w:t>;</w:t>
      </w:r>
    </w:p>
    <w:p w14:paraId="0ED26863" w14:textId="303C1D99" w:rsidR="00B86E6F" w:rsidRDefault="00B86E6F" w:rsidP="00CD5FEF">
      <w:pPr>
        <w:pStyle w:val="Bullet10"/>
      </w:pPr>
      <w:r>
        <w:t>Verify all SCADA alarms notification (email, SMS)</w:t>
      </w:r>
      <w:r w:rsidR="001F6EAD">
        <w:t>;</w:t>
      </w:r>
    </w:p>
    <w:p w14:paraId="2E7A48F2" w14:textId="74E29F27" w:rsidR="00B86E6F" w:rsidRDefault="00B86E6F" w:rsidP="00CD5FEF">
      <w:pPr>
        <w:pStyle w:val="Bullet10"/>
      </w:pPr>
      <w:r>
        <w:t>Verify all SCADA backup systems</w:t>
      </w:r>
      <w:r w:rsidR="001F6EAD">
        <w:t>;</w:t>
      </w:r>
    </w:p>
    <w:p w14:paraId="16CFBA82" w14:textId="7AF8E0ED" w:rsidR="00B86E6F" w:rsidRDefault="00B86E6F" w:rsidP="00CD5FEF">
      <w:pPr>
        <w:pStyle w:val="Bullet10"/>
      </w:pPr>
      <w:r>
        <w:t>Verify all communications system in the office/control room</w:t>
      </w:r>
      <w:r w:rsidR="001F6EAD">
        <w:t>;</w:t>
      </w:r>
    </w:p>
    <w:p w14:paraId="78414D63" w14:textId="3CA9B438" w:rsidR="00B86E6F" w:rsidRDefault="00B86E6F" w:rsidP="00CD5FEF">
      <w:pPr>
        <w:pStyle w:val="Bullet10"/>
      </w:pPr>
      <w:r>
        <w:t>Verify all third parties SCADA control/measuring systems</w:t>
      </w:r>
      <w:r w:rsidR="001F6EAD">
        <w:t>;</w:t>
      </w:r>
    </w:p>
    <w:p w14:paraId="0F022BD8" w14:textId="637AA884" w:rsidR="00AD3CF0" w:rsidRDefault="00CD5FEF" w:rsidP="00AD3CF0">
      <w:pPr>
        <w:pStyle w:val="Bullet10"/>
      </w:pPr>
      <w:r>
        <w:t xml:space="preserve">Ensure correct data </w:t>
      </w:r>
      <w:r w:rsidR="004265BB">
        <w:t>acquisition</w:t>
      </w:r>
      <w:r>
        <w:t xml:space="preserve"> from all devices to be monitored</w:t>
      </w:r>
      <w:r w:rsidR="001F6EAD">
        <w:t>;</w:t>
      </w:r>
    </w:p>
    <w:p w14:paraId="27493B3F" w14:textId="71E20766" w:rsidR="00CD5FEF" w:rsidRDefault="00CD5FEF" w:rsidP="00CD5FEF">
      <w:pPr>
        <w:pStyle w:val="Bullet10"/>
      </w:pPr>
      <w:r>
        <w:t>Demonstrate 99% reliability over a continuous period of 240 hours</w:t>
      </w:r>
      <w:r w:rsidR="001F6EAD">
        <w:t>;</w:t>
      </w:r>
    </w:p>
    <w:p w14:paraId="3F72B7A1" w14:textId="654FDB88" w:rsidR="00CD5FEF" w:rsidRDefault="00CD5FEF" w:rsidP="00CD5FEF">
      <w:pPr>
        <w:pStyle w:val="Bullet10"/>
      </w:pPr>
      <w:r>
        <w:t>Verify local and remote access</w:t>
      </w:r>
      <w:r w:rsidR="001F6EAD">
        <w:t>;</w:t>
      </w:r>
    </w:p>
    <w:p w14:paraId="2EFB69DD" w14:textId="1939F80D" w:rsidR="00CD5FEF" w:rsidRDefault="00CD5FEF" w:rsidP="00CD5FEF">
      <w:pPr>
        <w:pStyle w:val="Bullet10"/>
      </w:pPr>
      <w:r>
        <w:t>Demonstrate correct behaviour of alarm system and actions including remote alerts and alarms</w:t>
      </w:r>
      <w:r w:rsidR="001F6EAD">
        <w:t>;</w:t>
      </w:r>
    </w:p>
    <w:p w14:paraId="7E191CF9" w14:textId="5EED0BA5" w:rsidR="00CD5FEF" w:rsidRDefault="00CD5FEF" w:rsidP="00CD5FEF">
      <w:pPr>
        <w:pStyle w:val="Bullet10"/>
      </w:pPr>
      <w:r>
        <w:t>Control of a group of inverters and individual inverters</w:t>
      </w:r>
      <w:r w:rsidR="001F6EAD">
        <w:t>;</w:t>
      </w:r>
    </w:p>
    <w:p w14:paraId="2479668F" w14:textId="7BFFA36B" w:rsidR="00CD5FEF" w:rsidRDefault="00CD5FEF" w:rsidP="00CD5FEF">
      <w:pPr>
        <w:pStyle w:val="Bullet10"/>
      </w:pPr>
      <w:r>
        <w:t>Demonstrate proper functioning of the metering devices</w:t>
      </w:r>
      <w:r w:rsidR="001F6EAD">
        <w:t>;</w:t>
      </w:r>
    </w:p>
    <w:p w14:paraId="5158FD90" w14:textId="40E12B6A" w:rsidR="00CD5FEF" w:rsidRDefault="00CD5FEF" w:rsidP="00AC435F">
      <w:pPr>
        <w:pStyle w:val="Bullet10"/>
      </w:pPr>
      <w:r>
        <w:t>Calculation of availability and performance ratio in accordance to the EPC Contract</w:t>
      </w:r>
      <w:r w:rsidR="001F6EAD">
        <w:t>; and</w:t>
      </w:r>
    </w:p>
    <w:p w14:paraId="3B2A09C1" w14:textId="0DC6A5E4" w:rsidR="009B688E" w:rsidRPr="00AC435F" w:rsidRDefault="00CD5FEF" w:rsidP="006016A9">
      <w:pPr>
        <w:pStyle w:val="Bullet10"/>
      </w:pPr>
      <w:r>
        <w:t>T</w:t>
      </w:r>
      <w:r w:rsidR="009B688E">
        <w:t>he Contractor shall specifically check all control settings are in accordance with the requirements of the Network Service Provide and the EPC Contract.</w:t>
      </w:r>
    </w:p>
    <w:p w14:paraId="39E07416" w14:textId="0F04F38E" w:rsidR="00AC435F" w:rsidRPr="00AC435F" w:rsidRDefault="00AC435F" w:rsidP="00AC435F">
      <w:r w:rsidRPr="00AC435F">
        <w:t>A SCADA system commissioning protocol or report shall be provided.</w:t>
      </w:r>
      <w:r w:rsidR="00303D30">
        <w:t xml:space="preserve"> </w:t>
      </w:r>
      <w:r w:rsidR="00303D30" w:rsidRPr="00303D30">
        <w:t>Contractor to supply a complete list of every HMI tag, control function and I/O with Principal, NSP and AEMO confirming correct reading, date of check and name of checker. 100% of data points shall be field verified.</w:t>
      </w:r>
    </w:p>
    <w:p w14:paraId="08ADDF08" w14:textId="3098E3AC" w:rsidR="00AC435F" w:rsidRPr="00AC435F" w:rsidRDefault="009E0088" w:rsidP="007A202A">
      <w:pPr>
        <w:pStyle w:val="Heading3"/>
      </w:pPr>
      <w:bookmarkStart w:id="14784" w:name="_Toc495330972"/>
      <w:bookmarkStart w:id="14785" w:name="_Toc499772430"/>
      <w:bookmarkStart w:id="14786" w:name="_Toc500363243"/>
      <w:bookmarkStart w:id="14787" w:name="_Toc534728457"/>
      <w:bookmarkStart w:id="14788" w:name="_Toc134539941"/>
      <w:bookmarkStart w:id="14789" w:name="_Toc140693344"/>
      <w:bookmarkStart w:id="14790" w:name="_Toc142387687"/>
      <w:bookmarkStart w:id="14791" w:name="_Toc153785848"/>
      <w:bookmarkStart w:id="14792" w:name="_Toc153788708"/>
      <w:bookmarkStart w:id="14793" w:name="_Toc154762649"/>
      <w:bookmarkStart w:id="14794" w:name="_Toc157610081"/>
      <w:bookmarkStart w:id="14795" w:name="_Toc195518857"/>
      <w:bookmarkStart w:id="14796" w:name="_Toc195599821"/>
      <w:bookmarkStart w:id="14797" w:name="_Toc223962207"/>
      <w:r w:rsidRPr="00AC435F">
        <w:t>Security System Functional Test</w:t>
      </w:r>
      <w:bookmarkEnd w:id="14784"/>
      <w:bookmarkEnd w:id="14785"/>
      <w:bookmarkEnd w:id="14786"/>
      <w:bookmarkEnd w:id="14787"/>
      <w:bookmarkEnd w:id="14788"/>
      <w:bookmarkEnd w:id="14789"/>
      <w:bookmarkEnd w:id="14790"/>
      <w:bookmarkEnd w:id="14791"/>
      <w:bookmarkEnd w:id="14792"/>
      <w:bookmarkEnd w:id="14793"/>
      <w:bookmarkEnd w:id="14794"/>
      <w:bookmarkEnd w:id="14795"/>
      <w:bookmarkEnd w:id="14796"/>
      <w:bookmarkEnd w:id="14797"/>
    </w:p>
    <w:p w14:paraId="1151DF0C" w14:textId="3F83420A" w:rsidR="00AC435F" w:rsidRDefault="00AC435F" w:rsidP="00AC435F">
      <w:r w:rsidRPr="00AC435F">
        <w:t>Security system equipment shall be commissioned, tested and calibrated by a certified installer of the equipment manufacturer using the manufacturer’s specified procedures.</w:t>
      </w:r>
    </w:p>
    <w:p w14:paraId="66523F49" w14:textId="59BFEE15" w:rsidR="00E753B3" w:rsidRPr="00AC435F" w:rsidRDefault="00E753B3" w:rsidP="00E753B3">
      <w:r>
        <w:t xml:space="preserve">The Contractor shall be responsible for these tests but shall be assisted by </w:t>
      </w:r>
      <w:r w:rsidR="00906DD5">
        <w:t>any ICP Subcontractor</w:t>
      </w:r>
      <w:r>
        <w:t xml:space="preserve"> wherever necessary.</w:t>
      </w:r>
    </w:p>
    <w:p w14:paraId="0CE67820" w14:textId="12D2EBF6" w:rsidR="00AC435F" w:rsidRPr="00AC435F" w:rsidRDefault="00AC435F" w:rsidP="00AC435F">
      <w:r w:rsidRPr="00AC435F">
        <w:t xml:space="preserve">Security system testing shall include testing of all operating modes and alarm conditions, including testing of: </w:t>
      </w:r>
    </w:p>
    <w:p w14:paraId="009B0FE9" w14:textId="519EBA47" w:rsidR="00AC435F" w:rsidRPr="00AC435F" w:rsidRDefault="00AC435F" w:rsidP="007A202A">
      <w:pPr>
        <w:pStyle w:val="Bullet10"/>
      </w:pPr>
      <w:r>
        <w:t>Cameras and dome cameras</w:t>
      </w:r>
      <w:r w:rsidR="001F6EAD">
        <w:t>;</w:t>
      </w:r>
    </w:p>
    <w:p w14:paraId="57BE1E88" w14:textId="098DA661" w:rsidR="00AC435F" w:rsidRPr="00AC435F" w:rsidRDefault="00AC435F" w:rsidP="007A202A">
      <w:pPr>
        <w:pStyle w:val="Bullet10"/>
      </w:pPr>
      <w:r>
        <w:t>Image analyser</w:t>
      </w:r>
      <w:r w:rsidR="001F6EAD">
        <w:t>;</w:t>
      </w:r>
    </w:p>
    <w:p w14:paraId="33A62CC9" w14:textId="6FFCB136" w:rsidR="00AC435F" w:rsidRPr="00AC435F" w:rsidRDefault="00AC435F" w:rsidP="007A202A">
      <w:pPr>
        <w:pStyle w:val="Bullet10"/>
      </w:pPr>
      <w:r>
        <w:t>Infrared sensors / projectors</w:t>
      </w:r>
      <w:r w:rsidR="001F6EAD">
        <w:t>;</w:t>
      </w:r>
    </w:p>
    <w:p w14:paraId="0910F71C" w14:textId="18521081" w:rsidR="00AC435F" w:rsidRPr="00AC435F" w:rsidRDefault="00AC435F" w:rsidP="007A202A">
      <w:pPr>
        <w:pStyle w:val="Bullet10"/>
      </w:pPr>
      <w:r>
        <w:t>infrared barriers, microphone cables, microwave barriers (if any)</w:t>
      </w:r>
      <w:r w:rsidR="004D3025">
        <w:t xml:space="preserve">, </w:t>
      </w:r>
      <w:r w:rsidR="007E6868">
        <w:t>audio challenge</w:t>
      </w:r>
      <w:r>
        <w:t xml:space="preserve">. </w:t>
      </w:r>
    </w:p>
    <w:p w14:paraId="6AE4A9B6" w14:textId="6301490E" w:rsidR="00AC435F" w:rsidRPr="00AC435F" w:rsidRDefault="00AC435F" w:rsidP="00AC435F">
      <w:pPr>
        <w:pStyle w:val="Bullet10"/>
      </w:pPr>
      <w:r>
        <w:t>Lights</w:t>
      </w:r>
      <w:r w:rsidR="00767087">
        <w:t>;</w:t>
      </w:r>
    </w:p>
    <w:p w14:paraId="614FA254" w14:textId="040AFA83" w:rsidR="00AC435F" w:rsidRPr="00AC435F" w:rsidRDefault="00AC435F" w:rsidP="00AC435F">
      <w:pPr>
        <w:pStyle w:val="Bullet10"/>
      </w:pPr>
      <w:r>
        <w:lastRenderedPageBreak/>
        <w:t>Sirens</w:t>
      </w:r>
      <w:r w:rsidR="00767087">
        <w:t>;</w:t>
      </w:r>
    </w:p>
    <w:p w14:paraId="47134A0E" w14:textId="557CBB11" w:rsidR="00AC435F" w:rsidRDefault="00AC435F" w:rsidP="007A202A">
      <w:pPr>
        <w:pStyle w:val="Bullet10"/>
      </w:pPr>
      <w:r>
        <w:t>Reaction time of security company</w:t>
      </w:r>
      <w:r w:rsidR="00767087">
        <w:t>;</w:t>
      </w:r>
    </w:p>
    <w:p w14:paraId="562A1C15" w14:textId="20B45669" w:rsidR="001135E2" w:rsidRDefault="001135E2" w:rsidP="007A202A">
      <w:pPr>
        <w:pStyle w:val="Bullet10"/>
      </w:pPr>
      <w:r>
        <w:t>Verification that the installation is in accordance to the design and EPC contract</w:t>
      </w:r>
      <w:r w:rsidR="00767087">
        <w:t>;</w:t>
      </w:r>
    </w:p>
    <w:p w14:paraId="228A1048" w14:textId="163B6B3B" w:rsidR="001135E2" w:rsidRDefault="001135E2" w:rsidP="007A202A">
      <w:pPr>
        <w:pStyle w:val="Bullet10"/>
      </w:pPr>
      <w:r>
        <w:t xml:space="preserve">Visually </w:t>
      </w:r>
      <w:r w:rsidR="00C0197D">
        <w:t>inspect</w:t>
      </w:r>
      <w:r>
        <w:t xml:space="preserve"> the entire perimeter is fenced and that there are no gaps that could compromise security</w:t>
      </w:r>
      <w:r w:rsidR="00767087">
        <w:t>; and</w:t>
      </w:r>
    </w:p>
    <w:p w14:paraId="51B191DC" w14:textId="77777777" w:rsidR="00461F85" w:rsidRPr="00AC435F" w:rsidRDefault="00461F85" w:rsidP="00461F85">
      <w:pPr>
        <w:pStyle w:val="Bullet10"/>
      </w:pPr>
      <w:r>
        <w:t>Verify all gates can be opened from the inside without a key for emergency exit</w:t>
      </w:r>
    </w:p>
    <w:p w14:paraId="4A0CD73F" w14:textId="77777777" w:rsidR="00AC435F" w:rsidRPr="00AC435F" w:rsidRDefault="00AC435F" w:rsidP="00AC435F">
      <w:r w:rsidRPr="00AC435F">
        <w:t>A security system commissioning protocol or report shall be provided.</w:t>
      </w:r>
    </w:p>
    <w:p w14:paraId="17A04329" w14:textId="4F19D909" w:rsidR="00217D94" w:rsidRDefault="009E0088" w:rsidP="007A202A">
      <w:pPr>
        <w:pStyle w:val="Heading3"/>
      </w:pPr>
      <w:bookmarkStart w:id="14798" w:name="_Toc134539942"/>
      <w:bookmarkStart w:id="14799" w:name="_Toc140693345"/>
      <w:bookmarkStart w:id="14800" w:name="_Toc142387688"/>
      <w:bookmarkStart w:id="14801" w:name="_Toc153785849"/>
      <w:bookmarkStart w:id="14802" w:name="_Toc153788709"/>
      <w:bookmarkStart w:id="14803" w:name="_Toc154762650"/>
      <w:bookmarkStart w:id="14804" w:name="_Toc157610082"/>
      <w:bookmarkStart w:id="14805" w:name="_Toc195518858"/>
      <w:bookmarkStart w:id="14806" w:name="_Toc195599822"/>
      <w:bookmarkStart w:id="14807" w:name="_Toc223962208"/>
      <w:bookmarkStart w:id="14808" w:name="_Ref490741364"/>
      <w:bookmarkStart w:id="14809" w:name="_Toc495330973"/>
      <w:bookmarkStart w:id="14810" w:name="_Toc499772431"/>
      <w:bookmarkStart w:id="14811" w:name="_Toc500363244"/>
      <w:bookmarkStart w:id="14812" w:name="_Toc534728458"/>
      <w:r>
        <w:t>Weather Station</w:t>
      </w:r>
      <w:bookmarkEnd w:id="14798"/>
      <w:bookmarkEnd w:id="14799"/>
      <w:bookmarkEnd w:id="14800"/>
      <w:bookmarkEnd w:id="14801"/>
      <w:bookmarkEnd w:id="14802"/>
      <w:bookmarkEnd w:id="14803"/>
      <w:bookmarkEnd w:id="14804"/>
      <w:bookmarkEnd w:id="14805"/>
      <w:bookmarkEnd w:id="14806"/>
      <w:bookmarkEnd w:id="14807"/>
    </w:p>
    <w:p w14:paraId="593C800A" w14:textId="16730F2D" w:rsidR="00217D94" w:rsidRDefault="00E3043E" w:rsidP="00217D94">
      <w:r>
        <w:t>To commission the weather stations the Contractor shall:</w:t>
      </w:r>
    </w:p>
    <w:p w14:paraId="5F34727B" w14:textId="29D4A467" w:rsidR="00040E59" w:rsidRDefault="00040E59" w:rsidP="00040E59">
      <w:pPr>
        <w:pStyle w:val="Bullet10"/>
      </w:pPr>
      <w:r>
        <w:t>Verify all weather station equipment includes up to date calibration certificate</w:t>
      </w:r>
      <w:r w:rsidR="00767087">
        <w:t>;</w:t>
      </w:r>
    </w:p>
    <w:p w14:paraId="7A18B4C4" w14:textId="05F78E3D" w:rsidR="00040E59" w:rsidRDefault="00040E59" w:rsidP="00040E59">
      <w:pPr>
        <w:pStyle w:val="Bullet10"/>
      </w:pPr>
      <w:r>
        <w:t>Verify that equipment is not obstructed by any object including a check that there are no shadows or reflection on pyranometers</w:t>
      </w:r>
      <w:r w:rsidR="00767087">
        <w:t>;</w:t>
      </w:r>
    </w:p>
    <w:p w14:paraId="20DBCC79" w14:textId="3FC1340D" w:rsidR="00040E59" w:rsidRDefault="00040E59" w:rsidP="00040E59">
      <w:pPr>
        <w:pStyle w:val="Bullet10"/>
      </w:pPr>
      <w:r>
        <w:t>Verify validity of data collected and check to ensure there are no erroneous values or discrepancies. Compare results of different weather stations and ensure correct alignment of all irradiance sensors by verifying there is no crossing of irradiance curves. Check magnitude of measured values for sensors in the same plane have a sufficiently small error</w:t>
      </w:r>
      <w:r w:rsidR="00767087">
        <w:t>;</w:t>
      </w:r>
    </w:p>
    <w:p w14:paraId="2B400ECE" w14:textId="6172E05E" w:rsidR="00040E59" w:rsidRDefault="00040E59" w:rsidP="00040E59">
      <w:pPr>
        <w:pStyle w:val="Bullet10"/>
      </w:pPr>
      <w:r>
        <w:t>Verify correct attachment of all temperature sensors</w:t>
      </w:r>
      <w:r w:rsidR="00767087">
        <w:t>;</w:t>
      </w:r>
    </w:p>
    <w:p w14:paraId="5384CE4D" w14:textId="09FC042B" w:rsidR="00040E59" w:rsidRDefault="00040E59" w:rsidP="00040E59">
      <w:pPr>
        <w:pStyle w:val="Bullet10"/>
      </w:pPr>
      <w:r>
        <w:t>Verify that the PV modules used for the soiling stations have the same features and specifications of the PV modules in the project</w:t>
      </w:r>
      <w:r w:rsidR="00767087">
        <w:t>;</w:t>
      </w:r>
    </w:p>
    <w:p w14:paraId="28EB352B" w14:textId="419BEC6C" w:rsidR="00040E59" w:rsidRDefault="00040E59" w:rsidP="00040E59">
      <w:pPr>
        <w:pStyle w:val="Bullet10"/>
      </w:pPr>
      <w:r>
        <w:t>Verify the data is properly received, displayed and recorded by the SCADA system</w:t>
      </w:r>
      <w:r w:rsidR="00767087">
        <w:t>; and</w:t>
      </w:r>
    </w:p>
    <w:p w14:paraId="5719F72E" w14:textId="056ABFA1" w:rsidR="00E3043E" w:rsidRDefault="00040E59" w:rsidP="00040E59">
      <w:pPr>
        <w:pStyle w:val="Bullet10"/>
      </w:pPr>
      <w:r>
        <w:t>Verify operation of back-up power supply</w:t>
      </w:r>
      <w:r w:rsidR="00767087">
        <w:t>.</w:t>
      </w:r>
    </w:p>
    <w:p w14:paraId="1783C18A" w14:textId="2854C5BC" w:rsidR="00040E59" w:rsidRDefault="00040E59">
      <w:r w:rsidRPr="00040E59">
        <w:t xml:space="preserve">A </w:t>
      </w:r>
      <w:r>
        <w:t>test</w:t>
      </w:r>
      <w:r w:rsidRPr="00040E59">
        <w:t xml:space="preserve"> report shall be provided.</w:t>
      </w:r>
    </w:p>
    <w:p w14:paraId="3456044A" w14:textId="6F18A6AA" w:rsidR="006219C8" w:rsidRDefault="009E0088" w:rsidP="007A202A">
      <w:pPr>
        <w:pStyle w:val="Heading3"/>
      </w:pPr>
      <w:bookmarkStart w:id="14813" w:name="_Toc134539943"/>
      <w:bookmarkStart w:id="14814" w:name="_Toc140693346"/>
      <w:bookmarkStart w:id="14815" w:name="_Toc142387689"/>
      <w:bookmarkStart w:id="14816" w:name="_Toc153785850"/>
      <w:bookmarkStart w:id="14817" w:name="_Toc153788710"/>
      <w:bookmarkStart w:id="14818" w:name="_Toc154762651"/>
      <w:bookmarkStart w:id="14819" w:name="_Toc157610083"/>
      <w:bookmarkStart w:id="14820" w:name="_Toc195518859"/>
      <w:bookmarkStart w:id="14821" w:name="_Toc195599823"/>
      <w:bookmarkStart w:id="14822" w:name="_Toc223962209"/>
      <w:r>
        <w:t>Buildings</w:t>
      </w:r>
      <w:bookmarkEnd w:id="14813"/>
      <w:bookmarkEnd w:id="14814"/>
      <w:bookmarkEnd w:id="14815"/>
      <w:bookmarkEnd w:id="14816"/>
      <w:bookmarkEnd w:id="14817"/>
      <w:bookmarkEnd w:id="14818"/>
      <w:bookmarkEnd w:id="14819"/>
      <w:bookmarkEnd w:id="14820"/>
      <w:bookmarkEnd w:id="14821"/>
      <w:bookmarkEnd w:id="14822"/>
    </w:p>
    <w:p w14:paraId="6FB4A100" w14:textId="77777777" w:rsidR="009C252F" w:rsidRDefault="009C252F" w:rsidP="009C252F">
      <w:r>
        <w:t>The Contractor shall:</w:t>
      </w:r>
    </w:p>
    <w:p w14:paraId="7F916FA3" w14:textId="44DCFD22" w:rsidR="009C252F" w:rsidRDefault="009C252F" w:rsidP="006016A9">
      <w:pPr>
        <w:pStyle w:val="Bullet10"/>
      </w:pPr>
      <w:r>
        <w:t>Provide a certificate of classification for all buildings and structures classified as buildings</w:t>
      </w:r>
      <w:r w:rsidR="00767087">
        <w:t>;</w:t>
      </w:r>
    </w:p>
    <w:p w14:paraId="0974BD20" w14:textId="7FFE377D" w:rsidR="009C252F" w:rsidRDefault="009C252F" w:rsidP="006016A9">
      <w:pPr>
        <w:pStyle w:val="Bullet10"/>
      </w:pPr>
      <w:r>
        <w:t>Verify all spare parts can be housed inside the warehouse and can be readily accessed</w:t>
      </w:r>
      <w:r w:rsidR="00767087">
        <w:t>; and</w:t>
      </w:r>
    </w:p>
    <w:p w14:paraId="5E88204F" w14:textId="46577AA8" w:rsidR="009C252F" w:rsidRDefault="009C252F" w:rsidP="006016A9">
      <w:pPr>
        <w:pStyle w:val="Bullet10"/>
      </w:pPr>
      <w:r>
        <w:t>Verify all requirements of the EPC contract have been met including verification of telecommunications facilities required under the EPC Contract are installed and functioning correctly</w:t>
      </w:r>
      <w:r w:rsidR="00767087">
        <w:t>.</w:t>
      </w:r>
    </w:p>
    <w:p w14:paraId="179FC25F" w14:textId="6591736E" w:rsidR="00E65F4D" w:rsidRDefault="009E0088" w:rsidP="007A202A">
      <w:pPr>
        <w:pStyle w:val="Heading3"/>
      </w:pPr>
      <w:bookmarkStart w:id="14823" w:name="_Toc134539944"/>
      <w:bookmarkStart w:id="14824" w:name="_Toc140693347"/>
      <w:bookmarkStart w:id="14825" w:name="_Toc142387690"/>
      <w:bookmarkStart w:id="14826" w:name="_Toc153785851"/>
      <w:bookmarkStart w:id="14827" w:name="_Toc153788711"/>
      <w:bookmarkStart w:id="14828" w:name="_Toc154762652"/>
      <w:bookmarkStart w:id="14829" w:name="_Toc157610084"/>
      <w:bookmarkStart w:id="14830" w:name="_Toc195518860"/>
      <w:bookmarkStart w:id="14831" w:name="_Toc195599824"/>
      <w:bookmarkStart w:id="14832" w:name="_Toc223962210"/>
      <w:r>
        <w:t>Fire and Smoke Detection Systems</w:t>
      </w:r>
      <w:bookmarkEnd w:id="14823"/>
      <w:bookmarkEnd w:id="14824"/>
      <w:bookmarkEnd w:id="14825"/>
      <w:bookmarkEnd w:id="14826"/>
      <w:bookmarkEnd w:id="14827"/>
      <w:bookmarkEnd w:id="14828"/>
      <w:bookmarkEnd w:id="14829"/>
      <w:bookmarkEnd w:id="14830"/>
      <w:bookmarkEnd w:id="14831"/>
      <w:bookmarkEnd w:id="14832"/>
    </w:p>
    <w:p w14:paraId="6A742307" w14:textId="53FDCA3C" w:rsidR="009C2477" w:rsidRDefault="009C2477" w:rsidP="009C2477">
      <w:r>
        <w:t xml:space="preserve">All fire indication panels and smoke detectors are to be tested. All associated SCADA alarms to undergo a functional test. The fire and smoke detection systems to be commissioned in accordance with the manufacturer’s specifications and </w:t>
      </w:r>
      <w:r w:rsidR="00AE5BEB">
        <w:t>[</w:t>
      </w:r>
      <w:r>
        <w:t>AS1670</w:t>
      </w:r>
      <w:r w:rsidR="00AE5BEB">
        <w:t>]</w:t>
      </w:r>
      <w:r>
        <w:t xml:space="preserve">. </w:t>
      </w:r>
    </w:p>
    <w:p w14:paraId="53725B9F" w14:textId="4C350C22" w:rsidR="00E65F4D" w:rsidRDefault="009C2477" w:rsidP="009C2477">
      <w:r>
        <w:t>The test will be passed when all above procedures have been passed. The Contractor shall provide a test report including raw data from the SCADA system demonstrating correct operation and communication of all fire and smoke alarms.</w:t>
      </w:r>
    </w:p>
    <w:p w14:paraId="69AA75C2" w14:textId="182A9B03" w:rsidR="00AC435F" w:rsidRPr="00AC435F" w:rsidRDefault="009E0088" w:rsidP="007A202A">
      <w:pPr>
        <w:pStyle w:val="Heading3"/>
      </w:pPr>
      <w:bookmarkStart w:id="14833" w:name="_Toc78793711"/>
      <w:bookmarkStart w:id="14834" w:name="_Toc78794517"/>
      <w:bookmarkStart w:id="14835" w:name="_Toc88221494"/>
      <w:bookmarkStart w:id="14836" w:name="_Toc88638025"/>
      <w:bookmarkStart w:id="14837" w:name="_Toc88645419"/>
      <w:bookmarkStart w:id="14838" w:name="_Toc88646222"/>
      <w:bookmarkStart w:id="14839" w:name="_Toc88647828"/>
      <w:bookmarkStart w:id="14840" w:name="_Toc88657907"/>
      <w:bookmarkStart w:id="14841" w:name="_Toc88658710"/>
      <w:bookmarkStart w:id="14842" w:name="_Toc88659350"/>
      <w:bookmarkStart w:id="14843" w:name="_Toc88660152"/>
      <w:bookmarkStart w:id="14844" w:name="_Toc88660953"/>
      <w:bookmarkStart w:id="14845" w:name="_Toc88659991"/>
      <w:bookmarkStart w:id="14846" w:name="_Toc89156998"/>
      <w:bookmarkStart w:id="14847" w:name="_Toc89159924"/>
      <w:bookmarkStart w:id="14848" w:name="_Toc92701422"/>
      <w:bookmarkStart w:id="14849" w:name="_Toc93657560"/>
      <w:bookmarkStart w:id="14850" w:name="_Toc99629932"/>
      <w:bookmarkStart w:id="14851" w:name="_Toc103345673"/>
      <w:bookmarkStart w:id="14852" w:name="_Toc133931421"/>
      <w:bookmarkStart w:id="14853" w:name="_Toc133939525"/>
      <w:bookmarkStart w:id="14854" w:name="_Toc134524111"/>
      <w:bookmarkStart w:id="14855" w:name="_Toc135119534"/>
      <w:bookmarkStart w:id="14856" w:name="_Toc134539945"/>
      <w:bookmarkStart w:id="14857" w:name="_Toc135308082"/>
      <w:bookmarkStart w:id="14858" w:name="_Toc135749734"/>
      <w:bookmarkStart w:id="14859" w:name="_Toc135827880"/>
      <w:bookmarkStart w:id="14860" w:name="_Toc138064963"/>
      <w:bookmarkStart w:id="14861" w:name="_Toc140135036"/>
      <w:bookmarkStart w:id="14862" w:name="_Toc141875412"/>
      <w:bookmarkStart w:id="14863" w:name="_Toc141963831"/>
      <w:bookmarkStart w:id="14864" w:name="_Toc142312576"/>
      <w:bookmarkStart w:id="14865" w:name="_Toc142383421"/>
      <w:bookmarkStart w:id="14866" w:name="_Toc142387691"/>
      <w:bookmarkStart w:id="14867" w:name="_Toc144215729"/>
      <w:bookmarkStart w:id="14868" w:name="_Toc144326854"/>
      <w:bookmarkStart w:id="14869" w:name="_Toc144410982"/>
      <w:bookmarkStart w:id="14870" w:name="_Toc144733451"/>
      <w:bookmarkStart w:id="14871" w:name="_Toc144754425"/>
      <w:bookmarkStart w:id="14872" w:name="_Toc144802561"/>
      <w:bookmarkStart w:id="14873" w:name="_Toc134539946"/>
      <w:bookmarkStart w:id="14874" w:name="_Toc140693348"/>
      <w:bookmarkStart w:id="14875" w:name="_Toc142387692"/>
      <w:bookmarkStart w:id="14876" w:name="_Toc153785852"/>
      <w:bookmarkStart w:id="14877" w:name="_Toc153788712"/>
      <w:bookmarkStart w:id="14878" w:name="_Ref154762328"/>
      <w:bookmarkStart w:id="14879" w:name="_Toc154762653"/>
      <w:bookmarkStart w:id="14880" w:name="_Toc157610085"/>
      <w:bookmarkStart w:id="14881" w:name="_Toc195518861"/>
      <w:bookmarkStart w:id="14882" w:name="_Toc195599825"/>
      <w:bookmarkStart w:id="14883" w:name="_Toc223962211"/>
      <w:bookmarkEnd w:id="14833"/>
      <w:bookmarkEnd w:id="14834"/>
      <w:bookmarkEnd w:id="14835"/>
      <w:bookmarkEnd w:id="14836"/>
      <w:bookmarkEnd w:id="14837"/>
      <w:bookmarkEnd w:id="14838"/>
      <w:bookmarkEnd w:id="14839"/>
      <w:bookmarkEnd w:id="14840"/>
      <w:bookmarkEnd w:id="14841"/>
      <w:bookmarkEnd w:id="14842"/>
      <w:bookmarkEnd w:id="14843"/>
      <w:bookmarkEnd w:id="14844"/>
      <w:bookmarkEnd w:id="14845"/>
      <w:bookmarkEnd w:id="14846"/>
      <w:bookmarkEnd w:id="14847"/>
      <w:bookmarkEnd w:id="14848"/>
      <w:bookmarkEnd w:id="14849"/>
      <w:bookmarkEnd w:id="14850"/>
      <w:bookmarkEnd w:id="14851"/>
      <w:bookmarkEnd w:id="14852"/>
      <w:bookmarkEnd w:id="14853"/>
      <w:bookmarkEnd w:id="14854"/>
      <w:bookmarkEnd w:id="14855"/>
      <w:bookmarkEnd w:id="14856"/>
      <w:bookmarkEnd w:id="14857"/>
      <w:bookmarkEnd w:id="14858"/>
      <w:bookmarkEnd w:id="14859"/>
      <w:bookmarkEnd w:id="14860"/>
      <w:bookmarkEnd w:id="14861"/>
      <w:bookmarkEnd w:id="14862"/>
      <w:bookmarkEnd w:id="14863"/>
      <w:bookmarkEnd w:id="14864"/>
      <w:bookmarkEnd w:id="14865"/>
      <w:bookmarkEnd w:id="14866"/>
      <w:bookmarkEnd w:id="14867"/>
      <w:bookmarkEnd w:id="14868"/>
      <w:bookmarkEnd w:id="14869"/>
      <w:bookmarkEnd w:id="14870"/>
      <w:bookmarkEnd w:id="14871"/>
      <w:bookmarkEnd w:id="14872"/>
      <w:r w:rsidRPr="00AC435F">
        <w:t>High-Voltage Substation Commissioning</w:t>
      </w:r>
      <w:bookmarkEnd w:id="14808"/>
      <w:bookmarkEnd w:id="14809"/>
      <w:bookmarkEnd w:id="14810"/>
      <w:bookmarkEnd w:id="14811"/>
      <w:bookmarkEnd w:id="14812"/>
      <w:bookmarkEnd w:id="14873"/>
      <w:bookmarkEnd w:id="14874"/>
      <w:bookmarkEnd w:id="14875"/>
      <w:bookmarkEnd w:id="14876"/>
      <w:bookmarkEnd w:id="14877"/>
      <w:bookmarkEnd w:id="14878"/>
      <w:bookmarkEnd w:id="14879"/>
      <w:bookmarkEnd w:id="14880"/>
      <w:bookmarkEnd w:id="14881"/>
      <w:bookmarkEnd w:id="14882"/>
      <w:bookmarkEnd w:id="14883"/>
    </w:p>
    <w:p w14:paraId="4B748691" w14:textId="0518D4A7" w:rsidR="00AC435F" w:rsidRPr="002A6A99" w:rsidRDefault="005D0A0F" w:rsidP="002A6A99">
      <w:pPr>
        <w:rPr>
          <w:rFonts w:ascii="Times New Roman" w:hAnsi="Times New Roman" w:cs="Times New Roman"/>
          <w:color w:val="auto"/>
          <w:sz w:val="24"/>
          <w:szCs w:val="24"/>
          <w:lang w:eastAsia="en-GB"/>
        </w:rPr>
      </w:pPr>
      <w:r w:rsidRPr="00AC435F">
        <w:t xml:space="preserve">The Contractor shall liaise with the </w:t>
      </w:r>
      <w:r w:rsidR="00D1254B">
        <w:t>DNO</w:t>
      </w:r>
      <w:r w:rsidRPr="00AC435F">
        <w:t xml:space="preserve"> in order to determine the necessary compliance requirements for testing and commissioning. </w:t>
      </w:r>
      <w:r w:rsidR="002A6A99" w:rsidRPr="002A6A99">
        <w:t xml:space="preserve">Not less than three (3) months </w:t>
      </w:r>
      <w:r w:rsidRPr="00AC435F">
        <w:t xml:space="preserve">in advance of the </w:t>
      </w:r>
      <w:r w:rsidRPr="00AC435F">
        <w:lastRenderedPageBreak/>
        <w:t xml:space="preserve">commencement of the </w:t>
      </w:r>
      <w:r>
        <w:t>c</w:t>
      </w:r>
      <w:r w:rsidRPr="00AC435F">
        <w:t xml:space="preserve">ommissioning </w:t>
      </w:r>
      <w:r>
        <w:t>t</w:t>
      </w:r>
      <w:r w:rsidRPr="00AC435F">
        <w:t xml:space="preserve">ests the Contractor must advise the </w:t>
      </w:r>
      <w:r w:rsidR="00D1254B">
        <w:t>DNO</w:t>
      </w:r>
      <w:r w:rsidRPr="00AC435F">
        <w:t xml:space="preserve">, of the Test Protocol including test procedures and test equipment to be utilised during the </w:t>
      </w:r>
      <w:r>
        <w:t>c</w:t>
      </w:r>
      <w:r w:rsidRPr="00AC435F">
        <w:t xml:space="preserve">ommissioning </w:t>
      </w:r>
      <w:r>
        <w:t>t</w:t>
      </w:r>
      <w:r w:rsidRPr="00AC435F">
        <w:t xml:space="preserve">ests. Should the </w:t>
      </w:r>
      <w:r w:rsidR="00D1254B">
        <w:t>DNO</w:t>
      </w:r>
      <w:r w:rsidRPr="00AC435F">
        <w:t xml:space="preserve"> require that changes be made to the Test Protocol the Contractor shall implement the changes without delay and resubmit.</w:t>
      </w:r>
    </w:p>
    <w:p w14:paraId="505B4284" w14:textId="63E74E50" w:rsidR="00AC435F" w:rsidRPr="00AC435F" w:rsidRDefault="00AC435F" w:rsidP="00AC435F">
      <w:r w:rsidRPr="00AC435F">
        <w:t xml:space="preserve">The </w:t>
      </w:r>
      <w:r w:rsidR="00C010E5">
        <w:t>Employer</w:t>
      </w:r>
      <w:r w:rsidRPr="00AC435F">
        <w:t xml:space="preserve"> shall be included in all communication and invited to participate in all meetings held with the </w:t>
      </w:r>
      <w:r w:rsidR="00D1254B">
        <w:t>DNO</w:t>
      </w:r>
      <w:r w:rsidRPr="00AC435F">
        <w:t>.</w:t>
      </w:r>
    </w:p>
    <w:p w14:paraId="5A24E24A" w14:textId="2371F93C" w:rsidR="005D0A0F" w:rsidRPr="00AC435F" w:rsidRDefault="005D0A0F" w:rsidP="005D0A0F">
      <w:r w:rsidRPr="00AC435F">
        <w:t xml:space="preserve">The Contractor shall proceed with the commissioning of the </w:t>
      </w:r>
      <w:r>
        <w:t>s</w:t>
      </w:r>
      <w:r w:rsidRPr="00AC435F">
        <w:t xml:space="preserve">ubstation as agreed with the </w:t>
      </w:r>
      <w:r w:rsidR="00D1254B">
        <w:t>DNO</w:t>
      </w:r>
      <w:r w:rsidRPr="00AC435F">
        <w:t xml:space="preserve"> and in line with the relevant Law and Standards.</w:t>
      </w:r>
    </w:p>
    <w:p w14:paraId="540A29BE" w14:textId="16FC48EC" w:rsidR="005D0A0F" w:rsidRPr="00AC435F" w:rsidRDefault="005D0A0F" w:rsidP="005D0A0F">
      <w:r w:rsidRPr="00AC435F">
        <w:t xml:space="preserve">Before energisation, the Contractor shall verify completeness of the </w:t>
      </w:r>
      <w:r>
        <w:t>s</w:t>
      </w:r>
      <w:r w:rsidRPr="00AC435F">
        <w:t xml:space="preserve">ubstation and correct installation of all the components. A detailed inspection of the </w:t>
      </w:r>
      <w:r>
        <w:t>s</w:t>
      </w:r>
      <w:r w:rsidRPr="00AC435F">
        <w:t xml:space="preserve">ubstation shall be carried out. A check list shall be handed over to the </w:t>
      </w:r>
      <w:r>
        <w:t>Employer</w:t>
      </w:r>
      <w:r w:rsidRPr="00AC435F">
        <w:t xml:space="preserve"> for approval forty (40) days before completion of the Works and this shall be used during the final inspection.</w:t>
      </w:r>
    </w:p>
    <w:p w14:paraId="36B8A82E" w14:textId="67E6BC62" w:rsidR="00AC435F" w:rsidRPr="00AC435F" w:rsidRDefault="00AC435F" w:rsidP="00AC435F">
      <w:r w:rsidRPr="00AC435F">
        <w:t>Following the inspection, a set of tests shall be executed which shall include, but not be limited to, the following:</w:t>
      </w:r>
    </w:p>
    <w:p w14:paraId="6518B877" w14:textId="0163F494" w:rsidR="00AC435F" w:rsidRPr="00AC435F" w:rsidRDefault="00AC435F" w:rsidP="007A202A">
      <w:pPr>
        <w:pStyle w:val="Bullet10"/>
      </w:pPr>
      <w:r>
        <w:t>Commissioning of all the structures, supports, foundations, buildings as required by applicable Law and Standards</w:t>
      </w:r>
      <w:r w:rsidR="00767087">
        <w:t>;</w:t>
      </w:r>
    </w:p>
    <w:p w14:paraId="00699037" w14:textId="4915A22E" w:rsidR="00AC435F" w:rsidRPr="00AC435F" w:rsidRDefault="00AC435F" w:rsidP="007A202A">
      <w:pPr>
        <w:pStyle w:val="Bullet10"/>
      </w:pPr>
      <w:r>
        <w:t xml:space="preserve">Commissioning of components and systems as described </w:t>
      </w:r>
      <w:r w:rsidR="00E842CB">
        <w:t>in Technology Specific Sections</w:t>
      </w:r>
      <w:r w:rsidR="00767087">
        <w:t>;</w:t>
      </w:r>
    </w:p>
    <w:p w14:paraId="3F645AAB" w14:textId="294A4307" w:rsidR="00AC435F" w:rsidRPr="00AC435F" w:rsidRDefault="00AC435F" w:rsidP="00D1254B">
      <w:pPr>
        <w:pStyle w:val="Bullet10"/>
      </w:pPr>
      <w:r>
        <w:t xml:space="preserve">Tests that confirm communication capabilities for remote monitoring, operation and protection systems of the Works by the Contractor, and the facilities for the Works to receive and respond to instructions for semi-scheduled operation received by </w:t>
      </w:r>
      <w:r w:rsidR="00D1254B">
        <w:t>DNO</w:t>
      </w:r>
      <w:r w:rsidR="00CF4C5F">
        <w:t>.</w:t>
      </w:r>
      <w:r w:rsidR="00233F29" w:rsidRPr="00D1254B">
        <w:rPr>
          <w:rFonts w:ascii="Times New Roman" w:hAnsi="Times New Roman" w:cs="Times New Roman"/>
          <w:color w:val="auto"/>
          <w:sz w:val="24"/>
          <w:szCs w:val="24"/>
          <w:lang w:eastAsia="en-GB"/>
        </w:rPr>
        <w:t xml:space="preserve"> </w:t>
      </w:r>
    </w:p>
    <w:p w14:paraId="07F73627" w14:textId="542F2327" w:rsidR="00AC435F" w:rsidRPr="00AC435F" w:rsidRDefault="009E0088" w:rsidP="007A202A">
      <w:pPr>
        <w:pStyle w:val="Heading3"/>
      </w:pPr>
      <w:bookmarkStart w:id="14884" w:name="_Ref490742843"/>
      <w:bookmarkStart w:id="14885" w:name="_Toc499772432"/>
      <w:bookmarkStart w:id="14886" w:name="_Toc500363245"/>
      <w:bookmarkStart w:id="14887" w:name="_Toc534728459"/>
      <w:bookmarkStart w:id="14888" w:name="_Toc134539947"/>
      <w:bookmarkStart w:id="14889" w:name="_Toc140693349"/>
      <w:bookmarkStart w:id="14890" w:name="_Toc142387693"/>
      <w:bookmarkStart w:id="14891" w:name="_Toc153785853"/>
      <w:bookmarkStart w:id="14892" w:name="_Toc153788713"/>
      <w:bookmarkStart w:id="14893" w:name="_Toc154762654"/>
      <w:bookmarkStart w:id="14894" w:name="_Toc157610086"/>
      <w:bookmarkStart w:id="14895" w:name="_Toc195518862"/>
      <w:bookmarkStart w:id="14896" w:name="_Toc195599826"/>
      <w:bookmarkStart w:id="14897" w:name="_Toc223962212"/>
      <w:r w:rsidRPr="00AC435F">
        <w:t xml:space="preserve">Commissioning </w:t>
      </w:r>
      <w:r>
        <w:t>o</w:t>
      </w:r>
      <w:r w:rsidRPr="00AC435F">
        <w:t xml:space="preserve">f Components </w:t>
      </w:r>
      <w:r>
        <w:t>a</w:t>
      </w:r>
      <w:r w:rsidRPr="00AC435F">
        <w:t>nd Systems</w:t>
      </w:r>
      <w:bookmarkEnd w:id="14884"/>
      <w:bookmarkEnd w:id="14885"/>
      <w:bookmarkEnd w:id="14886"/>
      <w:bookmarkEnd w:id="14887"/>
      <w:bookmarkEnd w:id="14888"/>
      <w:bookmarkEnd w:id="14889"/>
      <w:bookmarkEnd w:id="14890"/>
      <w:bookmarkEnd w:id="14891"/>
      <w:bookmarkEnd w:id="14892"/>
      <w:bookmarkEnd w:id="14893"/>
      <w:bookmarkEnd w:id="14894"/>
      <w:bookmarkEnd w:id="14895"/>
      <w:bookmarkEnd w:id="14896"/>
      <w:bookmarkEnd w:id="14897"/>
    </w:p>
    <w:p w14:paraId="31E53C74" w14:textId="3CC9649F" w:rsidR="00AC435F" w:rsidRPr="000C70E3" w:rsidRDefault="00AC435F" w:rsidP="000C70E3">
      <w:pPr>
        <w:rPr>
          <w:rFonts w:ascii="Times New Roman" w:hAnsi="Times New Roman" w:cs="Times New Roman"/>
          <w:color w:val="auto"/>
          <w:sz w:val="24"/>
          <w:szCs w:val="24"/>
          <w:lang w:eastAsia="en-GB"/>
        </w:rPr>
      </w:pPr>
      <w:r w:rsidRPr="00AC435F">
        <w:t xml:space="preserve">All tests prescribed by the manufacturers shall be executed in </w:t>
      </w:r>
      <w:r w:rsidRPr="000C70E3">
        <w:t xml:space="preserve">accordance with the prescriptions contained in the respective installation and commissioning manuals. The </w:t>
      </w:r>
      <w:r w:rsidR="000C70E3" w:rsidRPr="000C70E3">
        <w:t xml:space="preserve">following list of tests </w:t>
      </w:r>
      <w:r w:rsidRPr="000C70E3">
        <w:t>shall</w:t>
      </w:r>
      <w:r w:rsidRPr="00AC435F">
        <w:t xml:space="preserve"> be complied with whenever manufacturers’ tests are less restrictive than the detail presented here.</w:t>
      </w:r>
    </w:p>
    <w:p w14:paraId="424CF027" w14:textId="77777777" w:rsidR="00AC435F" w:rsidRPr="00AC435F" w:rsidRDefault="00AC435F" w:rsidP="00AC435F">
      <w:pPr>
        <w:pStyle w:val="BodyHeading"/>
      </w:pPr>
      <w:r w:rsidRPr="00AC435F">
        <w:t>HV circuit breakers</w:t>
      </w:r>
    </w:p>
    <w:p w14:paraId="1CA5E2FC" w14:textId="3B9CABA4" w:rsidR="00AC435F" w:rsidRPr="00AC435F" w:rsidRDefault="00AC435F" w:rsidP="007A202A">
      <w:pPr>
        <w:pStyle w:val="Bullet10"/>
      </w:pPr>
      <w:r>
        <w:t>Check earthing</w:t>
      </w:r>
      <w:r w:rsidR="00767087">
        <w:t>;</w:t>
      </w:r>
    </w:p>
    <w:p w14:paraId="230196B8" w14:textId="38DA06EF" w:rsidR="00AC435F" w:rsidRPr="00AC435F" w:rsidRDefault="00AC435F" w:rsidP="007A202A">
      <w:pPr>
        <w:pStyle w:val="Bullet10"/>
      </w:pPr>
      <w:r>
        <w:t>Completeness of installation and cleanliness of insulators</w:t>
      </w:r>
      <w:r w:rsidR="00767087">
        <w:t>;</w:t>
      </w:r>
    </w:p>
    <w:p w14:paraId="0EFFDB07" w14:textId="4F7502E8" w:rsidR="00AC435F" w:rsidRPr="00AC435F" w:rsidRDefault="00AC435F" w:rsidP="007A202A">
      <w:pPr>
        <w:pStyle w:val="Bullet10"/>
      </w:pPr>
      <w:r>
        <w:t>SF6 pressure</w:t>
      </w:r>
      <w:r w:rsidR="00767087">
        <w:t>;</w:t>
      </w:r>
    </w:p>
    <w:p w14:paraId="08824847" w14:textId="1D15BDA8" w:rsidR="00AC435F" w:rsidRPr="00AC435F" w:rsidRDefault="00AC435F" w:rsidP="007A202A">
      <w:pPr>
        <w:pStyle w:val="Bullet10"/>
      </w:pPr>
      <w:r>
        <w:t>Functional tests</w:t>
      </w:r>
      <w:r w:rsidR="00767087">
        <w:t>;</w:t>
      </w:r>
    </w:p>
    <w:p w14:paraId="091B9022" w14:textId="6A6C549A" w:rsidR="00AC435F" w:rsidRPr="00AC435F" w:rsidRDefault="00AC435F" w:rsidP="007A202A">
      <w:pPr>
        <w:pStyle w:val="Bullet10"/>
      </w:pPr>
      <w:r>
        <w:t>Tests for verifying opening / closing time</w:t>
      </w:r>
      <w:r w:rsidR="00767087">
        <w:t>;</w:t>
      </w:r>
    </w:p>
    <w:p w14:paraId="01750EA5" w14:textId="615137D6" w:rsidR="00AC435F" w:rsidRPr="00AC435F" w:rsidRDefault="00AC435F" w:rsidP="007A202A">
      <w:pPr>
        <w:pStyle w:val="Bullet10"/>
      </w:pPr>
      <w:r>
        <w:t>Measurement of power absorption of the coils</w:t>
      </w:r>
      <w:r w:rsidR="00767087">
        <w:t>; and</w:t>
      </w:r>
    </w:p>
    <w:p w14:paraId="02BF7C74" w14:textId="5EA25AE0" w:rsidR="00AC435F" w:rsidRPr="00AC435F" w:rsidRDefault="00AC435F" w:rsidP="007A202A">
      <w:pPr>
        <w:pStyle w:val="Bullet10"/>
      </w:pPr>
      <w:r>
        <w:t>Measurement of resistance of the main contacts.</w:t>
      </w:r>
    </w:p>
    <w:p w14:paraId="07161D93" w14:textId="77777777" w:rsidR="00AC435F" w:rsidRPr="00AC435F" w:rsidRDefault="00AC435F" w:rsidP="00AC435F">
      <w:pPr>
        <w:pStyle w:val="BodyHeading"/>
      </w:pPr>
      <w:r w:rsidRPr="00AC435F">
        <w:t>Current transformers</w:t>
      </w:r>
    </w:p>
    <w:p w14:paraId="76794E8D" w14:textId="31D3CB40" w:rsidR="00AC435F" w:rsidRPr="00AC435F" w:rsidRDefault="00AC435F" w:rsidP="007A202A">
      <w:pPr>
        <w:pStyle w:val="Bullet10"/>
      </w:pPr>
      <w:r>
        <w:t>Check earthing</w:t>
      </w:r>
      <w:r w:rsidR="00767087">
        <w:t>;</w:t>
      </w:r>
    </w:p>
    <w:p w14:paraId="26C766FD" w14:textId="04F2276C" w:rsidR="00AC435F" w:rsidRPr="00AC435F" w:rsidRDefault="00AC435F" w:rsidP="007A202A">
      <w:pPr>
        <w:pStyle w:val="Bullet10"/>
      </w:pPr>
      <w:r>
        <w:t>Completeness of installation and cleanliness of insulators</w:t>
      </w:r>
      <w:r w:rsidR="00767087">
        <w:t>;</w:t>
      </w:r>
    </w:p>
    <w:p w14:paraId="4AC6CAB5" w14:textId="15D868DA" w:rsidR="00AC435F" w:rsidRPr="00AC435F" w:rsidRDefault="00AC435F" w:rsidP="007A202A">
      <w:pPr>
        <w:pStyle w:val="Bullet10"/>
      </w:pPr>
      <w:r>
        <w:t>Check versus SF6 pressure or oil level</w:t>
      </w:r>
      <w:r w:rsidR="00767087">
        <w:t>;</w:t>
      </w:r>
    </w:p>
    <w:p w14:paraId="475B5094" w14:textId="50F2B817" w:rsidR="00AC435F" w:rsidRPr="00AC435F" w:rsidRDefault="00AC435F" w:rsidP="007A202A">
      <w:pPr>
        <w:pStyle w:val="Bullet10"/>
      </w:pPr>
      <w:r>
        <w:t>Check connections</w:t>
      </w:r>
      <w:r w:rsidR="00767087">
        <w:t>;</w:t>
      </w:r>
    </w:p>
    <w:p w14:paraId="152F1AE8" w14:textId="6B7BA8A7" w:rsidR="00AC435F" w:rsidRPr="00AC435F" w:rsidRDefault="00AC435F" w:rsidP="007A202A">
      <w:pPr>
        <w:pStyle w:val="Bullet10"/>
      </w:pPr>
      <w:r>
        <w:t>Check ratios and data sheet parameters</w:t>
      </w:r>
      <w:r w:rsidR="00767087">
        <w:t>;</w:t>
      </w:r>
    </w:p>
    <w:p w14:paraId="4B27E14A" w14:textId="44B7BFCA" w:rsidR="00AC435F" w:rsidRPr="00AC435F" w:rsidRDefault="00AC435F" w:rsidP="007A202A">
      <w:pPr>
        <w:pStyle w:val="Bullet10"/>
      </w:pPr>
      <w:r>
        <w:t>Turn ratio test</w:t>
      </w:r>
      <w:r w:rsidR="00767087">
        <w:t>; and</w:t>
      </w:r>
    </w:p>
    <w:p w14:paraId="53FAB7C3" w14:textId="3544CCDB" w:rsidR="00AC435F" w:rsidRPr="00AC435F" w:rsidRDefault="00AC435F" w:rsidP="007A202A">
      <w:pPr>
        <w:pStyle w:val="Bullet10"/>
      </w:pPr>
      <w:r>
        <w:t>Verification by injection of current to the primary.</w:t>
      </w:r>
    </w:p>
    <w:p w14:paraId="5468928C" w14:textId="77777777" w:rsidR="00AC435F" w:rsidRPr="00AC435F" w:rsidRDefault="00AC435F" w:rsidP="00AC435F">
      <w:pPr>
        <w:pStyle w:val="BodyHeading"/>
      </w:pPr>
      <w:r w:rsidRPr="00AC435F">
        <w:lastRenderedPageBreak/>
        <w:t>Voltage transformers</w:t>
      </w:r>
    </w:p>
    <w:p w14:paraId="4ACAF57A" w14:textId="663BB926" w:rsidR="00AC435F" w:rsidRPr="00AC435F" w:rsidRDefault="00AC435F" w:rsidP="007A202A">
      <w:pPr>
        <w:pStyle w:val="Bullet10"/>
      </w:pPr>
      <w:r>
        <w:t>Check earthing</w:t>
      </w:r>
      <w:r w:rsidR="00767087">
        <w:t>;</w:t>
      </w:r>
    </w:p>
    <w:p w14:paraId="67382362" w14:textId="28930DD1" w:rsidR="00AC435F" w:rsidRPr="00AC435F" w:rsidRDefault="00AC435F" w:rsidP="007A202A">
      <w:pPr>
        <w:pStyle w:val="Bullet10"/>
      </w:pPr>
      <w:r>
        <w:t>Check tightening of bolts</w:t>
      </w:r>
      <w:r w:rsidR="00767087">
        <w:t>;</w:t>
      </w:r>
    </w:p>
    <w:p w14:paraId="6FB24D2D" w14:textId="76327528" w:rsidR="00AC435F" w:rsidRPr="00AC435F" w:rsidRDefault="00AC435F" w:rsidP="007A202A">
      <w:pPr>
        <w:pStyle w:val="Bullet10"/>
      </w:pPr>
      <w:r>
        <w:t>Completeness of installation and cleanliness of insulators</w:t>
      </w:r>
      <w:r w:rsidR="00767087">
        <w:t>;</w:t>
      </w:r>
    </w:p>
    <w:p w14:paraId="2647AABD" w14:textId="48F61F8A" w:rsidR="00AC435F" w:rsidRPr="00AC435F" w:rsidRDefault="00AC435F" w:rsidP="007A202A">
      <w:pPr>
        <w:pStyle w:val="Bullet10"/>
      </w:pPr>
      <w:r>
        <w:t>Oil level</w:t>
      </w:r>
      <w:r w:rsidR="00767087">
        <w:t>; and</w:t>
      </w:r>
    </w:p>
    <w:p w14:paraId="266DE403" w14:textId="29FB3082" w:rsidR="00AC435F" w:rsidRPr="00AC435F" w:rsidRDefault="00AC435F" w:rsidP="007A202A">
      <w:pPr>
        <w:pStyle w:val="Bullet10"/>
      </w:pPr>
      <w:r>
        <w:t>Check ratios and data sheet parameters.</w:t>
      </w:r>
    </w:p>
    <w:p w14:paraId="60D10847" w14:textId="77777777" w:rsidR="00AC435F" w:rsidRPr="00AC435F" w:rsidRDefault="00AC435F" w:rsidP="00AC435F">
      <w:pPr>
        <w:pStyle w:val="BodyHeading"/>
      </w:pPr>
      <w:r w:rsidRPr="00AC435F">
        <w:t>HV disconnectors</w:t>
      </w:r>
    </w:p>
    <w:p w14:paraId="4E3766AE" w14:textId="2E3B38CC" w:rsidR="00AC435F" w:rsidRPr="00AC435F" w:rsidRDefault="00AC435F" w:rsidP="007A202A">
      <w:pPr>
        <w:pStyle w:val="Bullet10"/>
      </w:pPr>
      <w:r>
        <w:t>Check earthing</w:t>
      </w:r>
      <w:r w:rsidR="00767087">
        <w:t>;</w:t>
      </w:r>
    </w:p>
    <w:p w14:paraId="3E6B07B7" w14:textId="05DEB5E5" w:rsidR="00AC435F" w:rsidRPr="00AC435F" w:rsidRDefault="00AC435F" w:rsidP="007A202A">
      <w:pPr>
        <w:pStyle w:val="Bullet10"/>
      </w:pPr>
      <w:r>
        <w:t>Check tightening of bolts</w:t>
      </w:r>
      <w:r w:rsidR="00767087">
        <w:t>;</w:t>
      </w:r>
    </w:p>
    <w:p w14:paraId="2B13BD8A" w14:textId="266A129C" w:rsidR="00AC435F" w:rsidRPr="00AC435F" w:rsidRDefault="00AC435F" w:rsidP="007A202A">
      <w:pPr>
        <w:pStyle w:val="Bullet10"/>
      </w:pPr>
      <w:r>
        <w:t>Completeness of installation and cleanliness of insulators</w:t>
      </w:r>
      <w:r w:rsidR="00767087">
        <w:t>;</w:t>
      </w:r>
    </w:p>
    <w:p w14:paraId="2F5B2A9B" w14:textId="05270358" w:rsidR="00AC435F" w:rsidRPr="00AC435F" w:rsidRDefault="00AC435F" w:rsidP="007A202A">
      <w:pPr>
        <w:pStyle w:val="Bullet10"/>
      </w:pPr>
      <w:r>
        <w:t>Verify greasing of main contacts and moving parts</w:t>
      </w:r>
      <w:r w:rsidR="00767087">
        <w:t>;</w:t>
      </w:r>
    </w:p>
    <w:p w14:paraId="577E3D1F" w14:textId="47319580" w:rsidR="00AC435F" w:rsidRPr="00AC435F" w:rsidRDefault="00AC435F" w:rsidP="007A202A">
      <w:pPr>
        <w:pStyle w:val="Bullet10"/>
      </w:pPr>
      <w:r>
        <w:t>Check setting of limit switches</w:t>
      </w:r>
      <w:r w:rsidR="00767087">
        <w:t>;</w:t>
      </w:r>
    </w:p>
    <w:p w14:paraId="20FBACAC" w14:textId="286A3F7B" w:rsidR="00AC435F" w:rsidRPr="00AC435F" w:rsidRDefault="00AC435F" w:rsidP="007A202A">
      <w:pPr>
        <w:pStyle w:val="Bullet10"/>
      </w:pPr>
      <w:r>
        <w:t>Check interlocking between earthing and disconnector</w:t>
      </w:r>
      <w:r w:rsidR="00767087">
        <w:t>;</w:t>
      </w:r>
    </w:p>
    <w:p w14:paraId="721C173A" w14:textId="26F9E65D" w:rsidR="00AC435F" w:rsidRPr="00AC435F" w:rsidRDefault="00AC435F" w:rsidP="007A202A">
      <w:pPr>
        <w:pStyle w:val="Bullet10"/>
      </w:pPr>
      <w:r>
        <w:t>Perform electrical manoeuvres</w:t>
      </w:r>
      <w:r w:rsidR="00767087">
        <w:t>;</w:t>
      </w:r>
    </w:p>
    <w:p w14:paraId="3AB3F69E" w14:textId="1160A0FA" w:rsidR="00AC435F" w:rsidRPr="00AC435F" w:rsidRDefault="00AC435F" w:rsidP="007A202A">
      <w:pPr>
        <w:pStyle w:val="Bullet10"/>
      </w:pPr>
      <w:r>
        <w:t>Perform mechanical manoeuvres</w:t>
      </w:r>
      <w:r w:rsidR="00767087">
        <w:t>;</w:t>
      </w:r>
    </w:p>
    <w:p w14:paraId="2508F0A1" w14:textId="593486B5" w:rsidR="00AC435F" w:rsidRPr="00AC435F" w:rsidRDefault="00AC435F" w:rsidP="007A202A">
      <w:pPr>
        <w:pStyle w:val="Bullet10"/>
      </w:pPr>
      <w:r>
        <w:t>Functional tests</w:t>
      </w:r>
      <w:r w:rsidR="00767087">
        <w:t>; and</w:t>
      </w:r>
    </w:p>
    <w:p w14:paraId="6304132C" w14:textId="7AFB8B61" w:rsidR="00AC435F" w:rsidRPr="00AC435F" w:rsidRDefault="00AC435F" w:rsidP="007A202A">
      <w:pPr>
        <w:pStyle w:val="Bullet10"/>
      </w:pPr>
      <w:r>
        <w:t>Measure resistance of main contacts.</w:t>
      </w:r>
    </w:p>
    <w:p w14:paraId="2E607227" w14:textId="77777777" w:rsidR="00AC435F" w:rsidRPr="00AC435F" w:rsidRDefault="00AC435F" w:rsidP="00AC435F">
      <w:pPr>
        <w:pStyle w:val="BodyHeading"/>
      </w:pPr>
      <w:r w:rsidRPr="00AC435F">
        <w:t>Surge dischargers</w:t>
      </w:r>
    </w:p>
    <w:p w14:paraId="4507FC9D" w14:textId="6C1FBB38" w:rsidR="00AC435F" w:rsidRPr="00AC435F" w:rsidRDefault="00AC435F" w:rsidP="007A202A">
      <w:pPr>
        <w:pStyle w:val="Bullet10"/>
      </w:pPr>
      <w:r>
        <w:t>Check earthing of supports</w:t>
      </w:r>
      <w:r w:rsidR="00767087">
        <w:t>;</w:t>
      </w:r>
    </w:p>
    <w:p w14:paraId="5E72E096" w14:textId="74ACE141" w:rsidR="00AC435F" w:rsidRPr="00AC435F" w:rsidRDefault="00AC435F" w:rsidP="007A202A">
      <w:pPr>
        <w:pStyle w:val="Bullet10"/>
      </w:pPr>
      <w:r>
        <w:t>Check earthing of dischargers</w:t>
      </w:r>
      <w:r w:rsidR="00767087">
        <w:t>;</w:t>
      </w:r>
    </w:p>
    <w:p w14:paraId="781EB441" w14:textId="5D67CABC" w:rsidR="00AC435F" w:rsidRPr="00AC435F" w:rsidRDefault="00AC435F" w:rsidP="007A202A">
      <w:pPr>
        <w:pStyle w:val="Bullet10"/>
      </w:pPr>
      <w:r>
        <w:t>Check earthing of counter</w:t>
      </w:r>
      <w:r w:rsidR="00767087">
        <w:t>;</w:t>
      </w:r>
    </w:p>
    <w:p w14:paraId="4CF612AE" w14:textId="7F23EA3D" w:rsidR="00AC435F" w:rsidRPr="00AC435F" w:rsidRDefault="00AC435F" w:rsidP="007A202A">
      <w:pPr>
        <w:pStyle w:val="Bullet10"/>
      </w:pPr>
      <w:r>
        <w:t>Check tightening of bolts</w:t>
      </w:r>
      <w:r w:rsidR="00767087">
        <w:t>;</w:t>
      </w:r>
    </w:p>
    <w:p w14:paraId="17377ACD" w14:textId="7C4B7311" w:rsidR="00AC435F" w:rsidRPr="00AC435F" w:rsidRDefault="00AC435F" w:rsidP="007A202A">
      <w:pPr>
        <w:pStyle w:val="Bullet10"/>
      </w:pPr>
      <w:r>
        <w:t>Completeness of installation and cleanliness of insulators</w:t>
      </w:r>
      <w:r w:rsidR="00767087">
        <w:t>;</w:t>
      </w:r>
    </w:p>
    <w:p w14:paraId="466EB8EE" w14:textId="46AB73D0" w:rsidR="00AC435F" w:rsidRPr="00AC435F" w:rsidRDefault="00AC435F" w:rsidP="007A202A">
      <w:pPr>
        <w:pStyle w:val="Bullet10"/>
      </w:pPr>
      <w:r>
        <w:t>Measure insulation resistance</w:t>
      </w:r>
      <w:r w:rsidR="00767087">
        <w:t>;</w:t>
      </w:r>
    </w:p>
    <w:p w14:paraId="20B94D9E" w14:textId="304D1F49" w:rsidR="00AC435F" w:rsidRPr="00AC435F" w:rsidRDefault="00AC435F" w:rsidP="007A202A">
      <w:pPr>
        <w:pStyle w:val="Bullet10"/>
      </w:pPr>
      <w:r>
        <w:t>Register number of dischargers recorded by the counter before activation</w:t>
      </w:r>
      <w:r w:rsidR="00767087">
        <w:t>; and</w:t>
      </w:r>
    </w:p>
    <w:p w14:paraId="7FE360FD" w14:textId="77777777" w:rsidR="00AC435F" w:rsidRPr="00AC435F" w:rsidRDefault="00AC435F" w:rsidP="007A202A">
      <w:pPr>
        <w:pStyle w:val="Bullet10"/>
      </w:pPr>
      <w:r>
        <w:t>Measure residual resistance before activation.</w:t>
      </w:r>
    </w:p>
    <w:p w14:paraId="510CCBC3" w14:textId="77777777" w:rsidR="00AC435F" w:rsidRPr="00AC435F" w:rsidRDefault="00AC435F" w:rsidP="00AC435F">
      <w:pPr>
        <w:pStyle w:val="BodyHeading"/>
      </w:pPr>
      <w:r w:rsidRPr="00AC435F">
        <w:t xml:space="preserve">Transformer </w:t>
      </w:r>
    </w:p>
    <w:p w14:paraId="72F1C96F" w14:textId="0C2420A7" w:rsidR="00AC435F" w:rsidRPr="00AC435F" w:rsidRDefault="00AC435F" w:rsidP="00AC435F">
      <w:r w:rsidRPr="00AC435F">
        <w:t xml:space="preserve">Follow procedure in </w:t>
      </w:r>
      <w:r w:rsidRPr="00AC435F">
        <w:fldChar w:fldCharType="begin"/>
      </w:r>
      <w:r w:rsidRPr="00AC435F">
        <w:instrText xml:space="preserve"> REF _Ref412207880 \r \h  \* MERGEFORMAT </w:instrText>
      </w:r>
      <w:r w:rsidRPr="00AC435F">
        <w:fldChar w:fldCharType="separate"/>
      </w:r>
      <w:r w:rsidR="006D2374">
        <w:t>10.6.1</w:t>
      </w:r>
      <w:r w:rsidRPr="00AC435F">
        <w:fldChar w:fldCharType="end"/>
      </w:r>
      <w:r w:rsidRPr="00AC435F">
        <w:t>.</w:t>
      </w:r>
    </w:p>
    <w:p w14:paraId="40C9A01C" w14:textId="626F08A9" w:rsidR="00AC435F" w:rsidRPr="00AC435F" w:rsidRDefault="006819BD" w:rsidP="00AC435F">
      <w:pPr>
        <w:pStyle w:val="BodyHeading"/>
      </w:pPr>
      <w:r>
        <w:t>H</w:t>
      </w:r>
      <w:r w:rsidR="00AC435F" w:rsidRPr="00AC435F">
        <w:t>V cables</w:t>
      </w:r>
    </w:p>
    <w:p w14:paraId="12102485" w14:textId="641081ED" w:rsidR="00AC435F" w:rsidRPr="00AC435F" w:rsidRDefault="00AC435F" w:rsidP="007A202A">
      <w:pPr>
        <w:pStyle w:val="Bullet10"/>
      </w:pPr>
      <w:r>
        <w:t>Check clamping</w:t>
      </w:r>
      <w:r w:rsidR="00767087">
        <w:t>;</w:t>
      </w:r>
    </w:p>
    <w:p w14:paraId="1055CDB3" w14:textId="5EEA5150" w:rsidR="00AC435F" w:rsidRPr="00AC435F" w:rsidRDefault="00AC435F" w:rsidP="007A202A">
      <w:pPr>
        <w:pStyle w:val="Bullet10"/>
      </w:pPr>
      <w:r>
        <w:t>Check correct positioning and orientation of toroids</w:t>
      </w:r>
      <w:r w:rsidR="00767087">
        <w:t>;</w:t>
      </w:r>
    </w:p>
    <w:p w14:paraId="46C0F52A" w14:textId="36F1682E" w:rsidR="00AC435F" w:rsidRPr="00AC435F" w:rsidRDefault="00AC435F" w:rsidP="007A202A">
      <w:pPr>
        <w:pStyle w:val="Bullet10"/>
      </w:pPr>
      <w:r>
        <w:t>Check earthing of shields</w:t>
      </w:r>
      <w:r w:rsidR="00767087">
        <w:t>; and</w:t>
      </w:r>
    </w:p>
    <w:p w14:paraId="738A1B61" w14:textId="76C00328" w:rsidR="00AC435F" w:rsidRPr="00AC435F" w:rsidRDefault="00AC435F" w:rsidP="007A202A">
      <w:pPr>
        <w:pStyle w:val="Bullet10"/>
      </w:pPr>
      <w:r>
        <w:t>Dielectric test.</w:t>
      </w:r>
    </w:p>
    <w:p w14:paraId="14495140" w14:textId="17C0FB96" w:rsidR="00AC435F" w:rsidRPr="00AC435F" w:rsidRDefault="00DD2D40" w:rsidP="00AC435F">
      <w:pPr>
        <w:pStyle w:val="BodyHeading"/>
      </w:pPr>
      <w:r>
        <w:t>H</w:t>
      </w:r>
      <w:r w:rsidR="00AC435F" w:rsidRPr="00AC435F">
        <w:t>V switchgear</w:t>
      </w:r>
    </w:p>
    <w:p w14:paraId="5BBEC536" w14:textId="0A14A190" w:rsidR="00AC435F" w:rsidRPr="00AC435F" w:rsidRDefault="00AC435F" w:rsidP="007A202A">
      <w:pPr>
        <w:pStyle w:val="Bullet10"/>
      </w:pPr>
      <w:r>
        <w:t>Check correct mounting and fixing</w:t>
      </w:r>
      <w:r w:rsidR="00767087">
        <w:t>;</w:t>
      </w:r>
    </w:p>
    <w:p w14:paraId="40A094F7" w14:textId="0821D2C2" w:rsidR="00AC435F" w:rsidRPr="00AC435F" w:rsidRDefault="00AC435F" w:rsidP="007A202A">
      <w:pPr>
        <w:pStyle w:val="Bullet10"/>
      </w:pPr>
      <w:r>
        <w:t>Check correct earthing</w:t>
      </w:r>
      <w:r w:rsidR="00767087">
        <w:t>;</w:t>
      </w:r>
    </w:p>
    <w:p w14:paraId="6B7F943B" w14:textId="61E8CCC4" w:rsidR="00AC435F" w:rsidRPr="00AC435F" w:rsidRDefault="00AC435F" w:rsidP="007A202A">
      <w:pPr>
        <w:pStyle w:val="Bullet10"/>
      </w:pPr>
      <w:r>
        <w:t>Verify correct setting of protections</w:t>
      </w:r>
      <w:r w:rsidR="00767087">
        <w:t>;</w:t>
      </w:r>
    </w:p>
    <w:p w14:paraId="186686BC" w14:textId="679C174D" w:rsidR="00AC435F" w:rsidRPr="00AC435F" w:rsidRDefault="00AC435F" w:rsidP="007A202A">
      <w:pPr>
        <w:pStyle w:val="Bullet10"/>
      </w:pPr>
      <w:r>
        <w:t>Functional tests</w:t>
      </w:r>
      <w:r w:rsidR="00767087">
        <w:t>;</w:t>
      </w:r>
    </w:p>
    <w:p w14:paraId="304B91F8" w14:textId="0B681EAC" w:rsidR="00AC435F" w:rsidRPr="00AC435F" w:rsidRDefault="00AC435F" w:rsidP="007A202A">
      <w:pPr>
        <w:pStyle w:val="Bullet10"/>
      </w:pPr>
      <w:r>
        <w:t>Check SF6 gas pressure and humidity level</w:t>
      </w:r>
      <w:r w:rsidR="00767087">
        <w:t>;</w:t>
      </w:r>
    </w:p>
    <w:p w14:paraId="5E2BAF5C" w14:textId="7730D44D" w:rsidR="00AC435F" w:rsidRPr="00AC435F" w:rsidRDefault="00AC435F" w:rsidP="007A202A">
      <w:pPr>
        <w:pStyle w:val="Bullet10"/>
      </w:pPr>
      <w:r>
        <w:t>Measure insulation resistance</w:t>
      </w:r>
      <w:r w:rsidR="00767087">
        <w:t>; and</w:t>
      </w:r>
    </w:p>
    <w:p w14:paraId="4CF33536" w14:textId="77777777" w:rsidR="00AC435F" w:rsidRPr="00AC435F" w:rsidRDefault="00AC435F" w:rsidP="007A202A">
      <w:pPr>
        <w:pStyle w:val="Bullet10"/>
      </w:pPr>
      <w:r>
        <w:t>Perform dielectric tests.</w:t>
      </w:r>
    </w:p>
    <w:p w14:paraId="294D3BD3" w14:textId="77777777" w:rsidR="00AC435F" w:rsidRPr="00AC435F" w:rsidRDefault="00AC435F" w:rsidP="00AC435F">
      <w:pPr>
        <w:pStyle w:val="BodyHeading"/>
      </w:pPr>
      <w:r w:rsidRPr="00AC435F">
        <w:lastRenderedPageBreak/>
        <w:t>Auxiliary transformers</w:t>
      </w:r>
    </w:p>
    <w:p w14:paraId="12FCD403" w14:textId="26238652" w:rsidR="00AC435F" w:rsidRPr="00AC435F" w:rsidRDefault="00AC435F" w:rsidP="00AC435F">
      <w:r w:rsidRPr="00AC435F">
        <w:t xml:space="preserve">Follow procedure in </w:t>
      </w:r>
      <w:r w:rsidRPr="00AC435F">
        <w:fldChar w:fldCharType="begin"/>
      </w:r>
      <w:r w:rsidRPr="00AC435F">
        <w:instrText xml:space="preserve"> REF _Ref412207880 \r \h  \* MERGEFORMAT </w:instrText>
      </w:r>
      <w:r w:rsidRPr="00AC435F">
        <w:fldChar w:fldCharType="separate"/>
      </w:r>
      <w:r w:rsidR="006D2374">
        <w:t>10.6.1</w:t>
      </w:r>
      <w:r w:rsidRPr="00AC435F">
        <w:fldChar w:fldCharType="end"/>
      </w:r>
      <w:r w:rsidRPr="00AC435F">
        <w:t>.</w:t>
      </w:r>
    </w:p>
    <w:p w14:paraId="085E4013" w14:textId="1F060422" w:rsidR="00AC435F" w:rsidRPr="00AC435F" w:rsidRDefault="00AC435F" w:rsidP="00AC435F">
      <w:pPr>
        <w:pStyle w:val="BodyHeading"/>
      </w:pPr>
      <w:r w:rsidRPr="00AC435F">
        <w:t>AC and DC panels</w:t>
      </w:r>
    </w:p>
    <w:p w14:paraId="22CCC93C" w14:textId="5126747E" w:rsidR="00AC435F" w:rsidRPr="00AC435F" w:rsidRDefault="00AC435F" w:rsidP="007A202A">
      <w:pPr>
        <w:pStyle w:val="Bullet10"/>
      </w:pPr>
      <w:r>
        <w:t>Check correct mounting and fixing</w:t>
      </w:r>
      <w:r w:rsidR="00767087">
        <w:t>;</w:t>
      </w:r>
    </w:p>
    <w:p w14:paraId="2550BC58" w14:textId="40744A70" w:rsidR="00AC435F" w:rsidRPr="00AC435F" w:rsidRDefault="00AC435F" w:rsidP="007A202A">
      <w:pPr>
        <w:pStyle w:val="Bullet10"/>
      </w:pPr>
      <w:r>
        <w:t>Check correct earthing</w:t>
      </w:r>
      <w:r w:rsidR="00767087">
        <w:t>;</w:t>
      </w:r>
    </w:p>
    <w:p w14:paraId="255642A1" w14:textId="378B32FA" w:rsidR="00AC435F" w:rsidRPr="00AC435F" w:rsidRDefault="00AC435F" w:rsidP="007A202A">
      <w:pPr>
        <w:pStyle w:val="Bullet10"/>
      </w:pPr>
      <w:r>
        <w:t>Verify correct protection settings</w:t>
      </w:r>
      <w:r w:rsidR="00767087">
        <w:t>; and</w:t>
      </w:r>
    </w:p>
    <w:p w14:paraId="7946D8FA" w14:textId="77777777" w:rsidR="00AC435F" w:rsidRPr="00AC435F" w:rsidRDefault="00AC435F" w:rsidP="007A202A">
      <w:pPr>
        <w:pStyle w:val="Bullet10"/>
      </w:pPr>
      <w:r>
        <w:t>Functional tests.</w:t>
      </w:r>
    </w:p>
    <w:p w14:paraId="78987266" w14:textId="77777777" w:rsidR="00AC435F" w:rsidRPr="00AC435F" w:rsidRDefault="00AC435F" w:rsidP="00AC435F">
      <w:pPr>
        <w:pStyle w:val="BodyHeading"/>
      </w:pPr>
      <w:r w:rsidRPr="00AC435F">
        <w:t>Protection devices</w:t>
      </w:r>
    </w:p>
    <w:p w14:paraId="0B69BDE6" w14:textId="0E8EC949" w:rsidR="00AC435F" w:rsidRPr="00AC435F" w:rsidRDefault="00AC435F" w:rsidP="007A202A">
      <w:pPr>
        <w:pStyle w:val="Bullet10"/>
      </w:pPr>
      <w:r>
        <w:t>Check correct mounting and fixing</w:t>
      </w:r>
      <w:r w:rsidR="00767087">
        <w:t>;</w:t>
      </w:r>
    </w:p>
    <w:p w14:paraId="72A6EA5B" w14:textId="500AE51B" w:rsidR="00AC435F" w:rsidRPr="00AC435F" w:rsidRDefault="00AC435F" w:rsidP="007A202A">
      <w:pPr>
        <w:pStyle w:val="Bullet10"/>
      </w:pPr>
      <w:r>
        <w:t>Check correct earthin</w:t>
      </w:r>
      <w:r w:rsidR="00767087">
        <w:t>g;</w:t>
      </w:r>
    </w:p>
    <w:p w14:paraId="0879A20B" w14:textId="00D0BDFF" w:rsidR="00AC435F" w:rsidRPr="00AC435F" w:rsidRDefault="00AC435F" w:rsidP="007A202A">
      <w:pPr>
        <w:pStyle w:val="Bullet10"/>
      </w:pPr>
      <w:r>
        <w:t>Check feeding voltage</w:t>
      </w:r>
      <w:r w:rsidR="00767087">
        <w:t>;</w:t>
      </w:r>
    </w:p>
    <w:p w14:paraId="3D4A3293" w14:textId="192BFCBA" w:rsidR="00AC435F" w:rsidRPr="00AC435F" w:rsidRDefault="00AC435F" w:rsidP="007A202A">
      <w:pPr>
        <w:pStyle w:val="Bullet10"/>
      </w:pPr>
      <w:r>
        <w:t>Verify correctness of settings</w:t>
      </w:r>
      <w:r w:rsidR="00767087">
        <w:t>;</w:t>
      </w:r>
    </w:p>
    <w:p w14:paraId="6282FC2E" w14:textId="75923D74" w:rsidR="00AC435F" w:rsidRPr="00AC435F" w:rsidRDefault="00AC435F" w:rsidP="007A202A">
      <w:pPr>
        <w:pStyle w:val="Bullet10"/>
      </w:pPr>
      <w:r>
        <w:t>Functional tests</w:t>
      </w:r>
      <w:r w:rsidR="00767087">
        <w:t>; and</w:t>
      </w:r>
    </w:p>
    <w:p w14:paraId="56115530" w14:textId="193B85B8" w:rsidR="00AC435F" w:rsidRPr="00AC435F" w:rsidRDefault="00AC435F" w:rsidP="007A202A">
      <w:pPr>
        <w:pStyle w:val="Bullet10"/>
      </w:pPr>
      <w:r>
        <w:t>Check tripping of protections by injecting current.</w:t>
      </w:r>
    </w:p>
    <w:p w14:paraId="71FE0287" w14:textId="2E055B76" w:rsidR="00AC435F" w:rsidRPr="00AC435F" w:rsidRDefault="00AC435F" w:rsidP="00AC435F">
      <w:pPr>
        <w:pStyle w:val="BodyHeading"/>
      </w:pPr>
      <w:r w:rsidRPr="00AC435F">
        <w:t>Fire alarm, lighting system, Diesel generator, and other systems</w:t>
      </w:r>
    </w:p>
    <w:p w14:paraId="38B3EB0E" w14:textId="6A335AB6" w:rsidR="00AC435F" w:rsidRPr="00AC435F" w:rsidRDefault="00AC435F" w:rsidP="007A202A">
      <w:pPr>
        <w:pStyle w:val="Bullet10"/>
      </w:pPr>
      <w:r>
        <w:t>Check correct mounting and fixing</w:t>
      </w:r>
      <w:r w:rsidR="00767087">
        <w:t>;</w:t>
      </w:r>
    </w:p>
    <w:p w14:paraId="694D5538" w14:textId="182E0B3F" w:rsidR="00AC435F" w:rsidRPr="00AC435F" w:rsidRDefault="00AC435F" w:rsidP="007A202A">
      <w:pPr>
        <w:pStyle w:val="Bullet10"/>
      </w:pPr>
      <w:r>
        <w:t>Check correct earthing</w:t>
      </w:r>
      <w:r w:rsidR="00767087">
        <w:t>;</w:t>
      </w:r>
    </w:p>
    <w:p w14:paraId="56CB3D14" w14:textId="6556D61E" w:rsidR="00AC435F" w:rsidRPr="00AC435F" w:rsidRDefault="00AC435F" w:rsidP="007A202A">
      <w:pPr>
        <w:pStyle w:val="Bullet10"/>
      </w:pPr>
      <w:r>
        <w:t>Verify correct setting of protections</w:t>
      </w:r>
      <w:r w:rsidR="00767087">
        <w:t>; and</w:t>
      </w:r>
    </w:p>
    <w:p w14:paraId="4DF30C25" w14:textId="0C88DD27" w:rsidR="00AC435F" w:rsidRDefault="00AC435F" w:rsidP="007A202A">
      <w:pPr>
        <w:pStyle w:val="Bullet10"/>
      </w:pPr>
      <w:r>
        <w:t>Functional tests.</w:t>
      </w:r>
    </w:p>
    <w:p w14:paraId="7D46BB5C" w14:textId="733702E5" w:rsidR="003B48EB" w:rsidRDefault="003B48EB" w:rsidP="003B48EB">
      <w:pPr>
        <w:pStyle w:val="Bullet10"/>
        <w:numPr>
          <w:ilvl w:val="0"/>
          <w:numId w:val="0"/>
        </w:numPr>
        <w:ind w:left="340" w:hanging="340"/>
      </w:pPr>
    </w:p>
    <w:p w14:paraId="2076F179" w14:textId="67D8A7CA" w:rsidR="003B48EB" w:rsidRPr="00630080" w:rsidRDefault="003B48EB" w:rsidP="003B48EB">
      <w:pPr>
        <w:pStyle w:val="Bullet10"/>
        <w:numPr>
          <w:ilvl w:val="0"/>
          <w:numId w:val="0"/>
        </w:numPr>
        <w:ind w:left="340" w:hanging="340"/>
        <w:rPr>
          <w:b/>
          <w:color w:val="006BA6" w:themeColor="accent1"/>
        </w:rPr>
      </w:pPr>
      <w:r w:rsidRPr="00630080">
        <w:rPr>
          <w:b/>
          <w:color w:val="006BA6" w:themeColor="accent1"/>
        </w:rPr>
        <w:t>Met</w:t>
      </w:r>
      <w:r w:rsidR="00FE60BD" w:rsidRPr="00630080">
        <w:rPr>
          <w:b/>
          <w:color w:val="006BA6" w:themeColor="accent1"/>
        </w:rPr>
        <w:t>ers</w:t>
      </w:r>
    </w:p>
    <w:p w14:paraId="7DA9E139" w14:textId="3585C48E" w:rsidR="00FE60BD" w:rsidRPr="00630080" w:rsidRDefault="00FE60BD" w:rsidP="00FE60BD">
      <w:pPr>
        <w:pStyle w:val="Bullet10"/>
      </w:pPr>
      <w:r w:rsidRPr="00630080">
        <w:t>Verify proper wiring</w:t>
      </w:r>
      <w:r w:rsidR="00FB244D" w:rsidRPr="00630080">
        <w:t xml:space="preserve"> and installation</w:t>
      </w:r>
      <w:r w:rsidR="00767087" w:rsidRPr="00630080">
        <w:t>;</w:t>
      </w:r>
    </w:p>
    <w:p w14:paraId="4A496EB6" w14:textId="773BAF81" w:rsidR="00FB244D" w:rsidRPr="00630080" w:rsidRDefault="00FB244D" w:rsidP="00FE60BD">
      <w:pPr>
        <w:pStyle w:val="Bullet10"/>
      </w:pPr>
      <w:r w:rsidRPr="00630080">
        <w:t>Verify proper current and voltage transformer specifications based on required accuracy classification</w:t>
      </w:r>
      <w:r w:rsidR="00767087" w:rsidRPr="00630080">
        <w:t>;</w:t>
      </w:r>
    </w:p>
    <w:p w14:paraId="4B8A6AE0" w14:textId="132E0877" w:rsidR="00FB244D" w:rsidRPr="00630080" w:rsidRDefault="00FB244D" w:rsidP="00FE60BD">
      <w:pPr>
        <w:pStyle w:val="Bullet10"/>
      </w:pPr>
      <w:r w:rsidRPr="00630080">
        <w:t>Verify proper CT &amp; VT ratio programming into meter</w:t>
      </w:r>
      <w:r w:rsidR="00767087" w:rsidRPr="00630080">
        <w:t>;</w:t>
      </w:r>
    </w:p>
    <w:p w14:paraId="72DF9CBA" w14:textId="13920A2F" w:rsidR="00FB244D" w:rsidRPr="00630080" w:rsidRDefault="00FB244D" w:rsidP="00FE60BD">
      <w:pPr>
        <w:pStyle w:val="Bullet10"/>
      </w:pPr>
      <w:r w:rsidRPr="00630080">
        <w:t>Verify meter is accurately capturing and recording performance data</w:t>
      </w:r>
      <w:r w:rsidR="00767087" w:rsidRPr="00630080">
        <w:t>;</w:t>
      </w:r>
    </w:p>
    <w:p w14:paraId="6EA1D599" w14:textId="76224326" w:rsidR="00511BAF" w:rsidRPr="00630080" w:rsidRDefault="00511BAF" w:rsidP="00FE60BD">
      <w:pPr>
        <w:pStyle w:val="Bullet10"/>
      </w:pPr>
      <w:r w:rsidRPr="00630080">
        <w:t>Compliance with [network operator/AEMO] requirements</w:t>
      </w:r>
      <w:r w:rsidR="00767087" w:rsidRPr="00630080">
        <w:t>; and</w:t>
      </w:r>
    </w:p>
    <w:p w14:paraId="134D1771" w14:textId="5700D661" w:rsidR="00A831D5" w:rsidRPr="00630080" w:rsidRDefault="00A831D5">
      <w:pPr>
        <w:pStyle w:val="Bullet10"/>
      </w:pPr>
      <w:r w:rsidRPr="00630080">
        <w:t>Verify remote access to meter reading and that high</w:t>
      </w:r>
      <w:r w:rsidR="00153D61" w:rsidRPr="00630080">
        <w:t>-</w:t>
      </w:r>
      <w:r w:rsidRPr="00630080">
        <w:t>speed data is sufficient for [GPS</w:t>
      </w:r>
      <w:r w:rsidR="00344262" w:rsidRPr="00630080">
        <w:t>/grid</w:t>
      </w:r>
      <w:r w:rsidRPr="00630080">
        <w:t>]</w:t>
      </w:r>
      <w:r w:rsidR="00344262" w:rsidRPr="00630080">
        <w:t xml:space="preserve"> compliance monitoring can be accessed and downloaded remotely.</w:t>
      </w:r>
    </w:p>
    <w:p w14:paraId="6C4D6DC5" w14:textId="6B4F68DD" w:rsidR="004D0292" w:rsidRDefault="00AF306C" w:rsidP="00AF306C">
      <w:pPr>
        <w:pStyle w:val="Heading4"/>
      </w:pPr>
      <w:r>
        <w:t xml:space="preserve">Thermography of </w:t>
      </w:r>
      <w:r w:rsidR="001D0165">
        <w:t>Electrical Connection</w:t>
      </w:r>
    </w:p>
    <w:p w14:paraId="6D5B2AFB" w14:textId="0AFA7AC4" w:rsidR="00670340" w:rsidRDefault="00DC1ED8" w:rsidP="00670340">
      <w:r>
        <w:t xml:space="preserve">This test will be undertaken when the </w:t>
      </w:r>
      <w:r w:rsidR="00E75BE9">
        <w:t>Plant</w:t>
      </w:r>
      <w:r>
        <w:t xml:space="preserve"> is operational</w:t>
      </w:r>
      <w:r w:rsidR="003649B5">
        <w:t xml:space="preserve"> and there are stable irradiance condit</w:t>
      </w:r>
      <w:r w:rsidR="006B2A74">
        <w:t>i</w:t>
      </w:r>
      <w:r w:rsidR="003649B5">
        <w:t>ons with a minimum irradiance of 600W/m</w:t>
      </w:r>
      <w:r w:rsidR="003649B5" w:rsidRPr="006016A9">
        <w:rPr>
          <w:vertAlign w:val="superscript"/>
        </w:rPr>
        <w:t>2</w:t>
      </w:r>
      <w:r w:rsidR="003649B5">
        <w:t xml:space="preserve"> for global horizontal irradiance.</w:t>
      </w:r>
      <w:r>
        <w:t xml:space="preserve"> </w:t>
      </w:r>
      <w:r w:rsidR="00670340" w:rsidRPr="00670340">
        <w:t>This procedure shall be performed for all:</w:t>
      </w:r>
    </w:p>
    <w:p w14:paraId="00DA305B" w14:textId="04FDC529" w:rsidR="00E61032" w:rsidRDefault="00E61032" w:rsidP="00E61032">
      <w:pPr>
        <w:pStyle w:val="Bullet10"/>
      </w:pPr>
      <w:r>
        <w:t>Combiner boxes</w:t>
      </w:r>
      <w:r w:rsidR="00F702DB">
        <w:t>;</w:t>
      </w:r>
    </w:p>
    <w:p w14:paraId="4D7DCC4E" w14:textId="1250F487" w:rsidR="00E61032" w:rsidRDefault="00E61032" w:rsidP="00E61032">
      <w:pPr>
        <w:pStyle w:val="Bullet10"/>
      </w:pPr>
      <w:r>
        <w:t>Transformers</w:t>
      </w:r>
      <w:r w:rsidR="00F702DB">
        <w:t>;</w:t>
      </w:r>
    </w:p>
    <w:p w14:paraId="6E139D7B" w14:textId="7BE6896B" w:rsidR="00E61032" w:rsidRDefault="00E61032" w:rsidP="00E61032">
      <w:pPr>
        <w:pStyle w:val="Bullet10"/>
      </w:pPr>
      <w:r>
        <w:t>Inverters</w:t>
      </w:r>
      <w:r w:rsidR="00F702DB">
        <w:t>;</w:t>
      </w:r>
    </w:p>
    <w:p w14:paraId="018D787D" w14:textId="524CD417" w:rsidR="00E61032" w:rsidRDefault="00E61032" w:rsidP="00E61032">
      <w:pPr>
        <w:pStyle w:val="Bullet10"/>
      </w:pPr>
      <w:r>
        <w:t>Switchboards</w:t>
      </w:r>
      <w:r w:rsidR="00F702DB">
        <w:t>;</w:t>
      </w:r>
    </w:p>
    <w:p w14:paraId="2B54102E" w14:textId="644A5048" w:rsidR="00E61032" w:rsidRDefault="00E61032" w:rsidP="00E61032">
      <w:pPr>
        <w:pStyle w:val="Bullet10"/>
      </w:pPr>
      <w:r>
        <w:t>Distribution boards</w:t>
      </w:r>
      <w:r w:rsidR="00F702DB">
        <w:t>; and</w:t>
      </w:r>
    </w:p>
    <w:p w14:paraId="40A7DFB1" w14:textId="19874C19" w:rsidR="00670340" w:rsidRDefault="00E61032" w:rsidP="007C5244">
      <w:pPr>
        <w:pStyle w:val="Bullet10"/>
      </w:pPr>
      <w:r>
        <w:t>Accessible electrical connections</w:t>
      </w:r>
      <w:r w:rsidR="00F702DB">
        <w:t>.</w:t>
      </w:r>
    </w:p>
    <w:p w14:paraId="63D269CD" w14:textId="77777777" w:rsidR="007C5244" w:rsidRDefault="007C5244" w:rsidP="006016A9">
      <w:r>
        <w:t>The Contractor shall:</w:t>
      </w:r>
    </w:p>
    <w:p w14:paraId="1A31DA4E" w14:textId="3D3F21D8" w:rsidR="007C5244" w:rsidRDefault="007C5244" w:rsidP="006016A9">
      <w:r>
        <w:t>a) Verify the connection are properly connected</w:t>
      </w:r>
      <w:r w:rsidR="00CE2CE6">
        <w:t>;</w:t>
      </w:r>
    </w:p>
    <w:p w14:paraId="0590AD58" w14:textId="1F4FF21E" w:rsidR="007C5244" w:rsidRDefault="007C5244" w:rsidP="006016A9">
      <w:r>
        <w:lastRenderedPageBreak/>
        <w:t>b) Verify the metal masses are properly connected to earth</w:t>
      </w:r>
      <w:r w:rsidR="00CE2CE6">
        <w:t>; and</w:t>
      </w:r>
    </w:p>
    <w:p w14:paraId="234B850B" w14:textId="4ACB6261" w:rsidR="007C5244" w:rsidRDefault="007C5244" w:rsidP="007C5244">
      <w:r>
        <w:t>c) Take a thermal image to verify the proper condition of connections and to detect hot spots.</w:t>
      </w:r>
    </w:p>
    <w:p w14:paraId="3DD19157" w14:textId="590826CA" w:rsidR="007C5244" w:rsidRDefault="00222429" w:rsidP="007C5244">
      <w:r w:rsidRPr="00222429">
        <w:t>If there is a temperature difference of 5°C, particularly in electrical connections</w:t>
      </w:r>
      <w:r>
        <w:t>,</w:t>
      </w:r>
      <w:r w:rsidRPr="00222429" w:rsidDel="00222429">
        <w:t xml:space="preserve"> </w:t>
      </w:r>
      <w:r>
        <w:t>t</w:t>
      </w:r>
      <w:r w:rsidR="007C5244">
        <w:t>he Contractor shall report and investigate hotspots and:</w:t>
      </w:r>
    </w:p>
    <w:p w14:paraId="5C91C6C5" w14:textId="5D290C7D" w:rsidR="003E602A" w:rsidRDefault="00F702DB" w:rsidP="003E602A">
      <w:pPr>
        <w:pStyle w:val="Bullet10"/>
      </w:pPr>
      <w:r>
        <w:t>T</w:t>
      </w:r>
      <w:r w:rsidR="003E602A">
        <w:t>emperatures not within the range provided by the Original Equipment Manufacturer</w:t>
      </w:r>
      <w:r>
        <w:t>;</w:t>
      </w:r>
    </w:p>
    <w:p w14:paraId="5F836156" w14:textId="3F27041B" w:rsidR="003E602A" w:rsidRDefault="00F702DB" w:rsidP="003E602A">
      <w:pPr>
        <w:pStyle w:val="Bullet10"/>
      </w:pPr>
      <w:r>
        <w:t>Te</w:t>
      </w:r>
      <w:r w:rsidR="003E602A">
        <w:t>mperature differences greater than 3</w:t>
      </w:r>
      <w:r w:rsidR="003E602A" w:rsidRPr="6EB90E53">
        <w:rPr>
          <w:rFonts w:cstheme="minorBidi"/>
        </w:rPr>
        <w:t>⁰</w:t>
      </w:r>
      <w:r w:rsidR="003E602A">
        <w:t>C between similar components in the same enclosure</w:t>
      </w:r>
      <w:r>
        <w:t>; and</w:t>
      </w:r>
    </w:p>
    <w:p w14:paraId="4E39FE0D" w14:textId="62E8EA23" w:rsidR="003E602A" w:rsidRDefault="00F702DB" w:rsidP="003E602A">
      <w:pPr>
        <w:pStyle w:val="Bullet10"/>
      </w:pPr>
      <w:r>
        <w:t>Te</w:t>
      </w:r>
      <w:r w:rsidR="003E602A">
        <w:t>mperature differences greater than 15</w:t>
      </w:r>
      <w:r w:rsidR="003E602A" w:rsidRPr="6EB90E53">
        <w:rPr>
          <w:rFonts w:cstheme="minorBidi"/>
        </w:rPr>
        <w:t>⁰</w:t>
      </w:r>
      <w:r w:rsidR="003E602A">
        <w:t>C between components and the ambient air</w:t>
      </w:r>
      <w:r>
        <w:t>.</w:t>
      </w:r>
    </w:p>
    <w:p w14:paraId="0CDC4F58" w14:textId="30AFE5B6" w:rsidR="00CF7D0A" w:rsidRDefault="00CF7D0A" w:rsidP="00D76E12">
      <w:r w:rsidRPr="00CF7D0A">
        <w:t>If the difference exceeds this threshold, maintenance should be scheduled</w:t>
      </w:r>
      <w:r>
        <w:t>.</w:t>
      </w:r>
    </w:p>
    <w:p w14:paraId="0025C628" w14:textId="7A808470" w:rsidR="00AC435F" w:rsidRPr="00AC435F" w:rsidRDefault="00965CD2" w:rsidP="007A202A">
      <w:pPr>
        <w:pStyle w:val="Heading2"/>
      </w:pPr>
      <w:bookmarkStart w:id="14898" w:name="_Toc53493192"/>
      <w:bookmarkStart w:id="14899" w:name="_Toc64359721"/>
      <w:bookmarkStart w:id="14900" w:name="_Toc64446686"/>
      <w:bookmarkStart w:id="14901" w:name="_Toc66779397"/>
      <w:bookmarkStart w:id="14902" w:name="_Toc66794975"/>
      <w:bookmarkStart w:id="14903" w:name="_Toc71559760"/>
      <w:bookmarkStart w:id="14904" w:name="_Toc71559975"/>
      <w:bookmarkStart w:id="14905" w:name="_Toc534800957"/>
      <w:bookmarkStart w:id="14906" w:name="_Toc534812264"/>
      <w:bookmarkStart w:id="14907" w:name="_Toc534812680"/>
      <w:bookmarkStart w:id="14908" w:name="_Toc534878335"/>
      <w:bookmarkStart w:id="14909" w:name="_Toc534878751"/>
      <w:bookmarkStart w:id="14910" w:name="_Toc534891739"/>
      <w:bookmarkStart w:id="14911" w:name="_Toc534896014"/>
      <w:bookmarkStart w:id="14912" w:name="_Toc534896929"/>
      <w:bookmarkStart w:id="14913" w:name="_Toc534897843"/>
      <w:bookmarkStart w:id="14914" w:name="_Toc534900356"/>
      <w:bookmarkStart w:id="14915" w:name="_Toc534901270"/>
      <w:bookmarkStart w:id="14916" w:name="_Toc534902184"/>
      <w:bookmarkStart w:id="14917" w:name="_Toc534903099"/>
      <w:bookmarkStart w:id="14918" w:name="_Toc534904013"/>
      <w:bookmarkStart w:id="14919" w:name="_Toc534906755"/>
      <w:bookmarkStart w:id="14920" w:name="_Toc534977412"/>
      <w:bookmarkStart w:id="14921" w:name="_Toc534978326"/>
      <w:bookmarkStart w:id="14922" w:name="_Toc499772435"/>
      <w:bookmarkStart w:id="14923" w:name="_Toc500363247"/>
      <w:bookmarkStart w:id="14924" w:name="_Toc534728460"/>
      <w:bookmarkStart w:id="14925" w:name="_Toc134539948"/>
      <w:bookmarkStart w:id="14926" w:name="_Toc140693350"/>
      <w:bookmarkStart w:id="14927" w:name="_Toc142387694"/>
      <w:bookmarkStart w:id="14928" w:name="_Toc153785854"/>
      <w:bookmarkStart w:id="14929" w:name="_Toc153788714"/>
      <w:bookmarkStart w:id="14930" w:name="_Ref154761915"/>
      <w:bookmarkStart w:id="14931" w:name="_Toc154762655"/>
      <w:bookmarkStart w:id="14932" w:name="_Toc157610087"/>
      <w:bookmarkStart w:id="14933" w:name="_Toc195518863"/>
      <w:bookmarkStart w:id="14934" w:name="_Toc195599827"/>
      <w:bookmarkStart w:id="14935" w:name="_Ref223946584"/>
      <w:bookmarkStart w:id="14936" w:name="_Toc223962213"/>
      <w:bookmarkEnd w:id="14898"/>
      <w:bookmarkEnd w:id="14899"/>
      <w:bookmarkEnd w:id="14900"/>
      <w:bookmarkEnd w:id="14901"/>
      <w:bookmarkEnd w:id="14902"/>
      <w:bookmarkEnd w:id="14903"/>
      <w:bookmarkEnd w:id="14904"/>
      <w:bookmarkEnd w:id="14905"/>
      <w:bookmarkEnd w:id="14906"/>
      <w:bookmarkEnd w:id="14907"/>
      <w:bookmarkEnd w:id="14908"/>
      <w:bookmarkEnd w:id="14909"/>
      <w:bookmarkEnd w:id="14910"/>
      <w:bookmarkEnd w:id="14911"/>
      <w:bookmarkEnd w:id="14912"/>
      <w:bookmarkEnd w:id="14913"/>
      <w:bookmarkEnd w:id="14914"/>
      <w:bookmarkEnd w:id="14915"/>
      <w:bookmarkEnd w:id="14916"/>
      <w:bookmarkEnd w:id="14917"/>
      <w:bookmarkEnd w:id="14918"/>
      <w:bookmarkEnd w:id="14919"/>
      <w:bookmarkEnd w:id="14920"/>
      <w:bookmarkEnd w:id="14921"/>
      <w:r>
        <w:t>Performance Tests</w:t>
      </w:r>
      <w:bookmarkEnd w:id="14922"/>
      <w:bookmarkEnd w:id="14923"/>
      <w:bookmarkEnd w:id="14924"/>
      <w:bookmarkEnd w:id="14925"/>
      <w:bookmarkEnd w:id="14926"/>
      <w:bookmarkEnd w:id="14927"/>
      <w:bookmarkEnd w:id="14928"/>
      <w:bookmarkEnd w:id="14929"/>
      <w:bookmarkEnd w:id="14930"/>
      <w:bookmarkEnd w:id="14931"/>
      <w:bookmarkEnd w:id="14932"/>
      <w:bookmarkEnd w:id="14933"/>
      <w:bookmarkEnd w:id="14934"/>
      <w:bookmarkEnd w:id="14935"/>
      <w:bookmarkEnd w:id="14936"/>
    </w:p>
    <w:p w14:paraId="442F906C" w14:textId="0A60C938" w:rsidR="00AC435F" w:rsidRPr="00AC435F" w:rsidRDefault="00965CD2" w:rsidP="007A202A">
      <w:pPr>
        <w:pStyle w:val="Heading3"/>
      </w:pPr>
      <w:bookmarkStart w:id="14937" w:name="_Toc496259958"/>
      <w:bookmarkStart w:id="14938" w:name="_Toc496260045"/>
      <w:bookmarkStart w:id="14939" w:name="_Toc496260134"/>
      <w:bookmarkStart w:id="14940" w:name="_Toc496263640"/>
      <w:bookmarkStart w:id="14941" w:name="_Toc499772436"/>
      <w:bookmarkStart w:id="14942" w:name="_Toc500363248"/>
      <w:bookmarkStart w:id="14943" w:name="_Toc534728461"/>
      <w:bookmarkStart w:id="14944" w:name="_Toc134539949"/>
      <w:bookmarkStart w:id="14945" w:name="_Toc140693351"/>
      <w:bookmarkStart w:id="14946" w:name="_Toc142387695"/>
      <w:bookmarkStart w:id="14947" w:name="_Toc153785855"/>
      <w:bookmarkStart w:id="14948" w:name="_Toc153788715"/>
      <w:bookmarkStart w:id="14949" w:name="_Toc154762656"/>
      <w:bookmarkStart w:id="14950" w:name="_Toc157610088"/>
      <w:bookmarkStart w:id="14951" w:name="_Toc195518864"/>
      <w:bookmarkStart w:id="14952" w:name="_Toc195599828"/>
      <w:bookmarkStart w:id="14953" w:name="_Ref221968549"/>
      <w:bookmarkStart w:id="14954" w:name="_Ref223946664"/>
      <w:bookmarkStart w:id="14955" w:name="_Toc223962214"/>
      <w:bookmarkEnd w:id="14937"/>
      <w:bookmarkEnd w:id="14938"/>
      <w:bookmarkEnd w:id="14939"/>
      <w:bookmarkEnd w:id="14940"/>
      <w:r w:rsidRPr="00AC435F">
        <w:t>Introduction</w:t>
      </w:r>
      <w:bookmarkEnd w:id="14941"/>
      <w:bookmarkEnd w:id="14942"/>
      <w:bookmarkEnd w:id="14943"/>
      <w:bookmarkEnd w:id="14944"/>
      <w:bookmarkEnd w:id="14945"/>
      <w:bookmarkEnd w:id="14946"/>
      <w:bookmarkEnd w:id="14947"/>
      <w:bookmarkEnd w:id="14948"/>
      <w:bookmarkEnd w:id="14949"/>
      <w:bookmarkEnd w:id="14950"/>
      <w:bookmarkEnd w:id="14951"/>
      <w:bookmarkEnd w:id="14952"/>
      <w:bookmarkEnd w:id="14953"/>
      <w:bookmarkEnd w:id="14954"/>
      <w:bookmarkEnd w:id="14955"/>
    </w:p>
    <w:p w14:paraId="6FC4594C" w14:textId="5DF128C0" w:rsidR="00AC435F" w:rsidRPr="00AC435F" w:rsidRDefault="00AC435F" w:rsidP="00AC435F">
      <w:r w:rsidRPr="00AC435F">
        <w:t>The Testing Schedules include the methodology for the following Performance Tests as part of the acceptance procedure:</w:t>
      </w:r>
      <w:r w:rsidRPr="00AC435F">
        <w:tab/>
      </w:r>
    </w:p>
    <w:p w14:paraId="5AA2AD92" w14:textId="0FC10EC4" w:rsidR="00AC435F" w:rsidRPr="00AC435F" w:rsidRDefault="00AC435F" w:rsidP="007A202A">
      <w:pPr>
        <w:pStyle w:val="Bullet10"/>
      </w:pPr>
      <w:r>
        <w:t xml:space="preserve">Initial Performance Test (as set out in </w:t>
      </w:r>
      <w:r w:rsidR="00A40D9B">
        <w:t>Technology Specific ERs</w:t>
      </w:r>
      <w:r w:rsidR="00F702DB">
        <w:t>;</w:t>
      </w:r>
    </w:p>
    <w:p w14:paraId="2DE9A8B6" w14:textId="69959E2C" w:rsidR="00AC435F" w:rsidRPr="00AC435F" w:rsidRDefault="00AC435F" w:rsidP="007A202A">
      <w:pPr>
        <w:pStyle w:val="Bullet10"/>
      </w:pPr>
      <w:r>
        <w:t xml:space="preserve">Interim Performance Test (as set out in </w:t>
      </w:r>
      <w:r w:rsidR="00B90AA8">
        <w:t xml:space="preserve">the </w:t>
      </w:r>
      <w:r w:rsidR="004E257F">
        <w:t xml:space="preserve">PV </w:t>
      </w:r>
      <w:r w:rsidR="00A40D9B">
        <w:t>Technology Specific ERs</w:t>
      </w:r>
      <w:r w:rsidR="00F702DB">
        <w:t>; and</w:t>
      </w:r>
    </w:p>
    <w:p w14:paraId="77FA0C74" w14:textId="7E50B442" w:rsidR="00AC435F" w:rsidRPr="00AC435F" w:rsidRDefault="00AC435F" w:rsidP="007A202A">
      <w:pPr>
        <w:pStyle w:val="Bullet10"/>
      </w:pPr>
      <w:r>
        <w:t xml:space="preserve">Final Performance Test (as set out in </w:t>
      </w:r>
      <w:r w:rsidR="00B90AA8">
        <w:t xml:space="preserve">the PV </w:t>
      </w:r>
      <w:r w:rsidR="00A40D9B">
        <w:t>Technology Specific ERs</w:t>
      </w:r>
      <w:r w:rsidR="00F702DB">
        <w:t>.</w:t>
      </w:r>
    </w:p>
    <w:p w14:paraId="4EBCC323" w14:textId="47881908" w:rsidR="00AC435F" w:rsidRPr="00AC435F" w:rsidRDefault="00AC435F" w:rsidP="00AC435F">
      <w:r w:rsidRPr="00AC435F">
        <w:t xml:space="preserve">The proposed methodology combines current market standard approaches and international best practices for the comparison of </w:t>
      </w:r>
      <w:r w:rsidR="00ED001F">
        <w:t>P</w:t>
      </w:r>
      <w:r w:rsidRPr="00AC435F">
        <w:t>lant performance against contractual performance guarantees. This document sets out the procedures and requirements for conducting the Performance Tests, including the process for determining Test Results and criteria for successful completion.</w:t>
      </w:r>
    </w:p>
    <w:p w14:paraId="3A96FF70" w14:textId="51BB1E48" w:rsidR="00AC435F" w:rsidRPr="00AC435F" w:rsidRDefault="00AC435F" w:rsidP="00AC435F">
      <w:r w:rsidRPr="00AC435F">
        <w:t xml:space="preserve">This methodology shall be agreed by the Parties prior to the Performance Tests commencement and followed by the parties during the conduct of the Performance Tests. Any modification to these procedures shall require the </w:t>
      </w:r>
      <w:r w:rsidR="00C010E5">
        <w:t>Employer</w:t>
      </w:r>
      <w:r w:rsidRPr="00AC435F">
        <w:t>’s prior approval.</w:t>
      </w:r>
      <w:r w:rsidRPr="007A202A">
        <w:t xml:space="preserve"> </w:t>
      </w:r>
    </w:p>
    <w:p w14:paraId="4DD250D7" w14:textId="1AE4CDA0" w:rsidR="00AC435F" w:rsidRPr="00AC435F" w:rsidRDefault="00965CD2" w:rsidP="007A202A">
      <w:pPr>
        <w:pStyle w:val="Heading3"/>
      </w:pPr>
      <w:bookmarkStart w:id="14956" w:name="_Toc499772438"/>
      <w:bookmarkStart w:id="14957" w:name="_Toc500363249"/>
      <w:bookmarkStart w:id="14958" w:name="_Toc534728462"/>
      <w:bookmarkStart w:id="14959" w:name="_Toc134539950"/>
      <w:bookmarkStart w:id="14960" w:name="_Toc140693352"/>
      <w:bookmarkStart w:id="14961" w:name="_Toc142387696"/>
      <w:bookmarkStart w:id="14962" w:name="_Toc153785856"/>
      <w:bookmarkStart w:id="14963" w:name="_Toc153788716"/>
      <w:bookmarkStart w:id="14964" w:name="_Toc154762657"/>
      <w:bookmarkStart w:id="14965" w:name="_Toc157610089"/>
      <w:bookmarkStart w:id="14966" w:name="_Toc195518865"/>
      <w:bookmarkStart w:id="14967" w:name="_Toc195599829"/>
      <w:bookmarkStart w:id="14968" w:name="_Toc223962215"/>
      <w:r w:rsidRPr="00AC435F">
        <w:t xml:space="preserve">Tests </w:t>
      </w:r>
      <w:r w:rsidR="00562987">
        <w:t>a</w:t>
      </w:r>
      <w:r w:rsidR="00D95CD9">
        <w:t>nd</w:t>
      </w:r>
      <w:r w:rsidRPr="00AC435F">
        <w:t xml:space="preserve"> Acceptance</w:t>
      </w:r>
      <w:bookmarkEnd w:id="14956"/>
      <w:bookmarkEnd w:id="14957"/>
      <w:bookmarkEnd w:id="14958"/>
      <w:bookmarkEnd w:id="14959"/>
      <w:bookmarkEnd w:id="14960"/>
      <w:bookmarkEnd w:id="14961"/>
      <w:bookmarkEnd w:id="14962"/>
      <w:bookmarkEnd w:id="14963"/>
      <w:bookmarkEnd w:id="14964"/>
      <w:bookmarkEnd w:id="14965"/>
      <w:bookmarkEnd w:id="14966"/>
      <w:bookmarkEnd w:id="14967"/>
      <w:bookmarkEnd w:id="14968"/>
    </w:p>
    <w:p w14:paraId="18742A30" w14:textId="0C41D95E" w:rsidR="00AC435F" w:rsidRPr="00AC435F" w:rsidRDefault="00965CD2" w:rsidP="00AC435F">
      <w:pPr>
        <w:pStyle w:val="BodyHeading"/>
      </w:pPr>
      <w:bookmarkStart w:id="14969" w:name="_Toc499772439"/>
      <w:bookmarkStart w:id="14970" w:name="_Toc500363250"/>
      <w:r w:rsidRPr="00AC435F">
        <w:t xml:space="preserve">Notification </w:t>
      </w:r>
      <w:r w:rsidR="00562987">
        <w:t>of the</w:t>
      </w:r>
      <w:r w:rsidRPr="00AC435F">
        <w:t xml:space="preserve"> Tests Commencement Date</w:t>
      </w:r>
      <w:bookmarkEnd w:id="14969"/>
      <w:bookmarkEnd w:id="14970"/>
      <w:r w:rsidRPr="00AC435F">
        <w:t xml:space="preserve"> </w:t>
      </w:r>
    </w:p>
    <w:p w14:paraId="3B83445C" w14:textId="71E25969" w:rsidR="00AC435F" w:rsidRPr="00AC435F" w:rsidRDefault="00AC435F" w:rsidP="00AC435F">
      <w:r w:rsidRPr="00AC435F">
        <w:t xml:space="preserve">Not later than ten (10) Business Days prior to commencing any of the Performance Tests, the Contractor shall notify the </w:t>
      </w:r>
      <w:r w:rsidR="00C010E5">
        <w:t>Employer</w:t>
      </w:r>
      <w:r w:rsidRPr="00AC435F">
        <w:t xml:space="preserve"> in writing of the specific date and time for commencement. </w:t>
      </w:r>
    </w:p>
    <w:p w14:paraId="35E25DDB" w14:textId="6E2E748D" w:rsidR="00AC435F" w:rsidRPr="00AC435F" w:rsidRDefault="00AC435F" w:rsidP="00AC435F">
      <w:r w:rsidRPr="00AC435F">
        <w:t xml:space="preserve">If the Contractor fails to provide any of the required notices within the agreed time, commencement of the corresponding test shall be deferred until the required notice periods are met or the </w:t>
      </w:r>
      <w:r w:rsidR="00C010E5">
        <w:t>Employer</w:t>
      </w:r>
      <w:r w:rsidRPr="00AC435F">
        <w:t xml:space="preserve">, in its sole discretion, approves commencement of the subject test. </w:t>
      </w:r>
    </w:p>
    <w:p w14:paraId="48376BA1" w14:textId="5CB7EFB2" w:rsidR="00AC435F" w:rsidRPr="00AC435F" w:rsidRDefault="005C3F17" w:rsidP="00AC435F">
      <w:pPr>
        <w:pStyle w:val="BodyHeading"/>
      </w:pPr>
      <w:bookmarkStart w:id="14971" w:name="_Toc499772440"/>
      <w:bookmarkStart w:id="14972" w:name="_Toc500363251"/>
      <w:r w:rsidRPr="00AC435F">
        <w:t xml:space="preserve">Conduct </w:t>
      </w:r>
      <w:r>
        <w:t xml:space="preserve">of the </w:t>
      </w:r>
      <w:r w:rsidRPr="00AC435F">
        <w:t>Tests</w:t>
      </w:r>
      <w:bookmarkEnd w:id="14971"/>
      <w:bookmarkEnd w:id="14972"/>
    </w:p>
    <w:p w14:paraId="1128EDDC" w14:textId="32094254" w:rsidR="00AC435F" w:rsidRPr="00AC435F" w:rsidRDefault="00AC435F" w:rsidP="00AC435F">
      <w:r w:rsidRPr="00AC435F">
        <w:t xml:space="preserve">The following procedures shall be followed by all parties during the conduct of the tests. Any modification of these procedures shall require the </w:t>
      </w:r>
      <w:r w:rsidR="00C010E5">
        <w:t>Employer</w:t>
      </w:r>
      <w:r w:rsidRPr="00AC435F">
        <w:t xml:space="preserve">'s prior written approval. </w:t>
      </w:r>
    </w:p>
    <w:p w14:paraId="6A39D9C0" w14:textId="26AE4BC5" w:rsidR="00AC435F" w:rsidRPr="00AC435F" w:rsidRDefault="00AC435F" w:rsidP="00AC435F">
      <w:r w:rsidRPr="00AC435F">
        <w:t xml:space="preserve">The </w:t>
      </w:r>
      <w:r w:rsidR="00C010E5">
        <w:t>Employer</w:t>
      </w:r>
      <w:r w:rsidRPr="00AC435F">
        <w:t xml:space="preserve"> and the Contractor shall each appoint a test representative, who will be responsible for representing their respective companies during the conduct of the tests. </w:t>
      </w:r>
    </w:p>
    <w:p w14:paraId="486389DE" w14:textId="461CFD38" w:rsidR="00AC435F" w:rsidRPr="00AC435F" w:rsidRDefault="00AC435F" w:rsidP="00AC435F">
      <w:r w:rsidRPr="00AC435F">
        <w:t xml:space="preserve">During the conduct of the Performance Tests, all incidents shall be recorded in the test log book. </w:t>
      </w:r>
    </w:p>
    <w:p w14:paraId="2DACF1CD" w14:textId="5509ADAA" w:rsidR="00AC435F" w:rsidRPr="007A202A" w:rsidRDefault="005C3F17" w:rsidP="00AC435F">
      <w:pPr>
        <w:pStyle w:val="BodyHeading"/>
      </w:pPr>
      <w:bookmarkStart w:id="14973" w:name="_Toc499772441"/>
      <w:bookmarkStart w:id="14974" w:name="_Toc500363252"/>
      <w:r>
        <w:lastRenderedPageBreak/>
        <w:t>Plant</w:t>
      </w:r>
      <w:r w:rsidRPr="00AC435F">
        <w:t xml:space="preserve"> Operation During </w:t>
      </w:r>
      <w:r w:rsidR="00562987">
        <w:t>the</w:t>
      </w:r>
      <w:r w:rsidRPr="00AC435F">
        <w:t xml:space="preserve"> Tests</w:t>
      </w:r>
      <w:bookmarkEnd w:id="14973"/>
      <w:bookmarkEnd w:id="14974"/>
      <w:r w:rsidRPr="00AC435F">
        <w:t xml:space="preserve"> </w:t>
      </w:r>
    </w:p>
    <w:p w14:paraId="5EC50B61" w14:textId="01DA7354" w:rsidR="00AC435F" w:rsidRPr="00AC435F" w:rsidRDefault="00AC435F" w:rsidP="00AC435F">
      <w:r w:rsidRPr="00AC435F">
        <w:t xml:space="preserve">During the conduct of the Performance Tests, the Contractor shall be responsible for the operation of the Plant in compliance with the O&amp;M Contract including, but not limited to, maintenance and sensors and equipment calibrations, cleaning of sensors, cleaning of the </w:t>
      </w:r>
      <w:r w:rsidR="00910D62">
        <w:t>Module</w:t>
      </w:r>
      <w:r w:rsidRPr="00AC435F">
        <w:t xml:space="preserve">s, detection and resolution of PV plant issues, including monitoring data quality. </w:t>
      </w:r>
    </w:p>
    <w:p w14:paraId="48527423" w14:textId="1ADA98A4" w:rsidR="00AC435F" w:rsidRPr="007A202A" w:rsidRDefault="005C3F17" w:rsidP="00AC435F">
      <w:pPr>
        <w:pStyle w:val="BodyHeading"/>
      </w:pPr>
      <w:bookmarkStart w:id="14975" w:name="_Toc499772442"/>
      <w:bookmarkStart w:id="14976" w:name="_Toc500363253"/>
      <w:r w:rsidRPr="00AC435F">
        <w:t xml:space="preserve">Data </w:t>
      </w:r>
      <w:r>
        <w:t>to b</w:t>
      </w:r>
      <w:r w:rsidRPr="00AC435F">
        <w:t xml:space="preserve">e Provided </w:t>
      </w:r>
      <w:r>
        <w:t>b</w:t>
      </w:r>
      <w:r w:rsidRPr="00AC435F">
        <w:t>y Contractor</w:t>
      </w:r>
      <w:bookmarkEnd w:id="14975"/>
      <w:bookmarkEnd w:id="14976"/>
    </w:p>
    <w:p w14:paraId="1E3E2BC6" w14:textId="3D0E0D2A" w:rsidR="00AC435F" w:rsidRPr="00AC435F" w:rsidRDefault="00AC435F" w:rsidP="00AC435F">
      <w:r w:rsidRPr="00AC435F">
        <w:t>The Contractor shall provide the Test Data and Test Result for all Performance Tests in the auditable electronic format agreed by parties.</w:t>
      </w:r>
    </w:p>
    <w:p w14:paraId="5222023A" w14:textId="24BF29FF" w:rsidR="00AC435F" w:rsidRPr="007A202A" w:rsidRDefault="005C3F17" w:rsidP="00AC435F">
      <w:pPr>
        <w:pStyle w:val="BodyHeading"/>
      </w:pPr>
      <w:bookmarkStart w:id="14977" w:name="_Toc499772443"/>
      <w:bookmarkStart w:id="14978" w:name="_Toc500363254"/>
      <w:r w:rsidRPr="00AC435F">
        <w:t xml:space="preserve">Certification </w:t>
      </w:r>
      <w:r>
        <w:t>b</w:t>
      </w:r>
      <w:r w:rsidRPr="00AC435F">
        <w:t xml:space="preserve">y Contractor </w:t>
      </w:r>
      <w:r>
        <w:t>o</w:t>
      </w:r>
      <w:r w:rsidRPr="00AC435F">
        <w:t>f Test Results</w:t>
      </w:r>
      <w:bookmarkEnd w:id="14977"/>
      <w:bookmarkEnd w:id="14978"/>
    </w:p>
    <w:p w14:paraId="7DBC46DB" w14:textId="24D111F1" w:rsidR="00AC435F" w:rsidRPr="00AC435F" w:rsidRDefault="00AC435F" w:rsidP="00AC435F">
      <w:r w:rsidRPr="00AC435F">
        <w:t xml:space="preserve">The Contractor shall certify in writing to the </w:t>
      </w:r>
      <w:r w:rsidR="00C010E5">
        <w:t>Employer</w:t>
      </w:r>
      <w:r w:rsidRPr="00AC435F">
        <w:t xml:space="preserve"> that the Test Results and supporting Test Data provided by the Contractor are complete, current and accurate.</w:t>
      </w:r>
    </w:p>
    <w:p w14:paraId="3AF72CF4" w14:textId="1F156CC9" w:rsidR="00AC435F" w:rsidRPr="007A202A" w:rsidRDefault="005C3F17" w:rsidP="00AC435F">
      <w:pPr>
        <w:pStyle w:val="BodyHeading"/>
      </w:pPr>
      <w:bookmarkStart w:id="14979" w:name="_Toc499772444"/>
      <w:bookmarkStart w:id="14980" w:name="_Toc500363255"/>
      <w:r w:rsidRPr="00AC435F">
        <w:t xml:space="preserve">Acceptance </w:t>
      </w:r>
      <w:r>
        <w:t>o</w:t>
      </w:r>
      <w:r w:rsidRPr="00AC435F">
        <w:t xml:space="preserve">r Rejection </w:t>
      </w:r>
      <w:r>
        <w:t>b</w:t>
      </w:r>
      <w:r w:rsidRPr="00AC435F">
        <w:t xml:space="preserve">y Principal </w:t>
      </w:r>
      <w:r>
        <w:t>o</w:t>
      </w:r>
      <w:r w:rsidRPr="00AC435F">
        <w:t>f Test Results</w:t>
      </w:r>
      <w:bookmarkEnd w:id="14979"/>
      <w:bookmarkEnd w:id="14980"/>
    </w:p>
    <w:p w14:paraId="37846DF9" w14:textId="302EEE6B" w:rsidR="00AC435F" w:rsidRPr="00AC435F" w:rsidRDefault="00AC435F" w:rsidP="00AC435F">
      <w:r w:rsidRPr="00AC435F">
        <w:t xml:space="preserve">Within fifteen (15) Business Days following receipt of all required Test Results, supporting Test Data and Contractor's certification of the Test Results, the </w:t>
      </w:r>
      <w:r w:rsidR="00C010E5">
        <w:t>Employer</w:t>
      </w:r>
      <w:r w:rsidRPr="00AC435F">
        <w:t xml:space="preserve"> shall notify the Contractor in writing that the Test Results submitted by the Contractor are either accepted, rejected or incomplete. If the Test Results are rejected, the </w:t>
      </w:r>
      <w:r w:rsidR="00C010E5">
        <w:t>Employer</w:t>
      </w:r>
      <w:r w:rsidRPr="00AC435F">
        <w:t xml:space="preserve"> shall provide the basis for rejection. If the Test Results are incomplete, the </w:t>
      </w:r>
      <w:r w:rsidR="00C010E5">
        <w:t>Employer</w:t>
      </w:r>
      <w:r w:rsidRPr="00AC435F">
        <w:t xml:space="preserve"> shall identify the missing information. Within ten (10) Business Days following full submission of the missing information by the Contractor, the </w:t>
      </w:r>
      <w:r w:rsidR="00C010E5">
        <w:t>Employer</w:t>
      </w:r>
      <w:r w:rsidRPr="00AC435F">
        <w:t xml:space="preserve"> shall notify the Contractor in writing whether the Test Results are accepted or rejected. </w:t>
      </w:r>
    </w:p>
    <w:p w14:paraId="6E7BC16C" w14:textId="735AFE15" w:rsidR="00AC435F" w:rsidRPr="007A202A" w:rsidRDefault="005C3F17" w:rsidP="00AC435F">
      <w:pPr>
        <w:pStyle w:val="BodyHeading"/>
      </w:pPr>
      <w:bookmarkStart w:id="14981" w:name="_Toc499772445"/>
      <w:bookmarkStart w:id="14982" w:name="_Toc500363256"/>
      <w:r w:rsidRPr="00AC435F">
        <w:t>Repeat Of Performance Tests</w:t>
      </w:r>
      <w:bookmarkEnd w:id="14981"/>
      <w:bookmarkEnd w:id="14982"/>
    </w:p>
    <w:p w14:paraId="1CB82F84" w14:textId="46BBFE16" w:rsidR="00AC435F" w:rsidRPr="00AC435F" w:rsidRDefault="00AC435F" w:rsidP="00AC435F">
      <w:r w:rsidRPr="00AC435F">
        <w:t xml:space="preserve">If the </w:t>
      </w:r>
      <w:r w:rsidR="00C010E5">
        <w:t>Employer</w:t>
      </w:r>
      <w:r w:rsidRPr="00AC435F">
        <w:t xml:space="preserve"> rejects </w:t>
      </w:r>
      <w:r w:rsidR="00907F74" w:rsidRPr="00AC435F">
        <w:t xml:space="preserve">Test Results </w:t>
      </w:r>
      <w:r w:rsidR="00907F74">
        <w:t xml:space="preserve">for the Initial Performance Test </w:t>
      </w:r>
      <w:r w:rsidRPr="00AC435F">
        <w:t>submitted by the Contractor, the Contractor shall undertake again the applicable test in accordance with these Testing Schedules and all applicable Contract requirements.</w:t>
      </w:r>
    </w:p>
    <w:p w14:paraId="6103A85A" w14:textId="67E7858E" w:rsidR="00AC435F" w:rsidRPr="007A202A" w:rsidRDefault="005C3F17" w:rsidP="00AC435F">
      <w:pPr>
        <w:pStyle w:val="BodyHeading"/>
      </w:pPr>
      <w:bookmarkStart w:id="14983" w:name="_Toc499772446"/>
      <w:bookmarkStart w:id="14984" w:name="_Toc500363257"/>
      <w:r w:rsidRPr="00AC435F">
        <w:t>Dispute Resolution</w:t>
      </w:r>
      <w:bookmarkEnd w:id="14983"/>
      <w:bookmarkEnd w:id="14984"/>
      <w:r w:rsidRPr="00AC435F">
        <w:t xml:space="preserve"> </w:t>
      </w:r>
    </w:p>
    <w:p w14:paraId="1703B56A" w14:textId="701D92E1" w:rsidR="00AC435F" w:rsidRPr="00AC435F" w:rsidRDefault="00AC435F" w:rsidP="00F07E34">
      <w:r w:rsidRPr="00AC435F">
        <w:t xml:space="preserve">If the Contractor disputes the </w:t>
      </w:r>
      <w:r w:rsidR="00C010E5">
        <w:t>Employer</w:t>
      </w:r>
      <w:r w:rsidRPr="00AC435F">
        <w:t xml:space="preserve">'s rejection of any Test Results or if the Parties disagree on any of </w:t>
      </w:r>
      <w:r w:rsidRPr="00F07E34">
        <w:t>the Test Results</w:t>
      </w:r>
      <w:r w:rsidR="00F07E34" w:rsidRPr="00F07E34">
        <w:t xml:space="preserve"> </w:t>
      </w:r>
      <w:r w:rsidRPr="00AC435F">
        <w:t xml:space="preserve">the Parties shall follow the disputes resolution procedures set forth in the Contract. </w:t>
      </w:r>
    </w:p>
    <w:p w14:paraId="045359E9" w14:textId="631085CA" w:rsidR="00AC435F" w:rsidRPr="007A202A" w:rsidRDefault="005C3F17" w:rsidP="00AC435F">
      <w:pPr>
        <w:pStyle w:val="BodyHeading"/>
      </w:pPr>
      <w:bookmarkStart w:id="14985" w:name="_Toc499772447"/>
      <w:bookmarkStart w:id="14986" w:name="_Toc500363258"/>
      <w:r w:rsidRPr="00AC435F">
        <w:t>Safety During Testing</w:t>
      </w:r>
      <w:bookmarkEnd w:id="14985"/>
      <w:bookmarkEnd w:id="14986"/>
    </w:p>
    <w:p w14:paraId="0CACEE2E" w14:textId="2AACCBDE" w:rsidR="00AC435F" w:rsidRPr="00AC435F" w:rsidRDefault="00AC435F" w:rsidP="00AC435F">
      <w:r w:rsidRPr="00AC435F">
        <w:t xml:space="preserve">The Contractor shall be responsible for safely conducting all Tests. The Contractor shall provide a safety briefing for all personnel on the Site who will be involved in or witnessing any Tests, and shall ensure that such personnel comply with all applicable safety procedures at all times during the performance of the Tests. </w:t>
      </w:r>
    </w:p>
    <w:p w14:paraId="613A0678" w14:textId="0FF8E8FB" w:rsidR="00AC435F" w:rsidRPr="00AC435F" w:rsidRDefault="005C3F17" w:rsidP="007A202A">
      <w:pPr>
        <w:pStyle w:val="Heading3"/>
      </w:pPr>
      <w:bookmarkStart w:id="14987" w:name="_Toc499772448"/>
      <w:bookmarkStart w:id="14988" w:name="_Toc500363259"/>
      <w:bookmarkStart w:id="14989" w:name="_Toc534728463"/>
      <w:bookmarkStart w:id="14990" w:name="_Toc134539951"/>
      <w:bookmarkStart w:id="14991" w:name="_Toc140693353"/>
      <w:bookmarkStart w:id="14992" w:name="_Toc142387697"/>
      <w:bookmarkStart w:id="14993" w:name="_Toc153785857"/>
      <w:bookmarkStart w:id="14994" w:name="_Toc153788717"/>
      <w:bookmarkStart w:id="14995" w:name="_Toc154762658"/>
      <w:bookmarkStart w:id="14996" w:name="_Toc157610090"/>
      <w:bookmarkStart w:id="14997" w:name="_Toc195518866"/>
      <w:bookmarkStart w:id="14998" w:name="_Toc195599830"/>
      <w:bookmarkStart w:id="14999" w:name="_Toc223962216"/>
      <w:r w:rsidRPr="00AC435F">
        <w:t>Measurement Requirements</w:t>
      </w:r>
      <w:bookmarkEnd w:id="14987"/>
      <w:bookmarkEnd w:id="14988"/>
      <w:bookmarkEnd w:id="14989"/>
      <w:bookmarkEnd w:id="14990"/>
      <w:bookmarkEnd w:id="14991"/>
      <w:bookmarkEnd w:id="14992"/>
      <w:bookmarkEnd w:id="14993"/>
      <w:bookmarkEnd w:id="14994"/>
      <w:bookmarkEnd w:id="14995"/>
      <w:bookmarkEnd w:id="14996"/>
      <w:bookmarkEnd w:id="14997"/>
      <w:bookmarkEnd w:id="14998"/>
      <w:bookmarkEnd w:id="14999"/>
    </w:p>
    <w:p w14:paraId="0A17066F" w14:textId="7894AD94" w:rsidR="00AC435F" w:rsidRPr="007A202A" w:rsidRDefault="005C3F17" w:rsidP="00AC435F">
      <w:pPr>
        <w:pStyle w:val="BodyHeading"/>
      </w:pPr>
      <w:bookmarkStart w:id="15000" w:name="_Toc499772449"/>
      <w:bookmarkStart w:id="15001" w:name="_Toc500363260"/>
      <w:r w:rsidRPr="00AC435F">
        <w:t>Documentation</w:t>
      </w:r>
      <w:bookmarkEnd w:id="15000"/>
      <w:bookmarkEnd w:id="15001"/>
    </w:p>
    <w:p w14:paraId="305E85D3" w14:textId="1D559013" w:rsidR="00AC435F" w:rsidRPr="00AC435F" w:rsidRDefault="001145E7" w:rsidP="00AC435F">
      <w:r>
        <w:t xml:space="preserve">The </w:t>
      </w:r>
      <w:r w:rsidR="00907F74">
        <w:t>m</w:t>
      </w:r>
      <w:r w:rsidR="00AC435F" w:rsidRPr="00AC435F">
        <w:t xml:space="preserve">onitoring system documentation (equipment and functional specifications, user guides, calibration certificates and maintenance track records) shall be provided to the </w:t>
      </w:r>
      <w:r w:rsidR="00C010E5">
        <w:t>Employer</w:t>
      </w:r>
      <w:r w:rsidR="00AC435F" w:rsidRPr="00AC435F">
        <w:t xml:space="preserve"> for review prior to the commencement of the Tests. </w:t>
      </w:r>
    </w:p>
    <w:p w14:paraId="3540BDA7" w14:textId="66685479" w:rsidR="00AC435F" w:rsidRPr="007A202A" w:rsidRDefault="005C3F17" w:rsidP="00AC435F">
      <w:pPr>
        <w:pStyle w:val="BodyHeading"/>
      </w:pPr>
      <w:bookmarkStart w:id="15002" w:name="_Toc499772450"/>
      <w:bookmarkStart w:id="15003" w:name="_Toc500363261"/>
      <w:r w:rsidRPr="00AC435F">
        <w:lastRenderedPageBreak/>
        <w:t>Sampling And Recording Intervals</w:t>
      </w:r>
      <w:bookmarkEnd w:id="15002"/>
      <w:bookmarkEnd w:id="15003"/>
    </w:p>
    <w:p w14:paraId="0FB88CE2" w14:textId="38597562" w:rsidR="00AC435F" w:rsidRPr="00AC435F" w:rsidRDefault="00AC435F" w:rsidP="00AC435F">
      <w:r w:rsidRPr="00AC435F">
        <w:t>For all measured parameters required for the Performance Tests, the monitoring system shall comply with the following data acquisition requirements:</w:t>
      </w:r>
    </w:p>
    <w:p w14:paraId="43876E94" w14:textId="6A56A338" w:rsidR="00907F74" w:rsidRPr="00AC435F" w:rsidRDefault="00907F74" w:rsidP="00907F74">
      <w:pPr>
        <w:pStyle w:val="Bullet10"/>
      </w:pPr>
      <w:r>
        <w:t>Maximum sampling interval: 3 seconds</w:t>
      </w:r>
      <w:r w:rsidR="00F702DB">
        <w:t>;</w:t>
      </w:r>
    </w:p>
    <w:p w14:paraId="3DAA08EB" w14:textId="702BA337" w:rsidR="00907F74" w:rsidRPr="00AC435F" w:rsidRDefault="00907F74" w:rsidP="00907F74">
      <w:pPr>
        <w:pStyle w:val="Bullet10"/>
      </w:pPr>
      <w:r>
        <w:t>Maximum recording interval: 1 minute</w:t>
      </w:r>
      <w:r w:rsidR="00F702DB">
        <w:t>; and</w:t>
      </w:r>
    </w:p>
    <w:p w14:paraId="52C59443" w14:textId="500C692B" w:rsidR="00AC435F" w:rsidRPr="00AC435F" w:rsidRDefault="00AC435F" w:rsidP="007A202A">
      <w:pPr>
        <w:pStyle w:val="Bullet10"/>
      </w:pPr>
      <w:r>
        <w:t>Test Data Point Interval: 15 minutes</w:t>
      </w:r>
      <w:r w:rsidR="00F702DB">
        <w:t>.</w:t>
      </w:r>
    </w:p>
    <w:p w14:paraId="00D5BB84" w14:textId="0D1A90CB" w:rsidR="00AC435F" w:rsidRPr="00AC435F" w:rsidRDefault="00AC435F" w:rsidP="00AC435F">
      <w:r w:rsidRPr="00AC435F">
        <w:t>For the purpose of the Performance Tests, the Test Data Point Interval shall be 15 minutes. For each Test Data Point Interval, a</w:t>
      </w:r>
      <w:bookmarkStart w:id="15004" w:name="smart_bold1"/>
      <w:r w:rsidRPr="007A202A">
        <w:t xml:space="preserve"> </w:t>
      </w:r>
      <w:bookmarkEnd w:id="15004"/>
      <w:r w:rsidRPr="00AC435F">
        <w:t>15-min data point</w:t>
      </w:r>
      <w:bookmarkStart w:id="15005" w:name="smart_bold2"/>
      <w:r w:rsidRPr="007A202A">
        <w:t xml:space="preserve"> </w:t>
      </w:r>
      <w:bookmarkEnd w:id="15005"/>
      <w:r w:rsidRPr="00AC435F">
        <w:t xml:space="preserve">shall be calculated as the mean value of all 1-minute records corresponding to the Test Data Point Interval. </w:t>
      </w:r>
    </w:p>
    <w:tbl>
      <w:tblPr>
        <w:tblW w:w="9157" w:type="dxa"/>
        <w:tblLayout w:type="fixed"/>
        <w:tblCellMar>
          <w:left w:w="0" w:type="dxa"/>
          <w:right w:w="0" w:type="dxa"/>
        </w:tblCellMar>
        <w:tblLook w:val="04A0" w:firstRow="1" w:lastRow="0" w:firstColumn="1" w:lastColumn="0" w:noHBand="0" w:noVBand="1"/>
      </w:tblPr>
      <w:tblGrid>
        <w:gridCol w:w="9157"/>
      </w:tblGrid>
      <w:tr w:rsidR="00AC435F" w:rsidRPr="00362C15" w14:paraId="3E0846C9" w14:textId="77777777" w:rsidTr="620983C8">
        <w:trPr>
          <w:cantSplit/>
          <w:trHeight w:val="660"/>
        </w:trPr>
        <w:tc>
          <w:tcPr>
            <w:tcW w:w="5000" w:type="pct"/>
            <w:tcBorders>
              <w:top w:val="nil"/>
              <w:left w:val="nil"/>
              <w:bottom w:val="single" w:sz="4" w:space="0" w:color="auto"/>
              <w:right w:val="nil"/>
            </w:tcBorders>
            <w:noWrap/>
            <w:tcMar>
              <w:right w:w="57" w:type="dxa"/>
            </w:tcMar>
          </w:tcPr>
          <w:p w14:paraId="22875D05" w14:textId="02D35AE7" w:rsidR="00AC435F" w:rsidRPr="007A202A" w:rsidRDefault="00AC435F" w:rsidP="007A202A">
            <w:pPr>
              <w:pStyle w:val="Caption"/>
              <w:rPr>
                <w:b w:val="0"/>
              </w:rPr>
            </w:pPr>
            <w:r w:rsidRPr="00774FD4">
              <w:t xml:space="preserve">Figure </w:t>
            </w:r>
            <w:r w:rsidRPr="00D51365">
              <w:fldChar w:fldCharType="begin"/>
            </w:r>
            <w:r w:rsidRPr="00AC435F">
              <w:instrText xml:space="preserve"> SEQ Figure \* ARABIC  </w:instrText>
            </w:r>
            <w:r w:rsidRPr="00D51365">
              <w:fldChar w:fldCharType="separate"/>
            </w:r>
            <w:r w:rsidR="006D2374">
              <w:rPr>
                <w:noProof/>
              </w:rPr>
              <w:t>1</w:t>
            </w:r>
            <w:r w:rsidRPr="00D51365">
              <w:fldChar w:fldCharType="end"/>
            </w:r>
            <w:r w:rsidRPr="00D51365">
              <w:t>:</w:t>
            </w:r>
            <w:r w:rsidRPr="00AC435F">
              <w:t xml:space="preserve"> </w:t>
            </w:r>
            <w:r w:rsidRPr="00774FD4">
              <w:t xml:space="preserve">Sampling, recording and </w:t>
            </w:r>
            <w:r w:rsidRPr="00D51365">
              <w:t>Test Data Point intervals</w:t>
            </w:r>
            <w:r w:rsidRPr="00774FD4">
              <w:t xml:space="preserve"> </w:t>
            </w:r>
          </w:p>
        </w:tc>
      </w:tr>
      <w:tr w:rsidR="00AC435F" w:rsidRPr="00362C15" w14:paraId="61FF6790" w14:textId="77777777" w:rsidTr="620983C8">
        <w:trPr>
          <w:cantSplit/>
          <w:trHeight w:hRule="exact" w:val="4279"/>
        </w:trPr>
        <w:tc>
          <w:tcPr>
            <w:tcW w:w="5000" w:type="pct"/>
            <w:tcBorders>
              <w:top w:val="single" w:sz="4" w:space="0" w:color="auto"/>
              <w:left w:val="single" w:sz="4" w:space="0" w:color="auto"/>
              <w:bottom w:val="single" w:sz="4" w:space="0" w:color="auto"/>
              <w:right w:val="single" w:sz="4" w:space="0" w:color="auto"/>
            </w:tcBorders>
            <w:noWrap/>
            <w:tcMar>
              <w:right w:w="57" w:type="dxa"/>
            </w:tcMar>
          </w:tcPr>
          <w:p w14:paraId="5E905450" w14:textId="77777777" w:rsidR="00AC435F" w:rsidRPr="00AC435F" w:rsidRDefault="00AC435F" w:rsidP="007A202A">
            <w:pPr>
              <w:pStyle w:val="GraphicLeft"/>
            </w:pPr>
            <w:r>
              <w:rPr>
                <w:noProof/>
                <w:lang w:eastAsia="en-GB"/>
              </w:rPr>
              <w:drawing>
                <wp:inline distT="0" distB="0" distL="0" distR="0" wp14:anchorId="18142601" wp14:editId="33CB675E">
                  <wp:extent cx="5724802" cy="2642925"/>
                  <wp:effectExtent l="0" t="0" r="9525" b="5080"/>
                  <wp:docPr id="1184797609" name="Picture 1184797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724802" cy="2642925"/>
                          </a:xfrm>
                          <a:prstGeom prst="rect">
                            <a:avLst/>
                          </a:prstGeom>
                        </pic:spPr>
                      </pic:pic>
                    </a:graphicData>
                  </a:graphic>
                </wp:inline>
              </w:drawing>
            </w:r>
          </w:p>
        </w:tc>
      </w:tr>
    </w:tbl>
    <w:p w14:paraId="1E34EBBC" w14:textId="56024E5F" w:rsidR="00AC435F" w:rsidRPr="007A202A" w:rsidRDefault="005C3F17" w:rsidP="00AC435F">
      <w:pPr>
        <w:pStyle w:val="BodyHeading"/>
      </w:pPr>
      <w:r>
        <w:t>Timestamps</w:t>
      </w:r>
    </w:p>
    <w:p w14:paraId="6F445EC4" w14:textId="5EEB2451" w:rsidR="00AC435F" w:rsidRPr="00AC435F" w:rsidRDefault="00AC435F" w:rsidP="00AC435F">
      <w:r w:rsidRPr="00AC435F">
        <w:t>Each 15-min Test Data Point Interval shall include a timestamp with the date (day, month, year) and time (hour, minute) corresponding to the beginning of the 15-min data point interval.</w:t>
      </w:r>
    </w:p>
    <w:p w14:paraId="2CF46C62" w14:textId="2601330E" w:rsidR="00AC435F" w:rsidRPr="00AC435F" w:rsidRDefault="00AC435F" w:rsidP="00AC435F">
      <w:r w:rsidRPr="00AC435F">
        <w:t>The time should refer either to local standard time (not daylight savings time) or universal time (UTC), to avoid winter</w:t>
      </w:r>
      <w:r w:rsidR="00C67267">
        <w:t xml:space="preserve"> </w:t>
      </w:r>
      <w:r w:rsidRPr="00AC435F">
        <w:t>/</w:t>
      </w:r>
      <w:r w:rsidR="00C67267">
        <w:t xml:space="preserve"> </w:t>
      </w:r>
      <w:r w:rsidR="00C67267" w:rsidRPr="00AC435F">
        <w:t>summertime</w:t>
      </w:r>
      <w:r w:rsidRPr="00AC435F">
        <w:t xml:space="preserve"> changes.</w:t>
      </w:r>
    </w:p>
    <w:p w14:paraId="37EEA3B9" w14:textId="2639A060" w:rsidR="00AC435F" w:rsidRPr="00AC435F" w:rsidRDefault="00AC435F" w:rsidP="00AC435F">
      <w:r w:rsidRPr="00AC435F">
        <w:t>Midnight shall be treated as the start of a new day (first 15-min data point of the day) and expressed as 00:00. The last 15-min data point of each day shall be at timestamp 23:45.</w:t>
      </w:r>
    </w:p>
    <w:p w14:paraId="590BCBEB" w14:textId="480CD869" w:rsidR="00AC435F" w:rsidRPr="00AC435F" w:rsidRDefault="00AC435F" w:rsidP="00AC435F">
      <w:r w:rsidRPr="00AC435F">
        <w:t xml:space="preserve">When multiple data acquisition units are involved that each independently applies timestamps, the clocks of the units shall be synchronized, preferably by an automated mechanism such as global positioning system (GPS) or network time protocol (NTP). </w:t>
      </w:r>
    </w:p>
    <w:p w14:paraId="705D80F2" w14:textId="6768B7EB" w:rsidR="00AC435F" w:rsidRPr="007F15EA" w:rsidRDefault="005C3F17" w:rsidP="007A202A">
      <w:pPr>
        <w:pStyle w:val="Heading1"/>
      </w:pPr>
      <w:bookmarkStart w:id="15006" w:name="_Toc152576061"/>
      <w:bookmarkStart w:id="15007" w:name="_Toc152923017"/>
      <w:bookmarkStart w:id="15008" w:name="_Toc152765405"/>
      <w:bookmarkStart w:id="15009" w:name="_Toc152935448"/>
      <w:bookmarkStart w:id="15010" w:name="_Toc153785859"/>
      <w:bookmarkStart w:id="15011" w:name="_Toc153286451"/>
      <w:bookmarkStart w:id="15012" w:name="_Toc153547168"/>
      <w:bookmarkStart w:id="15013" w:name="_Toc153788719"/>
      <w:bookmarkStart w:id="15014" w:name="_Toc153803665"/>
      <w:bookmarkStart w:id="15015" w:name="_Toc153871408"/>
      <w:bookmarkStart w:id="15016" w:name="_Toc153877562"/>
      <w:bookmarkStart w:id="15017" w:name="_Toc153878878"/>
      <w:bookmarkStart w:id="15018" w:name="_Toc153880044"/>
      <w:bookmarkStart w:id="15019" w:name="_Toc153885247"/>
      <w:bookmarkStart w:id="15020" w:name="_Toc153886563"/>
      <w:bookmarkStart w:id="15021" w:name="_Toc153887643"/>
      <w:bookmarkStart w:id="15022" w:name="_Toc153886422"/>
      <w:bookmarkStart w:id="15023" w:name="_Toc153887559"/>
      <w:bookmarkStart w:id="15024" w:name="_Toc153888274"/>
      <w:bookmarkStart w:id="15025" w:name="_Toc152576130"/>
      <w:bookmarkStart w:id="15026" w:name="_Toc152923086"/>
      <w:bookmarkStart w:id="15027" w:name="_Toc152765474"/>
      <w:bookmarkStart w:id="15028" w:name="_Toc152935517"/>
      <w:bookmarkStart w:id="15029" w:name="_Toc153785928"/>
      <w:bookmarkStart w:id="15030" w:name="_Toc153286520"/>
      <w:bookmarkStart w:id="15031" w:name="_Toc153547237"/>
      <w:bookmarkStart w:id="15032" w:name="_Toc153788788"/>
      <w:bookmarkStart w:id="15033" w:name="_Toc153803734"/>
      <w:bookmarkStart w:id="15034" w:name="_Toc153871477"/>
      <w:bookmarkStart w:id="15035" w:name="_Toc153877631"/>
      <w:bookmarkStart w:id="15036" w:name="_Toc153878947"/>
      <w:bookmarkStart w:id="15037" w:name="_Toc153880113"/>
      <w:bookmarkStart w:id="15038" w:name="_Toc153885316"/>
      <w:bookmarkStart w:id="15039" w:name="_Toc153886632"/>
      <w:bookmarkStart w:id="15040" w:name="_Toc153887712"/>
      <w:bookmarkStart w:id="15041" w:name="_Toc153886491"/>
      <w:bookmarkStart w:id="15042" w:name="_Toc153887912"/>
      <w:bookmarkStart w:id="15043" w:name="_Toc153888343"/>
      <w:bookmarkStart w:id="15044" w:name="_Toc152576161"/>
      <w:bookmarkStart w:id="15045" w:name="_Toc152923117"/>
      <w:bookmarkStart w:id="15046" w:name="_Toc152765505"/>
      <w:bookmarkStart w:id="15047" w:name="_Toc152935548"/>
      <w:bookmarkStart w:id="15048" w:name="_Toc153785959"/>
      <w:bookmarkStart w:id="15049" w:name="_Toc153286551"/>
      <w:bookmarkStart w:id="15050" w:name="_Toc153547268"/>
      <w:bookmarkStart w:id="15051" w:name="_Toc153788819"/>
      <w:bookmarkStart w:id="15052" w:name="_Toc153803765"/>
      <w:bookmarkStart w:id="15053" w:name="_Toc153871508"/>
      <w:bookmarkStart w:id="15054" w:name="_Toc153877662"/>
      <w:bookmarkStart w:id="15055" w:name="_Toc153878978"/>
      <w:bookmarkStart w:id="15056" w:name="_Toc153880144"/>
      <w:bookmarkStart w:id="15057" w:name="_Toc153885347"/>
      <w:bookmarkStart w:id="15058" w:name="_Toc153886663"/>
      <w:bookmarkStart w:id="15059" w:name="_Toc153887743"/>
      <w:bookmarkStart w:id="15060" w:name="_Toc153886804"/>
      <w:bookmarkStart w:id="15061" w:name="_Toc153887943"/>
      <w:bookmarkStart w:id="15062" w:name="_Toc153888374"/>
      <w:bookmarkStart w:id="15063" w:name="_Toc152576182"/>
      <w:bookmarkStart w:id="15064" w:name="_Toc152923138"/>
      <w:bookmarkStart w:id="15065" w:name="_Toc152765526"/>
      <w:bookmarkStart w:id="15066" w:name="_Toc152935569"/>
      <w:bookmarkStart w:id="15067" w:name="_Toc153785980"/>
      <w:bookmarkStart w:id="15068" w:name="_Toc153286572"/>
      <w:bookmarkStart w:id="15069" w:name="_Toc153547289"/>
      <w:bookmarkStart w:id="15070" w:name="_Toc153788840"/>
      <w:bookmarkStart w:id="15071" w:name="_Toc153803786"/>
      <w:bookmarkStart w:id="15072" w:name="_Toc153871529"/>
      <w:bookmarkStart w:id="15073" w:name="_Toc153877683"/>
      <w:bookmarkStart w:id="15074" w:name="_Toc153878999"/>
      <w:bookmarkStart w:id="15075" w:name="_Toc153880165"/>
      <w:bookmarkStart w:id="15076" w:name="_Toc153885368"/>
      <w:bookmarkStart w:id="15077" w:name="_Toc153886684"/>
      <w:bookmarkStart w:id="15078" w:name="_Toc153887764"/>
      <w:bookmarkStart w:id="15079" w:name="_Toc153886826"/>
      <w:bookmarkStart w:id="15080" w:name="_Toc153887964"/>
      <w:bookmarkStart w:id="15081" w:name="_Toc153888395"/>
      <w:bookmarkStart w:id="15082" w:name="_Toc152576240"/>
      <w:bookmarkStart w:id="15083" w:name="_Toc152923196"/>
      <w:bookmarkStart w:id="15084" w:name="_Toc152765584"/>
      <w:bookmarkStart w:id="15085" w:name="_Toc152935627"/>
      <w:bookmarkStart w:id="15086" w:name="_Toc153786038"/>
      <w:bookmarkStart w:id="15087" w:name="_Toc153286630"/>
      <w:bookmarkStart w:id="15088" w:name="_Toc153547347"/>
      <w:bookmarkStart w:id="15089" w:name="_Toc153788898"/>
      <w:bookmarkStart w:id="15090" w:name="_Toc153803844"/>
      <w:bookmarkStart w:id="15091" w:name="_Toc153871587"/>
      <w:bookmarkStart w:id="15092" w:name="_Toc153877741"/>
      <w:bookmarkStart w:id="15093" w:name="_Toc153879057"/>
      <w:bookmarkStart w:id="15094" w:name="_Toc153880223"/>
      <w:bookmarkStart w:id="15095" w:name="_Toc153885426"/>
      <w:bookmarkStart w:id="15096" w:name="_Toc153886742"/>
      <w:bookmarkStart w:id="15097" w:name="_Toc153887822"/>
      <w:bookmarkStart w:id="15098" w:name="_Toc153886885"/>
      <w:bookmarkStart w:id="15099" w:name="_Toc153888022"/>
      <w:bookmarkStart w:id="15100" w:name="_Toc153888453"/>
      <w:bookmarkStart w:id="15101" w:name="_Toc195518867"/>
      <w:bookmarkStart w:id="15102" w:name="_Toc195599831"/>
      <w:bookmarkStart w:id="15103" w:name="_Toc223962217"/>
      <w:bookmarkEnd w:id="13034"/>
      <w:bookmarkEnd w:id="13035"/>
      <w:bookmarkEnd w:id="13036"/>
      <w:bookmarkEnd w:id="13037"/>
      <w:bookmarkEnd w:id="13038"/>
      <w:bookmarkEnd w:id="13039"/>
      <w:bookmarkEnd w:id="13040"/>
      <w:bookmarkEnd w:id="13041"/>
      <w:bookmarkEnd w:id="13042"/>
      <w:bookmarkEnd w:id="13043"/>
      <w:bookmarkEnd w:id="13044"/>
      <w:bookmarkEnd w:id="13045"/>
      <w:bookmarkEnd w:id="13046"/>
      <w:bookmarkEnd w:id="13047"/>
      <w:bookmarkEnd w:id="13048"/>
      <w:bookmarkEnd w:id="13049"/>
      <w:bookmarkEnd w:id="13050"/>
      <w:bookmarkEnd w:id="13051"/>
      <w:bookmarkEnd w:id="15006"/>
      <w:bookmarkEnd w:id="15007"/>
      <w:bookmarkEnd w:id="15008"/>
      <w:bookmarkEnd w:id="15009"/>
      <w:bookmarkEnd w:id="15010"/>
      <w:bookmarkEnd w:id="15011"/>
      <w:bookmarkEnd w:id="15012"/>
      <w:bookmarkEnd w:id="15013"/>
      <w:bookmarkEnd w:id="15014"/>
      <w:bookmarkEnd w:id="15015"/>
      <w:bookmarkEnd w:id="15016"/>
      <w:bookmarkEnd w:id="15017"/>
      <w:bookmarkEnd w:id="15018"/>
      <w:bookmarkEnd w:id="15019"/>
      <w:bookmarkEnd w:id="15020"/>
      <w:bookmarkEnd w:id="15021"/>
      <w:bookmarkEnd w:id="15022"/>
      <w:bookmarkEnd w:id="15023"/>
      <w:bookmarkEnd w:id="15024"/>
      <w:bookmarkEnd w:id="15025"/>
      <w:bookmarkEnd w:id="15026"/>
      <w:bookmarkEnd w:id="15027"/>
      <w:bookmarkEnd w:id="15028"/>
      <w:bookmarkEnd w:id="15029"/>
      <w:bookmarkEnd w:id="15030"/>
      <w:bookmarkEnd w:id="15031"/>
      <w:bookmarkEnd w:id="15032"/>
      <w:bookmarkEnd w:id="15033"/>
      <w:bookmarkEnd w:id="15034"/>
      <w:bookmarkEnd w:id="15035"/>
      <w:bookmarkEnd w:id="15036"/>
      <w:bookmarkEnd w:id="15037"/>
      <w:bookmarkEnd w:id="15038"/>
      <w:bookmarkEnd w:id="15039"/>
      <w:bookmarkEnd w:id="15040"/>
      <w:bookmarkEnd w:id="15041"/>
      <w:bookmarkEnd w:id="15042"/>
      <w:bookmarkEnd w:id="15043"/>
      <w:bookmarkEnd w:id="15044"/>
      <w:bookmarkEnd w:id="15045"/>
      <w:bookmarkEnd w:id="15046"/>
      <w:bookmarkEnd w:id="15047"/>
      <w:bookmarkEnd w:id="15048"/>
      <w:bookmarkEnd w:id="15049"/>
      <w:bookmarkEnd w:id="15050"/>
      <w:bookmarkEnd w:id="15051"/>
      <w:bookmarkEnd w:id="15052"/>
      <w:bookmarkEnd w:id="15053"/>
      <w:bookmarkEnd w:id="15054"/>
      <w:bookmarkEnd w:id="15055"/>
      <w:bookmarkEnd w:id="15056"/>
      <w:bookmarkEnd w:id="15057"/>
      <w:bookmarkEnd w:id="15058"/>
      <w:bookmarkEnd w:id="15059"/>
      <w:bookmarkEnd w:id="15060"/>
      <w:bookmarkEnd w:id="15061"/>
      <w:bookmarkEnd w:id="15062"/>
      <w:bookmarkEnd w:id="15063"/>
      <w:bookmarkEnd w:id="15064"/>
      <w:bookmarkEnd w:id="15065"/>
      <w:bookmarkEnd w:id="15066"/>
      <w:bookmarkEnd w:id="15067"/>
      <w:bookmarkEnd w:id="15068"/>
      <w:bookmarkEnd w:id="15069"/>
      <w:bookmarkEnd w:id="15070"/>
      <w:bookmarkEnd w:id="15071"/>
      <w:bookmarkEnd w:id="15072"/>
      <w:bookmarkEnd w:id="15073"/>
      <w:bookmarkEnd w:id="15074"/>
      <w:bookmarkEnd w:id="15075"/>
      <w:bookmarkEnd w:id="15076"/>
      <w:bookmarkEnd w:id="15077"/>
      <w:bookmarkEnd w:id="15078"/>
      <w:bookmarkEnd w:id="15079"/>
      <w:bookmarkEnd w:id="15080"/>
      <w:bookmarkEnd w:id="15081"/>
      <w:bookmarkEnd w:id="15082"/>
      <w:bookmarkEnd w:id="15083"/>
      <w:bookmarkEnd w:id="15084"/>
      <w:bookmarkEnd w:id="15085"/>
      <w:bookmarkEnd w:id="15086"/>
      <w:bookmarkEnd w:id="15087"/>
      <w:bookmarkEnd w:id="15088"/>
      <w:bookmarkEnd w:id="15089"/>
      <w:bookmarkEnd w:id="15090"/>
      <w:bookmarkEnd w:id="15091"/>
      <w:bookmarkEnd w:id="15092"/>
      <w:bookmarkEnd w:id="15093"/>
      <w:bookmarkEnd w:id="15094"/>
      <w:bookmarkEnd w:id="15095"/>
      <w:bookmarkEnd w:id="15096"/>
      <w:bookmarkEnd w:id="15097"/>
      <w:bookmarkEnd w:id="15098"/>
      <w:bookmarkEnd w:id="15099"/>
      <w:bookmarkEnd w:id="15100"/>
      <w:r w:rsidRPr="007F15EA">
        <w:lastRenderedPageBreak/>
        <w:t>Form of Progress Reports</w:t>
      </w:r>
      <w:bookmarkEnd w:id="15101"/>
      <w:bookmarkEnd w:id="15102"/>
      <w:bookmarkEnd w:id="15103"/>
    </w:p>
    <w:p w14:paraId="0AAB3F3C" w14:textId="2D07C077" w:rsidR="00AC435F" w:rsidRPr="00AC435F" w:rsidRDefault="00AC435F" w:rsidP="00AC435F">
      <w:bookmarkStart w:id="15104" w:name="_Toc530749668"/>
      <w:bookmarkEnd w:id="15104"/>
      <w:r w:rsidRPr="00AC435F">
        <w:t>The monthly progress report shall be provided in electronic format (.pdf or similar) and shall contain at least the following:</w:t>
      </w:r>
    </w:p>
    <w:p w14:paraId="66A5A295" w14:textId="5A45AD55" w:rsidR="00AC435F" w:rsidRPr="00AC435F" w:rsidRDefault="00E75BE9" w:rsidP="007A202A">
      <w:pPr>
        <w:pStyle w:val="Bullet10"/>
      </w:pPr>
      <w:r>
        <w:t>Plant</w:t>
      </w:r>
      <w:r w:rsidR="00AC435F">
        <w:t xml:space="preserve"> reference</w:t>
      </w:r>
      <w:r w:rsidR="00F702DB">
        <w:t>;</w:t>
      </w:r>
    </w:p>
    <w:p w14:paraId="7B5B1A66" w14:textId="5E850CA2" w:rsidR="00AC435F" w:rsidRPr="00AC435F" w:rsidRDefault="00AC435F" w:rsidP="007A202A">
      <w:pPr>
        <w:pStyle w:val="Bullet10"/>
      </w:pPr>
      <w:r>
        <w:t>Date</w:t>
      </w:r>
      <w:r w:rsidR="00F702DB">
        <w:t>;</w:t>
      </w:r>
    </w:p>
    <w:p w14:paraId="7110A6F3" w14:textId="2A82BD98" w:rsidR="00AC435F" w:rsidRPr="00AC435F" w:rsidRDefault="00AC435F" w:rsidP="007A202A">
      <w:pPr>
        <w:pStyle w:val="Bullet10"/>
      </w:pPr>
      <w:r>
        <w:t>Report progress number</w:t>
      </w:r>
      <w:r w:rsidR="00F702DB">
        <w:t>;</w:t>
      </w:r>
      <w:r>
        <w:t xml:space="preserve"> </w:t>
      </w:r>
    </w:p>
    <w:p w14:paraId="26E1A7B3" w14:textId="68240F88" w:rsidR="00AC435F" w:rsidRPr="00AC435F" w:rsidRDefault="00AC435F" w:rsidP="007A202A">
      <w:pPr>
        <w:pStyle w:val="Bullet10"/>
      </w:pPr>
      <w:r>
        <w:t>Brief summary</w:t>
      </w:r>
      <w:r w:rsidR="00F702DB">
        <w:t>;</w:t>
      </w:r>
    </w:p>
    <w:p w14:paraId="798868B3" w14:textId="03C69D39" w:rsidR="00A01F44" w:rsidRPr="00AC435F" w:rsidRDefault="00D72249" w:rsidP="00A01F44">
      <w:pPr>
        <w:pStyle w:val="Bullet10"/>
      </w:pPr>
      <w:r>
        <w:t>SHEQ</w:t>
      </w:r>
      <w:r w:rsidR="00A01F44">
        <w:t xml:space="preserve"> risks identified, incidents and near misses</w:t>
      </w:r>
      <w:r w:rsidR="00F702DB">
        <w:t>;</w:t>
      </w:r>
    </w:p>
    <w:p w14:paraId="01258B59" w14:textId="4F37A3BF" w:rsidR="00A01F44" w:rsidRPr="00AC435F" w:rsidRDefault="00A01F44" w:rsidP="00A01F44">
      <w:pPr>
        <w:pStyle w:val="Bullet10"/>
      </w:pPr>
      <w:r>
        <w:t>Environmental events (including near-misses) and issues</w:t>
      </w:r>
      <w:r w:rsidR="00F702DB">
        <w:t>;</w:t>
      </w:r>
    </w:p>
    <w:p w14:paraId="4D972A79" w14:textId="469B7F70" w:rsidR="00AC435F" w:rsidRPr="00AC435F" w:rsidRDefault="00AC435F" w:rsidP="00AC435F">
      <w:pPr>
        <w:pStyle w:val="Bullet10"/>
      </w:pPr>
      <w:r>
        <w:t>Major activities executed in the month</w:t>
      </w:r>
      <w:r w:rsidR="00F702DB">
        <w:t>;</w:t>
      </w:r>
    </w:p>
    <w:p w14:paraId="3B4545AA" w14:textId="21B44889" w:rsidR="00AC435F" w:rsidRPr="00AC435F" w:rsidRDefault="00AC435F" w:rsidP="00AC435F">
      <w:pPr>
        <w:pStyle w:val="Bullet10"/>
      </w:pPr>
      <w:r>
        <w:t>Major activities planned for the following weeks</w:t>
      </w:r>
      <w:r w:rsidR="00F702DB">
        <w:t>;</w:t>
      </w:r>
    </w:p>
    <w:p w14:paraId="6B8E5F33" w14:textId="0CDAE389" w:rsidR="00AC435F" w:rsidRPr="00AC435F" w:rsidRDefault="00AC435F" w:rsidP="00AC435F">
      <w:pPr>
        <w:pStyle w:val="Bullet10"/>
      </w:pPr>
      <w:r>
        <w:t>Project risks and mitigating actions implemented</w:t>
      </w:r>
      <w:r w:rsidR="00F702DB">
        <w:t>;</w:t>
      </w:r>
      <w:r>
        <w:t xml:space="preserve"> </w:t>
      </w:r>
    </w:p>
    <w:p w14:paraId="4FE71C91" w14:textId="5F8087C8" w:rsidR="00AC435F" w:rsidRPr="00AC435F" w:rsidRDefault="00AC435F" w:rsidP="00AC435F">
      <w:pPr>
        <w:pStyle w:val="Bullet10"/>
      </w:pPr>
      <w:r>
        <w:t>Opportunities for reduced construction time</w:t>
      </w:r>
      <w:r w:rsidR="00F702DB">
        <w:t>;</w:t>
      </w:r>
      <w:r>
        <w:t xml:space="preserve"> </w:t>
      </w:r>
    </w:p>
    <w:p w14:paraId="703FB606" w14:textId="7C9A0F84" w:rsidR="00AC435F" w:rsidRPr="00AC435F" w:rsidRDefault="00AC435F" w:rsidP="00AC435F">
      <w:pPr>
        <w:pStyle w:val="Bullet10"/>
      </w:pPr>
      <w:r>
        <w:t>Record of milestones claimed and status of payment (including variations)</w:t>
      </w:r>
      <w:r w:rsidR="00F702DB">
        <w:t>;</w:t>
      </w:r>
    </w:p>
    <w:p w14:paraId="5736EBBB" w14:textId="7C188302" w:rsidR="00AC435F" w:rsidRPr="00AC435F" w:rsidRDefault="00AC435F" w:rsidP="00AC435F">
      <w:pPr>
        <w:pStyle w:val="Bullet10"/>
      </w:pPr>
      <w:r>
        <w:t>Forecast of upcoming milestone completion dates</w:t>
      </w:r>
    </w:p>
    <w:p w14:paraId="70FE3FF8" w14:textId="356E3035" w:rsidR="00AC435F" w:rsidRPr="00AC435F" w:rsidRDefault="00AC435F" w:rsidP="00AC435F">
      <w:pPr>
        <w:pStyle w:val="Bullet10"/>
      </w:pPr>
      <w:r>
        <w:t>Resource levels assigned to activities (including person-power allocated)</w:t>
      </w:r>
      <w:r w:rsidR="00F702DB">
        <w:t>;</w:t>
      </w:r>
    </w:p>
    <w:p w14:paraId="64E90188" w14:textId="7193B781" w:rsidR="00AC435F" w:rsidRDefault="00AC435F" w:rsidP="00AC435F">
      <w:pPr>
        <w:pStyle w:val="Bullet10"/>
      </w:pPr>
      <w:r>
        <w:t>Significant existing and anticipated problems / issues / challenges with discussion of potential resolution and/or mitigation</w:t>
      </w:r>
      <w:r w:rsidR="00F702DB">
        <w:t>;</w:t>
      </w:r>
    </w:p>
    <w:p w14:paraId="427F3C61" w14:textId="7075894F" w:rsidR="004549E3" w:rsidRPr="00AC435F" w:rsidRDefault="004549E3" w:rsidP="00AC435F">
      <w:pPr>
        <w:pStyle w:val="Bullet10"/>
      </w:pPr>
      <w:r>
        <w:t>Visits from third-parties (</w:t>
      </w:r>
      <w:r w:rsidR="00C163DD">
        <w:t>e.g</w:t>
      </w:r>
      <w:r>
        <w:t>. fire service, LPA</w:t>
      </w:r>
      <w:r w:rsidR="00C163DD">
        <w:t xml:space="preserve"> etc.</w:t>
      </w:r>
      <w:r w:rsidR="00F702DB">
        <w:t>);</w:t>
      </w:r>
    </w:p>
    <w:p w14:paraId="59ECA2BC" w14:textId="5D30214C" w:rsidR="00AC435F" w:rsidRPr="00AC435F" w:rsidRDefault="00AC435F" w:rsidP="007A202A">
      <w:pPr>
        <w:pStyle w:val="Bullet10"/>
      </w:pPr>
      <w:r>
        <w:t>Progress of:</w:t>
      </w:r>
    </w:p>
    <w:p w14:paraId="662BE873" w14:textId="1D3D59B2" w:rsidR="00AC435F" w:rsidRPr="00AC435F" w:rsidRDefault="00AC435F" w:rsidP="00067315">
      <w:pPr>
        <w:pStyle w:val="Bullet2"/>
      </w:pPr>
      <w:r>
        <w:t>Engineering / design</w:t>
      </w:r>
      <w:r w:rsidR="00F702DB">
        <w:t>;</w:t>
      </w:r>
    </w:p>
    <w:p w14:paraId="3D818208" w14:textId="246C1626" w:rsidR="00AC435F" w:rsidRPr="00AC435F" w:rsidRDefault="00AC435F" w:rsidP="00067315">
      <w:pPr>
        <w:pStyle w:val="Bullet2"/>
      </w:pPr>
      <w:r>
        <w:t>Procurement and material delivery on site</w:t>
      </w:r>
      <w:r w:rsidR="00F702DB">
        <w:t>;</w:t>
      </w:r>
    </w:p>
    <w:p w14:paraId="2C664938" w14:textId="5B778A49" w:rsidR="00AC435F" w:rsidRPr="00AC435F" w:rsidRDefault="00AC435F" w:rsidP="00067315">
      <w:pPr>
        <w:pStyle w:val="Bullet2"/>
      </w:pPr>
      <w:r>
        <w:t>Construction</w:t>
      </w:r>
      <w:r w:rsidR="00F702DB">
        <w:t>;</w:t>
      </w:r>
    </w:p>
    <w:p w14:paraId="6B13BACA" w14:textId="5E0F712C" w:rsidR="00AC435F" w:rsidRPr="00AC435F" w:rsidRDefault="00AC435F" w:rsidP="00067315">
      <w:pPr>
        <w:pStyle w:val="Bullet2"/>
      </w:pPr>
      <w:r>
        <w:t>After construction services (testing, commissioning, etc.)</w:t>
      </w:r>
      <w:r w:rsidR="00F702DB">
        <w:t>;</w:t>
      </w:r>
    </w:p>
    <w:p w14:paraId="6EF1C23A" w14:textId="70E90F6C" w:rsidR="00AC435F" w:rsidRPr="00AC435F" w:rsidRDefault="00AC435F" w:rsidP="00067315">
      <w:pPr>
        <w:pStyle w:val="Bullet2"/>
      </w:pPr>
      <w:r>
        <w:t>Deliveries to site</w:t>
      </w:r>
      <w:r w:rsidR="00F702DB">
        <w:t>; and</w:t>
      </w:r>
    </w:p>
    <w:p w14:paraId="4BB52C2C" w14:textId="665D7405" w:rsidR="00AC435F" w:rsidRPr="00AC435F" w:rsidRDefault="003A32AB" w:rsidP="00067315">
      <w:pPr>
        <w:pStyle w:val="Bullet2"/>
      </w:pPr>
      <w:r>
        <w:t xml:space="preserve">Grid </w:t>
      </w:r>
      <w:r w:rsidR="00AC435F">
        <w:t>Connection Works (</w:t>
      </w:r>
      <w:r w:rsidR="00E75BE9">
        <w:t>Employer</w:t>
      </w:r>
      <w:r w:rsidR="00AC435F">
        <w:t>’s side).</w:t>
      </w:r>
    </w:p>
    <w:p w14:paraId="006C6CA1" w14:textId="23C0A397" w:rsidR="00AC435F" w:rsidRPr="00AC435F" w:rsidRDefault="00AC435F" w:rsidP="007A202A">
      <w:pPr>
        <w:pStyle w:val="Bullet10"/>
      </w:pPr>
      <w:r>
        <w:t>The progress shall be identified with percentages of completion for each of the sub-tasks (i.e. electrical design 50%, civil works design – foundations 80%, etc.). Moreover, progress shall be represented as follows:</w:t>
      </w:r>
    </w:p>
    <w:p w14:paraId="5A900B64" w14:textId="00C65835" w:rsidR="00AC435F" w:rsidRPr="00AC435F" w:rsidRDefault="00AC435F" w:rsidP="00067315">
      <w:pPr>
        <w:pStyle w:val="Bullet2"/>
      </w:pPr>
      <w:r>
        <w:t>Current progress against Schedule (e.g. Gantt chart)</w:t>
      </w:r>
      <w:r w:rsidR="00F702DB">
        <w:t>;</w:t>
      </w:r>
    </w:p>
    <w:p w14:paraId="6311F04A" w14:textId="3C335D79" w:rsidR="00AC435F" w:rsidRPr="00AC435F" w:rsidRDefault="00AC435F" w:rsidP="00067315">
      <w:pPr>
        <w:pStyle w:val="Bullet2"/>
      </w:pPr>
      <w:r>
        <w:t>S-curve (budget and work completion)</w:t>
      </w:r>
      <w:r w:rsidR="00F702DB">
        <w:t>;</w:t>
      </w:r>
    </w:p>
    <w:p w14:paraId="423C40F1" w14:textId="6A356B95" w:rsidR="00AC435F" w:rsidRPr="00AC435F" w:rsidRDefault="00AC435F" w:rsidP="00067315">
      <w:pPr>
        <w:pStyle w:val="Bullet2"/>
      </w:pPr>
      <w:r>
        <w:t>Critical path activities and reserves</w:t>
      </w:r>
      <w:r w:rsidR="00F702DB">
        <w:t>;</w:t>
      </w:r>
    </w:p>
    <w:p w14:paraId="1C943345" w14:textId="4140C5ED" w:rsidR="00AC435F" w:rsidRPr="00AC435F" w:rsidRDefault="00AC435F" w:rsidP="00067315">
      <w:pPr>
        <w:pStyle w:val="Bullet2"/>
      </w:pPr>
      <w:r>
        <w:t>Milestone completion</w:t>
      </w:r>
      <w:r w:rsidR="00F702DB">
        <w:t>;</w:t>
      </w:r>
    </w:p>
    <w:p w14:paraId="7C7FB01C" w14:textId="24449F07" w:rsidR="00AC435F" w:rsidRPr="00AC435F" w:rsidRDefault="00AC435F" w:rsidP="00067315">
      <w:pPr>
        <w:pStyle w:val="Bullet2"/>
      </w:pPr>
      <w:r>
        <w:t>Third party approvals or statements required and actual progress</w:t>
      </w:r>
      <w:r w:rsidR="00F702DB">
        <w:t>; and</w:t>
      </w:r>
    </w:p>
    <w:p w14:paraId="49941E67" w14:textId="77777777" w:rsidR="00AC435F" w:rsidRPr="00AC435F" w:rsidRDefault="00AC435F" w:rsidP="00067315">
      <w:pPr>
        <w:pStyle w:val="Bullet2"/>
      </w:pPr>
      <w:r>
        <w:t>Variation order requests (indicating variation, order request status, extra costs, impact on Schedule, mitigants).</w:t>
      </w:r>
    </w:p>
    <w:p w14:paraId="525F358D" w14:textId="77777777" w:rsidR="00AC435F" w:rsidRPr="00AC435F" w:rsidRDefault="00AC435F" w:rsidP="007A202A">
      <w:pPr>
        <w:pStyle w:val="Bullet10"/>
      </w:pPr>
      <w:r>
        <w:t>QA/QC facts, including:</w:t>
      </w:r>
    </w:p>
    <w:p w14:paraId="29963DC9" w14:textId="7555D885" w:rsidR="00AC435F" w:rsidRPr="00AC435F" w:rsidRDefault="00AC435F" w:rsidP="00067315">
      <w:pPr>
        <w:pStyle w:val="Bullet2"/>
      </w:pPr>
      <w:r>
        <w:t>Factory inspections and outcomes</w:t>
      </w:r>
      <w:r w:rsidR="00F702DB">
        <w:t>;</w:t>
      </w:r>
    </w:p>
    <w:p w14:paraId="03CD2084" w14:textId="27DE1585" w:rsidR="00AC435F" w:rsidRPr="00AC435F" w:rsidRDefault="00AC435F" w:rsidP="00067315">
      <w:pPr>
        <w:pStyle w:val="Bullet2"/>
      </w:pPr>
      <w:r>
        <w:t>Material acceptance at Site</w:t>
      </w:r>
      <w:r w:rsidR="00F702DB">
        <w:t>;</w:t>
      </w:r>
    </w:p>
    <w:p w14:paraId="6F6508EB" w14:textId="47B6FDFA" w:rsidR="00AC435F" w:rsidRPr="00AC435F" w:rsidRDefault="00AC435F" w:rsidP="00067315">
      <w:pPr>
        <w:pStyle w:val="Bullet2"/>
      </w:pPr>
      <w:r>
        <w:t>Completeness of documentation</w:t>
      </w:r>
      <w:r w:rsidR="00F702DB">
        <w:t>;</w:t>
      </w:r>
    </w:p>
    <w:p w14:paraId="12141C94" w14:textId="54634C1F" w:rsidR="00AC435F" w:rsidRPr="00AC435F" w:rsidRDefault="00AC435F" w:rsidP="00067315">
      <w:pPr>
        <w:pStyle w:val="Bullet2"/>
      </w:pPr>
      <w:r>
        <w:t>Post-installation Test Results</w:t>
      </w:r>
      <w:r w:rsidR="00F702DB">
        <w:t>;</w:t>
      </w:r>
    </w:p>
    <w:p w14:paraId="3892CC3A" w14:textId="77777777" w:rsidR="0052308C" w:rsidRDefault="0052308C" w:rsidP="00067315">
      <w:pPr>
        <w:pStyle w:val="Bullet2"/>
      </w:pPr>
      <w:r>
        <w:t>NCRs</w:t>
      </w:r>
    </w:p>
    <w:p w14:paraId="28992153" w14:textId="5CAECA46" w:rsidR="00AC435F" w:rsidRPr="00AC435F" w:rsidRDefault="00AC435F" w:rsidP="00067315">
      <w:pPr>
        <w:pStyle w:val="Bullet2"/>
      </w:pPr>
      <w:r>
        <w:t>Status of permits, licenses and authorisations to be obtained, including any changes</w:t>
      </w:r>
      <w:r w:rsidR="00F702DB">
        <w:t>; and</w:t>
      </w:r>
    </w:p>
    <w:p w14:paraId="15A0328A" w14:textId="7641ED72" w:rsidR="00AC435F" w:rsidRPr="00AC435F" w:rsidRDefault="00AC435F" w:rsidP="00067315">
      <w:pPr>
        <w:pStyle w:val="Bullet2"/>
      </w:pPr>
      <w:r>
        <w:t>Photographic report (photos of main components and photos of works).</w:t>
      </w:r>
    </w:p>
    <w:p w14:paraId="3DBF9340" w14:textId="41D5B8A3" w:rsidR="00AC435F" w:rsidRPr="00AC435F" w:rsidRDefault="00AC435F" w:rsidP="00AC435F">
      <w:r w:rsidRPr="00AC435F">
        <w:t>The weekly progress report shall be provided in electronic format (.pdf or similar) and shall contain at least the following:</w:t>
      </w:r>
    </w:p>
    <w:p w14:paraId="6395C4B8" w14:textId="6CAF53B7" w:rsidR="00C163DD" w:rsidRDefault="00C163DD" w:rsidP="00AC435F">
      <w:pPr>
        <w:pStyle w:val="Bullet10"/>
      </w:pPr>
      <w:r>
        <w:lastRenderedPageBreak/>
        <w:t>Summary of activities completed this week</w:t>
      </w:r>
      <w:r w:rsidR="00F702DB">
        <w:t>;</w:t>
      </w:r>
    </w:p>
    <w:p w14:paraId="0836B693" w14:textId="34692F5B" w:rsidR="00C163DD" w:rsidRDefault="00C163DD" w:rsidP="00AC435F">
      <w:pPr>
        <w:pStyle w:val="Bullet10"/>
      </w:pPr>
      <w:r>
        <w:t>Summary of activities expected to complete over the next 2 weeks</w:t>
      </w:r>
      <w:r w:rsidR="00F702DB">
        <w:t>;</w:t>
      </w:r>
    </w:p>
    <w:p w14:paraId="7980E426" w14:textId="1248D8E1" w:rsidR="00AC435F" w:rsidRPr="00AC435F" w:rsidRDefault="00AC435F" w:rsidP="00AC435F">
      <w:pPr>
        <w:pStyle w:val="Bullet10"/>
      </w:pPr>
      <w:r>
        <w:t>Site weather conditions</w:t>
      </w:r>
      <w:r w:rsidR="00F702DB">
        <w:t>;</w:t>
      </w:r>
    </w:p>
    <w:p w14:paraId="60BD8734" w14:textId="01809364" w:rsidR="00AC435F" w:rsidRPr="00AC435F" w:rsidRDefault="00AC435F" w:rsidP="00AC435F">
      <w:pPr>
        <w:pStyle w:val="Bullet10"/>
      </w:pPr>
      <w:r>
        <w:t>Onsite resources (staffing and equipment)</w:t>
      </w:r>
      <w:r w:rsidR="00F702DB">
        <w:t>;</w:t>
      </w:r>
    </w:p>
    <w:p w14:paraId="61F8CA67" w14:textId="4E5E9D09" w:rsidR="00AC435F" w:rsidRPr="00AC435F" w:rsidRDefault="00D72249" w:rsidP="00AC435F">
      <w:pPr>
        <w:pStyle w:val="Bullet10"/>
      </w:pPr>
      <w:r>
        <w:t>SHEQ</w:t>
      </w:r>
      <w:r w:rsidR="00AC435F">
        <w:t xml:space="preserve"> incidents and near misses</w:t>
      </w:r>
      <w:r w:rsidR="00F702DB">
        <w:t>;</w:t>
      </w:r>
    </w:p>
    <w:p w14:paraId="2079BC91" w14:textId="03B8A863" w:rsidR="00AC435F" w:rsidRPr="00AC435F" w:rsidRDefault="00AC435F" w:rsidP="00AC435F">
      <w:pPr>
        <w:pStyle w:val="Bullet10"/>
      </w:pPr>
      <w:r>
        <w:t>Environmental incidents or near misses</w:t>
      </w:r>
      <w:r w:rsidR="00F702DB">
        <w:t>;</w:t>
      </w:r>
    </w:p>
    <w:p w14:paraId="7943D6C5" w14:textId="669C8E1E" w:rsidR="00AC435F" w:rsidRPr="00AC435F" w:rsidRDefault="00AC435F" w:rsidP="00AC435F">
      <w:pPr>
        <w:pStyle w:val="Bullet10"/>
      </w:pPr>
      <w:r>
        <w:t>Local community incidents or issues</w:t>
      </w:r>
      <w:r w:rsidR="00F702DB">
        <w:t>;</w:t>
      </w:r>
    </w:p>
    <w:p w14:paraId="3A934A70" w14:textId="43A68770" w:rsidR="00AC435F" w:rsidRPr="00AC435F" w:rsidRDefault="00AC435F" w:rsidP="00AC435F">
      <w:pPr>
        <w:pStyle w:val="Bullet10"/>
      </w:pPr>
      <w:r>
        <w:t>Major activities executed in the week</w:t>
      </w:r>
      <w:r w:rsidR="00F702DB">
        <w:t>;</w:t>
      </w:r>
    </w:p>
    <w:p w14:paraId="3F9B82BB" w14:textId="7A22894E" w:rsidR="00AC435F" w:rsidRPr="00AC435F" w:rsidRDefault="00AC435F" w:rsidP="00AC435F">
      <w:pPr>
        <w:pStyle w:val="Bullet10"/>
      </w:pPr>
      <w:r>
        <w:t>Major activities planned for the following week</w:t>
      </w:r>
      <w:r w:rsidR="00F702DB">
        <w:t>;</w:t>
      </w:r>
    </w:p>
    <w:p w14:paraId="4BF303D1" w14:textId="6A37A164" w:rsidR="00AC435F" w:rsidRPr="00AC435F" w:rsidRDefault="00AC435F" w:rsidP="00AC435F">
      <w:pPr>
        <w:pStyle w:val="Bullet10"/>
      </w:pPr>
      <w:r>
        <w:t>General progress against Schedule</w:t>
      </w:r>
      <w:r w:rsidR="00F702DB">
        <w:t>;</w:t>
      </w:r>
    </w:p>
    <w:p w14:paraId="44E6587E" w14:textId="769CD5EE" w:rsidR="00AC435F" w:rsidRPr="00AC435F" w:rsidRDefault="00AC435F" w:rsidP="00AC435F">
      <w:pPr>
        <w:pStyle w:val="Bullet10"/>
      </w:pPr>
      <w:r>
        <w:t>Project risks and mitigating actions implemented</w:t>
      </w:r>
      <w:r w:rsidR="00F702DB">
        <w:t>;</w:t>
      </w:r>
    </w:p>
    <w:p w14:paraId="53DDC55F" w14:textId="596E7052" w:rsidR="00AC435F" w:rsidRPr="00AC435F" w:rsidRDefault="00AC435F" w:rsidP="00AC435F">
      <w:pPr>
        <w:pStyle w:val="Bullet10"/>
      </w:pPr>
      <w:r>
        <w:t>Opportunities for reduced construction time</w:t>
      </w:r>
      <w:r w:rsidR="00F702DB">
        <w:t>;</w:t>
      </w:r>
      <w:r>
        <w:t xml:space="preserve"> </w:t>
      </w:r>
    </w:p>
    <w:p w14:paraId="7DE9A10E" w14:textId="42E871AE" w:rsidR="00AC435F" w:rsidRPr="00AC435F" w:rsidRDefault="00AC435F" w:rsidP="00AC435F">
      <w:pPr>
        <w:pStyle w:val="Bullet10"/>
      </w:pPr>
      <w:r>
        <w:t>Engineering documentation status</w:t>
      </w:r>
      <w:r w:rsidR="00F702DB">
        <w:t>;</w:t>
      </w:r>
    </w:p>
    <w:p w14:paraId="06D4843C" w14:textId="3114AAB2" w:rsidR="00AC435F" w:rsidRPr="00AC435F" w:rsidRDefault="00AC435F" w:rsidP="00AC435F">
      <w:pPr>
        <w:pStyle w:val="Bullet10"/>
      </w:pPr>
      <w:r>
        <w:t>Resource plan and allocation of personnel</w:t>
      </w:r>
      <w:r w:rsidR="00F702DB">
        <w:t>;</w:t>
      </w:r>
    </w:p>
    <w:p w14:paraId="21E1A5E0" w14:textId="1EB34BEA" w:rsidR="00AC435F" w:rsidRPr="00AC435F" w:rsidRDefault="00E75BE9" w:rsidP="00AC435F">
      <w:pPr>
        <w:pStyle w:val="Bullet10"/>
      </w:pPr>
      <w:r>
        <w:t>Plant</w:t>
      </w:r>
      <w:r w:rsidR="00AC435F">
        <w:t xml:space="preserve"> planned vs. actual % complete</w:t>
      </w:r>
      <w:r w:rsidR="00F702DB">
        <w:t>;</w:t>
      </w:r>
    </w:p>
    <w:p w14:paraId="68A53F11" w14:textId="516EE473" w:rsidR="00AC435F" w:rsidRPr="00AC435F" w:rsidRDefault="00AC435F" w:rsidP="00AC435F">
      <w:pPr>
        <w:pStyle w:val="Bullet10"/>
      </w:pPr>
      <w:r>
        <w:t>Record of achieved milestone</w:t>
      </w:r>
      <w:r w:rsidR="00F702DB">
        <w:t>s;</w:t>
      </w:r>
    </w:p>
    <w:p w14:paraId="26714DF6" w14:textId="047FD29A" w:rsidR="00AC435F" w:rsidRPr="00AC435F" w:rsidRDefault="00AC435F" w:rsidP="007A202A">
      <w:pPr>
        <w:pStyle w:val="Bullet10"/>
      </w:pPr>
      <w:r>
        <w:t>Forecast of upcoming milestone completion dates</w:t>
      </w:r>
      <w:r w:rsidR="00F702DB">
        <w:t>;</w:t>
      </w:r>
    </w:p>
    <w:p w14:paraId="63C8A796" w14:textId="5DED3289" w:rsidR="00AC435F" w:rsidRPr="00AC435F" w:rsidRDefault="00AC435F" w:rsidP="00AC435F">
      <w:pPr>
        <w:pStyle w:val="Bullet10"/>
      </w:pPr>
      <w:r>
        <w:t>Significant existing and anticipated problems / issues / challenges with discussion of potential resolution and/or mitigation</w:t>
      </w:r>
      <w:r w:rsidR="00F702DB">
        <w:t>;</w:t>
      </w:r>
    </w:p>
    <w:p w14:paraId="23D221CD" w14:textId="6E871EEC" w:rsidR="00AC435F" w:rsidRPr="00AC435F" w:rsidRDefault="00AC435F" w:rsidP="00AC435F">
      <w:pPr>
        <w:pStyle w:val="Bullet10"/>
      </w:pPr>
      <w:r>
        <w:t>Problems / issues / challenges specifically affecting progress</w:t>
      </w:r>
      <w:r w:rsidR="00F702DB">
        <w:t>; and</w:t>
      </w:r>
    </w:p>
    <w:p w14:paraId="4F67760F" w14:textId="77777777" w:rsidR="00AC435F" w:rsidRPr="00AC435F" w:rsidRDefault="00AC435F" w:rsidP="007A202A">
      <w:pPr>
        <w:pStyle w:val="Bullet10"/>
      </w:pPr>
      <w:r>
        <w:t>Photographic report.</w:t>
      </w:r>
    </w:p>
    <w:p w14:paraId="7E4BA1F3" w14:textId="3147200D" w:rsidR="001631FF" w:rsidRPr="00AC435F" w:rsidRDefault="005C3F17" w:rsidP="00A044C9">
      <w:pPr>
        <w:pStyle w:val="Heading1"/>
      </w:pPr>
      <w:bookmarkStart w:id="15105" w:name="_Toc195518868"/>
      <w:bookmarkStart w:id="15106" w:name="_Toc195599832"/>
      <w:bookmarkStart w:id="15107" w:name="_Toc223962218"/>
      <w:bookmarkStart w:id="15108" w:name="_Toc534728488"/>
      <w:bookmarkStart w:id="15109" w:name="_Ref534801005"/>
      <w:bookmarkStart w:id="15110" w:name="_Ref534801006"/>
      <w:bookmarkStart w:id="15111" w:name="_Ref534801008"/>
      <w:bookmarkStart w:id="15112" w:name="_Ref534801009"/>
      <w:bookmarkStart w:id="15113" w:name="_Ref534801010"/>
      <w:bookmarkStart w:id="15114" w:name="_Ref534801011"/>
      <w:bookmarkStart w:id="15115" w:name="_Ref534801012"/>
      <w:bookmarkStart w:id="15116" w:name="_Ref534801013"/>
      <w:bookmarkStart w:id="15117" w:name="_Ref534801043"/>
      <w:bookmarkStart w:id="15118" w:name="_Ref534801066"/>
      <w:bookmarkStart w:id="15119" w:name="_Ref534801095"/>
      <w:bookmarkStart w:id="15120" w:name="_Ref534801111"/>
      <w:bookmarkStart w:id="15121" w:name="_Ref534801125"/>
      <w:bookmarkStart w:id="15122" w:name="_Ref534801136"/>
      <w:bookmarkStart w:id="15123" w:name="_Ref534801157"/>
      <w:bookmarkStart w:id="15124" w:name="_Ref534805457"/>
      <w:bookmarkStart w:id="15125" w:name="_Ref534805469"/>
      <w:bookmarkStart w:id="15126" w:name="_Ref31024012"/>
      <w:bookmarkStart w:id="15127" w:name="_Ref31037515"/>
      <w:bookmarkStart w:id="15128" w:name="_Toc495493877"/>
      <w:bookmarkStart w:id="15129" w:name="_Toc532295179"/>
      <w:r>
        <w:lastRenderedPageBreak/>
        <w:t>Codes and Standard</w:t>
      </w:r>
      <w:bookmarkEnd w:id="15105"/>
      <w:bookmarkEnd w:id="15106"/>
      <w:bookmarkEnd w:id="15107"/>
    </w:p>
    <w:bookmarkEnd w:id="15108"/>
    <w:bookmarkEnd w:id="15109"/>
    <w:bookmarkEnd w:id="15110"/>
    <w:bookmarkEnd w:id="15111"/>
    <w:bookmarkEnd w:id="15112"/>
    <w:bookmarkEnd w:id="15113"/>
    <w:bookmarkEnd w:id="15114"/>
    <w:bookmarkEnd w:id="15115"/>
    <w:bookmarkEnd w:id="15116"/>
    <w:bookmarkEnd w:id="15117"/>
    <w:bookmarkEnd w:id="15118"/>
    <w:bookmarkEnd w:id="15119"/>
    <w:bookmarkEnd w:id="15120"/>
    <w:bookmarkEnd w:id="15121"/>
    <w:bookmarkEnd w:id="15122"/>
    <w:bookmarkEnd w:id="15123"/>
    <w:bookmarkEnd w:id="15124"/>
    <w:bookmarkEnd w:id="15125"/>
    <w:bookmarkEnd w:id="15126"/>
    <w:bookmarkEnd w:id="15127"/>
    <w:p w14:paraId="74F0BD88" w14:textId="295A9375" w:rsidR="00AC435F" w:rsidRPr="00AC435F" w:rsidRDefault="00AC435F" w:rsidP="00AC435F">
      <w:r w:rsidRPr="00AC435F">
        <w:t>Contractor shall perform the Work and deliver the Work in accordance with</w:t>
      </w:r>
      <w:r w:rsidR="00421480">
        <w:t xml:space="preserve"> the</w:t>
      </w:r>
      <w:r w:rsidRPr="00AC435F">
        <w:t xml:space="preserve"> </w:t>
      </w:r>
      <w:bookmarkStart w:id="15130" w:name="_Hlk513192093"/>
      <w:r w:rsidR="001631FF">
        <w:t>Codes and Standards</w:t>
      </w:r>
      <w:r w:rsidRPr="00AC435F">
        <w:t xml:space="preserve"> set forth in this</w:t>
      </w:r>
      <w:r w:rsidRPr="007A202A">
        <w:t xml:space="preserve"> </w:t>
      </w:r>
      <w:r w:rsidR="00D33E72">
        <w:t>section</w:t>
      </w:r>
      <w:r w:rsidRPr="00AC435F">
        <w:t xml:space="preserve"> and in compliance with all other parts</w:t>
      </w:r>
      <w:r w:rsidRPr="007A202A">
        <w:t xml:space="preserve"> of the Contract</w:t>
      </w:r>
      <w:r w:rsidRPr="00AC435F">
        <w:t>.</w:t>
      </w:r>
      <w:bookmarkEnd w:id="15130"/>
    </w:p>
    <w:bookmarkEnd w:id="15128"/>
    <w:bookmarkEnd w:id="15129"/>
    <w:p w14:paraId="7AC7CFDE" w14:textId="3B08D3A5" w:rsidR="00AC435F" w:rsidRPr="00AC435F" w:rsidRDefault="00AC435F" w:rsidP="00AC435F">
      <w:r w:rsidRPr="00AC435F">
        <w:t xml:space="preserve">The applicable regulations, standards and laws which are mentioned within this document, are to be regarded as non-exhaustive and do not relieve the Contractor from its obligation to provide complete and fully functional systems and facilities. The Contractor shall observe all the applicable laws, national and international standards which are relevant for completion of its Work under the Contract. </w:t>
      </w:r>
    </w:p>
    <w:p w14:paraId="5E7E7680" w14:textId="0F520F91" w:rsidR="00AC435F" w:rsidRPr="00AC435F" w:rsidRDefault="00AC435F" w:rsidP="00AC435F">
      <w:r w:rsidRPr="00AC435F">
        <w:t>When a specific topic is not regulated by a national law or standard, the Work shall comply with the standards issued by the following organisations, in order of precedence:</w:t>
      </w:r>
    </w:p>
    <w:p w14:paraId="3494FA45" w14:textId="77777777" w:rsidR="00AC435F" w:rsidRPr="00AC435F" w:rsidRDefault="00AC435F" w:rsidP="006016A9">
      <w:r w:rsidRPr="00AC435F">
        <w:t xml:space="preserve">Association national standards, for example: </w:t>
      </w:r>
    </w:p>
    <w:p w14:paraId="525206E0" w14:textId="0169A64A" w:rsidR="00AC435F" w:rsidRPr="00AC435F" w:rsidRDefault="00AC435F" w:rsidP="007A202A">
      <w:pPr>
        <w:pStyle w:val="Bullet10"/>
      </w:pPr>
      <w:r>
        <w:t>BSI: British Standards Institution</w:t>
      </w:r>
      <w:r w:rsidR="00F702DB">
        <w:t>;</w:t>
      </w:r>
    </w:p>
    <w:p w14:paraId="2FDEA91A" w14:textId="57492A9F" w:rsidR="00AC435F" w:rsidRPr="00AC435F" w:rsidRDefault="00AC435F" w:rsidP="007A202A">
      <w:pPr>
        <w:pStyle w:val="Bullet10"/>
      </w:pPr>
      <w:r>
        <w:t>UBC/IBC: Universal/International Building Code</w:t>
      </w:r>
      <w:r w:rsidR="00F702DB">
        <w:t>;</w:t>
      </w:r>
    </w:p>
    <w:p w14:paraId="781124E0" w14:textId="77777777" w:rsidR="00AC435F" w:rsidRPr="00AC435F" w:rsidRDefault="00AC435F" w:rsidP="00AC435F">
      <w:pPr>
        <w:pStyle w:val="Bullet10"/>
      </w:pPr>
      <w:r>
        <w:t xml:space="preserve">International standards: </w:t>
      </w:r>
    </w:p>
    <w:p w14:paraId="44C09CA9" w14:textId="67421FDA" w:rsidR="00AC435F" w:rsidRPr="00AC435F" w:rsidRDefault="00AC435F" w:rsidP="006016A9">
      <w:pPr>
        <w:pStyle w:val="Bullet2"/>
      </w:pPr>
      <w:r w:rsidRPr="00AC435F">
        <w:t>IEC: International Electrotechnical Commission</w:t>
      </w:r>
      <w:r w:rsidR="00F702DB">
        <w:t>;</w:t>
      </w:r>
    </w:p>
    <w:p w14:paraId="2BE598A2" w14:textId="37515C05" w:rsidR="00E05ABB" w:rsidRPr="00AC435F" w:rsidRDefault="00E05ABB" w:rsidP="006016A9">
      <w:pPr>
        <w:pStyle w:val="Bullet2"/>
      </w:pPr>
      <w:r>
        <w:t>UL: Underwriters Laboratories</w:t>
      </w:r>
      <w:r w:rsidR="00F702DB">
        <w:t>;</w:t>
      </w:r>
    </w:p>
    <w:p w14:paraId="2C46DFD4" w14:textId="7C7DE880" w:rsidR="00AC435F" w:rsidRPr="00AC435F" w:rsidRDefault="00AC435F" w:rsidP="006016A9">
      <w:pPr>
        <w:pStyle w:val="Bullet2"/>
      </w:pPr>
      <w:r w:rsidRPr="00AC435F">
        <w:t>ISO: International Organisation for Standardisation</w:t>
      </w:r>
      <w:r w:rsidR="00F702DB">
        <w:t>; and</w:t>
      </w:r>
    </w:p>
    <w:p w14:paraId="36059917" w14:textId="79DBCC1C" w:rsidR="00AC435F" w:rsidRPr="00AC435F" w:rsidRDefault="00AC435F" w:rsidP="006016A9">
      <w:pPr>
        <w:pStyle w:val="Bullet2"/>
      </w:pPr>
      <w:r w:rsidRPr="00AC435F">
        <w:t>IEEE: Institute of Electrical and Electronic Engineers</w:t>
      </w:r>
      <w:r w:rsidR="00F702DB">
        <w:t>.</w:t>
      </w:r>
    </w:p>
    <w:p w14:paraId="0FCECF5D" w14:textId="7C5DC10A" w:rsidR="00AC435F" w:rsidRPr="00AC435F" w:rsidRDefault="00AC435F" w:rsidP="00AC435F">
      <w:pPr>
        <w:pStyle w:val="Bullet10"/>
      </w:pPr>
      <w:r>
        <w:t xml:space="preserve">In the absence of any relevant association national standards or international standards, EN European Standards shall be used. </w:t>
      </w:r>
    </w:p>
    <w:p w14:paraId="1BEEB3BF" w14:textId="77777777" w:rsidR="00430656" w:rsidRDefault="00430656" w:rsidP="00430656">
      <w:pPr>
        <w:pStyle w:val="Bullet10"/>
        <w:numPr>
          <w:ilvl w:val="0"/>
          <w:numId w:val="0"/>
        </w:numPr>
        <w:ind w:left="340"/>
      </w:pPr>
    </w:p>
    <w:p w14:paraId="74C0ABD8" w14:textId="75C82E2F" w:rsidR="00430656" w:rsidRDefault="00C1255C">
      <w:pPr>
        <w:pStyle w:val="Bullet10"/>
        <w:numPr>
          <w:ilvl w:val="0"/>
          <w:numId w:val="0"/>
        </w:numPr>
      </w:pPr>
      <w:r>
        <w:t xml:space="preserve">Specific </w:t>
      </w:r>
      <w:r w:rsidR="00430656">
        <w:t xml:space="preserve">PV standards </w:t>
      </w:r>
      <w:r>
        <w:t xml:space="preserve">affecting to the components of each Facility </w:t>
      </w:r>
      <w:r w:rsidR="00430656">
        <w:t xml:space="preserve">are </w:t>
      </w:r>
      <w:r>
        <w:t xml:space="preserve">described in detail in the respective </w:t>
      </w:r>
      <w:r w:rsidR="00430656">
        <w:t xml:space="preserve">Technology Specific </w:t>
      </w:r>
      <w:r>
        <w:t>ER</w:t>
      </w:r>
      <w:r w:rsidR="009D1AF6">
        <w:t>s.</w:t>
      </w:r>
    </w:p>
    <w:p w14:paraId="062CB659" w14:textId="77777777" w:rsidR="00430656" w:rsidRPr="00AC435F" w:rsidRDefault="00430656" w:rsidP="003173D4">
      <w:pPr>
        <w:pStyle w:val="Bullet10"/>
        <w:numPr>
          <w:ilvl w:val="0"/>
          <w:numId w:val="0"/>
        </w:numPr>
        <w:ind w:left="340"/>
      </w:pPr>
    </w:p>
    <w:p w14:paraId="0BF5EB9E" w14:textId="67DB029A" w:rsidR="00AC435F" w:rsidRPr="00FF2B09" w:rsidRDefault="005C3F17" w:rsidP="00A044C9">
      <w:pPr>
        <w:pStyle w:val="Heading2"/>
      </w:pPr>
      <w:bookmarkStart w:id="15131" w:name="_Toc425416406"/>
      <w:bookmarkStart w:id="15132" w:name="_Toc427256231"/>
      <w:bookmarkStart w:id="15133" w:name="_Toc427256465"/>
      <w:bookmarkStart w:id="15134" w:name="_Toc446418780"/>
      <w:bookmarkStart w:id="15135" w:name="_Toc532295181"/>
      <w:bookmarkStart w:id="15136" w:name="_Toc534728491"/>
      <w:bookmarkStart w:id="15137" w:name="_Toc134540328"/>
      <w:bookmarkStart w:id="15138" w:name="_Toc140693383"/>
      <w:bookmarkStart w:id="15139" w:name="_Toc142388074"/>
      <w:bookmarkStart w:id="15140" w:name="_Toc153786102"/>
      <w:bookmarkStart w:id="15141" w:name="_Toc153788962"/>
      <w:bookmarkStart w:id="15142" w:name="_Toc154762661"/>
      <w:bookmarkStart w:id="15143" w:name="_Toc157610093"/>
      <w:bookmarkStart w:id="15144" w:name="_Toc195518869"/>
      <w:bookmarkStart w:id="15145" w:name="_Toc195599833"/>
      <w:bookmarkStart w:id="15146" w:name="_Toc223962219"/>
      <w:bookmarkEnd w:id="15131"/>
      <w:bookmarkEnd w:id="15132"/>
      <w:r w:rsidRPr="00FF2B09">
        <w:t>Statutory Regulations / Requirements</w:t>
      </w:r>
      <w:bookmarkEnd w:id="15133"/>
      <w:bookmarkEnd w:id="15134"/>
      <w:bookmarkEnd w:id="15135"/>
      <w:bookmarkEnd w:id="15136"/>
      <w:bookmarkEnd w:id="15137"/>
      <w:bookmarkEnd w:id="15138"/>
      <w:bookmarkEnd w:id="15139"/>
      <w:bookmarkEnd w:id="15140"/>
      <w:bookmarkEnd w:id="15141"/>
      <w:bookmarkEnd w:id="15142"/>
      <w:bookmarkEnd w:id="15143"/>
      <w:bookmarkEnd w:id="15144"/>
      <w:bookmarkEnd w:id="15145"/>
      <w:bookmarkEnd w:id="15146"/>
    </w:p>
    <w:p w14:paraId="286A2152" w14:textId="3100260E" w:rsidR="00AC435F" w:rsidRPr="00AC435F" w:rsidRDefault="00AC435F" w:rsidP="00AC435F">
      <w:r w:rsidRPr="00AC435F">
        <w:t>All parts of the Contractor’s responsibilities including but not limited to design, management, installation, procurement and component supply, testing and commissioning must comply with the following non-exhaustive list of statutory requirements:</w:t>
      </w:r>
    </w:p>
    <w:p w14:paraId="0A8D0CDA" w14:textId="527B2FCA" w:rsidR="00AC435F" w:rsidRPr="00067315" w:rsidRDefault="00A9719E" w:rsidP="007A202A">
      <w:pPr>
        <w:pStyle w:val="Bullet10"/>
      </w:pPr>
      <w:r w:rsidRPr="00067315">
        <w:t>Connection and Use of System Code (CUSC)</w:t>
      </w:r>
      <w:r w:rsidR="00F702DB">
        <w:t>;</w:t>
      </w:r>
    </w:p>
    <w:p w14:paraId="6032B44D" w14:textId="06D02318" w:rsidR="00AC435F" w:rsidRPr="00067315" w:rsidRDefault="008A02A2" w:rsidP="003170A9">
      <w:pPr>
        <w:pStyle w:val="Bullet10"/>
      </w:pPr>
      <w:r w:rsidRPr="00067315">
        <w:t>BS7671</w:t>
      </w:r>
      <w:r w:rsidR="00170AD2" w:rsidRPr="00067315">
        <w:t>, IEC 60364, Low voltage electrical installations</w:t>
      </w:r>
      <w:r w:rsidR="003170A9">
        <w:t xml:space="preserve"> </w:t>
      </w:r>
      <w:r w:rsidR="00AC435F" w:rsidRPr="00067315">
        <w:t>and HV systems</w:t>
      </w:r>
      <w:r w:rsidR="00F702DB">
        <w:t>;</w:t>
      </w:r>
    </w:p>
    <w:p w14:paraId="143BD527" w14:textId="53D6B9D4" w:rsidR="00AC435F" w:rsidRPr="00067315" w:rsidRDefault="00CE0967" w:rsidP="007A202A">
      <w:pPr>
        <w:pStyle w:val="Bullet10"/>
      </w:pPr>
      <w:r w:rsidRPr="00067315">
        <w:t>Health and Safety at Work act 1974;</w:t>
      </w:r>
    </w:p>
    <w:p w14:paraId="7B9CB1E0" w14:textId="7C50BB3A" w:rsidR="000F6296" w:rsidRPr="00067315" w:rsidRDefault="000F6296" w:rsidP="007A202A">
      <w:pPr>
        <w:pStyle w:val="Bullet10"/>
      </w:pPr>
      <w:r w:rsidRPr="00067315">
        <w:t>Management of Health and Safety at Work Regulations;</w:t>
      </w:r>
    </w:p>
    <w:p w14:paraId="4EC649E3" w14:textId="4A40ECC5" w:rsidR="000F6296" w:rsidRPr="00067315" w:rsidRDefault="000F6296" w:rsidP="007A202A">
      <w:pPr>
        <w:pStyle w:val="Bullet10"/>
      </w:pPr>
      <w:r w:rsidRPr="00067315">
        <w:t>Environmental Protection Act 1990;</w:t>
      </w:r>
    </w:p>
    <w:p w14:paraId="2AB5CC05" w14:textId="1B473626" w:rsidR="000F6296" w:rsidRPr="00067315" w:rsidRDefault="000F6296" w:rsidP="007A202A">
      <w:pPr>
        <w:pStyle w:val="Bullet10"/>
      </w:pPr>
      <w:r w:rsidRPr="00067315">
        <w:t>Distribution Code;</w:t>
      </w:r>
    </w:p>
    <w:p w14:paraId="0D8316FB" w14:textId="22432134" w:rsidR="000F6296" w:rsidRPr="00067315" w:rsidRDefault="001A5BD7" w:rsidP="000F6296">
      <w:pPr>
        <w:pStyle w:val="Bullet10"/>
      </w:pPr>
      <w:r w:rsidRPr="00067315">
        <w:t xml:space="preserve">Building codes such as BS 5950 </w:t>
      </w:r>
      <w:r w:rsidR="00D22D00" w:rsidRPr="00067315">
        <w:t xml:space="preserve">structural design; </w:t>
      </w:r>
    </w:p>
    <w:p w14:paraId="525E8C6C" w14:textId="61FE8E37" w:rsidR="00B017A6" w:rsidRPr="00067315" w:rsidRDefault="00B017A6" w:rsidP="000F6296">
      <w:pPr>
        <w:pStyle w:val="Bullet10"/>
      </w:pPr>
      <w:r w:rsidRPr="003170A9">
        <w:t>BS 9999: Fire Safety in the Design, Management, and Use of Buildings;</w:t>
      </w:r>
    </w:p>
    <w:p w14:paraId="566CF137" w14:textId="2BCBBB81" w:rsidR="00AC435F" w:rsidRPr="00067315" w:rsidRDefault="00710171" w:rsidP="007A202A">
      <w:pPr>
        <w:pStyle w:val="Bullet10"/>
      </w:pPr>
      <w:r>
        <w:t>The Environment Act 2021, covering waterways and environmental impacts of construction and waste management;</w:t>
      </w:r>
    </w:p>
    <w:p w14:paraId="2C6E9FBA" w14:textId="0CA8DFF7" w:rsidR="00AC435F" w:rsidRPr="00067315" w:rsidRDefault="00AC435F" w:rsidP="007A202A">
      <w:pPr>
        <w:pStyle w:val="Bullet10"/>
      </w:pPr>
      <w:r w:rsidRPr="00067315">
        <w:t>National Building Code</w:t>
      </w:r>
      <w:r w:rsidR="003170A9">
        <w:t>s</w:t>
      </w:r>
      <w:r w:rsidRPr="00067315">
        <w:t xml:space="preserve"> and Construction regulations</w:t>
      </w:r>
      <w:r w:rsidR="003170A9">
        <w:t>, including CDM;</w:t>
      </w:r>
    </w:p>
    <w:p w14:paraId="2AF266C2" w14:textId="72603D35" w:rsidR="00AC435F" w:rsidRPr="00067315" w:rsidRDefault="00AC435F" w:rsidP="007A202A">
      <w:pPr>
        <w:pStyle w:val="Bullet10"/>
      </w:pPr>
      <w:r w:rsidRPr="00067315">
        <w:t>National Fire Prevention regulations</w:t>
      </w:r>
      <w:r w:rsidR="003170A9">
        <w:t>;</w:t>
      </w:r>
    </w:p>
    <w:p w14:paraId="305CDF31" w14:textId="217504F1" w:rsidR="00AC435F" w:rsidRPr="00AC435F" w:rsidRDefault="00AC435F" w:rsidP="007A202A">
      <w:pPr>
        <w:pStyle w:val="Bullet10"/>
      </w:pPr>
      <w:r w:rsidRPr="003170A9">
        <w:t>Products certifications according to the national and international standards made by</w:t>
      </w:r>
      <w:r>
        <w:t xml:space="preserve"> independent accredited laboratories</w:t>
      </w:r>
      <w:r w:rsidR="00D5307F">
        <w:t>;</w:t>
      </w:r>
      <w:r w:rsidR="00F702DB">
        <w:t xml:space="preserve"> and</w:t>
      </w:r>
    </w:p>
    <w:p w14:paraId="75EB35E9" w14:textId="7FE09940" w:rsidR="00AC435F" w:rsidRPr="00AC435F" w:rsidRDefault="00AC435F" w:rsidP="007A202A">
      <w:pPr>
        <w:pStyle w:val="Bullet10"/>
      </w:pPr>
      <w:r>
        <w:t>All relevant standards referred to in this document</w:t>
      </w:r>
      <w:r w:rsidR="00D5307F">
        <w:t xml:space="preserve"> and appendices.</w:t>
      </w:r>
    </w:p>
    <w:p w14:paraId="5B80270D" w14:textId="7F011476" w:rsidR="00AC435F" w:rsidRPr="007A202A" w:rsidRDefault="005C3F17" w:rsidP="00A044C9">
      <w:pPr>
        <w:pStyle w:val="Heading2"/>
      </w:pPr>
      <w:bookmarkStart w:id="15147" w:name="_Toc532295182"/>
      <w:bookmarkStart w:id="15148" w:name="_Toc534728492"/>
      <w:bookmarkStart w:id="15149" w:name="_Toc134540329"/>
      <w:bookmarkStart w:id="15150" w:name="_Toc140693384"/>
      <w:bookmarkStart w:id="15151" w:name="_Toc142388075"/>
      <w:bookmarkStart w:id="15152" w:name="_Toc153786103"/>
      <w:bookmarkStart w:id="15153" w:name="_Toc153788963"/>
      <w:bookmarkStart w:id="15154" w:name="_Toc154762662"/>
      <w:bookmarkStart w:id="15155" w:name="_Toc157610094"/>
      <w:bookmarkStart w:id="15156" w:name="_Toc195518870"/>
      <w:bookmarkStart w:id="15157" w:name="_Toc195599834"/>
      <w:bookmarkStart w:id="15158" w:name="_Toc223962220"/>
      <w:r w:rsidRPr="007A202A">
        <w:lastRenderedPageBreak/>
        <w:t>General Standards</w:t>
      </w:r>
      <w:bookmarkEnd w:id="15147"/>
      <w:bookmarkEnd w:id="15148"/>
      <w:bookmarkEnd w:id="15149"/>
      <w:bookmarkEnd w:id="15150"/>
      <w:bookmarkEnd w:id="15151"/>
      <w:bookmarkEnd w:id="15152"/>
      <w:bookmarkEnd w:id="15153"/>
      <w:bookmarkEnd w:id="15154"/>
      <w:bookmarkEnd w:id="15155"/>
      <w:bookmarkEnd w:id="15156"/>
      <w:bookmarkEnd w:id="15157"/>
      <w:bookmarkEnd w:id="15158"/>
    </w:p>
    <w:p w14:paraId="5E66FDDB" w14:textId="1E586C73" w:rsidR="00AC435F" w:rsidRPr="00AC435F" w:rsidRDefault="00AC435F" w:rsidP="00AC435F">
      <w:pPr>
        <w:pStyle w:val="Bullet10"/>
      </w:pPr>
      <w:r>
        <w:t>ISO 9001:2015, Quality management</w:t>
      </w:r>
      <w:r w:rsidR="00F702DB">
        <w:t>;</w:t>
      </w:r>
    </w:p>
    <w:p w14:paraId="3025961F" w14:textId="2DBCCE8A" w:rsidR="00AC435F" w:rsidRPr="00AC435F" w:rsidRDefault="00AC435F" w:rsidP="00AC435F">
      <w:pPr>
        <w:pStyle w:val="Bullet10"/>
      </w:pPr>
      <w:r>
        <w:t>ISO 14001:2015, Environmental management</w:t>
      </w:r>
      <w:r w:rsidR="00F702DB">
        <w:t>; and</w:t>
      </w:r>
    </w:p>
    <w:p w14:paraId="2CFCFBC1" w14:textId="0D5D163F" w:rsidR="00067315" w:rsidDel="00710171" w:rsidRDefault="00AC435F" w:rsidP="00067315">
      <w:pPr>
        <w:pStyle w:val="Bullet10"/>
      </w:pPr>
      <w:r>
        <w:t>OHSAS 18001:2007 Occupational Health and Safety Management or ISO 45001: 2018</w:t>
      </w:r>
      <w:r w:rsidR="00F702DB">
        <w:t>.</w:t>
      </w:r>
    </w:p>
    <w:p w14:paraId="47E7B606" w14:textId="6452B3A5" w:rsidR="00AC435F" w:rsidRPr="00AC435F" w:rsidRDefault="005C3F17">
      <w:pPr>
        <w:pStyle w:val="Heading3"/>
      </w:pPr>
      <w:bookmarkStart w:id="15159" w:name="_Toc427256474"/>
      <w:bookmarkStart w:id="15160" w:name="_Toc446418792"/>
      <w:bookmarkStart w:id="15161" w:name="_Toc532295191"/>
      <w:bookmarkStart w:id="15162" w:name="_Toc134540337"/>
      <w:bookmarkStart w:id="15163" w:name="_Toc140693392"/>
      <w:bookmarkStart w:id="15164" w:name="_Toc142388083"/>
      <w:bookmarkStart w:id="15165" w:name="_Toc153786165"/>
      <w:bookmarkStart w:id="15166" w:name="_Toc153789025"/>
      <w:bookmarkStart w:id="15167" w:name="_Toc154762663"/>
      <w:bookmarkStart w:id="15168" w:name="_Toc157610095"/>
      <w:bookmarkStart w:id="15169" w:name="_Toc195518871"/>
      <w:bookmarkStart w:id="15170" w:name="_Toc195599835"/>
      <w:bookmarkStart w:id="15171" w:name="_Toc223962221"/>
      <w:r>
        <w:t>Power Transformers</w:t>
      </w:r>
      <w:bookmarkEnd w:id="15159"/>
      <w:bookmarkEnd w:id="15160"/>
      <w:bookmarkEnd w:id="15161"/>
      <w:bookmarkEnd w:id="15162"/>
      <w:bookmarkEnd w:id="15163"/>
      <w:bookmarkEnd w:id="15164"/>
      <w:bookmarkEnd w:id="15165"/>
      <w:bookmarkEnd w:id="15166"/>
      <w:bookmarkEnd w:id="15167"/>
      <w:bookmarkEnd w:id="15168"/>
      <w:bookmarkEnd w:id="15169"/>
      <w:bookmarkEnd w:id="15170"/>
      <w:bookmarkEnd w:id="15171"/>
    </w:p>
    <w:p w14:paraId="1F3ED5A1" w14:textId="22B806A8" w:rsidR="00AC435F" w:rsidRPr="00AC435F" w:rsidRDefault="00AC435F" w:rsidP="00AC435F">
      <w:pPr>
        <w:pStyle w:val="Bullet10"/>
      </w:pPr>
      <w:r>
        <w:t>IEC 60076, Power transformers (parts as relevant)</w:t>
      </w:r>
      <w:r w:rsidR="00F702DB">
        <w:t>;</w:t>
      </w:r>
    </w:p>
    <w:p w14:paraId="489645F9" w14:textId="5EAD0427" w:rsidR="00AC435F" w:rsidRPr="00AC435F" w:rsidRDefault="00AC435F" w:rsidP="007A202A">
      <w:pPr>
        <w:pStyle w:val="Bullet10"/>
      </w:pPr>
      <w:r>
        <w:t>IEC 61378-1:2011, Converter transformers - Transformers for industrial applications</w:t>
      </w:r>
      <w:r w:rsidR="00F702DB">
        <w:t>;</w:t>
      </w:r>
    </w:p>
    <w:p w14:paraId="3DD89F66" w14:textId="5D445003" w:rsidR="004E1095" w:rsidRDefault="008F4CE9" w:rsidP="00AC435F">
      <w:pPr>
        <w:pStyle w:val="Bullet10"/>
      </w:pPr>
      <w:r w:rsidRPr="008F4CE9">
        <w:t>IEC 61099</w:t>
      </w:r>
      <w:r>
        <w:t xml:space="preserve">, </w:t>
      </w:r>
      <w:r w:rsidRPr="008F4CE9">
        <w:t>Insulating liquids - Specifications for unused synthetic organic esters for electrical purposes</w:t>
      </w:r>
      <w:r w:rsidR="00F702DB">
        <w:t>;</w:t>
      </w:r>
    </w:p>
    <w:p w14:paraId="48073C0C" w14:textId="3351FF91" w:rsidR="00AC435F" w:rsidRPr="00AC435F" w:rsidRDefault="00AC435F" w:rsidP="00AC435F">
      <w:pPr>
        <w:pStyle w:val="Bullet10"/>
      </w:pPr>
      <w:r>
        <w:t>IEC 60296:2012, Fluids for electrotechnical applications - Unused mineral insulating oils for transformers and switchgear</w:t>
      </w:r>
      <w:r w:rsidR="00F702DB">
        <w:t>;</w:t>
      </w:r>
    </w:p>
    <w:p w14:paraId="589762FD" w14:textId="4FAC96BF" w:rsidR="00AC435F" w:rsidRPr="00AC435F" w:rsidRDefault="00AC435F" w:rsidP="00AC435F">
      <w:pPr>
        <w:pStyle w:val="Bullet10"/>
      </w:pPr>
      <w:r>
        <w:t>IEC 60422: 2013, Mineral insulating oils in electrical equipment - Supervision and maintenance guidance</w:t>
      </w:r>
      <w:r w:rsidR="00F702DB">
        <w:t>;</w:t>
      </w:r>
    </w:p>
    <w:p w14:paraId="42BD5A74" w14:textId="780CED5E" w:rsidR="00AC435F" w:rsidRPr="00AC435F" w:rsidRDefault="00AC435F" w:rsidP="00AC435F">
      <w:pPr>
        <w:pStyle w:val="Bullet10"/>
      </w:pPr>
      <w:r>
        <w:t>IEC 60599:2015, Mineral oil-filled electrical equipment in service – Guidance on the interpretation of dissolved and free gases analysis</w:t>
      </w:r>
      <w:r w:rsidR="00F702DB">
        <w:t>;</w:t>
      </w:r>
    </w:p>
    <w:p w14:paraId="7543E61C" w14:textId="28F8D855" w:rsidR="00AC435F" w:rsidRPr="00AC435F" w:rsidRDefault="00AC435F" w:rsidP="00AC435F">
      <w:pPr>
        <w:pStyle w:val="Bullet10"/>
      </w:pPr>
      <w:r>
        <w:t>IEC 60270, High-voltage test techniques - Partial discharge measurements</w:t>
      </w:r>
      <w:r w:rsidR="00F702DB">
        <w:t>; and</w:t>
      </w:r>
    </w:p>
    <w:p w14:paraId="48DFB56F" w14:textId="28E2DF41" w:rsidR="00AC435F" w:rsidRDefault="00AC435F" w:rsidP="00AC435F">
      <w:pPr>
        <w:pStyle w:val="Bullet10"/>
      </w:pPr>
      <w:r>
        <w:t>IEC 60156, Insulating liquids - Determination of the breakdown voltage at power frequency - Test method</w:t>
      </w:r>
      <w:r w:rsidR="00F702DB">
        <w:t>.</w:t>
      </w:r>
    </w:p>
    <w:p w14:paraId="39D4EE1C" w14:textId="64D24CD3" w:rsidR="00D809E8" w:rsidRPr="00AC435F" w:rsidRDefault="005C3F17" w:rsidP="00660737">
      <w:pPr>
        <w:pStyle w:val="Heading2"/>
      </w:pPr>
      <w:bookmarkStart w:id="15172" w:name="_Toc154762664"/>
      <w:bookmarkStart w:id="15173" w:name="_Toc157610096"/>
      <w:bookmarkStart w:id="15174" w:name="_Toc195518872"/>
      <w:bookmarkStart w:id="15175" w:name="_Toc195599836"/>
      <w:bookmarkStart w:id="15176" w:name="_Toc223962222"/>
      <w:r>
        <w:t>Electrical Equipment</w:t>
      </w:r>
      <w:bookmarkEnd w:id="15172"/>
      <w:bookmarkEnd w:id="15173"/>
      <w:bookmarkEnd w:id="15174"/>
      <w:bookmarkEnd w:id="15175"/>
      <w:bookmarkEnd w:id="15176"/>
    </w:p>
    <w:p w14:paraId="49404781" w14:textId="4C894BEA" w:rsidR="00AC435F" w:rsidRPr="00AC435F" w:rsidRDefault="005C3F17" w:rsidP="00A044C9">
      <w:pPr>
        <w:pStyle w:val="Heading3"/>
      </w:pPr>
      <w:bookmarkStart w:id="15177" w:name="_Toc532295192"/>
      <w:bookmarkStart w:id="15178" w:name="_Toc134540338"/>
      <w:bookmarkStart w:id="15179" w:name="_Toc140693393"/>
      <w:bookmarkStart w:id="15180" w:name="_Toc142388084"/>
      <w:bookmarkStart w:id="15181" w:name="_Toc153786166"/>
      <w:bookmarkStart w:id="15182" w:name="_Toc153789026"/>
      <w:bookmarkStart w:id="15183" w:name="_Toc154762665"/>
      <w:bookmarkStart w:id="15184" w:name="_Toc157610097"/>
      <w:bookmarkStart w:id="15185" w:name="_Toc195518873"/>
      <w:bookmarkStart w:id="15186" w:name="_Toc195599837"/>
      <w:bookmarkStart w:id="15187" w:name="_Toc223962223"/>
      <w:bookmarkStart w:id="15188" w:name="_Toc427256475"/>
      <w:bookmarkStart w:id="15189" w:name="_Toc446418793"/>
      <w:r>
        <w:t>Overhead Power Lines</w:t>
      </w:r>
      <w:bookmarkEnd w:id="15177"/>
      <w:bookmarkEnd w:id="15178"/>
      <w:bookmarkEnd w:id="15179"/>
      <w:bookmarkEnd w:id="15180"/>
      <w:bookmarkEnd w:id="15181"/>
      <w:bookmarkEnd w:id="15182"/>
      <w:bookmarkEnd w:id="15183"/>
      <w:bookmarkEnd w:id="15184"/>
      <w:bookmarkEnd w:id="15185"/>
      <w:bookmarkEnd w:id="15186"/>
      <w:bookmarkEnd w:id="15187"/>
    </w:p>
    <w:p w14:paraId="4203F415" w14:textId="1728E995" w:rsidR="00AC435F" w:rsidRPr="00AC435F" w:rsidRDefault="00AC435F" w:rsidP="00AC435F">
      <w:r w:rsidRPr="00AC435F">
        <w:t xml:space="preserve">The design and construction shall be carried out in compliance with the applicable Standards, including, but not limited to, the following which, for avoidance of doubt, shall be superseded by the requirements of the </w:t>
      </w:r>
      <w:r w:rsidR="00D1254B">
        <w:t>DNO</w:t>
      </w:r>
      <w:r w:rsidRPr="00AC435F">
        <w:t xml:space="preserve"> where applicable:</w:t>
      </w:r>
    </w:p>
    <w:p w14:paraId="2CB7A9C3" w14:textId="79DF0597" w:rsidR="00AC435F" w:rsidRPr="00AC435F" w:rsidRDefault="00AC435F" w:rsidP="00AC435F">
      <w:pPr>
        <w:pStyle w:val="Bullet10"/>
      </w:pPr>
      <w:r>
        <w:t xml:space="preserve">EN 50341 (all parts), Overhead electrical lines exceeding AC 1 </w:t>
      </w:r>
      <w:r w:rsidR="00221393">
        <w:t>K</w:t>
      </w:r>
      <w:r>
        <w:t>V</w:t>
      </w:r>
      <w:r w:rsidR="00F702DB">
        <w:t>;</w:t>
      </w:r>
    </w:p>
    <w:p w14:paraId="1CF87968" w14:textId="761EC3C6" w:rsidR="00AC435F" w:rsidRPr="00AC435F" w:rsidRDefault="00AC435F" w:rsidP="00AC435F">
      <w:pPr>
        <w:pStyle w:val="Bullet10"/>
      </w:pPr>
      <w:r>
        <w:t>IEC 60826:2017, Design criteria of overhead transmission lines</w:t>
      </w:r>
      <w:r w:rsidR="00F702DB">
        <w:t>;</w:t>
      </w:r>
    </w:p>
    <w:p w14:paraId="3F70EB94" w14:textId="7F548E97" w:rsidR="00904622" w:rsidRPr="00AC435F" w:rsidRDefault="00904622" w:rsidP="00904622">
      <w:pPr>
        <w:pStyle w:val="Bullet10"/>
      </w:pPr>
      <w:r>
        <w:t>IEC 60038:2009, IEC standard voltages</w:t>
      </w:r>
      <w:r w:rsidR="00F702DB">
        <w:t>;</w:t>
      </w:r>
    </w:p>
    <w:p w14:paraId="1E6B7DFB" w14:textId="775AF586" w:rsidR="00AC435F" w:rsidRPr="00AC435F" w:rsidRDefault="00AC435F" w:rsidP="00AC435F">
      <w:pPr>
        <w:pStyle w:val="Bullet10"/>
      </w:pPr>
      <w:r>
        <w:t>IEC 60652:2002, Loading tests on overhead line structures</w:t>
      </w:r>
      <w:r w:rsidR="00F702DB">
        <w:t>;</w:t>
      </w:r>
    </w:p>
    <w:p w14:paraId="1CCCB6AA" w14:textId="3CBAFE27" w:rsidR="00AC435F" w:rsidRPr="00AC435F" w:rsidRDefault="00AC435F" w:rsidP="00AC435F">
      <w:pPr>
        <w:pStyle w:val="Bullet10"/>
      </w:pPr>
      <w:r>
        <w:t>IEC 60060:2018 SER, High-voltage test techniques – ALL PARTS</w:t>
      </w:r>
      <w:r w:rsidR="00F702DB">
        <w:t>;</w:t>
      </w:r>
    </w:p>
    <w:p w14:paraId="74885F3D" w14:textId="56EE7387" w:rsidR="00AC435F" w:rsidRPr="00AC435F" w:rsidRDefault="00AC435F" w:rsidP="00AC435F">
      <w:pPr>
        <w:pStyle w:val="Bullet10"/>
      </w:pPr>
      <w:r>
        <w:t>IEC 60071:2018 SER, Insulation coordination – ALL PARTS</w:t>
      </w:r>
      <w:r w:rsidR="00F702DB">
        <w:t>;</w:t>
      </w:r>
    </w:p>
    <w:p w14:paraId="2EBA8BF1" w14:textId="724EC8DD" w:rsidR="00AC435F" w:rsidRPr="00AC435F" w:rsidRDefault="00AC435F" w:rsidP="00AC435F">
      <w:pPr>
        <w:pStyle w:val="Bullet10"/>
      </w:pPr>
      <w:r>
        <w:t>IEC 61773:1996, Overhead lines - Testing of foundations for structures</w:t>
      </w:r>
      <w:r w:rsidR="00F702DB">
        <w:t>;</w:t>
      </w:r>
    </w:p>
    <w:p w14:paraId="45975BDD" w14:textId="0BAB605B" w:rsidR="00AC435F" w:rsidRPr="00AC435F" w:rsidRDefault="00AC435F" w:rsidP="00AC435F">
      <w:pPr>
        <w:pStyle w:val="Bullet10"/>
      </w:pPr>
      <w:r>
        <w:t>IEC TS 61774:1997, Overhead lines - Meteorological data for assessing climatic loads</w:t>
      </w:r>
      <w:r w:rsidR="00F702DB">
        <w:t>;</w:t>
      </w:r>
    </w:p>
    <w:p w14:paraId="5AAC19C8" w14:textId="1DFF87AF" w:rsidR="00AC435F" w:rsidRPr="00AC435F" w:rsidRDefault="00AC435F" w:rsidP="00AC435F">
      <w:pPr>
        <w:pStyle w:val="Bullet10"/>
      </w:pPr>
      <w:r>
        <w:t>IEC 61854:1998, Overhead lines - Requirements and tests for spacers</w:t>
      </w:r>
      <w:r w:rsidR="00F702DB">
        <w:t>;</w:t>
      </w:r>
    </w:p>
    <w:p w14:paraId="1765E819" w14:textId="2A78DB94" w:rsidR="00AC435F" w:rsidRPr="00AC435F" w:rsidRDefault="00AC435F" w:rsidP="00AC435F">
      <w:pPr>
        <w:pStyle w:val="Bullet10"/>
      </w:pPr>
      <w:r>
        <w:t>IEC 61284:1997, Overhead lines - Requirements and tests for fittings</w:t>
      </w:r>
      <w:r w:rsidR="00F702DB">
        <w:t>;</w:t>
      </w:r>
    </w:p>
    <w:p w14:paraId="3B85C3C6" w14:textId="78EB0ABE" w:rsidR="00AC435F" w:rsidRPr="00AC435F" w:rsidRDefault="00AC435F" w:rsidP="00AC435F">
      <w:pPr>
        <w:pStyle w:val="Bullet10"/>
      </w:pPr>
      <w:r>
        <w:t>IEC 61865:2001, Overhead lines - Calculation of the electrical component of distance between live parts and obstacles - Method of calculation</w:t>
      </w:r>
      <w:r w:rsidR="00F702DB">
        <w:t>;</w:t>
      </w:r>
    </w:p>
    <w:p w14:paraId="15B461B8" w14:textId="4B8FADCD" w:rsidR="00AC435F" w:rsidRPr="00AC435F" w:rsidRDefault="00AC435F" w:rsidP="00AC435F">
      <w:pPr>
        <w:pStyle w:val="Bullet10"/>
      </w:pPr>
      <w:r>
        <w:t>IEC 61897:1998, Overhead lines - Requirements and tests for Stockbridge type aeolian vibration dampers</w:t>
      </w:r>
      <w:r w:rsidR="00F702DB">
        <w:t>;</w:t>
      </w:r>
    </w:p>
    <w:p w14:paraId="44157AB4" w14:textId="67B23614" w:rsidR="00AC435F" w:rsidRPr="00AC435F" w:rsidRDefault="00AC435F" w:rsidP="00AC435F">
      <w:pPr>
        <w:pStyle w:val="Bullet10"/>
      </w:pPr>
      <w:r>
        <w:t>IEC TR 61597:1995, Overhead electrical conductors - Calculation methods for stranded bare conductors</w:t>
      </w:r>
      <w:r w:rsidR="00F702DB">
        <w:t>;</w:t>
      </w:r>
    </w:p>
    <w:p w14:paraId="07112156" w14:textId="020877A9" w:rsidR="00AC435F" w:rsidRPr="00AC435F" w:rsidRDefault="00AC435F" w:rsidP="00AC435F">
      <w:pPr>
        <w:pStyle w:val="Bullet10"/>
      </w:pPr>
      <w:r>
        <w:t>IEC 61395:1998, Overhead electrical conductors - Creep test procedures for stranded conductors</w:t>
      </w:r>
      <w:r w:rsidR="00F702DB">
        <w:t>;</w:t>
      </w:r>
    </w:p>
    <w:p w14:paraId="3738A0D5" w14:textId="2703D86C" w:rsidR="00AC435F" w:rsidRPr="00AC435F" w:rsidRDefault="00AC435F" w:rsidP="00AC435F">
      <w:pPr>
        <w:pStyle w:val="Bullet10"/>
      </w:pPr>
      <w:r>
        <w:t>IEC 61089:1991, Round wire concentric lay overhead electrical stranded conductors</w:t>
      </w:r>
      <w:r w:rsidR="00F702DB">
        <w:t>;</w:t>
      </w:r>
    </w:p>
    <w:p w14:paraId="127ED4E3" w14:textId="7BE662B2" w:rsidR="00AC435F" w:rsidRPr="00AC435F" w:rsidRDefault="00AC435F" w:rsidP="00AC435F">
      <w:pPr>
        <w:pStyle w:val="Bullet10"/>
      </w:pPr>
      <w:r>
        <w:lastRenderedPageBreak/>
        <w:t xml:space="preserve">IEC 60305:1995, Insulators for overhead lines with a nominal voltage above 1000 V - Ceramic or glass insulator units for </w:t>
      </w:r>
      <w:r w:rsidR="00221393">
        <w:t>AC</w:t>
      </w:r>
      <w:r>
        <w:t xml:space="preserve"> systems - Characteristics of insulator units of the cap and pin type</w:t>
      </w:r>
      <w:r w:rsidR="00F702DB">
        <w:t>;</w:t>
      </w:r>
    </w:p>
    <w:p w14:paraId="26B9C336" w14:textId="17C3109E" w:rsidR="00AC435F" w:rsidRPr="00AC435F" w:rsidRDefault="00AC435F" w:rsidP="00AC435F">
      <w:pPr>
        <w:pStyle w:val="Bullet10"/>
      </w:pPr>
      <w:r>
        <w:t>IEC 60383 (all parts), Insulators for overhead lines with a nominal voltage above 1000 V</w:t>
      </w:r>
      <w:r w:rsidR="00F702DB">
        <w:t>;</w:t>
      </w:r>
    </w:p>
    <w:p w14:paraId="3F82B1AE" w14:textId="55CD21E1" w:rsidR="00AC435F" w:rsidRPr="00AC435F" w:rsidRDefault="00AC435F" w:rsidP="00AC435F">
      <w:pPr>
        <w:pStyle w:val="Bullet10"/>
      </w:pPr>
      <w:r>
        <w:t xml:space="preserve">IEC 60433:1998, Insulators for overhead lines with a nominal voltage above 1000 V - Ceramic insulators for </w:t>
      </w:r>
      <w:r w:rsidR="00221393">
        <w:t>AC</w:t>
      </w:r>
      <w:r>
        <w:t xml:space="preserve"> systems - Characteristics of insulator units of the long rod type</w:t>
      </w:r>
      <w:r w:rsidR="00F702DB">
        <w:t>;</w:t>
      </w:r>
    </w:p>
    <w:p w14:paraId="13E7297E" w14:textId="0205E380" w:rsidR="00AC435F" w:rsidRPr="00AC435F" w:rsidRDefault="00AC435F" w:rsidP="007A202A">
      <w:pPr>
        <w:pStyle w:val="Bullet10"/>
      </w:pPr>
      <w:r>
        <w:t>IEC 60720:1981, Characteristics of line post insulators</w:t>
      </w:r>
      <w:r w:rsidR="00F702DB">
        <w:t>;</w:t>
      </w:r>
    </w:p>
    <w:p w14:paraId="262F92FA" w14:textId="60D6588D" w:rsidR="00AC435F" w:rsidRPr="00AC435F" w:rsidRDefault="00AC435F" w:rsidP="00AC435F">
      <w:pPr>
        <w:pStyle w:val="Bullet10"/>
      </w:pPr>
      <w:r>
        <w:t>IEC TS 60815 (part 2 or 3 as relevant), Selection and dimensioning of high-voltage insulators intended for use in polluted conditions</w:t>
      </w:r>
      <w:r w:rsidR="00F702DB">
        <w:t>; and</w:t>
      </w:r>
    </w:p>
    <w:p w14:paraId="0A26503F" w14:textId="3999A7FB" w:rsidR="00AC435F" w:rsidRPr="00AC435F" w:rsidRDefault="00AC435F" w:rsidP="00AC435F">
      <w:pPr>
        <w:pStyle w:val="Bullet10"/>
      </w:pPr>
      <w:r>
        <w:t xml:space="preserve">IEC 61109:2008, Insulators for overhead lines - Composite suspension and tension insulators for </w:t>
      </w:r>
      <w:r w:rsidR="00221393">
        <w:t>AC</w:t>
      </w:r>
      <w:r>
        <w:t xml:space="preserve"> systems with a nominal voltage greater than 1 000 V - Definitions, test methods and acceptance criteria</w:t>
      </w:r>
      <w:r w:rsidR="00F702DB">
        <w:t>.</w:t>
      </w:r>
    </w:p>
    <w:p w14:paraId="2FBC01C4" w14:textId="4C01C32E" w:rsidR="00AC435F" w:rsidRPr="00AC435F" w:rsidRDefault="005C3F17" w:rsidP="00A044C9">
      <w:pPr>
        <w:pStyle w:val="Heading3"/>
      </w:pPr>
      <w:bookmarkStart w:id="15190" w:name="_Toc153877809"/>
      <w:bookmarkStart w:id="15191" w:name="_Toc153879125"/>
      <w:bookmarkStart w:id="15192" w:name="_Toc153880291"/>
      <w:bookmarkStart w:id="15193" w:name="_Toc153885494"/>
      <w:bookmarkStart w:id="15194" w:name="_Toc153886810"/>
      <w:bookmarkStart w:id="15195" w:name="_Toc153887890"/>
      <w:bookmarkStart w:id="15196" w:name="_Toc153886953"/>
      <w:bookmarkStart w:id="15197" w:name="_Toc153888090"/>
      <w:bookmarkStart w:id="15198" w:name="_Toc153888522"/>
      <w:bookmarkStart w:id="15199" w:name="_Toc134540340"/>
      <w:bookmarkStart w:id="15200" w:name="_Toc140693395"/>
      <w:bookmarkStart w:id="15201" w:name="_Toc142388086"/>
      <w:bookmarkStart w:id="15202" w:name="_Toc153786168"/>
      <w:bookmarkStart w:id="15203" w:name="_Toc153789028"/>
      <w:bookmarkStart w:id="15204" w:name="_Toc154762666"/>
      <w:bookmarkStart w:id="15205" w:name="_Toc157610098"/>
      <w:bookmarkStart w:id="15206" w:name="_Toc195518874"/>
      <w:bookmarkStart w:id="15207" w:name="_Toc195599838"/>
      <w:bookmarkStart w:id="15208" w:name="_Toc223962224"/>
      <w:bookmarkEnd w:id="15188"/>
      <w:bookmarkEnd w:id="15189"/>
      <w:bookmarkEnd w:id="15190"/>
      <w:bookmarkEnd w:id="15191"/>
      <w:bookmarkEnd w:id="15192"/>
      <w:bookmarkEnd w:id="15193"/>
      <w:bookmarkEnd w:id="15194"/>
      <w:bookmarkEnd w:id="15195"/>
      <w:bookmarkEnd w:id="15196"/>
      <w:bookmarkEnd w:id="15197"/>
      <w:bookmarkEnd w:id="15198"/>
      <w:r>
        <w:t>General</w:t>
      </w:r>
      <w:bookmarkEnd w:id="15199"/>
      <w:bookmarkEnd w:id="15200"/>
      <w:bookmarkEnd w:id="15201"/>
      <w:bookmarkEnd w:id="15202"/>
      <w:bookmarkEnd w:id="15203"/>
      <w:bookmarkEnd w:id="15204"/>
      <w:bookmarkEnd w:id="15205"/>
      <w:bookmarkEnd w:id="15206"/>
      <w:bookmarkEnd w:id="15207"/>
      <w:bookmarkEnd w:id="15208"/>
    </w:p>
    <w:p w14:paraId="5A9C7CDD" w14:textId="1ECDA7F5" w:rsidR="00AC435F" w:rsidRPr="00A044C9" w:rsidRDefault="00AC435F" w:rsidP="007A202A">
      <w:pPr>
        <w:pStyle w:val="Bullet10"/>
        <w:rPr>
          <w:lang w:val="fr-FR"/>
        </w:rPr>
      </w:pPr>
      <w:r w:rsidRPr="00A044C9">
        <w:rPr>
          <w:lang w:val="fr-FR"/>
        </w:rPr>
        <w:t>IEC 61869, Instrument Transformers (parts as relevant)</w:t>
      </w:r>
      <w:r w:rsidR="00F702DB">
        <w:rPr>
          <w:lang w:val="fr-FR"/>
        </w:rPr>
        <w:t>;</w:t>
      </w:r>
    </w:p>
    <w:p w14:paraId="406F211F" w14:textId="3B340B64" w:rsidR="00AC435F" w:rsidRPr="00AC435F" w:rsidRDefault="00AC435F" w:rsidP="00AC435F">
      <w:pPr>
        <w:pStyle w:val="Bullet10"/>
      </w:pPr>
      <w:r>
        <w:t>IEC 60287-1, Electric cables - Calculation of the current rating</w:t>
      </w:r>
      <w:r w:rsidR="00F702DB">
        <w:t>;</w:t>
      </w:r>
    </w:p>
    <w:p w14:paraId="02567F40" w14:textId="5D17C443" w:rsidR="00AC435F" w:rsidRPr="00AC435F" w:rsidRDefault="00AC435F" w:rsidP="007A202A">
      <w:pPr>
        <w:pStyle w:val="Bullet10"/>
      </w:pPr>
      <w:r>
        <w:t>IEC 60228:2004, Conductors of insulated cables</w:t>
      </w:r>
      <w:r w:rsidR="00F702DB">
        <w:t>;</w:t>
      </w:r>
    </w:p>
    <w:p w14:paraId="4B5C7DAF" w14:textId="07A1D2D0" w:rsidR="00AC435F" w:rsidRPr="00AC435F" w:rsidRDefault="00AC435F" w:rsidP="007A202A">
      <w:pPr>
        <w:pStyle w:val="Bullet10"/>
      </w:pPr>
      <w:r>
        <w:t>IEC 60332-1-2:2004, Tests on electric and optical fibre cables under fire conditions - Part 1-2: Test for vertical flame propagation for a single insulated wire or cable - Procedure for 1 kW pre-mixed flame</w:t>
      </w:r>
      <w:r w:rsidR="00F702DB">
        <w:t>;</w:t>
      </w:r>
    </w:p>
    <w:p w14:paraId="364E8EB3" w14:textId="328ED581" w:rsidR="00AC435F" w:rsidRPr="00AC435F" w:rsidRDefault="00AC435F" w:rsidP="00AC435F">
      <w:pPr>
        <w:pStyle w:val="Bullet10"/>
      </w:pPr>
      <w:r>
        <w:t>IEC 61034 (all parts), Measurement of smoke density of cables burning under defined conditions</w:t>
      </w:r>
      <w:r w:rsidR="00F702DB">
        <w:t>;</w:t>
      </w:r>
    </w:p>
    <w:p w14:paraId="7EC537A0" w14:textId="11B37C1F" w:rsidR="00AC435F" w:rsidRPr="007A202A" w:rsidRDefault="00AC435F" w:rsidP="007A202A">
      <w:pPr>
        <w:pStyle w:val="Bullet10"/>
      </w:pPr>
      <w:r>
        <w:t>IEC 60068-2-78:2012, Environmental testing – Part 2-78: Tests. Test Cab: Damp heat, steady state</w:t>
      </w:r>
      <w:r w:rsidR="00F702DB">
        <w:t>;</w:t>
      </w:r>
    </w:p>
    <w:p w14:paraId="6EF3E3B7" w14:textId="7BF7E79B" w:rsidR="00AC435F" w:rsidRPr="00AC435F" w:rsidRDefault="00AC435F" w:rsidP="00AC435F">
      <w:pPr>
        <w:pStyle w:val="Bullet10"/>
      </w:pPr>
      <w:r>
        <w:t>IEC 60754-1:2011, Test on gases evolved during combustion of materials from cables - Part 1: Determination of the halogen acid gas content</w:t>
      </w:r>
      <w:r w:rsidR="00F702DB">
        <w:t>;</w:t>
      </w:r>
    </w:p>
    <w:p w14:paraId="1D73E795" w14:textId="74DAE1EA" w:rsidR="00AC435F" w:rsidRPr="007A202A" w:rsidRDefault="00AC435F" w:rsidP="007A202A">
      <w:pPr>
        <w:pStyle w:val="Bullet10"/>
      </w:pPr>
      <w:r>
        <w:t>IEC 60811-100:2012, Electric and optical fibre cables - Test methods for non-metallic materials - Part 100: General</w:t>
      </w:r>
      <w:r w:rsidR="00F702DB">
        <w:t>;</w:t>
      </w:r>
    </w:p>
    <w:p w14:paraId="0287FB9A" w14:textId="4A9CD232" w:rsidR="00AC435F" w:rsidRPr="00AC435F" w:rsidRDefault="00AC435F" w:rsidP="007A202A">
      <w:pPr>
        <w:pStyle w:val="Bullet10"/>
      </w:pPr>
      <w:r>
        <w:t>IEC 62444:2010, Cable Glands for electrical installations</w:t>
      </w:r>
      <w:r w:rsidR="00F702DB">
        <w:t>; and</w:t>
      </w:r>
    </w:p>
    <w:p w14:paraId="35CBE676" w14:textId="5BF555B8" w:rsidR="00AC435F" w:rsidRPr="00AC435F" w:rsidRDefault="00AC435F" w:rsidP="00AC435F">
      <w:pPr>
        <w:pStyle w:val="Bullet10"/>
      </w:pPr>
      <w:r>
        <w:t>IEC 60216-1:2013, Electrical insulating materials - Thermal endurance properties - Part 1: Ageing procedures and evaluation of test results</w:t>
      </w:r>
      <w:r w:rsidR="00F702DB">
        <w:t>.</w:t>
      </w:r>
    </w:p>
    <w:p w14:paraId="6A551A74" w14:textId="6E25A0D4" w:rsidR="00AC435F" w:rsidRPr="00AC435F" w:rsidRDefault="005C3F17" w:rsidP="00A044C9">
      <w:pPr>
        <w:pStyle w:val="Heading3"/>
      </w:pPr>
      <w:bookmarkStart w:id="15209" w:name="_Toc134540341"/>
      <w:bookmarkStart w:id="15210" w:name="_Toc140693396"/>
      <w:bookmarkStart w:id="15211" w:name="_Toc142388087"/>
      <w:bookmarkStart w:id="15212" w:name="_Toc153786169"/>
      <w:bookmarkStart w:id="15213" w:name="_Toc153789029"/>
      <w:bookmarkStart w:id="15214" w:name="_Toc154762667"/>
      <w:bookmarkStart w:id="15215" w:name="_Toc157610099"/>
      <w:bookmarkStart w:id="15216" w:name="_Toc195518875"/>
      <w:bookmarkStart w:id="15217" w:name="_Toc195599839"/>
      <w:bookmarkStart w:id="15218" w:name="_Toc223962225"/>
      <w:r>
        <w:t>Low Voltage</w:t>
      </w:r>
      <w:bookmarkEnd w:id="15209"/>
      <w:bookmarkEnd w:id="15210"/>
      <w:bookmarkEnd w:id="15211"/>
      <w:bookmarkEnd w:id="15212"/>
      <w:bookmarkEnd w:id="15213"/>
      <w:bookmarkEnd w:id="15214"/>
      <w:bookmarkEnd w:id="15215"/>
      <w:bookmarkEnd w:id="15216"/>
      <w:bookmarkEnd w:id="15217"/>
      <w:bookmarkEnd w:id="15218"/>
    </w:p>
    <w:p w14:paraId="5DE4BFF6" w14:textId="005DD6F5" w:rsidR="00AC435F" w:rsidRPr="00AC435F" w:rsidRDefault="00710171" w:rsidP="007A202A">
      <w:pPr>
        <w:pStyle w:val="Bullet10"/>
      </w:pPr>
      <w:r>
        <w:t>BS7671:2018</w:t>
      </w:r>
      <w:r w:rsidR="00F702DB">
        <w:t>;</w:t>
      </w:r>
    </w:p>
    <w:p w14:paraId="2BA528D2" w14:textId="0DF395A5" w:rsidR="00AC435F" w:rsidRPr="00AC435F" w:rsidRDefault="00AC435F" w:rsidP="007A202A">
      <w:pPr>
        <w:pStyle w:val="Bullet10"/>
      </w:pPr>
      <w:r>
        <w:t>IEC 60364 (all parts), Low-Voltage electrical installations (for topics not included in National Electrical Standards)</w:t>
      </w:r>
      <w:r w:rsidR="00F702DB">
        <w:t>;</w:t>
      </w:r>
    </w:p>
    <w:p w14:paraId="2EFA79D1" w14:textId="26DE28D7" w:rsidR="006A530C" w:rsidRPr="00AC435F" w:rsidRDefault="006A530C" w:rsidP="007A202A">
      <w:pPr>
        <w:pStyle w:val="Bullet10"/>
      </w:pPr>
      <w:r>
        <w:t>IEC62446: Photovoltaic (PV) systems – Requirements for testing, documentation and maintenance</w:t>
      </w:r>
      <w:r w:rsidR="00F702DB">
        <w:t>;</w:t>
      </w:r>
    </w:p>
    <w:p w14:paraId="7A1BBBB4" w14:textId="43E9EB2F" w:rsidR="00AC435F" w:rsidRPr="00AC435F" w:rsidRDefault="00AC435F" w:rsidP="007A202A">
      <w:pPr>
        <w:pStyle w:val="Bullet10"/>
      </w:pPr>
      <w:r>
        <w:t>IEC 61439 (all parts), Low-voltage switchgear and control gear assemblies</w:t>
      </w:r>
      <w:r w:rsidR="00F702DB">
        <w:t>;</w:t>
      </w:r>
    </w:p>
    <w:p w14:paraId="14FCEA2B" w14:textId="53D2545B" w:rsidR="00AC435F" w:rsidRPr="00AC435F" w:rsidRDefault="00AC435F" w:rsidP="007A202A">
      <w:pPr>
        <w:pStyle w:val="Bullet10"/>
      </w:pPr>
      <w:r>
        <w:t>IEC 60947, Low-voltage switchgear and control gear (parts as relevant)</w:t>
      </w:r>
      <w:r w:rsidR="00F702DB">
        <w:t>;</w:t>
      </w:r>
    </w:p>
    <w:p w14:paraId="45B03E2D" w14:textId="5184A9E2" w:rsidR="00AC435F" w:rsidRPr="00AC435F" w:rsidRDefault="00AC435F" w:rsidP="007A202A">
      <w:pPr>
        <w:pStyle w:val="Bullet10"/>
      </w:pPr>
      <w:r>
        <w:t>IEC 60269 (all parts), Low-voltage fuses</w:t>
      </w:r>
      <w:r w:rsidR="00F702DB">
        <w:t>;</w:t>
      </w:r>
    </w:p>
    <w:p w14:paraId="154E13ED" w14:textId="5807A41F" w:rsidR="00AC435F" w:rsidRPr="007A202A" w:rsidRDefault="00AC435F" w:rsidP="007A202A">
      <w:pPr>
        <w:pStyle w:val="Bullet10"/>
      </w:pPr>
      <w:r>
        <w:t>IEC 60227 (all parts) Polyvinyl chloride insulated cables of rated voltages up to and including 450/750V</w:t>
      </w:r>
      <w:r w:rsidR="00F702DB">
        <w:t>;</w:t>
      </w:r>
    </w:p>
    <w:p w14:paraId="6F5F1AD3" w14:textId="70A248E6" w:rsidR="00AC435F" w:rsidRPr="007A202A" w:rsidRDefault="00AC435F" w:rsidP="007A202A">
      <w:pPr>
        <w:pStyle w:val="Bullet10"/>
      </w:pPr>
      <w:r>
        <w:t>IEC 60245 (all parts), Rubber insulated cables - Rated voltages up to and including 450/750V</w:t>
      </w:r>
      <w:r w:rsidR="00F702DB">
        <w:t>;</w:t>
      </w:r>
    </w:p>
    <w:p w14:paraId="2E95058B" w14:textId="26754FEE" w:rsidR="00AC435F" w:rsidRPr="00AC435F" w:rsidRDefault="00AC435F" w:rsidP="007A202A">
      <w:pPr>
        <w:pStyle w:val="Bullet10"/>
      </w:pPr>
      <w:r>
        <w:t>IEC 62852:2014, Connectors for photovoltaic systems. Safety requirements and tests</w:t>
      </w:r>
      <w:r w:rsidR="00F702DB">
        <w:t>;</w:t>
      </w:r>
    </w:p>
    <w:p w14:paraId="260266C3" w14:textId="1783FA06" w:rsidR="00AC435F" w:rsidRPr="00AC435F" w:rsidRDefault="00AC435F" w:rsidP="007A202A">
      <w:pPr>
        <w:pStyle w:val="Bullet10"/>
      </w:pPr>
      <w:r>
        <w:t>IEC 60189-1:2018, Low frequency cables and wires with PVC insulation and PVC sheath – Part 1: General test and measuring methods</w:t>
      </w:r>
      <w:r w:rsidR="00F702DB">
        <w:t>;</w:t>
      </w:r>
    </w:p>
    <w:p w14:paraId="452D0255" w14:textId="38F3B889" w:rsidR="00AC435F" w:rsidRPr="00AC435F" w:rsidRDefault="00AC435F" w:rsidP="007A202A">
      <w:pPr>
        <w:pStyle w:val="Bullet10"/>
      </w:pPr>
      <w:r>
        <w:t>TUV 2 Pfg 1169 08.2007 – Requirements for cables for use in photovoltaic-systems</w:t>
      </w:r>
      <w:r w:rsidR="00F702DB">
        <w:t>;</w:t>
      </w:r>
    </w:p>
    <w:p w14:paraId="6ABF5942" w14:textId="56CE0998" w:rsidR="00AC435F" w:rsidRPr="00AC435F" w:rsidRDefault="00AC435F" w:rsidP="007A202A">
      <w:pPr>
        <w:pStyle w:val="Bullet10"/>
      </w:pPr>
      <w:r>
        <w:lastRenderedPageBreak/>
        <w:t xml:space="preserve">IEC 60898-1:2015, Electrical accessories - Circuit-breakers for overcurrent protection for household and similar installations - Part 1: Circuit-breakers for </w:t>
      </w:r>
      <w:r w:rsidR="00221393">
        <w:t>AC</w:t>
      </w:r>
      <w:r>
        <w:t xml:space="preserve"> operation</w:t>
      </w:r>
      <w:r w:rsidR="00F702DB">
        <w:t>; and</w:t>
      </w:r>
    </w:p>
    <w:p w14:paraId="49D025C6" w14:textId="3F9AD93B" w:rsidR="00AC435F" w:rsidRPr="00AC435F" w:rsidRDefault="00AC435F" w:rsidP="007A202A">
      <w:pPr>
        <w:pStyle w:val="Bullet10"/>
      </w:pPr>
      <w:r>
        <w:t xml:space="preserve">IEC 60715:2017 Dimensions of low-voltage switchgear and </w:t>
      </w:r>
      <w:r w:rsidR="00640388">
        <w:t>control gear</w:t>
      </w:r>
      <w:r>
        <w:t xml:space="preserve">. Standardized mounting on rails for mechanical support of electrical devices in switchgear and </w:t>
      </w:r>
      <w:r w:rsidR="00640388">
        <w:t>control gear</w:t>
      </w:r>
      <w:r>
        <w:t xml:space="preserve"> installations</w:t>
      </w:r>
      <w:r w:rsidR="00F702DB">
        <w:t>.</w:t>
      </w:r>
    </w:p>
    <w:p w14:paraId="5145ECE1" w14:textId="37CD0291" w:rsidR="00AC435F" w:rsidRPr="00AC435F" w:rsidRDefault="005C3F17" w:rsidP="00A044C9">
      <w:pPr>
        <w:pStyle w:val="Heading3"/>
      </w:pPr>
      <w:bookmarkStart w:id="15219" w:name="_Toc134540342"/>
      <w:bookmarkStart w:id="15220" w:name="_Toc140693397"/>
      <w:bookmarkStart w:id="15221" w:name="_Toc142388088"/>
      <w:bookmarkStart w:id="15222" w:name="_Toc153786170"/>
      <w:bookmarkStart w:id="15223" w:name="_Toc153789030"/>
      <w:bookmarkStart w:id="15224" w:name="_Toc154762668"/>
      <w:bookmarkStart w:id="15225" w:name="_Toc157610100"/>
      <w:bookmarkStart w:id="15226" w:name="_Toc195518876"/>
      <w:bookmarkStart w:id="15227" w:name="_Toc195599840"/>
      <w:bookmarkStart w:id="15228" w:name="_Toc223962226"/>
      <w:r>
        <w:t>High Voltage</w:t>
      </w:r>
      <w:bookmarkEnd w:id="15219"/>
      <w:bookmarkEnd w:id="15220"/>
      <w:bookmarkEnd w:id="15221"/>
      <w:bookmarkEnd w:id="15222"/>
      <w:bookmarkEnd w:id="15223"/>
      <w:bookmarkEnd w:id="15224"/>
      <w:bookmarkEnd w:id="15225"/>
      <w:bookmarkEnd w:id="15226"/>
      <w:bookmarkEnd w:id="15227"/>
      <w:bookmarkEnd w:id="15228"/>
    </w:p>
    <w:p w14:paraId="029D4650" w14:textId="1E237021" w:rsidR="00AC435F" w:rsidRPr="00AC435F" w:rsidRDefault="00AC435F" w:rsidP="007A202A">
      <w:pPr>
        <w:pStyle w:val="Bullet10"/>
      </w:pPr>
      <w:r>
        <w:t>IEC 62271, High-voltage switchgear and control gear (parts below as relevant)</w:t>
      </w:r>
      <w:r w:rsidR="00F702DB">
        <w:t>;</w:t>
      </w:r>
    </w:p>
    <w:p w14:paraId="669F24FB" w14:textId="51DBFD7B" w:rsidR="00AC435F" w:rsidRPr="00AC435F" w:rsidRDefault="00AC435F" w:rsidP="007A202A">
      <w:pPr>
        <w:pStyle w:val="Bullet10"/>
      </w:pPr>
      <w:r>
        <w:t>-1, Common specifications for alternating current switchgear and control gear</w:t>
      </w:r>
      <w:r w:rsidR="00F702DB">
        <w:t>;</w:t>
      </w:r>
    </w:p>
    <w:p w14:paraId="025A9AB0" w14:textId="662EB464" w:rsidR="00AC435F" w:rsidRPr="00AC435F" w:rsidRDefault="00AC435F" w:rsidP="007A202A">
      <w:pPr>
        <w:pStyle w:val="Bullet10"/>
      </w:pPr>
      <w:r>
        <w:t>-100, Alternating current circuit-breakers</w:t>
      </w:r>
      <w:r w:rsidR="00F702DB">
        <w:t>;</w:t>
      </w:r>
    </w:p>
    <w:p w14:paraId="68ED12D3" w14:textId="0C27F210" w:rsidR="00AC435F" w:rsidRPr="00AC435F" w:rsidRDefault="00AC435F" w:rsidP="007A202A">
      <w:pPr>
        <w:pStyle w:val="Bullet10"/>
      </w:pPr>
      <w:r>
        <w:t>-110, Inductive load switching</w:t>
      </w:r>
      <w:r w:rsidR="00F702DB">
        <w:t>;</w:t>
      </w:r>
    </w:p>
    <w:p w14:paraId="69F80E08" w14:textId="2C6B27CE" w:rsidR="00AC435F" w:rsidRPr="00AC435F" w:rsidRDefault="00AC435F" w:rsidP="007A202A">
      <w:pPr>
        <w:pStyle w:val="Bullet10"/>
      </w:pPr>
      <w:r>
        <w:t>-200, AC metal-enclosed switchgear and controlgear for rated voltages above 1 kV and up to and including 52 kV</w:t>
      </w:r>
      <w:r w:rsidR="00F702DB">
        <w:t>;</w:t>
      </w:r>
    </w:p>
    <w:p w14:paraId="6C3F3088" w14:textId="3828AC52" w:rsidR="00AC435F" w:rsidRPr="00AC435F" w:rsidRDefault="00AC435F" w:rsidP="007A202A">
      <w:pPr>
        <w:pStyle w:val="Bullet10"/>
      </w:pPr>
      <w:r>
        <w:t>-202, High-voltage/ low-voltage prefabricated substation</w:t>
      </w:r>
      <w:r w:rsidR="00F702DB">
        <w:t>;</w:t>
      </w:r>
    </w:p>
    <w:p w14:paraId="4F35B343" w14:textId="67D01B49" w:rsidR="00AC435F" w:rsidRPr="00AC435F" w:rsidRDefault="00AC435F" w:rsidP="007A202A">
      <w:pPr>
        <w:pStyle w:val="Bullet10"/>
      </w:pPr>
      <w:r>
        <w:t>IEC 60502:2018 SER Power cables with extruded insulation and their accessories for rated voltages from 1 kV (Um = 1,2 kV) up to 30 kV (Um = 36 kV) – ALL PARTS</w:t>
      </w:r>
      <w:r w:rsidR="00F702DB">
        <w:t>;</w:t>
      </w:r>
    </w:p>
    <w:p w14:paraId="5A2AF3DF" w14:textId="418E0AB6" w:rsidR="00AC435F" w:rsidRPr="007A202A" w:rsidRDefault="00AC435F" w:rsidP="007A202A">
      <w:pPr>
        <w:pStyle w:val="Bullet10"/>
      </w:pPr>
      <w:r>
        <w:t>IEC 62271-204:2011, High-voltage switchgear and controlgear - Part 204: Rigid gas-insulated transmission lines for rated voltage above 52 kV</w:t>
      </w:r>
      <w:r w:rsidR="00F702DB">
        <w:t>;</w:t>
      </w:r>
      <w:r>
        <w:t xml:space="preserve"> </w:t>
      </w:r>
    </w:p>
    <w:p w14:paraId="3CDA8662" w14:textId="238B5418" w:rsidR="00AC435F" w:rsidRPr="00AC435F" w:rsidRDefault="00AC435F" w:rsidP="007A202A">
      <w:pPr>
        <w:pStyle w:val="Bullet10"/>
      </w:pPr>
      <w:r>
        <w:t>IEC 60840:2011, Power cables with extruded insulation and their accessories for rated voltages above 30kV</w:t>
      </w:r>
      <w:r w:rsidR="00F702DB">
        <w:t>;</w:t>
      </w:r>
    </w:p>
    <w:p w14:paraId="2662254F" w14:textId="23D57913" w:rsidR="00AC435F" w:rsidRPr="00AC435F" w:rsidRDefault="00AC435F" w:rsidP="007A202A">
      <w:pPr>
        <w:pStyle w:val="Bullet10"/>
      </w:pPr>
      <w:r>
        <w:t>IEC 60183:2015, Guidance for the selection of high-voltage A.C. cable systems</w:t>
      </w:r>
      <w:r w:rsidR="00F702DB">
        <w:t>; and</w:t>
      </w:r>
    </w:p>
    <w:p w14:paraId="1E3E1B06" w14:textId="6E58D9B1" w:rsidR="00AC435F" w:rsidRPr="00AC435F" w:rsidRDefault="00AC435F" w:rsidP="007A202A">
      <w:pPr>
        <w:pStyle w:val="Bullet10"/>
      </w:pPr>
      <w:r>
        <w:t>IEC 60840:2011, Power cables with extruded insulation and their accessories for rated voltage above 30kV (Um=36kV) up to 150kV (Um=170kV) – Test methods and requirements</w:t>
      </w:r>
      <w:r w:rsidR="00F702DB">
        <w:t>.</w:t>
      </w:r>
    </w:p>
    <w:p w14:paraId="4F9F680E" w14:textId="0DD8AC8D" w:rsidR="00AC435F" w:rsidRPr="00AC435F" w:rsidRDefault="005C3F17" w:rsidP="00A044C9">
      <w:pPr>
        <w:pStyle w:val="Heading3"/>
      </w:pPr>
      <w:bookmarkStart w:id="15229" w:name="_Toc134540343"/>
      <w:bookmarkStart w:id="15230" w:name="_Toc140693398"/>
      <w:bookmarkStart w:id="15231" w:name="_Toc142388089"/>
      <w:bookmarkStart w:id="15232" w:name="_Toc153786171"/>
      <w:bookmarkStart w:id="15233" w:name="_Toc153789031"/>
      <w:bookmarkStart w:id="15234" w:name="_Toc154762669"/>
      <w:bookmarkStart w:id="15235" w:name="_Toc157610101"/>
      <w:bookmarkStart w:id="15236" w:name="_Toc195518877"/>
      <w:bookmarkStart w:id="15237" w:name="_Toc195599841"/>
      <w:bookmarkStart w:id="15238" w:name="_Toc223962227"/>
      <w:r>
        <w:t xml:space="preserve">Cable Containment, Trenches </w:t>
      </w:r>
      <w:r w:rsidR="00562987">
        <w:t>a</w:t>
      </w:r>
      <w:r w:rsidR="00D95CD9">
        <w:t>nd</w:t>
      </w:r>
      <w:r>
        <w:t xml:space="preserve"> Ducting</w:t>
      </w:r>
      <w:bookmarkEnd w:id="15229"/>
      <w:bookmarkEnd w:id="15230"/>
      <w:bookmarkEnd w:id="15231"/>
      <w:bookmarkEnd w:id="15232"/>
      <w:bookmarkEnd w:id="15233"/>
      <w:bookmarkEnd w:id="15234"/>
      <w:bookmarkEnd w:id="15235"/>
      <w:bookmarkEnd w:id="15236"/>
      <w:bookmarkEnd w:id="15237"/>
      <w:bookmarkEnd w:id="15238"/>
    </w:p>
    <w:p w14:paraId="3167C7BD" w14:textId="41C5A9B1" w:rsidR="00AC435F" w:rsidRPr="00AC435F" w:rsidRDefault="00AC435F" w:rsidP="007A202A">
      <w:pPr>
        <w:pStyle w:val="Bullet10"/>
      </w:pPr>
      <w:r>
        <w:t>IEC 60364-5 (all sections), Selection and erection of electrical equipment</w:t>
      </w:r>
      <w:r w:rsidR="00A1470E">
        <w:t>;</w:t>
      </w:r>
    </w:p>
    <w:p w14:paraId="756671A7" w14:textId="5DDE5750" w:rsidR="00AC435F" w:rsidRPr="007A202A" w:rsidRDefault="00AC435F" w:rsidP="007A202A">
      <w:pPr>
        <w:pStyle w:val="Bullet10"/>
      </w:pPr>
      <w:r>
        <w:t>IEC 61386-24:2004, Conduit systems for cable management - Part 24: Particular requirements - Conduit systems buried underground</w:t>
      </w:r>
      <w:r w:rsidR="00A1470E">
        <w:t>;</w:t>
      </w:r>
    </w:p>
    <w:p w14:paraId="76230542" w14:textId="5C3F911F" w:rsidR="00AC435F" w:rsidRPr="007A202A" w:rsidRDefault="00AC435F" w:rsidP="007A202A">
      <w:pPr>
        <w:pStyle w:val="Bullet10"/>
      </w:pPr>
      <w:r>
        <w:t>IEC 61386-21:2002, Conduit systems for cable management - Part 21: Particular requirements - Rigid conduit systems</w:t>
      </w:r>
      <w:r w:rsidR="00A1470E">
        <w:t>; and</w:t>
      </w:r>
    </w:p>
    <w:p w14:paraId="388D9CE7" w14:textId="77F7CB4C" w:rsidR="00AC435F" w:rsidRPr="007A202A" w:rsidRDefault="00AC435F" w:rsidP="007A202A">
      <w:pPr>
        <w:pStyle w:val="Bullet10"/>
      </w:pPr>
      <w:r>
        <w:t>IEC 61084:2017 (all parts), Cable trunking and ducting systems for electrical installations</w:t>
      </w:r>
      <w:r w:rsidR="00A1470E">
        <w:t>.</w:t>
      </w:r>
    </w:p>
    <w:p w14:paraId="2BC9215C" w14:textId="7270C852" w:rsidR="00AC435F" w:rsidRPr="00AC435F" w:rsidRDefault="005C3F17" w:rsidP="00A044C9">
      <w:pPr>
        <w:pStyle w:val="Heading3"/>
      </w:pPr>
      <w:bookmarkStart w:id="15239" w:name="_Toc134540344"/>
      <w:bookmarkStart w:id="15240" w:name="_Toc140693399"/>
      <w:bookmarkStart w:id="15241" w:name="_Toc142388090"/>
      <w:bookmarkStart w:id="15242" w:name="_Toc153786172"/>
      <w:bookmarkStart w:id="15243" w:name="_Toc153789032"/>
      <w:bookmarkStart w:id="15244" w:name="_Toc154762670"/>
      <w:bookmarkStart w:id="15245" w:name="_Toc157610102"/>
      <w:bookmarkStart w:id="15246" w:name="_Toc195518878"/>
      <w:bookmarkStart w:id="15247" w:name="_Toc195599842"/>
      <w:bookmarkStart w:id="15248" w:name="_Toc223962228"/>
      <w:r>
        <w:t xml:space="preserve">Cable Jointing </w:t>
      </w:r>
      <w:r w:rsidR="00562987">
        <w:t>a</w:t>
      </w:r>
      <w:r w:rsidR="00D95CD9">
        <w:t>nd</w:t>
      </w:r>
      <w:r>
        <w:t xml:space="preserve"> Terminations</w:t>
      </w:r>
      <w:bookmarkEnd w:id="15239"/>
      <w:bookmarkEnd w:id="15240"/>
      <w:bookmarkEnd w:id="15241"/>
      <w:bookmarkEnd w:id="15242"/>
      <w:bookmarkEnd w:id="15243"/>
      <w:bookmarkEnd w:id="15244"/>
      <w:bookmarkEnd w:id="15245"/>
      <w:bookmarkEnd w:id="15246"/>
      <w:bookmarkEnd w:id="15247"/>
      <w:bookmarkEnd w:id="15248"/>
    </w:p>
    <w:p w14:paraId="5E119F49" w14:textId="12EA60A7" w:rsidR="00AC435F" w:rsidRPr="00AC435F" w:rsidRDefault="00AC435F" w:rsidP="007A202A">
      <w:pPr>
        <w:pStyle w:val="Bullet10"/>
      </w:pPr>
      <w:r>
        <w:t>IEC 61442:2005 Test methods for accessories for power cables</w:t>
      </w:r>
      <w:r w:rsidR="00A1470E">
        <w:t>;</w:t>
      </w:r>
    </w:p>
    <w:p w14:paraId="65189DB1" w14:textId="6020A490" w:rsidR="00AC435F" w:rsidRPr="007A202A" w:rsidRDefault="00AC435F" w:rsidP="007A202A">
      <w:pPr>
        <w:pStyle w:val="Bullet10"/>
      </w:pPr>
      <w:r>
        <w:t>EN 61238-1:2003 Compression and mechanical connectors for power cables</w:t>
      </w:r>
      <w:r w:rsidR="00A1470E">
        <w:t>;</w:t>
      </w:r>
    </w:p>
    <w:p w14:paraId="7C6677E6" w14:textId="24E60057" w:rsidR="00AC435F" w:rsidRPr="007A202A" w:rsidRDefault="00AC435F" w:rsidP="007A202A">
      <w:pPr>
        <w:pStyle w:val="Bullet10"/>
      </w:pPr>
      <w:r>
        <w:t>IEC 61914:2015 Cable cleats for electrical installations</w:t>
      </w:r>
      <w:r w:rsidR="00A1470E">
        <w:t>;</w:t>
      </w:r>
    </w:p>
    <w:p w14:paraId="0212A247" w14:textId="1917FA82" w:rsidR="00AC435F" w:rsidRPr="007A202A" w:rsidRDefault="00AC435F" w:rsidP="007A202A">
      <w:pPr>
        <w:pStyle w:val="Bullet10"/>
      </w:pPr>
      <w:r>
        <w:t xml:space="preserve">IEC 60947-7-2:2009  Low voltage switchgear and </w:t>
      </w:r>
      <w:r w:rsidR="00A1470E">
        <w:t>control gear</w:t>
      </w:r>
      <w:r>
        <w:t xml:space="preserve"> – part 7-2: Ancillary equipment –Protective conductor terminal block for copper conductors</w:t>
      </w:r>
      <w:r w:rsidR="00A1470E">
        <w:t>; and</w:t>
      </w:r>
    </w:p>
    <w:p w14:paraId="1FE82AAD" w14:textId="262EB101" w:rsidR="00AC435F" w:rsidRPr="00AC435F" w:rsidRDefault="00AC435F" w:rsidP="007A202A">
      <w:pPr>
        <w:pStyle w:val="Bullet10"/>
      </w:pPr>
      <w:r>
        <w:t>IEC 60502 Power cables with extruded insulation and their accessories for rated voltages from 1 kV (Um = 1,2 kV) up to 30 kV (Um = 36 kV)</w:t>
      </w:r>
      <w:r w:rsidR="00A1470E">
        <w:t>.</w:t>
      </w:r>
    </w:p>
    <w:p w14:paraId="28BA011F" w14:textId="0EA987BC" w:rsidR="00AC435F" w:rsidRPr="007A202A" w:rsidRDefault="005C3F17" w:rsidP="00A044C9">
      <w:pPr>
        <w:pStyle w:val="Heading2"/>
      </w:pPr>
      <w:bookmarkStart w:id="15249" w:name="_Toc446418794"/>
      <w:bookmarkStart w:id="15250" w:name="_Toc446418795"/>
      <w:bookmarkStart w:id="15251" w:name="_Toc446418796"/>
      <w:bookmarkStart w:id="15252" w:name="_Toc134540345"/>
      <w:bookmarkStart w:id="15253" w:name="_Toc140693400"/>
      <w:bookmarkStart w:id="15254" w:name="_Toc142388091"/>
      <w:bookmarkStart w:id="15255" w:name="_Toc153786173"/>
      <w:bookmarkStart w:id="15256" w:name="_Toc153789033"/>
      <w:bookmarkStart w:id="15257" w:name="_Toc154762671"/>
      <w:bookmarkStart w:id="15258" w:name="_Toc157610103"/>
      <w:bookmarkStart w:id="15259" w:name="_Toc195518879"/>
      <w:bookmarkStart w:id="15260" w:name="_Toc195599843"/>
      <w:bookmarkStart w:id="15261" w:name="_Toc223962229"/>
      <w:bookmarkStart w:id="15262" w:name="_Toc427256476"/>
      <w:bookmarkStart w:id="15263" w:name="_Toc446418797"/>
      <w:bookmarkStart w:id="15264" w:name="_Toc532295194"/>
      <w:bookmarkStart w:id="15265" w:name="_Toc534728495"/>
      <w:bookmarkEnd w:id="15249"/>
      <w:bookmarkEnd w:id="15250"/>
      <w:bookmarkEnd w:id="15251"/>
      <w:r w:rsidRPr="620983C8">
        <w:t>Security System</w:t>
      </w:r>
      <w:bookmarkEnd w:id="15252"/>
      <w:bookmarkEnd w:id="15253"/>
      <w:bookmarkEnd w:id="15254"/>
      <w:bookmarkEnd w:id="15255"/>
      <w:bookmarkEnd w:id="15256"/>
      <w:bookmarkEnd w:id="15257"/>
      <w:bookmarkEnd w:id="15258"/>
      <w:bookmarkEnd w:id="15259"/>
      <w:bookmarkEnd w:id="15260"/>
      <w:bookmarkEnd w:id="15261"/>
      <w:r w:rsidRPr="620983C8">
        <w:t xml:space="preserve"> </w:t>
      </w:r>
      <w:bookmarkEnd w:id="15262"/>
      <w:bookmarkEnd w:id="15263"/>
      <w:bookmarkEnd w:id="15264"/>
      <w:bookmarkEnd w:id="15265"/>
    </w:p>
    <w:p w14:paraId="02C9DDAE" w14:textId="39AE593A" w:rsidR="00AC435F" w:rsidRPr="007A202A" w:rsidRDefault="00AC435F" w:rsidP="007A202A">
      <w:pPr>
        <w:pStyle w:val="Bullet10"/>
      </w:pPr>
      <w:r>
        <w:t>IEC 62676-4:2014, Video surveillance systems for use in security applications. Application guidelines</w:t>
      </w:r>
      <w:r w:rsidR="00DF613A">
        <w:t>; and</w:t>
      </w:r>
    </w:p>
    <w:p w14:paraId="154A0067" w14:textId="7F8BCCC1" w:rsidR="00AC435F" w:rsidRPr="007A202A" w:rsidRDefault="00AC435F" w:rsidP="007A202A">
      <w:pPr>
        <w:pStyle w:val="Bullet10"/>
      </w:pPr>
      <w:r>
        <w:t>IEC 60839 (all parts), Alarm and electronic security systems</w:t>
      </w:r>
      <w:r w:rsidR="00DF613A">
        <w:t>.</w:t>
      </w:r>
    </w:p>
    <w:p w14:paraId="52FE3EFE" w14:textId="569E99C6" w:rsidR="00AC435F" w:rsidRPr="007A202A" w:rsidRDefault="005C3F17" w:rsidP="00A044C9">
      <w:pPr>
        <w:pStyle w:val="Heading2"/>
      </w:pPr>
      <w:bookmarkStart w:id="15266" w:name="_Toc195518880"/>
      <w:bookmarkStart w:id="15267" w:name="_Toc195599844"/>
      <w:bookmarkStart w:id="15268" w:name="_Toc223962230"/>
      <w:r>
        <w:t>Monitoring System</w:t>
      </w:r>
      <w:bookmarkEnd w:id="15266"/>
      <w:bookmarkEnd w:id="15267"/>
      <w:bookmarkEnd w:id="15268"/>
    </w:p>
    <w:p w14:paraId="7EC3835E" w14:textId="75BD6126" w:rsidR="00AC435F" w:rsidRPr="00AC435F" w:rsidRDefault="00AC435F" w:rsidP="007A202A">
      <w:pPr>
        <w:pStyle w:val="Bullet10"/>
      </w:pPr>
      <w:r>
        <w:t>ISO 9060:1990 Solar energy - Specification and classification of instruments for measuring hemispherical solar and direct solar radiation</w:t>
      </w:r>
      <w:r w:rsidR="00DF613A">
        <w:t>;</w:t>
      </w:r>
    </w:p>
    <w:p w14:paraId="2D9398F9" w14:textId="5776051D" w:rsidR="00AC435F" w:rsidRPr="00AC435F" w:rsidRDefault="00AC435F" w:rsidP="007A202A">
      <w:pPr>
        <w:pStyle w:val="Bullet10"/>
      </w:pPr>
      <w:r>
        <w:t>IEC 61853-1:2011, Photovoltaic (PV) module performance testing and energy rating - Part 1: Irradiance and temperature performance measurements and power rating</w:t>
      </w:r>
    </w:p>
    <w:p w14:paraId="12604A9F" w14:textId="7A307A31" w:rsidR="00AC435F" w:rsidRPr="00AC435F" w:rsidRDefault="00AC435F" w:rsidP="007A202A">
      <w:pPr>
        <w:pStyle w:val="Bullet10"/>
      </w:pPr>
      <w:r>
        <w:t xml:space="preserve">IEC 61724-1:2017, Photovoltaic system performance </w:t>
      </w:r>
      <w:r w:rsidR="00DF613A">
        <w:t>–</w:t>
      </w:r>
      <w:r>
        <w:t xml:space="preserve"> Monitoring</w:t>
      </w:r>
      <w:r w:rsidR="00DF613A">
        <w:t>;</w:t>
      </w:r>
    </w:p>
    <w:p w14:paraId="131B7827" w14:textId="6B474702" w:rsidR="00AC435F" w:rsidRPr="00AC435F" w:rsidRDefault="00AC435F" w:rsidP="007A202A">
      <w:pPr>
        <w:pStyle w:val="Bullet10"/>
      </w:pPr>
      <w:r>
        <w:t>IEC 61850 (all parts) - Communication networks and systems for power utility automation</w:t>
      </w:r>
      <w:r w:rsidR="00DF613A">
        <w:t>;</w:t>
      </w:r>
    </w:p>
    <w:p w14:paraId="1FDD2119" w14:textId="42B52F93" w:rsidR="00AC435F" w:rsidRPr="007A202A" w:rsidRDefault="00AC435F" w:rsidP="007A202A">
      <w:pPr>
        <w:pStyle w:val="Bullet10"/>
      </w:pPr>
      <w:r>
        <w:t>IEC 60870-6-503:2014, Telecontrol equipment and systems - Part 6-503: Telecontrol protocols compatible with ISO standards and ITU-T recommendations - TASE.2 Services and protocol</w:t>
      </w:r>
      <w:r w:rsidR="00DF613A">
        <w:t>;</w:t>
      </w:r>
      <w:r>
        <w:t xml:space="preserve"> </w:t>
      </w:r>
    </w:p>
    <w:p w14:paraId="014B8704" w14:textId="51DF097A" w:rsidR="00AC435F" w:rsidRPr="00AC435F" w:rsidRDefault="00AC435F" w:rsidP="007A202A">
      <w:pPr>
        <w:pStyle w:val="Bullet10"/>
      </w:pPr>
      <w:r>
        <w:t>IEC 61000-6-1:2016, Electromagnetic compatibility (EMC) - Part 6-1: Generic standards - Immunity for residential, commercial and light-industrial environments</w:t>
      </w:r>
      <w:r w:rsidR="00DF613A">
        <w:t>;</w:t>
      </w:r>
    </w:p>
    <w:p w14:paraId="49874A24" w14:textId="02497DED" w:rsidR="00AC435F" w:rsidRPr="00AC435F" w:rsidRDefault="00AC435F" w:rsidP="007A202A">
      <w:pPr>
        <w:pStyle w:val="Bullet10"/>
      </w:pPr>
      <w:r>
        <w:t>IEC 61158 (all parts), Industrial communication networks – Fieldbus specifications</w:t>
      </w:r>
      <w:r w:rsidR="00DF613A">
        <w:t>;</w:t>
      </w:r>
    </w:p>
    <w:p w14:paraId="66342EEE" w14:textId="2770D35A" w:rsidR="00AC435F" w:rsidRPr="00AC435F" w:rsidRDefault="00AC435F" w:rsidP="007A202A">
      <w:pPr>
        <w:pStyle w:val="Bullet10"/>
      </w:pPr>
      <w:r>
        <w:t>ISO/IEC 11801, Information technology – Generic cabling for customer premises</w:t>
      </w:r>
      <w:r w:rsidR="00DF613A">
        <w:t>;</w:t>
      </w:r>
    </w:p>
    <w:p w14:paraId="7AF93C52" w14:textId="1257A280" w:rsidR="00AC435F" w:rsidRPr="00AC435F" w:rsidRDefault="00AC435F" w:rsidP="007A202A">
      <w:pPr>
        <w:pStyle w:val="Bullet10"/>
      </w:pPr>
      <w:r>
        <w:t>IEC 61784 (all parts), Industrial communication networks – Profiles</w:t>
      </w:r>
      <w:r w:rsidR="00DF613A">
        <w:t>;</w:t>
      </w:r>
    </w:p>
    <w:p w14:paraId="468C0A27" w14:textId="2560A0DB" w:rsidR="00AC435F" w:rsidRPr="00AC435F" w:rsidRDefault="00AC435F" w:rsidP="007A202A">
      <w:pPr>
        <w:pStyle w:val="Bullet10"/>
      </w:pPr>
      <w:r>
        <w:t>IEC 61918:2018, Industrial communication networks – Installation of communication networks in industrial premises</w:t>
      </w:r>
      <w:r w:rsidR="00DF613A">
        <w:t>;</w:t>
      </w:r>
    </w:p>
    <w:p w14:paraId="056E5775" w14:textId="27022372" w:rsidR="00AC435F" w:rsidRPr="00AC435F" w:rsidRDefault="00AC435F" w:rsidP="007A202A">
      <w:pPr>
        <w:pStyle w:val="Bullet10"/>
      </w:pPr>
      <w:r>
        <w:t>IEC 81346 (all parts), Industrial systems, installations and equipment and industrial products - Structuring principles and reference designations</w:t>
      </w:r>
      <w:r w:rsidR="00DF613A">
        <w:t>;</w:t>
      </w:r>
    </w:p>
    <w:p w14:paraId="751DDC72" w14:textId="1E95EAC5" w:rsidR="00AC435F" w:rsidRPr="00AC435F" w:rsidRDefault="00AC435F" w:rsidP="00AC435F">
      <w:pPr>
        <w:pStyle w:val="Bullet10"/>
      </w:pPr>
      <w:r>
        <w:t>IEC 60870-5:2018 SER, Telecontrol equipment and systems - Part 5: Transmission protocols - ALL PARTS</w:t>
      </w:r>
      <w:r w:rsidR="00DF613A">
        <w:t>; and</w:t>
      </w:r>
    </w:p>
    <w:p w14:paraId="159F036B" w14:textId="6E3897AB" w:rsidR="00AC435F" w:rsidRPr="00D809E8" w:rsidRDefault="00AC435F" w:rsidP="00AC435F">
      <w:pPr>
        <w:pStyle w:val="Bullet10"/>
      </w:pPr>
      <w:r w:rsidRPr="00660737">
        <w:t>IEC 62443, Industrial Automation and Control Systems Security</w:t>
      </w:r>
      <w:r w:rsidR="00DF613A">
        <w:t>.</w:t>
      </w:r>
    </w:p>
    <w:p w14:paraId="1052D90B" w14:textId="2A773708" w:rsidR="00AC435F" w:rsidRPr="00630080" w:rsidRDefault="00462F54" w:rsidP="00A044C9">
      <w:pPr>
        <w:pStyle w:val="Heading2"/>
      </w:pPr>
      <w:bookmarkStart w:id="15269" w:name="_Toc426099224"/>
      <w:bookmarkStart w:id="15270" w:name="_Toc426469813"/>
      <w:bookmarkStart w:id="15271" w:name="_Toc427256478"/>
      <w:bookmarkStart w:id="15272" w:name="_Toc446418799"/>
      <w:bookmarkStart w:id="15273" w:name="_Toc532295196"/>
      <w:bookmarkStart w:id="15274" w:name="_Toc534728497"/>
      <w:bookmarkStart w:id="15275" w:name="_Toc134540347"/>
      <w:bookmarkStart w:id="15276" w:name="_Toc140693402"/>
      <w:bookmarkStart w:id="15277" w:name="_Toc142388093"/>
      <w:bookmarkStart w:id="15278" w:name="_Toc153786175"/>
      <w:bookmarkStart w:id="15279" w:name="_Toc153789035"/>
      <w:bookmarkStart w:id="15280" w:name="_Toc154762673"/>
      <w:bookmarkStart w:id="15281" w:name="_Toc157610105"/>
      <w:bookmarkStart w:id="15282" w:name="_Toc195518881"/>
      <w:bookmarkStart w:id="15283" w:name="_Toc195599845"/>
      <w:bookmarkStart w:id="15284" w:name="_Toc223962231"/>
      <w:r w:rsidRPr="00630080">
        <w:t>M</w:t>
      </w:r>
      <w:bookmarkEnd w:id="15269"/>
      <w:bookmarkEnd w:id="15270"/>
      <w:bookmarkEnd w:id="15271"/>
      <w:bookmarkEnd w:id="15272"/>
      <w:bookmarkEnd w:id="15273"/>
      <w:bookmarkEnd w:id="15274"/>
      <w:bookmarkEnd w:id="15275"/>
      <w:bookmarkEnd w:id="15276"/>
      <w:bookmarkEnd w:id="15277"/>
      <w:bookmarkEnd w:id="15278"/>
      <w:bookmarkEnd w:id="15279"/>
      <w:bookmarkEnd w:id="15280"/>
      <w:bookmarkEnd w:id="15281"/>
      <w:r w:rsidR="005C3F17" w:rsidRPr="00630080">
        <w:t>etering</w:t>
      </w:r>
      <w:bookmarkEnd w:id="15282"/>
      <w:bookmarkEnd w:id="15283"/>
      <w:bookmarkEnd w:id="15284"/>
    </w:p>
    <w:p w14:paraId="555D452D" w14:textId="488C1656" w:rsidR="00AC435F" w:rsidRPr="00630080" w:rsidRDefault="00AC435F" w:rsidP="007A202A">
      <w:pPr>
        <w:pStyle w:val="Bullet10"/>
      </w:pPr>
      <w:r w:rsidRPr="00630080">
        <w:t>National Metering regulations</w:t>
      </w:r>
      <w:r w:rsidR="00551EC1" w:rsidRPr="00630080">
        <w:t>;</w:t>
      </w:r>
    </w:p>
    <w:p w14:paraId="7633A271" w14:textId="4517B2A2" w:rsidR="00AC435F" w:rsidRPr="00630080" w:rsidRDefault="00AC435F" w:rsidP="007A202A">
      <w:pPr>
        <w:pStyle w:val="Bullet10"/>
      </w:pPr>
      <w:r w:rsidRPr="00630080">
        <w:t>IEC 62052 (all parts), Electricity metering equipment (AC) - General requirements, tests and test conditions</w:t>
      </w:r>
      <w:r w:rsidR="00551EC1" w:rsidRPr="00630080">
        <w:t>.</w:t>
      </w:r>
    </w:p>
    <w:p w14:paraId="35EBB3C0" w14:textId="3CEEE861" w:rsidR="00AC435F" w:rsidRPr="007A202A" w:rsidRDefault="005C3F17" w:rsidP="00A044C9">
      <w:pPr>
        <w:pStyle w:val="Heading2"/>
      </w:pPr>
      <w:bookmarkStart w:id="15285" w:name="_Toc134540348"/>
      <w:bookmarkStart w:id="15286" w:name="_Toc140693403"/>
      <w:bookmarkStart w:id="15287" w:name="_Toc142388094"/>
      <w:bookmarkStart w:id="15288" w:name="_Toc153786176"/>
      <w:bookmarkStart w:id="15289" w:name="_Toc153789036"/>
      <w:bookmarkStart w:id="15290" w:name="_Toc154762674"/>
      <w:bookmarkStart w:id="15291" w:name="_Toc157610106"/>
      <w:bookmarkStart w:id="15292" w:name="_Toc195518882"/>
      <w:bookmarkStart w:id="15293" w:name="_Toc195599846"/>
      <w:bookmarkStart w:id="15294" w:name="_Toc223962232"/>
      <w:r w:rsidRPr="620983C8">
        <w:t xml:space="preserve">Mechanical, Civil </w:t>
      </w:r>
      <w:r w:rsidR="00562987">
        <w:t>a</w:t>
      </w:r>
      <w:r w:rsidR="00D95CD9">
        <w:t>nd</w:t>
      </w:r>
      <w:r w:rsidRPr="620983C8">
        <w:t xml:space="preserve"> Structural Design Standards</w:t>
      </w:r>
      <w:bookmarkEnd w:id="15285"/>
      <w:bookmarkEnd w:id="15286"/>
      <w:bookmarkEnd w:id="15287"/>
      <w:bookmarkEnd w:id="15288"/>
      <w:bookmarkEnd w:id="15289"/>
      <w:bookmarkEnd w:id="15290"/>
      <w:bookmarkEnd w:id="15291"/>
      <w:bookmarkEnd w:id="15292"/>
      <w:bookmarkEnd w:id="15293"/>
      <w:bookmarkEnd w:id="15294"/>
    </w:p>
    <w:p w14:paraId="2E5B9967" w14:textId="2C5378B6" w:rsidR="00AC435F" w:rsidRPr="00AC435F" w:rsidRDefault="00AC435F" w:rsidP="007A202A">
      <w:pPr>
        <w:pStyle w:val="Bullet10"/>
      </w:pPr>
      <w:r>
        <w:t>National Building Code and Construction regulations</w:t>
      </w:r>
      <w:r w:rsidR="00DF613A">
        <w:t>;</w:t>
      </w:r>
    </w:p>
    <w:p w14:paraId="0B18D74B" w14:textId="65C377D2" w:rsidR="00AC435F" w:rsidRPr="00AC435F" w:rsidRDefault="00AC435F" w:rsidP="007A202A">
      <w:pPr>
        <w:pStyle w:val="Bullet10"/>
      </w:pPr>
      <w:r>
        <w:t>IEC 60826:2003 Design criteria of overhead transmission lines</w:t>
      </w:r>
      <w:r w:rsidR="00DF613A">
        <w:t>;</w:t>
      </w:r>
    </w:p>
    <w:p w14:paraId="530807AD" w14:textId="66306A16" w:rsidR="00AC435F" w:rsidRPr="00AC435F" w:rsidRDefault="00AC435F" w:rsidP="007A202A">
      <w:pPr>
        <w:pStyle w:val="Bullet10"/>
      </w:pPr>
      <w:r>
        <w:t>IEC 61773:1996 Overhead lines – testing of foundations for structures</w:t>
      </w:r>
      <w:r w:rsidR="00DF613A">
        <w:t>; and</w:t>
      </w:r>
    </w:p>
    <w:p w14:paraId="761B50DC" w14:textId="2D660CC8" w:rsidR="00AC435F" w:rsidRPr="00AC435F" w:rsidRDefault="00AC435F" w:rsidP="007A202A">
      <w:pPr>
        <w:pStyle w:val="Bullet10"/>
      </w:pPr>
      <w:r>
        <w:t xml:space="preserve">IEC </w:t>
      </w:r>
      <w:bookmarkStart w:id="15295" w:name="_Toc446418800"/>
      <w:bookmarkStart w:id="15296" w:name="_Toc443314451"/>
      <w:bookmarkStart w:id="15297" w:name="_Toc446418801"/>
      <w:bookmarkStart w:id="15298" w:name="_Toc443314452"/>
      <w:bookmarkStart w:id="15299" w:name="_Toc446418802"/>
      <w:bookmarkStart w:id="15300" w:name="_Toc408328585"/>
      <w:bookmarkStart w:id="15301" w:name="_Toc426099247"/>
      <w:bookmarkStart w:id="15302" w:name="_Ref426366439"/>
      <w:bookmarkStart w:id="15303" w:name="_Toc426377264"/>
      <w:bookmarkStart w:id="15304" w:name="_Toc427256479"/>
      <w:bookmarkStart w:id="15305" w:name="_Toc446418803"/>
      <w:bookmarkStart w:id="15306" w:name="_Toc532295197"/>
      <w:bookmarkStart w:id="15307" w:name="_Toc534728498"/>
      <w:bookmarkEnd w:id="15295"/>
      <w:bookmarkEnd w:id="15296"/>
      <w:bookmarkEnd w:id="15297"/>
      <w:bookmarkEnd w:id="15298"/>
      <w:bookmarkEnd w:id="15299"/>
      <w:r>
        <w:t>60364-7-704:2005 Low-voltage electrical installations: Construction and demolition sit installations</w:t>
      </w:r>
      <w:bookmarkEnd w:id="15300"/>
      <w:bookmarkEnd w:id="15301"/>
      <w:bookmarkEnd w:id="15302"/>
      <w:bookmarkEnd w:id="15303"/>
      <w:bookmarkEnd w:id="15304"/>
      <w:bookmarkEnd w:id="15305"/>
      <w:bookmarkEnd w:id="15306"/>
      <w:bookmarkEnd w:id="15307"/>
      <w:r>
        <w:t>.</w:t>
      </w:r>
    </w:p>
    <w:p w14:paraId="10FA0009" w14:textId="77777777" w:rsidR="00427A01" w:rsidRDefault="00427A01" w:rsidP="007A202A">
      <w:pPr>
        <w:pStyle w:val="Bullet10"/>
        <w:numPr>
          <w:ilvl w:val="0"/>
          <w:numId w:val="0"/>
        </w:numPr>
        <w:ind w:left="340" w:hanging="340"/>
      </w:pPr>
      <w:r w:rsidRPr="00007F5F">
        <w:br w:type="page"/>
      </w:r>
    </w:p>
    <w:p w14:paraId="61E01356" w14:textId="16629580" w:rsidR="00AC435F" w:rsidRPr="00FF2B09" w:rsidRDefault="005C3F17" w:rsidP="00AC435F">
      <w:pPr>
        <w:pStyle w:val="Heading1"/>
        <w:rPr>
          <w:caps/>
        </w:rPr>
      </w:pPr>
      <w:bookmarkStart w:id="15308" w:name="_Toc534728499"/>
      <w:bookmarkStart w:id="15309" w:name="_Ref534801566"/>
      <w:bookmarkStart w:id="15310" w:name="_Ref31037158"/>
      <w:bookmarkStart w:id="15311" w:name="_Ref89160540"/>
      <w:bookmarkStart w:id="15312" w:name="_Toc134540349"/>
      <w:bookmarkStart w:id="15313" w:name="_Toc140693404"/>
      <w:bookmarkStart w:id="15314" w:name="_Toc142388095"/>
      <w:bookmarkStart w:id="15315" w:name="_Toc153786177"/>
      <w:bookmarkStart w:id="15316" w:name="_Toc153789037"/>
      <w:bookmarkStart w:id="15317" w:name="_Toc154762675"/>
      <w:bookmarkStart w:id="15318" w:name="_Toc157610107"/>
      <w:bookmarkStart w:id="15319" w:name="_Toc195518883"/>
      <w:bookmarkStart w:id="15320" w:name="_Toc195599847"/>
      <w:bookmarkStart w:id="15321" w:name="_Toc223962233"/>
      <w:r w:rsidRPr="6EB90E53">
        <w:t>Project Specific Contractor Documents</w:t>
      </w:r>
      <w:bookmarkEnd w:id="15308"/>
      <w:bookmarkEnd w:id="15309"/>
      <w:bookmarkEnd w:id="15310"/>
      <w:bookmarkEnd w:id="15311"/>
      <w:bookmarkEnd w:id="15312"/>
      <w:bookmarkEnd w:id="15313"/>
      <w:bookmarkEnd w:id="15314"/>
      <w:bookmarkEnd w:id="15315"/>
      <w:bookmarkEnd w:id="15316"/>
      <w:bookmarkEnd w:id="15317"/>
      <w:bookmarkEnd w:id="15318"/>
      <w:bookmarkEnd w:id="15319"/>
      <w:bookmarkEnd w:id="15320"/>
      <w:bookmarkEnd w:id="15321"/>
    </w:p>
    <w:p w14:paraId="6C52C1AD" w14:textId="43518145" w:rsidR="00AC435F" w:rsidRPr="00AC435F" w:rsidRDefault="00AC435F" w:rsidP="00AC435F">
      <w:r w:rsidRPr="00AC435F">
        <w:t xml:space="preserve">This </w:t>
      </w:r>
      <w:r w:rsidR="00D33E72">
        <w:t>section</w:t>
      </w:r>
      <w:r w:rsidRPr="00AC435F">
        <w:t xml:space="preserve"> contains </w:t>
      </w:r>
      <w:r w:rsidRPr="00660737">
        <w:rPr>
          <w:b/>
          <w:bCs/>
          <w:i/>
          <w:iCs/>
        </w:rPr>
        <w:t>a non-exhaustive list</w:t>
      </w:r>
      <w:r w:rsidRPr="00AC435F">
        <w:t xml:space="preserve"> of Contractor documents which shall be provided during the Contract and execution of the Works. </w:t>
      </w:r>
    </w:p>
    <w:p w14:paraId="3DDCF838" w14:textId="2EB1FC36" w:rsidR="00AC435F" w:rsidRPr="00AC435F" w:rsidRDefault="00AC435F" w:rsidP="00AC435F">
      <w:r w:rsidRPr="00AC435F">
        <w:t>Up to date</w:t>
      </w:r>
      <w:r w:rsidR="00CA6DBD">
        <w:t xml:space="preserve"> printed</w:t>
      </w:r>
      <w:r w:rsidRPr="00AC435F">
        <w:t xml:space="preserve"> copies of all documents, drawings and contract documents including permits and licenses shall be kept at the Contractor’s office at the Site, available for use at all times. </w:t>
      </w:r>
    </w:p>
    <w:p w14:paraId="612B453F" w14:textId="1FF1FE35" w:rsidR="00AC435F" w:rsidRDefault="00AC435F" w:rsidP="00AC435F">
      <w:r w:rsidRPr="00AC435F">
        <w:t xml:space="preserve">The Contractor shall maintain a record of all field deviations from the design drawings and shall submit to the </w:t>
      </w:r>
      <w:r w:rsidR="00C010E5">
        <w:t>Employer</w:t>
      </w:r>
      <w:r w:rsidRPr="00AC435F">
        <w:t xml:space="preserve"> a set of Contractor’s Documents in line with the terms prescribed in the Contract. </w:t>
      </w:r>
    </w:p>
    <w:p w14:paraId="2EF6D4C3" w14:textId="44107C61" w:rsidR="00CA6DBD" w:rsidRPr="00AC435F" w:rsidRDefault="00CA6DBD" w:rsidP="00AC435F">
      <w:r>
        <w:t>Documents submitted should be in both native format (e.g. .dwg, .docx, .xlsx</w:t>
      </w:r>
      <w:r w:rsidR="00781255">
        <w:t xml:space="preserve"> etc.)</w:t>
      </w:r>
      <w:r>
        <w:t xml:space="preserve"> and PDF.</w:t>
      </w:r>
      <w:r w:rsidR="00C36644">
        <w:t xml:space="preserve"> The language of all documentation should be English.</w:t>
      </w:r>
    </w:p>
    <w:p w14:paraId="540C77F9" w14:textId="77777777" w:rsidR="00AC435F" w:rsidRPr="00AC435F" w:rsidRDefault="00AC435F" w:rsidP="00AC435F">
      <w:r w:rsidRPr="00AC435F">
        <w:t>Contractor’s Documents include the following:</w:t>
      </w:r>
    </w:p>
    <w:p w14:paraId="7D636F7C" w14:textId="609E0988" w:rsidR="00AC435F" w:rsidRPr="00AC435F" w:rsidRDefault="00AC435F" w:rsidP="00AC435F">
      <w:pPr>
        <w:pStyle w:val="Bullet10"/>
      </w:pPr>
      <w:r>
        <w:t>General documents</w:t>
      </w:r>
      <w:r w:rsidR="00DF613A">
        <w:t>;</w:t>
      </w:r>
    </w:p>
    <w:p w14:paraId="6AB8D4B1" w14:textId="28C1BCFD" w:rsidR="00AC435F" w:rsidRPr="00AC435F" w:rsidRDefault="00AC435F" w:rsidP="00AC435F">
      <w:pPr>
        <w:pStyle w:val="Bullet10"/>
      </w:pPr>
      <w:r>
        <w:t>As-built and design documents</w:t>
      </w:r>
      <w:r w:rsidR="00DF613A">
        <w:t>;</w:t>
      </w:r>
    </w:p>
    <w:p w14:paraId="3E75F167" w14:textId="32E57342" w:rsidR="00AC435F" w:rsidRPr="00AC435F" w:rsidRDefault="00AC435F" w:rsidP="00AC435F">
      <w:pPr>
        <w:pStyle w:val="Bullet10"/>
      </w:pPr>
      <w:r>
        <w:t>Surveys and studies</w:t>
      </w:r>
      <w:r w:rsidR="00DF613A">
        <w:t>;</w:t>
      </w:r>
    </w:p>
    <w:p w14:paraId="4DBAD3B5" w14:textId="468E5B89" w:rsidR="00AC435F" w:rsidRPr="00AC435F" w:rsidRDefault="00AC435F" w:rsidP="00AC435F">
      <w:pPr>
        <w:pStyle w:val="Bullet10"/>
      </w:pPr>
      <w:r>
        <w:t>O&amp;M manuals</w:t>
      </w:r>
      <w:r w:rsidR="00DF613A">
        <w:t>;</w:t>
      </w:r>
    </w:p>
    <w:p w14:paraId="1358B80C" w14:textId="01CF5217" w:rsidR="00AC435F" w:rsidRPr="00AC435F" w:rsidRDefault="00AC435F" w:rsidP="00AC435F">
      <w:pPr>
        <w:pStyle w:val="Bullet10"/>
      </w:pPr>
      <w:r>
        <w:t>Installation manual</w:t>
      </w:r>
      <w:r w:rsidR="00DF613A">
        <w:t>s;</w:t>
      </w:r>
    </w:p>
    <w:p w14:paraId="4D997069" w14:textId="1F0AEF58" w:rsidR="00AC435F" w:rsidRPr="00AC435F" w:rsidRDefault="00AC435F" w:rsidP="00AC435F">
      <w:pPr>
        <w:pStyle w:val="Bullet10"/>
      </w:pPr>
      <w:r>
        <w:t>Specifications and data sheets</w:t>
      </w:r>
      <w:r w:rsidR="00DF613A">
        <w:t>;</w:t>
      </w:r>
    </w:p>
    <w:p w14:paraId="127A5400" w14:textId="1CE8A140" w:rsidR="00AC435F" w:rsidRPr="00AC435F" w:rsidRDefault="00AC435F" w:rsidP="00AC435F">
      <w:pPr>
        <w:pStyle w:val="Bullet10"/>
      </w:pPr>
      <w:r>
        <w:t>Training material</w:t>
      </w:r>
      <w:r w:rsidR="00DF613A">
        <w:t>; and</w:t>
      </w:r>
    </w:p>
    <w:p w14:paraId="79F52E08" w14:textId="77777777" w:rsidR="00AC435F" w:rsidRPr="00AC435F" w:rsidRDefault="00AC435F" w:rsidP="00AC435F">
      <w:pPr>
        <w:pStyle w:val="Bullet10"/>
      </w:pPr>
      <w:r>
        <w:t>Other documents.</w:t>
      </w:r>
    </w:p>
    <w:p w14:paraId="4DF3E549" w14:textId="27923B15" w:rsidR="00AC435F" w:rsidRPr="00AC435F" w:rsidRDefault="00AC435F" w:rsidP="00AC435F">
      <w:r w:rsidRPr="00AC435F">
        <w:t xml:space="preserve">All Contractor’s Documents shall be submitted to the </w:t>
      </w:r>
      <w:r w:rsidR="00C010E5">
        <w:t>Employer</w:t>
      </w:r>
      <w:r w:rsidRPr="00AC435F">
        <w:t xml:space="preserve"> for comment. For the avoidance of doubt this </w:t>
      </w:r>
      <w:r w:rsidR="00D33E72">
        <w:t>section</w:t>
      </w:r>
      <w:r w:rsidRPr="00AC435F">
        <w:t xml:space="preserve"> is not an exhaustive list of documentation, and any other documents mentioned in the Contract or identified by the Contractor as necessary to complete its scope of work must be identified by the Contract and submitted to the </w:t>
      </w:r>
      <w:r w:rsidR="00C010E5">
        <w:t>Employer</w:t>
      </w:r>
      <w:r w:rsidRPr="00AC435F">
        <w:t xml:space="preserve"> for comment. </w:t>
      </w:r>
    </w:p>
    <w:p w14:paraId="20B00F71" w14:textId="0AB4ACA4" w:rsidR="00AC435F" w:rsidRPr="00AC435F" w:rsidRDefault="005C3F17" w:rsidP="007A202A">
      <w:pPr>
        <w:pStyle w:val="Heading2"/>
      </w:pPr>
      <w:bookmarkStart w:id="15322" w:name="_Toc530743032"/>
      <w:bookmarkStart w:id="15323" w:name="_Toc530762318"/>
      <w:bookmarkStart w:id="15324" w:name="_Toc534728500"/>
      <w:bookmarkStart w:id="15325" w:name="_Toc134540350"/>
      <w:bookmarkStart w:id="15326" w:name="_Toc140693405"/>
      <w:bookmarkStart w:id="15327" w:name="_Toc142388096"/>
      <w:bookmarkStart w:id="15328" w:name="_Toc153786178"/>
      <w:bookmarkStart w:id="15329" w:name="_Toc153789038"/>
      <w:bookmarkStart w:id="15330" w:name="_Toc154762676"/>
      <w:bookmarkStart w:id="15331" w:name="_Toc157610108"/>
      <w:bookmarkStart w:id="15332" w:name="_Toc195518884"/>
      <w:bookmarkStart w:id="15333" w:name="_Toc195599848"/>
      <w:bookmarkStart w:id="15334" w:name="_Toc223962234"/>
      <w:r w:rsidRPr="00AC435F">
        <w:t>General Documents</w:t>
      </w:r>
      <w:bookmarkEnd w:id="15322"/>
      <w:bookmarkEnd w:id="15323"/>
      <w:bookmarkEnd w:id="15324"/>
      <w:bookmarkEnd w:id="15325"/>
      <w:bookmarkEnd w:id="15326"/>
      <w:bookmarkEnd w:id="15327"/>
      <w:bookmarkEnd w:id="15328"/>
      <w:bookmarkEnd w:id="15329"/>
      <w:bookmarkEnd w:id="15330"/>
      <w:bookmarkEnd w:id="15331"/>
      <w:bookmarkEnd w:id="15332"/>
      <w:bookmarkEnd w:id="15333"/>
      <w:bookmarkEnd w:id="15334"/>
    </w:p>
    <w:p w14:paraId="1D4D2770" w14:textId="77777777" w:rsidR="00AC435F" w:rsidRPr="00AC435F" w:rsidRDefault="00AC435F" w:rsidP="00AC435F">
      <w:r w:rsidRPr="00AC435F">
        <w:t>The following general documents shall be submitted by the Contractor:</w:t>
      </w:r>
    </w:p>
    <w:p w14:paraId="33EEAECF" w14:textId="74EA4E44" w:rsidR="00AC435F" w:rsidRPr="00AC435F" w:rsidRDefault="00AC435F" w:rsidP="00AC435F">
      <w:pPr>
        <w:pStyle w:val="Bullet10"/>
      </w:pPr>
      <w:r>
        <w:t>Exhaustive list of codes and standards which shall apply to the Work</w:t>
      </w:r>
      <w:r w:rsidR="00C74B3D">
        <w:t>;</w:t>
      </w:r>
    </w:p>
    <w:p w14:paraId="66B4FABD" w14:textId="47628BEB" w:rsidR="00AC435F" w:rsidRPr="00AC435F" w:rsidRDefault="00AC435F" w:rsidP="007A202A">
      <w:pPr>
        <w:pStyle w:val="Bullet10"/>
      </w:pPr>
      <w:r>
        <w:t xml:space="preserve">Traffic </w:t>
      </w:r>
      <w:r w:rsidR="00C2003C">
        <w:t>Management Plan</w:t>
      </w:r>
      <w:r w:rsidR="00C74B3D">
        <w:t>;</w:t>
      </w:r>
    </w:p>
    <w:p w14:paraId="4803FFB3" w14:textId="1BA0AB53" w:rsidR="00AC435F" w:rsidRPr="00AC435F" w:rsidRDefault="00AC435F" w:rsidP="00AC435F">
      <w:pPr>
        <w:pStyle w:val="Bullet10"/>
      </w:pPr>
      <w:r>
        <w:t xml:space="preserve">Project </w:t>
      </w:r>
      <w:r w:rsidR="00CB13CB">
        <w:t xml:space="preserve">Management </w:t>
      </w:r>
      <w:r>
        <w:t>Plan</w:t>
      </w:r>
      <w:r w:rsidR="00C74B3D">
        <w:t>;</w:t>
      </w:r>
    </w:p>
    <w:p w14:paraId="5C75441A" w14:textId="659F7828" w:rsidR="00AC435F" w:rsidRPr="00AC435F" w:rsidRDefault="00AC435F" w:rsidP="007A202A">
      <w:pPr>
        <w:pStyle w:val="Bullet10"/>
      </w:pPr>
      <w:r>
        <w:t>Module handling plan</w:t>
      </w:r>
      <w:r w:rsidR="00C74B3D">
        <w:t>;</w:t>
      </w:r>
    </w:p>
    <w:p w14:paraId="19C27DA1" w14:textId="04799193" w:rsidR="00AC435F" w:rsidRPr="00AC435F" w:rsidRDefault="00AC435F" w:rsidP="007A202A">
      <w:pPr>
        <w:pStyle w:val="Bullet10"/>
      </w:pPr>
      <w:r>
        <w:t>Health and Safety Plan</w:t>
      </w:r>
      <w:r w:rsidR="00C74B3D">
        <w:t>;</w:t>
      </w:r>
    </w:p>
    <w:p w14:paraId="555A3758" w14:textId="5295860C" w:rsidR="00AC435F" w:rsidRPr="00AC435F" w:rsidRDefault="00AC435F" w:rsidP="007A202A">
      <w:pPr>
        <w:pStyle w:val="Bullet10"/>
      </w:pPr>
      <w:r>
        <w:t>Quality Plan</w:t>
      </w:r>
      <w:r w:rsidR="00C74B3D">
        <w:t>;</w:t>
      </w:r>
    </w:p>
    <w:p w14:paraId="010A0B1B" w14:textId="37998EEC" w:rsidR="00AC435F" w:rsidRPr="00AC435F" w:rsidRDefault="00AC435F" w:rsidP="00AC435F">
      <w:pPr>
        <w:pStyle w:val="Bullet10"/>
      </w:pPr>
      <w:r>
        <w:t>Environmental Plan</w:t>
      </w:r>
      <w:r w:rsidR="00C74B3D">
        <w:t>;</w:t>
      </w:r>
    </w:p>
    <w:p w14:paraId="7958C001" w14:textId="65D9A5F0" w:rsidR="00AC435F" w:rsidRPr="00AC435F" w:rsidRDefault="00AC435F" w:rsidP="00AC435F">
      <w:pPr>
        <w:pStyle w:val="Bullet10"/>
      </w:pPr>
      <w:r>
        <w:t>Emergency response plan</w:t>
      </w:r>
      <w:r w:rsidR="00C74B3D">
        <w:t>;</w:t>
      </w:r>
      <w:r>
        <w:t xml:space="preserve"> </w:t>
      </w:r>
    </w:p>
    <w:p w14:paraId="5CCAE537" w14:textId="49749C95" w:rsidR="00AC435F" w:rsidRPr="00AC435F" w:rsidRDefault="00AC435F" w:rsidP="00AC435F">
      <w:pPr>
        <w:pStyle w:val="Bullet10"/>
      </w:pPr>
      <w:r>
        <w:t>Social responsibility plan</w:t>
      </w:r>
      <w:r w:rsidR="00C74B3D">
        <w:t>;</w:t>
      </w:r>
    </w:p>
    <w:p w14:paraId="6EC86849" w14:textId="2583BD2F" w:rsidR="00AC435F" w:rsidRPr="00AC435F" w:rsidRDefault="00AC435F" w:rsidP="00AC435F">
      <w:pPr>
        <w:pStyle w:val="Bullet10"/>
      </w:pPr>
      <w:r>
        <w:t xml:space="preserve">Interface </w:t>
      </w:r>
      <w:r w:rsidR="00904622">
        <w:t>m</w:t>
      </w:r>
      <w:r>
        <w:t xml:space="preserve">anagement </w:t>
      </w:r>
      <w:r w:rsidR="00904622">
        <w:t>p</w:t>
      </w:r>
      <w:r>
        <w:t>lan</w:t>
      </w:r>
      <w:r w:rsidR="00C74B3D">
        <w:t>; and</w:t>
      </w:r>
      <w:r>
        <w:t xml:space="preserve"> </w:t>
      </w:r>
    </w:p>
    <w:p w14:paraId="1955BBA6" w14:textId="735DA251" w:rsidR="00AC435F" w:rsidRPr="00AC435F" w:rsidRDefault="00AC435F" w:rsidP="00AC435F">
      <w:pPr>
        <w:pStyle w:val="Bullet10"/>
      </w:pPr>
      <w:r>
        <w:t>Licence and permitting compliance matrix</w:t>
      </w:r>
      <w:r w:rsidR="00C74B3D">
        <w:t>.</w:t>
      </w:r>
    </w:p>
    <w:p w14:paraId="090C7DFD" w14:textId="0CEF08F1" w:rsidR="00AC435F" w:rsidRPr="00AC435F" w:rsidRDefault="005C3F17" w:rsidP="00AC435F">
      <w:pPr>
        <w:pStyle w:val="Heading2"/>
      </w:pPr>
      <w:bookmarkStart w:id="15335" w:name="_Toc411610422"/>
      <w:bookmarkStart w:id="15336" w:name="_Toc487547475"/>
      <w:bookmarkStart w:id="15337" w:name="_Toc489859153"/>
      <w:bookmarkStart w:id="15338" w:name="_Toc500342279"/>
      <w:bookmarkStart w:id="15339" w:name="_Toc530687729"/>
      <w:bookmarkStart w:id="15340" w:name="_Toc530762319"/>
      <w:bookmarkStart w:id="15341" w:name="_Toc534728501"/>
      <w:bookmarkStart w:id="15342" w:name="_Ref71882194"/>
      <w:bookmarkStart w:id="15343" w:name="_Toc134540351"/>
      <w:bookmarkStart w:id="15344" w:name="_Toc140693406"/>
      <w:bookmarkStart w:id="15345" w:name="_Toc142388097"/>
      <w:bookmarkStart w:id="15346" w:name="_Toc153786179"/>
      <w:bookmarkStart w:id="15347" w:name="_Toc153789039"/>
      <w:bookmarkStart w:id="15348" w:name="_Toc154762677"/>
      <w:bookmarkStart w:id="15349" w:name="_Toc157610109"/>
      <w:bookmarkStart w:id="15350" w:name="_Toc195518885"/>
      <w:bookmarkStart w:id="15351" w:name="_Toc195599849"/>
      <w:bookmarkStart w:id="15352" w:name="_Toc223962235"/>
      <w:r w:rsidRPr="00AC435F">
        <w:t xml:space="preserve">As-Built </w:t>
      </w:r>
      <w:r>
        <w:t>a</w:t>
      </w:r>
      <w:r w:rsidRPr="00AC435F">
        <w:t>nd Design Documents</w:t>
      </w:r>
      <w:bookmarkEnd w:id="15335"/>
      <w:bookmarkEnd w:id="15336"/>
      <w:bookmarkEnd w:id="15337"/>
      <w:bookmarkEnd w:id="15338"/>
      <w:bookmarkEnd w:id="15339"/>
      <w:bookmarkEnd w:id="15340"/>
      <w:bookmarkEnd w:id="15341"/>
      <w:bookmarkEnd w:id="15342"/>
      <w:bookmarkEnd w:id="15343"/>
      <w:bookmarkEnd w:id="15344"/>
      <w:bookmarkEnd w:id="15345"/>
      <w:bookmarkEnd w:id="15346"/>
      <w:bookmarkEnd w:id="15347"/>
      <w:bookmarkEnd w:id="15348"/>
      <w:bookmarkEnd w:id="15349"/>
      <w:bookmarkEnd w:id="15350"/>
      <w:bookmarkEnd w:id="15351"/>
      <w:bookmarkEnd w:id="15352"/>
    </w:p>
    <w:p w14:paraId="3F4A0C9B" w14:textId="52F21863" w:rsidR="00AC435F" w:rsidRPr="00AC435F" w:rsidRDefault="00AC435F" w:rsidP="00AC435F">
      <w:r w:rsidRPr="00AC435F">
        <w:t>As-built documents shall be in accordance with IEC 62446 and should include, but not be limited to:</w:t>
      </w:r>
    </w:p>
    <w:p w14:paraId="215BFC88" w14:textId="1E97B9A8" w:rsidR="00AC435F" w:rsidRPr="00B236D6" w:rsidRDefault="00AC435F" w:rsidP="00B236D6">
      <w:pPr>
        <w:pStyle w:val="Bullet10"/>
      </w:pPr>
      <w:r w:rsidRPr="00B236D6">
        <w:t>Site plan</w:t>
      </w:r>
      <w:r w:rsidR="008E7263">
        <w:t>;</w:t>
      </w:r>
    </w:p>
    <w:p w14:paraId="60F3B45D" w14:textId="6A65CDEE" w:rsidR="00AC435F" w:rsidRPr="00AC435F" w:rsidRDefault="00AC435F" w:rsidP="00AC435F">
      <w:pPr>
        <w:pStyle w:val="Bullet10"/>
      </w:pPr>
      <w:r>
        <w:t>Piling depth records and plan</w:t>
      </w:r>
      <w:r w:rsidR="008E7263">
        <w:t>;</w:t>
      </w:r>
    </w:p>
    <w:p w14:paraId="005B2E27" w14:textId="0A79B5E7" w:rsidR="00AC435F" w:rsidRPr="00AC435F" w:rsidRDefault="00AC435F" w:rsidP="00AC435F">
      <w:pPr>
        <w:pStyle w:val="Bullet10"/>
      </w:pPr>
      <w:r>
        <w:t>Foundation plans</w:t>
      </w:r>
      <w:r w:rsidR="008E7263">
        <w:t>;</w:t>
      </w:r>
    </w:p>
    <w:p w14:paraId="450643E4" w14:textId="53705397" w:rsidR="00AC435F" w:rsidRPr="00AC435F" w:rsidRDefault="00AC435F" w:rsidP="00AC435F">
      <w:pPr>
        <w:pStyle w:val="Bullet10"/>
      </w:pPr>
      <w:r>
        <w:t>Foundation design calculations</w:t>
      </w:r>
      <w:r w:rsidR="008E7263">
        <w:t>;</w:t>
      </w:r>
    </w:p>
    <w:p w14:paraId="1C6764BD" w14:textId="7F8DF2DF" w:rsidR="00AC435F" w:rsidRPr="00AC435F" w:rsidRDefault="00AC435F" w:rsidP="00AC435F">
      <w:pPr>
        <w:pStyle w:val="Bullet10"/>
      </w:pPr>
      <w:r>
        <w:t>Structural design calculations</w:t>
      </w:r>
      <w:r w:rsidR="008E7263">
        <w:t>;</w:t>
      </w:r>
    </w:p>
    <w:p w14:paraId="45905F88" w14:textId="41D5E1A1" w:rsidR="00AC435F" w:rsidRPr="00AC435F" w:rsidRDefault="00AC435F" w:rsidP="00AC435F">
      <w:pPr>
        <w:pStyle w:val="Bullet10"/>
      </w:pPr>
      <w:r>
        <w:t>Geotechnical report</w:t>
      </w:r>
      <w:r w:rsidR="008E7263">
        <w:t>;</w:t>
      </w:r>
    </w:p>
    <w:p w14:paraId="4EADB913" w14:textId="7F30C131" w:rsidR="00AC435F" w:rsidRPr="00AC435F" w:rsidRDefault="00AC435F" w:rsidP="00AC435F">
      <w:pPr>
        <w:pStyle w:val="Bullet10"/>
      </w:pPr>
      <w:r>
        <w:t>Topographic survey</w:t>
      </w:r>
      <w:r w:rsidR="008E7263">
        <w:t>;</w:t>
      </w:r>
      <w:r>
        <w:t xml:space="preserve"> </w:t>
      </w:r>
    </w:p>
    <w:p w14:paraId="79A1F17B" w14:textId="672AADFC" w:rsidR="00AC435F" w:rsidRPr="00AC435F" w:rsidRDefault="00AC435F" w:rsidP="00AC435F">
      <w:pPr>
        <w:pStyle w:val="Bullet10"/>
      </w:pPr>
      <w:r>
        <w:t>Drainage system design and calculations</w:t>
      </w:r>
      <w:r w:rsidR="008E7263">
        <w:t>;</w:t>
      </w:r>
    </w:p>
    <w:p w14:paraId="54B9E4E2" w14:textId="30928B95" w:rsidR="00AC435F" w:rsidRPr="00AC435F" w:rsidRDefault="00AC435F" w:rsidP="00AC435F">
      <w:pPr>
        <w:pStyle w:val="Bullet10"/>
      </w:pPr>
      <w:r>
        <w:t>Site surveys</w:t>
      </w:r>
      <w:r w:rsidR="2EC09AC5">
        <w:t xml:space="preserve"> including as-build electrical equipment elevations</w:t>
      </w:r>
      <w:r w:rsidR="008E7263">
        <w:t>;</w:t>
      </w:r>
    </w:p>
    <w:p w14:paraId="7A8E8CD6" w14:textId="753CEAA7" w:rsidR="00AC435F" w:rsidRPr="00AC435F" w:rsidRDefault="00AC435F" w:rsidP="00AC435F">
      <w:pPr>
        <w:pStyle w:val="Bullet10"/>
      </w:pPr>
      <w:r>
        <w:t>Single line diagrams</w:t>
      </w:r>
      <w:r w:rsidR="008E7263">
        <w:t>;</w:t>
      </w:r>
    </w:p>
    <w:p w14:paraId="49BDECAC" w14:textId="3E96F5DB" w:rsidR="00AC435F" w:rsidRPr="00AC435F" w:rsidRDefault="00FF2B09" w:rsidP="00AC435F">
      <w:pPr>
        <w:pStyle w:val="Bullet10"/>
      </w:pPr>
      <w:r>
        <w:t>Electrical plan diagram</w:t>
      </w:r>
      <w:r w:rsidR="008E7263">
        <w:t>;</w:t>
      </w:r>
    </w:p>
    <w:p w14:paraId="162D50F0" w14:textId="244428EE" w:rsidR="00AC435F" w:rsidRPr="00AC435F" w:rsidRDefault="00AC435F" w:rsidP="00AC435F">
      <w:pPr>
        <w:pStyle w:val="Bullet10"/>
      </w:pPr>
      <w:r>
        <w:t>Electrical cable and conduit lists</w:t>
      </w:r>
      <w:r w:rsidR="008E7263">
        <w:t>;</w:t>
      </w:r>
    </w:p>
    <w:p w14:paraId="6386C17B" w14:textId="7EBD1225" w:rsidR="00AC435F" w:rsidRPr="00AC435F" w:rsidRDefault="00AC435F" w:rsidP="00AC435F">
      <w:pPr>
        <w:pStyle w:val="Bullet10"/>
      </w:pPr>
      <w:r>
        <w:t>Electrical conduit, earthing and lightning protection system drawings</w:t>
      </w:r>
      <w:r w:rsidR="008E7263">
        <w:t>;</w:t>
      </w:r>
    </w:p>
    <w:p w14:paraId="43B971A9" w14:textId="05BF8434" w:rsidR="00AC435F" w:rsidRPr="00AC435F" w:rsidRDefault="00AC435F" w:rsidP="00AC435F">
      <w:pPr>
        <w:pStyle w:val="Bullet10"/>
      </w:pPr>
      <w:r>
        <w:t>Earthing designs and layout drawings</w:t>
      </w:r>
      <w:r w:rsidR="008E7263">
        <w:t>;</w:t>
      </w:r>
    </w:p>
    <w:p w14:paraId="3C4A4267" w14:textId="5F011407" w:rsidR="00AC435F" w:rsidRPr="00AC435F" w:rsidRDefault="00AC435F" w:rsidP="00AC435F">
      <w:pPr>
        <w:pStyle w:val="Bullet10"/>
      </w:pPr>
      <w:r>
        <w:t>Final project specifications</w:t>
      </w:r>
      <w:r w:rsidR="008E7263">
        <w:t>;</w:t>
      </w:r>
    </w:p>
    <w:p w14:paraId="07E23360" w14:textId="21D841D0" w:rsidR="00AC435F" w:rsidRPr="00AC435F" w:rsidRDefault="00AC435F" w:rsidP="00AC435F">
      <w:pPr>
        <w:pStyle w:val="Bullet10"/>
      </w:pPr>
      <w:r>
        <w:t>Design studies and evaluations</w:t>
      </w:r>
      <w:r w:rsidR="008E7263">
        <w:t>;</w:t>
      </w:r>
    </w:p>
    <w:p w14:paraId="0BD9A812" w14:textId="7C5E578A" w:rsidR="00AC435F" w:rsidRPr="00AC435F" w:rsidRDefault="00AC435F" w:rsidP="00AC435F">
      <w:pPr>
        <w:pStyle w:val="Bullet10"/>
      </w:pPr>
      <w:r>
        <w:t>Detail</w:t>
      </w:r>
      <w:r w:rsidR="00C36644">
        <w:t>ed</w:t>
      </w:r>
      <w:r>
        <w:t xml:space="preserve"> design drawings of all components installed/works completed</w:t>
      </w:r>
      <w:r w:rsidR="008E7263">
        <w:t>;</w:t>
      </w:r>
    </w:p>
    <w:p w14:paraId="381164E0" w14:textId="0B844D30" w:rsidR="00AC435F" w:rsidRPr="00AC435F" w:rsidRDefault="00AC435F" w:rsidP="00AC435F">
      <w:pPr>
        <w:pStyle w:val="Bullet10"/>
      </w:pPr>
      <w:r>
        <w:t>Instrument calibration certificates</w:t>
      </w:r>
      <w:r w:rsidR="008E7263">
        <w:t>;</w:t>
      </w:r>
    </w:p>
    <w:p w14:paraId="0E57B0E8" w14:textId="65715579" w:rsidR="00AC435F" w:rsidRPr="00AC435F" w:rsidRDefault="00AC435F" w:rsidP="00AC435F">
      <w:pPr>
        <w:pStyle w:val="Bullet10"/>
      </w:pPr>
      <w:r>
        <w:t>Equipment drawings</w:t>
      </w:r>
      <w:r w:rsidR="008E7263">
        <w:t>;</w:t>
      </w:r>
    </w:p>
    <w:p w14:paraId="552A6B5A" w14:textId="27F10741" w:rsidR="00AC435F" w:rsidRPr="00AC435F" w:rsidRDefault="00AC435F" w:rsidP="00AC435F">
      <w:pPr>
        <w:pStyle w:val="Bullet10"/>
      </w:pPr>
      <w:r>
        <w:t>Schematic diagrams</w:t>
      </w:r>
      <w:r w:rsidR="008E7263">
        <w:t>;</w:t>
      </w:r>
    </w:p>
    <w:p w14:paraId="576548F1" w14:textId="45B1353D" w:rsidR="00AC435F" w:rsidRPr="00AC435F" w:rsidRDefault="00AC435F" w:rsidP="00AC435F">
      <w:pPr>
        <w:pStyle w:val="Bullet10"/>
      </w:pPr>
      <w:r>
        <w:t>Wiring diagrams</w:t>
      </w:r>
      <w:r w:rsidR="008E7263">
        <w:t>;</w:t>
      </w:r>
    </w:p>
    <w:p w14:paraId="63AC18F2" w14:textId="70B5CBA0" w:rsidR="00AC435F" w:rsidRPr="00AC435F" w:rsidRDefault="00AC435F" w:rsidP="00AC435F">
      <w:pPr>
        <w:pStyle w:val="Bullet10"/>
      </w:pPr>
      <w:r>
        <w:t>System descriptions</w:t>
      </w:r>
      <w:r w:rsidR="008E7263">
        <w:t>;</w:t>
      </w:r>
    </w:p>
    <w:p w14:paraId="5C45DC1F" w14:textId="73B058A9" w:rsidR="00AC435F" w:rsidRPr="00AC435F" w:rsidRDefault="00AC435F" w:rsidP="00AC435F">
      <w:pPr>
        <w:pStyle w:val="Bullet10"/>
      </w:pPr>
      <w:r>
        <w:t>Calibration certificates</w:t>
      </w:r>
      <w:r w:rsidR="008E7263">
        <w:t>;</w:t>
      </w:r>
    </w:p>
    <w:p w14:paraId="7F1A73CA" w14:textId="0DDC4604" w:rsidR="00AC435F" w:rsidRPr="00AC435F" w:rsidRDefault="00AC435F" w:rsidP="00AC435F">
      <w:pPr>
        <w:pStyle w:val="Bullet10"/>
      </w:pPr>
      <w:r>
        <w:t>SCADA as-built design package</w:t>
      </w:r>
      <w:r w:rsidR="008E7263">
        <w:t>;</w:t>
      </w:r>
    </w:p>
    <w:p w14:paraId="34D9071E" w14:textId="750404FD" w:rsidR="00AC435F" w:rsidRPr="00AC435F" w:rsidRDefault="00AC435F" w:rsidP="00AC435F">
      <w:pPr>
        <w:pStyle w:val="Bullet10"/>
      </w:pPr>
      <w:r>
        <w:t>Data sheets and specifications of each component</w:t>
      </w:r>
      <w:r w:rsidR="008E7263">
        <w:t>;</w:t>
      </w:r>
    </w:p>
    <w:p w14:paraId="7B958431" w14:textId="1ECA92A8" w:rsidR="00AC435F" w:rsidRPr="00AC435F" w:rsidRDefault="00AC435F" w:rsidP="00AC435F">
      <w:pPr>
        <w:pStyle w:val="Bullet10"/>
      </w:pPr>
      <w:r>
        <w:t>Complete component warranty certificates</w:t>
      </w:r>
      <w:r w:rsidR="008E7263">
        <w:t>; and</w:t>
      </w:r>
    </w:p>
    <w:p w14:paraId="558C08E2" w14:textId="4C1EA4BF" w:rsidR="00AC435F" w:rsidRPr="00AC435F" w:rsidRDefault="00AC435F" w:rsidP="00AC435F">
      <w:pPr>
        <w:pStyle w:val="Bullet10"/>
      </w:pPr>
      <w:r>
        <w:t>Bill of materials.</w:t>
      </w:r>
    </w:p>
    <w:p w14:paraId="43AB9F82" w14:textId="3DDA68C0" w:rsidR="00AC435F" w:rsidRPr="00AC435F" w:rsidRDefault="00AC435F" w:rsidP="00AC435F">
      <w:r w:rsidRPr="00AC435F">
        <w:t xml:space="preserve">Where applicable, as-built documents should include the design documents listed in </w:t>
      </w:r>
      <w:r w:rsidR="00B12CAB">
        <w:fldChar w:fldCharType="begin"/>
      </w:r>
      <w:r w:rsidR="00B12CAB">
        <w:instrText xml:space="preserve"> REF _Ref534890860 \h </w:instrText>
      </w:r>
      <w:r w:rsidR="00B12CAB">
        <w:fldChar w:fldCharType="separate"/>
      </w:r>
      <w:r w:rsidR="006D2374">
        <w:t xml:space="preserve">Table </w:t>
      </w:r>
      <w:r w:rsidR="006D2374">
        <w:rPr>
          <w:noProof/>
        </w:rPr>
        <w:t>6</w:t>
      </w:r>
      <w:r w:rsidR="00B12CAB">
        <w:fldChar w:fldCharType="end"/>
      </w:r>
      <w:r w:rsidRPr="00AC435F">
        <w:t xml:space="preserve"> and be provide</w:t>
      </w:r>
      <w:r w:rsidR="004F2C40">
        <w:t>d</w:t>
      </w:r>
      <w:r w:rsidRPr="00AC435F">
        <w:t xml:space="preserve"> in both a native format (DWG, Word, Excel, etc.) and PDF.</w:t>
      </w:r>
    </w:p>
    <w:p w14:paraId="1F963AED" w14:textId="7D6CDFE5" w:rsidR="00564FB2" w:rsidRPr="00AC435F" w:rsidRDefault="00564FB2" w:rsidP="007A202A">
      <w:pPr>
        <w:pStyle w:val="Caption"/>
      </w:pPr>
      <w:bookmarkStart w:id="15353" w:name="_Ref534890860"/>
      <w:r>
        <w:t xml:space="preserve">Table </w:t>
      </w:r>
      <w:r w:rsidR="003A2AC0">
        <w:rPr>
          <w:noProof/>
        </w:rPr>
        <w:fldChar w:fldCharType="begin"/>
      </w:r>
      <w:r w:rsidR="003A2AC0">
        <w:rPr>
          <w:noProof/>
        </w:rPr>
        <w:instrText xml:space="preserve"> SEQ Table \* ARABIC  </w:instrText>
      </w:r>
      <w:r w:rsidR="003A2AC0">
        <w:rPr>
          <w:noProof/>
        </w:rPr>
        <w:fldChar w:fldCharType="separate"/>
      </w:r>
      <w:r w:rsidR="006D2374">
        <w:rPr>
          <w:noProof/>
        </w:rPr>
        <w:t>6</w:t>
      </w:r>
      <w:r w:rsidR="003A2AC0">
        <w:rPr>
          <w:noProof/>
        </w:rPr>
        <w:fldChar w:fldCharType="end"/>
      </w:r>
      <w:bookmarkEnd w:id="15353"/>
      <w:r>
        <w:t xml:space="preserve">: </w:t>
      </w:r>
      <w:r w:rsidR="00B12CAB" w:rsidRPr="00B12CAB">
        <w:t>Design and as-built documentation list</w:t>
      </w:r>
    </w:p>
    <w:tbl>
      <w:tblPr>
        <w:tblStyle w:val="RINATable"/>
        <w:tblW w:w="9080" w:type="dxa"/>
        <w:tblLayout w:type="fixed"/>
        <w:tblLook w:val="0620" w:firstRow="1" w:lastRow="0" w:firstColumn="0" w:lastColumn="0" w:noHBand="1" w:noVBand="1"/>
      </w:tblPr>
      <w:tblGrid>
        <w:gridCol w:w="9080"/>
      </w:tblGrid>
      <w:tr w:rsidR="007C679E" w:rsidRPr="007C679E" w14:paraId="0D9E00D7" w14:textId="77777777" w:rsidTr="00630080">
        <w:trPr>
          <w:cnfStyle w:val="100000000000" w:firstRow="1" w:lastRow="0" w:firstColumn="0" w:lastColumn="0" w:oddVBand="0" w:evenVBand="0" w:oddHBand="0" w:evenHBand="0" w:firstRowFirstColumn="0" w:firstRowLastColumn="0" w:lastRowFirstColumn="0" w:lastRowLastColumn="0"/>
          <w:tblHeader/>
        </w:trPr>
        <w:tc>
          <w:tcPr>
            <w:tcW w:w="5000" w:type="pct"/>
          </w:tcPr>
          <w:p w14:paraId="27554753" w14:textId="38D47477" w:rsidR="00AC435F" w:rsidRPr="007A202A" w:rsidRDefault="00DC21D0" w:rsidP="007A202A">
            <w:pPr>
              <w:pStyle w:val="TableHeadingLeft"/>
              <w:rPr>
                <w:b w:val="0"/>
              </w:rPr>
            </w:pPr>
            <w:r w:rsidRPr="007C679E">
              <w:t>DESIGN AND AS-BUILT DOCUMENTATION LIST</w:t>
            </w:r>
          </w:p>
        </w:tc>
      </w:tr>
      <w:tr w:rsidR="00DC21D0" w:rsidRPr="007C679E" w14:paraId="7D00C00E" w14:textId="77777777" w:rsidTr="007F13EC">
        <w:tc>
          <w:tcPr>
            <w:tcW w:w="5000" w:type="pct"/>
            <w:tcBorders>
              <w:top w:val="single" w:sz="4" w:space="0" w:color="006BA6" w:themeColor="accent1"/>
              <w:bottom w:val="single" w:sz="4" w:space="0" w:color="7E8083" w:themeColor="accent4"/>
            </w:tcBorders>
            <w:shd w:val="clear" w:color="auto" w:fill="EDEEEF"/>
          </w:tcPr>
          <w:p w14:paraId="0964D9B6" w14:textId="20D4C7FB" w:rsidR="00DC21D0" w:rsidRPr="00CE226D" w:rsidRDefault="00DC21D0" w:rsidP="007C679E">
            <w:pPr>
              <w:pStyle w:val="TableTextLeft"/>
              <w:rPr>
                <w:b/>
                <w:color w:val="53565A"/>
              </w:rPr>
            </w:pPr>
            <w:r w:rsidRPr="00CE226D">
              <w:rPr>
                <w:b/>
                <w:color w:val="53565A"/>
              </w:rPr>
              <w:t>ELECTRICAL</w:t>
            </w:r>
          </w:p>
        </w:tc>
      </w:tr>
      <w:tr w:rsidR="00506418" w:rsidRPr="007C679E" w14:paraId="7BF749B6" w14:textId="77777777" w:rsidTr="007A202A">
        <w:tc>
          <w:tcPr>
            <w:tcW w:w="5000" w:type="pct"/>
            <w:tcBorders>
              <w:top w:val="single" w:sz="4" w:space="0" w:color="7E8083" w:themeColor="accent4"/>
              <w:bottom w:val="single" w:sz="4" w:space="0" w:color="BABBBD"/>
            </w:tcBorders>
          </w:tcPr>
          <w:p w14:paraId="0192E8BD" w14:textId="77777777" w:rsidR="00AC435F" w:rsidRPr="007A202A" w:rsidRDefault="00AC435F" w:rsidP="007C679E">
            <w:pPr>
              <w:pStyle w:val="TableTextLeft"/>
              <w:rPr>
                <w:b/>
              </w:rPr>
            </w:pPr>
            <w:r w:rsidRPr="007A202A">
              <w:rPr>
                <w:b/>
              </w:rPr>
              <w:t xml:space="preserve">Documentation </w:t>
            </w:r>
          </w:p>
        </w:tc>
      </w:tr>
      <w:tr w:rsidR="00506418" w:rsidRPr="007C679E" w14:paraId="5093616B" w14:textId="77777777" w:rsidTr="007A202A">
        <w:tc>
          <w:tcPr>
            <w:tcW w:w="5000" w:type="pct"/>
            <w:tcBorders>
              <w:top w:val="single" w:sz="4" w:space="0" w:color="BABBBD"/>
              <w:bottom w:val="single" w:sz="4" w:space="0" w:color="BABBBD"/>
            </w:tcBorders>
          </w:tcPr>
          <w:p w14:paraId="58D3CE04" w14:textId="6175ADC6" w:rsidR="00AC435F" w:rsidRPr="00B01167" w:rsidRDefault="00AC435F" w:rsidP="007C679E">
            <w:pPr>
              <w:pStyle w:val="TableTextLeft"/>
            </w:pPr>
            <w:r w:rsidRPr="00B01167">
              <w:t>Technical description of the electrical design</w:t>
            </w:r>
          </w:p>
        </w:tc>
      </w:tr>
      <w:tr w:rsidR="00506418" w:rsidRPr="007C679E" w14:paraId="311BA88E" w14:textId="77777777" w:rsidTr="007A202A">
        <w:tc>
          <w:tcPr>
            <w:tcW w:w="5000" w:type="pct"/>
            <w:tcBorders>
              <w:top w:val="single" w:sz="4" w:space="0" w:color="BABBBD"/>
              <w:bottom w:val="single" w:sz="4" w:space="0" w:color="BABBBD"/>
            </w:tcBorders>
          </w:tcPr>
          <w:p w14:paraId="410D2A46" w14:textId="054C461D" w:rsidR="00AC435F" w:rsidRPr="00B01167" w:rsidRDefault="00AC435F" w:rsidP="007C679E">
            <w:pPr>
              <w:pStyle w:val="TableTextLeft"/>
            </w:pPr>
            <w:r w:rsidRPr="00B01167">
              <w:t xml:space="preserve">Electrical calculation (including all DC, AC, LV, AC, </w:t>
            </w:r>
            <w:r w:rsidRPr="0091310B">
              <w:t>MV</w:t>
            </w:r>
            <w:r w:rsidRPr="00B01167">
              <w:t xml:space="preserve">, earthing system and ancillary services calculations) </w:t>
            </w:r>
          </w:p>
        </w:tc>
      </w:tr>
      <w:tr w:rsidR="00DC21D0" w:rsidRPr="007C679E" w14:paraId="583F36BE" w14:textId="77777777" w:rsidTr="00B01167">
        <w:tc>
          <w:tcPr>
            <w:tcW w:w="5000" w:type="pct"/>
            <w:tcBorders>
              <w:top w:val="single" w:sz="4" w:space="0" w:color="BABBBD"/>
              <w:bottom w:val="single" w:sz="4" w:space="0" w:color="BABBBD"/>
            </w:tcBorders>
          </w:tcPr>
          <w:p w14:paraId="0D1E235C" w14:textId="77777777" w:rsidR="00AC435F" w:rsidRPr="00B01167" w:rsidRDefault="00AC435F" w:rsidP="007C679E">
            <w:pPr>
              <w:pStyle w:val="TableTextLeft"/>
            </w:pPr>
            <w:r w:rsidRPr="00B01167">
              <w:t>Power quality study</w:t>
            </w:r>
          </w:p>
        </w:tc>
      </w:tr>
      <w:tr w:rsidR="00506418" w:rsidRPr="007C679E" w14:paraId="5DD2D24E" w14:textId="77777777" w:rsidTr="007A202A">
        <w:tc>
          <w:tcPr>
            <w:tcW w:w="5000" w:type="pct"/>
            <w:tcBorders>
              <w:top w:val="single" w:sz="4" w:space="0" w:color="BABBBD"/>
              <w:bottom w:val="single" w:sz="4" w:space="0" w:color="BABBBD"/>
            </w:tcBorders>
          </w:tcPr>
          <w:p w14:paraId="0C240B51" w14:textId="2D7A3821" w:rsidR="00AC435F" w:rsidRPr="00B01167" w:rsidRDefault="00AC435F" w:rsidP="007C679E">
            <w:pPr>
              <w:pStyle w:val="TableTextLeft"/>
            </w:pPr>
            <w:r w:rsidRPr="00B01167">
              <w:t xml:space="preserve">Electrical studies including but not limited to load flow, short circuit, switching transient, transformer inrush, transient stability and dynamic performance, transient overpower, harmonic analysis, voltage fluctuation, voltage flicker, unbalanced network conditions, and power factor. </w:t>
            </w:r>
          </w:p>
        </w:tc>
      </w:tr>
      <w:tr w:rsidR="00506418" w:rsidRPr="007C679E" w14:paraId="156F2F7F" w14:textId="77777777" w:rsidTr="007A202A">
        <w:tc>
          <w:tcPr>
            <w:tcW w:w="5000" w:type="pct"/>
            <w:tcBorders>
              <w:top w:val="single" w:sz="4" w:space="0" w:color="BABBBD"/>
              <w:bottom w:val="single" w:sz="4" w:space="0" w:color="BABBBD"/>
            </w:tcBorders>
          </w:tcPr>
          <w:p w14:paraId="7BDAD6CB" w14:textId="77777777" w:rsidR="00AC435F" w:rsidRPr="00B01167" w:rsidRDefault="00AC435F" w:rsidP="007C679E">
            <w:pPr>
              <w:pStyle w:val="TableTextLeft"/>
            </w:pPr>
            <w:r w:rsidRPr="00B01167">
              <w:t>Protection studies</w:t>
            </w:r>
          </w:p>
        </w:tc>
      </w:tr>
      <w:tr w:rsidR="00506418" w:rsidRPr="007C679E" w14:paraId="27BF5F73" w14:textId="77777777" w:rsidTr="007A202A">
        <w:tc>
          <w:tcPr>
            <w:tcW w:w="5000" w:type="pct"/>
            <w:tcBorders>
              <w:top w:val="single" w:sz="4" w:space="0" w:color="BABBBD"/>
              <w:bottom w:val="single" w:sz="4" w:space="0" w:color="BABBBD"/>
            </w:tcBorders>
          </w:tcPr>
          <w:p w14:paraId="657DD774" w14:textId="77777777" w:rsidR="00AC435F" w:rsidRPr="00B01167" w:rsidRDefault="00AC435F" w:rsidP="007C679E">
            <w:pPr>
              <w:pStyle w:val="TableTextLeft"/>
            </w:pPr>
            <w:r w:rsidRPr="00B01167">
              <w:t>Energy production forecast</w:t>
            </w:r>
          </w:p>
        </w:tc>
      </w:tr>
      <w:tr w:rsidR="00506418" w:rsidRPr="007C679E" w14:paraId="47A0E498" w14:textId="77777777" w:rsidTr="007A202A">
        <w:tc>
          <w:tcPr>
            <w:tcW w:w="5000" w:type="pct"/>
            <w:tcBorders>
              <w:top w:val="single" w:sz="4" w:space="0" w:color="BABBBD"/>
              <w:bottom w:val="single" w:sz="4" w:space="0" w:color="BABBBD"/>
            </w:tcBorders>
          </w:tcPr>
          <w:p w14:paraId="73BD7E3D" w14:textId="77777777" w:rsidR="00AC435F" w:rsidRPr="00B01167" w:rsidRDefault="00AC435F" w:rsidP="007C679E">
            <w:pPr>
              <w:pStyle w:val="TableTextLeft"/>
            </w:pPr>
            <w:r w:rsidRPr="00B01167">
              <w:t xml:space="preserve">PVsyst simulation sheets (or alternative simulation software reports) </w:t>
            </w:r>
          </w:p>
        </w:tc>
      </w:tr>
      <w:tr w:rsidR="00506418" w:rsidRPr="007C679E" w14:paraId="616E1F0D" w14:textId="77777777" w:rsidTr="007A202A">
        <w:tc>
          <w:tcPr>
            <w:tcW w:w="5000" w:type="pct"/>
            <w:tcBorders>
              <w:top w:val="single" w:sz="4" w:space="0" w:color="BABBBD"/>
              <w:bottom w:val="single" w:sz="4" w:space="0" w:color="BABBBD"/>
            </w:tcBorders>
          </w:tcPr>
          <w:p w14:paraId="026E6D92" w14:textId="77777777" w:rsidR="00AC435F" w:rsidRPr="00B01167" w:rsidRDefault="00AC435F" w:rsidP="007C679E">
            <w:pPr>
              <w:pStyle w:val="TableTextLeft"/>
            </w:pPr>
            <w:r w:rsidRPr="00B01167">
              <w:t>Electrical loss calculations</w:t>
            </w:r>
          </w:p>
        </w:tc>
      </w:tr>
      <w:tr w:rsidR="00506418" w:rsidRPr="007C679E" w14:paraId="1356FF9F" w14:textId="77777777" w:rsidTr="007A202A">
        <w:tc>
          <w:tcPr>
            <w:tcW w:w="5000" w:type="pct"/>
            <w:tcBorders>
              <w:top w:val="single" w:sz="4" w:space="0" w:color="BABBBD"/>
              <w:bottom w:val="single" w:sz="4" w:space="0" w:color="BABBBD"/>
            </w:tcBorders>
          </w:tcPr>
          <w:p w14:paraId="58AA2B96" w14:textId="4D3B8BE0" w:rsidR="00AC435F" w:rsidRPr="00B01167" w:rsidRDefault="00AC435F" w:rsidP="007C679E">
            <w:pPr>
              <w:pStyle w:val="TableTextLeft"/>
            </w:pPr>
            <w:r w:rsidRPr="00B01167">
              <w:t>Lightning risk assessment and lightning system calculations</w:t>
            </w:r>
          </w:p>
        </w:tc>
      </w:tr>
      <w:tr w:rsidR="00506418" w:rsidRPr="007C679E" w14:paraId="114631AF" w14:textId="77777777" w:rsidTr="007A202A">
        <w:tc>
          <w:tcPr>
            <w:tcW w:w="5000" w:type="pct"/>
            <w:tcBorders>
              <w:top w:val="single" w:sz="4" w:space="0" w:color="BABBBD"/>
              <w:bottom w:val="single" w:sz="4" w:space="0" w:color="BABBBD"/>
            </w:tcBorders>
          </w:tcPr>
          <w:p w14:paraId="0B994058" w14:textId="2FFBF195" w:rsidR="00AC435F" w:rsidRPr="00B01167" w:rsidRDefault="00AC435F" w:rsidP="007C679E">
            <w:pPr>
              <w:pStyle w:val="TableTextLeft"/>
            </w:pPr>
            <w:r w:rsidRPr="00B01167">
              <w:t>Grid integration study as per Grid Code and guidelines</w:t>
            </w:r>
          </w:p>
        </w:tc>
      </w:tr>
      <w:tr w:rsidR="00506418" w:rsidRPr="007C679E" w14:paraId="3262229C" w14:textId="77777777" w:rsidTr="007A202A">
        <w:tc>
          <w:tcPr>
            <w:tcW w:w="5000" w:type="pct"/>
            <w:tcBorders>
              <w:top w:val="single" w:sz="4" w:space="0" w:color="BABBBD"/>
              <w:bottom w:val="single" w:sz="4" w:space="0" w:color="BABBBD"/>
            </w:tcBorders>
          </w:tcPr>
          <w:p w14:paraId="4CECC583" w14:textId="44B1A3A2" w:rsidR="00AC435F" w:rsidRPr="00B01167" w:rsidRDefault="00AC435F" w:rsidP="007C679E">
            <w:pPr>
              <w:pStyle w:val="TableTextLeft"/>
            </w:pPr>
            <w:r w:rsidRPr="00B01167">
              <w:t>Bill of Quantities</w:t>
            </w:r>
          </w:p>
        </w:tc>
      </w:tr>
      <w:tr w:rsidR="00506418" w:rsidRPr="007C679E" w14:paraId="3579F4E1" w14:textId="77777777" w:rsidTr="007A202A">
        <w:tc>
          <w:tcPr>
            <w:tcW w:w="5000" w:type="pct"/>
            <w:tcBorders>
              <w:top w:val="single" w:sz="4" w:space="0" w:color="BABBBD"/>
              <w:bottom w:val="single" w:sz="4" w:space="0" w:color="BABBBD"/>
            </w:tcBorders>
          </w:tcPr>
          <w:p w14:paraId="79D68359" w14:textId="77777777" w:rsidR="00AC435F" w:rsidRPr="00B01167" w:rsidRDefault="00AC435F" w:rsidP="007C679E">
            <w:pPr>
              <w:pStyle w:val="TableTextLeft"/>
              <w:rPr>
                <w:b/>
              </w:rPr>
            </w:pPr>
            <w:r w:rsidRPr="00B01167">
              <w:rPr>
                <w:b/>
              </w:rPr>
              <w:t>Drawings</w:t>
            </w:r>
          </w:p>
        </w:tc>
      </w:tr>
      <w:tr w:rsidR="004B548F" w:rsidRPr="007C679E" w14:paraId="365941AB" w14:textId="77777777" w:rsidTr="007A202A">
        <w:tc>
          <w:tcPr>
            <w:tcW w:w="5000" w:type="pct"/>
            <w:tcBorders>
              <w:top w:val="single" w:sz="4" w:space="0" w:color="BABBBD"/>
              <w:bottom w:val="single" w:sz="4" w:space="0" w:color="BABBBD"/>
            </w:tcBorders>
          </w:tcPr>
          <w:p w14:paraId="6D06BBA3" w14:textId="7F9FDD9F" w:rsidR="004B548F" w:rsidRPr="00B01167" w:rsidRDefault="004B548F" w:rsidP="007C679E">
            <w:pPr>
              <w:pStyle w:val="TableTextLeft"/>
            </w:pPr>
            <w:r w:rsidRPr="004B548F">
              <w:t>As Built Trench Layout</w:t>
            </w:r>
          </w:p>
        </w:tc>
      </w:tr>
      <w:tr w:rsidR="00506418" w:rsidRPr="007C679E" w14:paraId="741C9B98" w14:textId="77777777" w:rsidTr="007A202A">
        <w:tc>
          <w:tcPr>
            <w:tcW w:w="5000" w:type="pct"/>
            <w:tcBorders>
              <w:top w:val="single" w:sz="4" w:space="0" w:color="BABBBD"/>
              <w:bottom w:val="single" w:sz="4" w:space="0" w:color="BABBBD"/>
            </w:tcBorders>
          </w:tcPr>
          <w:p w14:paraId="22B425D8" w14:textId="77777777" w:rsidR="00AC435F" w:rsidRPr="00B01167" w:rsidRDefault="00AC435F" w:rsidP="007C679E">
            <w:pPr>
              <w:pStyle w:val="TableTextLeft"/>
            </w:pPr>
            <w:r w:rsidRPr="00B01167">
              <w:t>General single-line diagram (SLD)</w:t>
            </w:r>
          </w:p>
        </w:tc>
      </w:tr>
      <w:tr w:rsidR="00506418" w:rsidRPr="007C679E" w14:paraId="31F01CFC" w14:textId="77777777" w:rsidTr="007A202A">
        <w:tc>
          <w:tcPr>
            <w:tcW w:w="5000" w:type="pct"/>
            <w:tcBorders>
              <w:top w:val="single" w:sz="4" w:space="0" w:color="BABBBD"/>
              <w:bottom w:val="single" w:sz="4" w:space="0" w:color="BABBBD"/>
            </w:tcBorders>
          </w:tcPr>
          <w:p w14:paraId="088A050B" w14:textId="3E2C8D3B" w:rsidR="00AC435F" w:rsidRPr="00B01167" w:rsidRDefault="00590467" w:rsidP="007C679E">
            <w:pPr>
              <w:pStyle w:val="TableTextLeft"/>
            </w:pPr>
            <w:r>
              <w:t>HV</w:t>
            </w:r>
            <w:r w:rsidR="00AC435F" w:rsidRPr="00B01167">
              <w:t xml:space="preserve"> single line diagram</w:t>
            </w:r>
          </w:p>
        </w:tc>
      </w:tr>
      <w:tr w:rsidR="00506418" w:rsidRPr="007C679E" w14:paraId="5E85C68F" w14:textId="77777777" w:rsidTr="007A202A">
        <w:tc>
          <w:tcPr>
            <w:tcW w:w="5000" w:type="pct"/>
            <w:tcBorders>
              <w:top w:val="single" w:sz="4" w:space="0" w:color="BABBBD"/>
              <w:bottom w:val="single" w:sz="4" w:space="0" w:color="BABBBD"/>
            </w:tcBorders>
          </w:tcPr>
          <w:p w14:paraId="6394CCE8" w14:textId="328C739E" w:rsidR="00AC435F" w:rsidRPr="00B01167" w:rsidRDefault="00AC435F" w:rsidP="007C679E">
            <w:pPr>
              <w:pStyle w:val="TableTextLeft"/>
            </w:pPr>
            <w:r w:rsidRPr="00B01167">
              <w:t>DC</w:t>
            </w:r>
            <w:r w:rsidR="00930F67">
              <w:t xml:space="preserve"> </w:t>
            </w:r>
            <w:r w:rsidR="00D427D1">
              <w:t xml:space="preserve">and </w:t>
            </w:r>
            <w:r w:rsidRPr="00B01167">
              <w:t>AC single line diagram</w:t>
            </w:r>
          </w:p>
        </w:tc>
      </w:tr>
      <w:tr w:rsidR="00506418" w:rsidRPr="007C679E" w14:paraId="41063C10" w14:textId="77777777" w:rsidTr="007A202A">
        <w:tc>
          <w:tcPr>
            <w:tcW w:w="5000" w:type="pct"/>
            <w:tcBorders>
              <w:top w:val="single" w:sz="4" w:space="0" w:color="BABBBD"/>
              <w:bottom w:val="single" w:sz="4" w:space="0" w:color="BABBBD"/>
            </w:tcBorders>
          </w:tcPr>
          <w:p w14:paraId="4D1F3377" w14:textId="668E73A2" w:rsidR="00AC435F" w:rsidRPr="00B01167" w:rsidRDefault="00AC435F" w:rsidP="007C679E">
            <w:pPr>
              <w:pStyle w:val="TableTextLeft"/>
            </w:pPr>
            <w:r w:rsidRPr="00B01167">
              <w:t xml:space="preserve">Interconnection </w:t>
            </w:r>
            <w:r w:rsidR="00E75BE9">
              <w:t>Plant</w:t>
            </w:r>
            <w:r w:rsidRPr="00B01167">
              <w:t xml:space="preserve"> SLD</w:t>
            </w:r>
          </w:p>
        </w:tc>
      </w:tr>
      <w:tr w:rsidR="00506418" w:rsidRPr="007C679E" w14:paraId="210F6243" w14:textId="77777777" w:rsidTr="007A202A">
        <w:tc>
          <w:tcPr>
            <w:tcW w:w="5000" w:type="pct"/>
            <w:tcBorders>
              <w:top w:val="single" w:sz="4" w:space="0" w:color="BABBBD"/>
              <w:bottom w:val="single" w:sz="4" w:space="0" w:color="BABBBD"/>
            </w:tcBorders>
          </w:tcPr>
          <w:p w14:paraId="273B17DE" w14:textId="2A960599" w:rsidR="00AC435F" w:rsidRPr="00B01167" w:rsidRDefault="00AC435F" w:rsidP="007C679E">
            <w:pPr>
              <w:pStyle w:val="TableTextLeft"/>
            </w:pPr>
            <w:r w:rsidRPr="00B01167">
              <w:t>Design of Interconnection Facility</w:t>
            </w:r>
          </w:p>
        </w:tc>
      </w:tr>
      <w:tr w:rsidR="00506418" w:rsidRPr="007C679E" w14:paraId="43AAFEEA" w14:textId="77777777" w:rsidTr="007A202A">
        <w:tc>
          <w:tcPr>
            <w:tcW w:w="5000" w:type="pct"/>
            <w:tcBorders>
              <w:top w:val="single" w:sz="4" w:space="0" w:color="BABBBD"/>
              <w:bottom w:val="single" w:sz="4" w:space="0" w:color="BABBBD"/>
            </w:tcBorders>
          </w:tcPr>
          <w:p w14:paraId="66396A2C" w14:textId="28A48477" w:rsidR="00AC435F" w:rsidRPr="00B01167" w:rsidRDefault="00AC435F" w:rsidP="007C679E">
            <w:pPr>
              <w:pStyle w:val="TableTextLeft"/>
            </w:pPr>
            <w:r w:rsidRPr="00B01167">
              <w:t>Detailed string connection plan and string path</w:t>
            </w:r>
          </w:p>
        </w:tc>
      </w:tr>
      <w:tr w:rsidR="00506418" w:rsidRPr="007C679E" w14:paraId="7732FC5B" w14:textId="77777777" w:rsidTr="007A202A">
        <w:tc>
          <w:tcPr>
            <w:tcW w:w="5000" w:type="pct"/>
            <w:tcBorders>
              <w:top w:val="single" w:sz="4" w:space="0" w:color="BABBBD"/>
              <w:bottom w:val="single" w:sz="4" w:space="0" w:color="BABBBD"/>
            </w:tcBorders>
          </w:tcPr>
          <w:p w14:paraId="12022430" w14:textId="77777777" w:rsidR="00AC435F" w:rsidRPr="00B01167" w:rsidRDefault="00AC435F" w:rsidP="007C679E">
            <w:pPr>
              <w:pStyle w:val="TableTextLeft"/>
            </w:pPr>
            <w:r w:rsidRPr="00B01167">
              <w:t>Earthing system layout</w:t>
            </w:r>
          </w:p>
        </w:tc>
      </w:tr>
      <w:tr w:rsidR="00506418" w:rsidRPr="007C679E" w14:paraId="27DBC593" w14:textId="77777777" w:rsidTr="007A202A">
        <w:tc>
          <w:tcPr>
            <w:tcW w:w="5000" w:type="pct"/>
            <w:tcBorders>
              <w:top w:val="single" w:sz="4" w:space="0" w:color="BABBBD"/>
              <w:bottom w:val="single" w:sz="4" w:space="0" w:color="BABBBD"/>
            </w:tcBorders>
          </w:tcPr>
          <w:p w14:paraId="7A0834BA" w14:textId="77777777" w:rsidR="00AC435F" w:rsidRPr="00B01167" w:rsidRDefault="00AC435F" w:rsidP="007C679E">
            <w:pPr>
              <w:pStyle w:val="TableTextLeft"/>
            </w:pPr>
            <w:r w:rsidRPr="00B01167">
              <w:t>Earthing</w:t>
            </w:r>
            <w:r w:rsidRPr="00B01167" w:rsidDel="00D40AC4">
              <w:t xml:space="preserve"> </w:t>
            </w:r>
            <w:r w:rsidRPr="00B01167">
              <w:t xml:space="preserve">system – details </w:t>
            </w:r>
          </w:p>
        </w:tc>
      </w:tr>
      <w:tr w:rsidR="00506418" w:rsidRPr="007C679E" w14:paraId="26413E95" w14:textId="77777777" w:rsidTr="007A202A">
        <w:tc>
          <w:tcPr>
            <w:tcW w:w="5000" w:type="pct"/>
            <w:tcBorders>
              <w:top w:val="single" w:sz="4" w:space="0" w:color="BABBBD"/>
              <w:bottom w:val="single" w:sz="4" w:space="0" w:color="BABBBD"/>
            </w:tcBorders>
          </w:tcPr>
          <w:p w14:paraId="35375193" w14:textId="77777777" w:rsidR="00AC435F" w:rsidRPr="00B01167" w:rsidRDefault="00AC435F" w:rsidP="007C679E">
            <w:pPr>
              <w:pStyle w:val="TableTextLeft"/>
            </w:pPr>
            <w:r w:rsidRPr="00B01167">
              <w:t>Lightning system (if any)</w:t>
            </w:r>
          </w:p>
        </w:tc>
      </w:tr>
      <w:tr w:rsidR="00506418" w:rsidRPr="007C679E" w14:paraId="24A44E68" w14:textId="77777777" w:rsidTr="007A202A">
        <w:tc>
          <w:tcPr>
            <w:tcW w:w="5000" w:type="pct"/>
            <w:tcBorders>
              <w:top w:val="single" w:sz="4" w:space="0" w:color="BABBBD"/>
              <w:bottom w:val="single" w:sz="4" w:space="0" w:color="BABBBD"/>
            </w:tcBorders>
          </w:tcPr>
          <w:p w14:paraId="300AAD3A" w14:textId="3007DC9A" w:rsidR="00AC435F" w:rsidRPr="00B01167" w:rsidRDefault="00AC435F" w:rsidP="007C679E">
            <w:pPr>
              <w:pStyle w:val="TableTextLeft"/>
            </w:pPr>
            <w:r w:rsidRPr="00B01167">
              <w:t>Electrical drawing of string combiner / junction box</w:t>
            </w:r>
          </w:p>
        </w:tc>
      </w:tr>
      <w:tr w:rsidR="00506418" w:rsidRPr="007C679E" w14:paraId="6F904D31" w14:textId="77777777" w:rsidTr="007A202A">
        <w:tc>
          <w:tcPr>
            <w:tcW w:w="5000" w:type="pct"/>
            <w:tcBorders>
              <w:top w:val="single" w:sz="4" w:space="0" w:color="BABBBD"/>
              <w:bottom w:val="single" w:sz="4" w:space="0" w:color="BABBBD"/>
            </w:tcBorders>
          </w:tcPr>
          <w:p w14:paraId="4E60B86F" w14:textId="597EECDF" w:rsidR="00AC435F" w:rsidRPr="00B01167" w:rsidRDefault="00AC435F" w:rsidP="007C679E">
            <w:pPr>
              <w:pStyle w:val="TableTextLeft"/>
            </w:pPr>
            <w:r w:rsidRPr="00B01167">
              <w:t>Electrical drawing of inverter and transformer cabins</w:t>
            </w:r>
          </w:p>
        </w:tc>
      </w:tr>
      <w:tr w:rsidR="00506418" w:rsidRPr="007C679E" w14:paraId="0A0B2C19" w14:textId="77777777" w:rsidTr="007A202A">
        <w:tc>
          <w:tcPr>
            <w:tcW w:w="5000" w:type="pct"/>
            <w:tcBorders>
              <w:top w:val="single" w:sz="4" w:space="0" w:color="BABBBD"/>
              <w:bottom w:val="single" w:sz="4" w:space="0" w:color="BABBBD"/>
            </w:tcBorders>
          </w:tcPr>
          <w:p w14:paraId="0DEE4CF6" w14:textId="77777777" w:rsidR="00AC435F" w:rsidRPr="00B01167" w:rsidRDefault="00AC435F" w:rsidP="007C679E">
            <w:pPr>
              <w:pStyle w:val="TableTextLeft"/>
            </w:pPr>
            <w:r w:rsidRPr="00B01167">
              <w:t>Auxiliary services SLD</w:t>
            </w:r>
          </w:p>
        </w:tc>
      </w:tr>
      <w:tr w:rsidR="00506418" w:rsidRPr="007C679E" w14:paraId="5736695A" w14:textId="77777777" w:rsidTr="007A202A">
        <w:tc>
          <w:tcPr>
            <w:tcW w:w="5000" w:type="pct"/>
            <w:tcBorders>
              <w:top w:val="single" w:sz="4" w:space="0" w:color="BABBBD"/>
              <w:bottom w:val="single" w:sz="4" w:space="0" w:color="BABBBD"/>
            </w:tcBorders>
          </w:tcPr>
          <w:p w14:paraId="387AB9CB" w14:textId="226B891B" w:rsidR="00AC435F" w:rsidRPr="00B01167" w:rsidRDefault="00AC435F" w:rsidP="007C679E">
            <w:pPr>
              <w:pStyle w:val="TableTextLeft"/>
            </w:pPr>
            <w:r w:rsidRPr="00B01167">
              <w:t>Layout of cabling (AC)</w:t>
            </w:r>
          </w:p>
        </w:tc>
      </w:tr>
      <w:tr w:rsidR="00506418" w:rsidRPr="007C679E" w14:paraId="58C267CB" w14:textId="77777777" w:rsidTr="007A202A">
        <w:tc>
          <w:tcPr>
            <w:tcW w:w="5000" w:type="pct"/>
            <w:tcBorders>
              <w:top w:val="single" w:sz="4" w:space="0" w:color="BABBBD"/>
              <w:bottom w:val="single" w:sz="4" w:space="0" w:color="BABBBD"/>
            </w:tcBorders>
          </w:tcPr>
          <w:p w14:paraId="5D747BE8" w14:textId="3B5AFD61" w:rsidR="00AC435F" w:rsidRPr="00B01167" w:rsidRDefault="00AC435F" w:rsidP="007C679E">
            <w:pPr>
              <w:pStyle w:val="TableTextLeft"/>
            </w:pPr>
            <w:r w:rsidRPr="00B01167">
              <w:t>Layout of cabling (</w:t>
            </w:r>
            <w:r w:rsidR="00590467">
              <w:t>H</w:t>
            </w:r>
            <w:r w:rsidRPr="00B01167">
              <w:t>V)</w:t>
            </w:r>
          </w:p>
        </w:tc>
      </w:tr>
      <w:tr w:rsidR="00506418" w:rsidRPr="007C679E" w14:paraId="785F3E49" w14:textId="77777777" w:rsidTr="007A202A">
        <w:tc>
          <w:tcPr>
            <w:tcW w:w="5000" w:type="pct"/>
            <w:tcBorders>
              <w:top w:val="single" w:sz="4" w:space="0" w:color="BABBBD"/>
              <w:bottom w:val="single" w:sz="4" w:space="0" w:color="BABBBD"/>
            </w:tcBorders>
          </w:tcPr>
          <w:p w14:paraId="3514C1E5" w14:textId="0F924592" w:rsidR="00AC435F" w:rsidRPr="00B01167" w:rsidRDefault="00AC435F" w:rsidP="007C679E">
            <w:pPr>
              <w:pStyle w:val="TableTextLeft"/>
            </w:pPr>
            <w:r w:rsidRPr="00B01167">
              <w:t>Layout of cabling (communication)</w:t>
            </w:r>
          </w:p>
        </w:tc>
      </w:tr>
      <w:tr w:rsidR="00506418" w:rsidRPr="007C679E" w14:paraId="17083D5F" w14:textId="77777777" w:rsidTr="007A202A">
        <w:tc>
          <w:tcPr>
            <w:tcW w:w="5000" w:type="pct"/>
            <w:tcBorders>
              <w:top w:val="single" w:sz="4" w:space="0" w:color="BABBBD"/>
              <w:bottom w:val="single" w:sz="4" w:space="0" w:color="BABBBD"/>
            </w:tcBorders>
          </w:tcPr>
          <w:p w14:paraId="78E57D63" w14:textId="49AB338C" w:rsidR="00AC435F" w:rsidRPr="00B01167" w:rsidRDefault="00AC435F" w:rsidP="007C679E">
            <w:pPr>
              <w:pStyle w:val="TableTextLeft"/>
            </w:pPr>
            <w:r w:rsidRPr="00B01167">
              <w:t>Layout of cabling (auxiliary services)</w:t>
            </w:r>
          </w:p>
        </w:tc>
      </w:tr>
      <w:tr w:rsidR="00506418" w:rsidRPr="007C679E" w14:paraId="236ED722" w14:textId="77777777" w:rsidTr="007A202A">
        <w:tc>
          <w:tcPr>
            <w:tcW w:w="5000" w:type="pct"/>
            <w:tcBorders>
              <w:top w:val="single" w:sz="4" w:space="0" w:color="BABBBD"/>
              <w:bottom w:val="single" w:sz="4" w:space="0" w:color="BABBBD"/>
            </w:tcBorders>
          </w:tcPr>
          <w:p w14:paraId="32272979" w14:textId="67562D16" w:rsidR="00AC435F" w:rsidRPr="00B01167" w:rsidRDefault="00AC435F" w:rsidP="007C679E">
            <w:pPr>
              <w:pStyle w:val="TableTextLeft"/>
            </w:pPr>
            <w:r w:rsidRPr="00B01167">
              <w:t>Drawing of UPS and / or Diesel generator</w:t>
            </w:r>
          </w:p>
        </w:tc>
      </w:tr>
      <w:tr w:rsidR="00506418" w:rsidRPr="007C679E" w14:paraId="26924D27" w14:textId="77777777" w:rsidTr="007A202A">
        <w:tc>
          <w:tcPr>
            <w:tcW w:w="5000" w:type="pct"/>
            <w:tcBorders>
              <w:top w:val="single" w:sz="4" w:space="0" w:color="BABBBD"/>
              <w:bottom w:val="single" w:sz="4" w:space="0" w:color="BABBBD"/>
            </w:tcBorders>
          </w:tcPr>
          <w:p w14:paraId="6E3FF476" w14:textId="7DD95881" w:rsidR="00AC435F" w:rsidRPr="00B01167" w:rsidRDefault="00A92025" w:rsidP="007C679E">
            <w:pPr>
              <w:pStyle w:val="TableTextLeft"/>
            </w:pPr>
            <w:r>
              <w:t xml:space="preserve">IFC and As Built </w:t>
            </w:r>
            <w:r w:rsidR="00AC435F" w:rsidRPr="00B01167">
              <w:t>trenches and crossings</w:t>
            </w:r>
          </w:p>
        </w:tc>
      </w:tr>
      <w:tr w:rsidR="00506418" w:rsidRPr="007C679E" w14:paraId="72BF62A4" w14:textId="77777777" w:rsidTr="007A202A">
        <w:tc>
          <w:tcPr>
            <w:tcW w:w="5000" w:type="pct"/>
            <w:tcBorders>
              <w:top w:val="single" w:sz="4" w:space="0" w:color="BABBBD"/>
              <w:bottom w:val="single" w:sz="4" w:space="0" w:color="BABBBD"/>
            </w:tcBorders>
          </w:tcPr>
          <w:p w14:paraId="55A6956D" w14:textId="77777777" w:rsidR="00AC435F" w:rsidRPr="00B01167" w:rsidRDefault="00AC435F" w:rsidP="007C679E">
            <w:pPr>
              <w:pStyle w:val="TableTextLeft"/>
            </w:pPr>
            <w:r w:rsidRPr="00B01167">
              <w:t>Fibre-optic cabling from PV Facility to Interconnection Point</w:t>
            </w:r>
          </w:p>
        </w:tc>
      </w:tr>
      <w:tr w:rsidR="00506418" w:rsidRPr="007C679E" w14:paraId="0CD3E852" w14:textId="77777777" w:rsidTr="007A202A">
        <w:tc>
          <w:tcPr>
            <w:tcW w:w="5000" w:type="pct"/>
            <w:tcBorders>
              <w:top w:val="single" w:sz="4" w:space="0" w:color="BABBBD"/>
              <w:bottom w:val="single" w:sz="4" w:space="0" w:color="BABBBD"/>
            </w:tcBorders>
          </w:tcPr>
          <w:p w14:paraId="33382AEF" w14:textId="21D47927" w:rsidR="00AC435F" w:rsidRPr="00B01167" w:rsidRDefault="00AC435F" w:rsidP="007C679E">
            <w:pPr>
              <w:pStyle w:val="TableTextLeft"/>
            </w:pPr>
            <w:r w:rsidRPr="00B01167">
              <w:t xml:space="preserve">Layouts of O&amp;M building and substation including overall layout, equipment locations, wiring, ducting. </w:t>
            </w:r>
          </w:p>
        </w:tc>
      </w:tr>
      <w:tr w:rsidR="00506418" w:rsidRPr="007C679E" w14:paraId="46D4E2B1" w14:textId="77777777" w:rsidTr="007A202A">
        <w:tc>
          <w:tcPr>
            <w:tcW w:w="5000" w:type="pct"/>
            <w:tcBorders>
              <w:top w:val="single" w:sz="4" w:space="0" w:color="BABBBD"/>
              <w:bottom w:val="single" w:sz="4" w:space="0" w:color="BABBBD"/>
            </w:tcBorders>
          </w:tcPr>
          <w:p w14:paraId="38844EEE" w14:textId="77777777" w:rsidR="00AC435F" w:rsidRPr="00B01167" w:rsidRDefault="00AC435F" w:rsidP="007C679E">
            <w:pPr>
              <w:pStyle w:val="TableTextLeft"/>
              <w:rPr>
                <w:b/>
              </w:rPr>
            </w:pPr>
            <w:r w:rsidRPr="00B01167">
              <w:rPr>
                <w:b/>
              </w:rPr>
              <w:t>Specifications</w:t>
            </w:r>
          </w:p>
        </w:tc>
      </w:tr>
      <w:tr w:rsidR="00506418" w:rsidRPr="007C679E" w14:paraId="37602016" w14:textId="77777777" w:rsidTr="007A202A">
        <w:tc>
          <w:tcPr>
            <w:tcW w:w="5000" w:type="pct"/>
            <w:tcBorders>
              <w:top w:val="single" w:sz="4" w:space="0" w:color="BABBBD"/>
              <w:bottom w:val="single" w:sz="4" w:space="0" w:color="BABBBD"/>
            </w:tcBorders>
          </w:tcPr>
          <w:p w14:paraId="70097F28" w14:textId="77777777" w:rsidR="00AC435F" w:rsidRPr="00B01167" w:rsidRDefault="00AC435F" w:rsidP="007C679E">
            <w:pPr>
              <w:pStyle w:val="TableTextLeft"/>
            </w:pPr>
            <w:r w:rsidRPr="00B01167">
              <w:t>PV panel</w:t>
            </w:r>
          </w:p>
        </w:tc>
      </w:tr>
      <w:tr w:rsidR="00506418" w:rsidRPr="007C679E" w14:paraId="26709BC3" w14:textId="77777777" w:rsidTr="007A202A">
        <w:tc>
          <w:tcPr>
            <w:tcW w:w="5000" w:type="pct"/>
            <w:tcBorders>
              <w:top w:val="single" w:sz="4" w:space="0" w:color="BABBBD"/>
              <w:bottom w:val="single" w:sz="4" w:space="0" w:color="BABBBD"/>
            </w:tcBorders>
          </w:tcPr>
          <w:p w14:paraId="7DBBBDE3" w14:textId="77777777" w:rsidR="00AC435F" w:rsidRPr="00B01167" w:rsidRDefault="00AC435F" w:rsidP="007C679E">
            <w:pPr>
              <w:pStyle w:val="TableTextLeft"/>
            </w:pPr>
            <w:r w:rsidRPr="00B01167">
              <w:t xml:space="preserve">Inverter </w:t>
            </w:r>
          </w:p>
        </w:tc>
      </w:tr>
      <w:tr w:rsidR="00506418" w:rsidRPr="007C679E" w14:paraId="2A5C4B45" w14:textId="77777777" w:rsidTr="007A202A">
        <w:tc>
          <w:tcPr>
            <w:tcW w:w="5000" w:type="pct"/>
            <w:tcBorders>
              <w:top w:val="single" w:sz="4" w:space="0" w:color="BABBBD"/>
              <w:bottom w:val="single" w:sz="4" w:space="0" w:color="BABBBD"/>
            </w:tcBorders>
          </w:tcPr>
          <w:p w14:paraId="491449B4" w14:textId="77777777" w:rsidR="00AC435F" w:rsidRPr="00B01167" w:rsidRDefault="00AC435F" w:rsidP="007C679E">
            <w:pPr>
              <w:pStyle w:val="TableTextLeft"/>
            </w:pPr>
            <w:r w:rsidRPr="00B01167">
              <w:t>Inverter cabin</w:t>
            </w:r>
          </w:p>
        </w:tc>
      </w:tr>
      <w:tr w:rsidR="00506418" w:rsidRPr="007C679E" w14:paraId="3AE8D31D" w14:textId="77777777" w:rsidTr="007A202A">
        <w:tc>
          <w:tcPr>
            <w:tcW w:w="5000" w:type="pct"/>
            <w:tcBorders>
              <w:top w:val="single" w:sz="4" w:space="0" w:color="BABBBD"/>
              <w:bottom w:val="single" w:sz="4" w:space="0" w:color="BABBBD"/>
            </w:tcBorders>
          </w:tcPr>
          <w:p w14:paraId="31C0577B" w14:textId="666DDE00" w:rsidR="00AC435F" w:rsidRPr="00B01167" w:rsidRDefault="00590467" w:rsidP="007C679E">
            <w:pPr>
              <w:pStyle w:val="TableTextLeft"/>
            </w:pPr>
            <w:r>
              <w:t>H</w:t>
            </w:r>
            <w:r w:rsidR="00AC435F" w:rsidRPr="00B01167">
              <w:t>V transformer</w:t>
            </w:r>
          </w:p>
        </w:tc>
      </w:tr>
      <w:tr w:rsidR="00506418" w:rsidRPr="007C679E" w14:paraId="0F668908" w14:textId="77777777" w:rsidTr="007A202A">
        <w:tc>
          <w:tcPr>
            <w:tcW w:w="5000" w:type="pct"/>
            <w:tcBorders>
              <w:top w:val="single" w:sz="4" w:space="0" w:color="BABBBD"/>
              <w:bottom w:val="single" w:sz="4" w:space="0" w:color="BABBBD"/>
            </w:tcBorders>
          </w:tcPr>
          <w:p w14:paraId="10F7D9AD" w14:textId="0718994B" w:rsidR="00AC435F" w:rsidRPr="00B01167" w:rsidRDefault="00590467" w:rsidP="007C679E">
            <w:pPr>
              <w:pStyle w:val="TableTextLeft"/>
            </w:pPr>
            <w:r>
              <w:t>H</w:t>
            </w:r>
            <w:r w:rsidR="00AC435F" w:rsidRPr="00B01167">
              <w:t>V switchgear</w:t>
            </w:r>
          </w:p>
        </w:tc>
      </w:tr>
      <w:tr w:rsidR="00506418" w:rsidRPr="007C679E" w14:paraId="0428BB4A" w14:textId="77777777" w:rsidTr="007A202A">
        <w:tc>
          <w:tcPr>
            <w:tcW w:w="5000" w:type="pct"/>
            <w:tcBorders>
              <w:top w:val="single" w:sz="4" w:space="0" w:color="BABBBD"/>
              <w:bottom w:val="single" w:sz="4" w:space="0" w:color="BABBBD"/>
            </w:tcBorders>
          </w:tcPr>
          <w:p w14:paraId="6BA3C0CF" w14:textId="77777777" w:rsidR="00AC435F" w:rsidRPr="00B01167" w:rsidRDefault="00AC435F" w:rsidP="007C679E">
            <w:pPr>
              <w:pStyle w:val="TableTextLeft"/>
            </w:pPr>
            <w:r w:rsidRPr="00B01167">
              <w:t>LV cabinets</w:t>
            </w:r>
          </w:p>
        </w:tc>
      </w:tr>
      <w:tr w:rsidR="003604BB" w:rsidRPr="007C679E" w14:paraId="6B684CF9" w14:textId="77777777" w:rsidTr="007A202A">
        <w:tc>
          <w:tcPr>
            <w:tcW w:w="5000" w:type="pct"/>
            <w:tcBorders>
              <w:top w:val="single" w:sz="4" w:space="0" w:color="BABBBD"/>
              <w:bottom w:val="single" w:sz="4" w:space="0" w:color="BABBBD"/>
            </w:tcBorders>
          </w:tcPr>
          <w:p w14:paraId="5DB7B359" w14:textId="3334A01F" w:rsidR="003604BB" w:rsidRDefault="003604BB" w:rsidP="007C679E">
            <w:pPr>
              <w:pStyle w:val="TableTextLeft"/>
            </w:pPr>
            <w:r>
              <w:t>EMS</w:t>
            </w:r>
          </w:p>
        </w:tc>
      </w:tr>
      <w:tr w:rsidR="00506418" w:rsidRPr="007C679E" w14:paraId="574BBE81" w14:textId="77777777" w:rsidTr="007A202A">
        <w:tc>
          <w:tcPr>
            <w:tcW w:w="5000" w:type="pct"/>
            <w:tcBorders>
              <w:top w:val="single" w:sz="4" w:space="0" w:color="BABBBD"/>
              <w:bottom w:val="single" w:sz="4" w:space="0" w:color="BABBBD"/>
            </w:tcBorders>
          </w:tcPr>
          <w:p w14:paraId="29A5C38D" w14:textId="77777777" w:rsidR="00AC435F" w:rsidRPr="00B01167" w:rsidRDefault="00AC435F" w:rsidP="007C679E">
            <w:pPr>
              <w:pStyle w:val="TableTextLeft"/>
            </w:pPr>
            <w:r w:rsidRPr="00B01167">
              <w:t>Auxiliary transformers</w:t>
            </w:r>
          </w:p>
        </w:tc>
      </w:tr>
      <w:tr w:rsidR="00506418" w:rsidRPr="007C679E" w14:paraId="769855F8" w14:textId="77777777" w:rsidTr="007A202A">
        <w:tc>
          <w:tcPr>
            <w:tcW w:w="5000" w:type="pct"/>
            <w:tcBorders>
              <w:top w:val="single" w:sz="4" w:space="0" w:color="BABBBD"/>
              <w:bottom w:val="single" w:sz="4" w:space="0" w:color="BABBBD"/>
            </w:tcBorders>
          </w:tcPr>
          <w:p w14:paraId="0FD8433E" w14:textId="77777777" w:rsidR="00AC435F" w:rsidRPr="00B01167" w:rsidRDefault="00AC435F" w:rsidP="007C679E">
            <w:pPr>
              <w:pStyle w:val="TableTextLeft"/>
            </w:pPr>
            <w:r w:rsidRPr="00B01167">
              <w:t>Combiner boxes</w:t>
            </w:r>
          </w:p>
        </w:tc>
      </w:tr>
      <w:tr w:rsidR="00506418" w:rsidRPr="007C679E" w14:paraId="6EC3AA86" w14:textId="77777777" w:rsidTr="007A202A">
        <w:tc>
          <w:tcPr>
            <w:tcW w:w="5000" w:type="pct"/>
            <w:tcBorders>
              <w:top w:val="single" w:sz="4" w:space="0" w:color="BABBBD"/>
              <w:bottom w:val="single" w:sz="4" w:space="0" w:color="BABBBD"/>
            </w:tcBorders>
          </w:tcPr>
          <w:p w14:paraId="4D2710FD" w14:textId="77777777" w:rsidR="00AC435F" w:rsidRPr="00B01167" w:rsidRDefault="00AC435F" w:rsidP="007C679E">
            <w:pPr>
              <w:pStyle w:val="TableTextLeft"/>
            </w:pPr>
            <w:r w:rsidRPr="00B01167">
              <w:t xml:space="preserve">Cables (DC, AC-LV, </w:t>
            </w:r>
            <w:r w:rsidRPr="0091310B">
              <w:t>MV</w:t>
            </w:r>
            <w:r w:rsidRPr="00B01167">
              <w:t>, communication, earthing</w:t>
            </w:r>
            <w:r w:rsidRPr="00B01167" w:rsidDel="00D40AC4">
              <w:t xml:space="preserve"> </w:t>
            </w:r>
            <w:r w:rsidRPr="00B01167">
              <w:t>cords, other)</w:t>
            </w:r>
          </w:p>
        </w:tc>
      </w:tr>
      <w:tr w:rsidR="00506418" w:rsidRPr="007C679E" w14:paraId="21560D8A" w14:textId="77777777" w:rsidTr="007A202A">
        <w:tc>
          <w:tcPr>
            <w:tcW w:w="5000" w:type="pct"/>
            <w:tcBorders>
              <w:top w:val="single" w:sz="4" w:space="0" w:color="BABBBD"/>
              <w:bottom w:val="single" w:sz="4" w:space="0" w:color="BABBBD"/>
            </w:tcBorders>
          </w:tcPr>
          <w:p w14:paraId="6371D71B" w14:textId="77777777" w:rsidR="00AC435F" w:rsidRPr="00B01167" w:rsidRDefault="00AC435F" w:rsidP="007C679E">
            <w:pPr>
              <w:pStyle w:val="TableTextLeft"/>
            </w:pPr>
            <w:r w:rsidRPr="00B01167">
              <w:t>Junction box, combiner box</w:t>
            </w:r>
          </w:p>
        </w:tc>
      </w:tr>
      <w:tr w:rsidR="00506418" w:rsidRPr="007C679E" w14:paraId="51FEC267" w14:textId="77777777" w:rsidTr="007A202A">
        <w:tc>
          <w:tcPr>
            <w:tcW w:w="5000" w:type="pct"/>
            <w:tcBorders>
              <w:top w:val="single" w:sz="4" w:space="0" w:color="BABBBD"/>
              <w:bottom w:val="single" w:sz="4" w:space="0" w:color="BABBBD"/>
            </w:tcBorders>
          </w:tcPr>
          <w:p w14:paraId="7D521BBB" w14:textId="77777777" w:rsidR="00AC435F" w:rsidRPr="00B01167" w:rsidRDefault="00AC435F" w:rsidP="007C679E">
            <w:pPr>
              <w:pStyle w:val="TableTextLeft"/>
            </w:pPr>
            <w:r w:rsidRPr="00B01167">
              <w:t>UPS</w:t>
            </w:r>
          </w:p>
        </w:tc>
      </w:tr>
      <w:tr w:rsidR="00506418" w:rsidRPr="007C679E" w14:paraId="5DA1338F" w14:textId="77777777" w:rsidTr="007A202A">
        <w:tc>
          <w:tcPr>
            <w:tcW w:w="5000" w:type="pct"/>
            <w:tcBorders>
              <w:top w:val="single" w:sz="4" w:space="0" w:color="BABBBD"/>
              <w:bottom w:val="single" w:sz="4" w:space="0" w:color="BABBBD"/>
            </w:tcBorders>
          </w:tcPr>
          <w:p w14:paraId="3574D1CB" w14:textId="77777777" w:rsidR="00AC435F" w:rsidRPr="00B01167" w:rsidRDefault="00AC435F" w:rsidP="007C679E">
            <w:pPr>
              <w:pStyle w:val="TableTextLeft"/>
            </w:pPr>
            <w:r w:rsidRPr="00B01167">
              <w:t>Diesel generator</w:t>
            </w:r>
          </w:p>
        </w:tc>
      </w:tr>
      <w:tr w:rsidR="00506418" w:rsidRPr="007C679E" w14:paraId="213B633A" w14:textId="77777777" w:rsidTr="007A202A">
        <w:tc>
          <w:tcPr>
            <w:tcW w:w="5000" w:type="pct"/>
            <w:tcBorders>
              <w:top w:val="single" w:sz="4" w:space="0" w:color="BABBBD"/>
              <w:bottom w:val="single" w:sz="4" w:space="0" w:color="BABBBD"/>
            </w:tcBorders>
          </w:tcPr>
          <w:p w14:paraId="0C43D47C" w14:textId="77777777" w:rsidR="00AC435F" w:rsidRPr="00B01167" w:rsidRDefault="00AC435F" w:rsidP="007C679E">
            <w:pPr>
              <w:pStyle w:val="TableTextLeft"/>
            </w:pPr>
            <w:r w:rsidRPr="00B01167">
              <w:t xml:space="preserve">Cabin ventilation </w:t>
            </w:r>
          </w:p>
        </w:tc>
      </w:tr>
      <w:tr w:rsidR="00506418" w:rsidRPr="007C679E" w14:paraId="7033E4F4" w14:textId="77777777" w:rsidTr="007A202A">
        <w:tc>
          <w:tcPr>
            <w:tcW w:w="5000" w:type="pct"/>
            <w:tcBorders>
              <w:top w:val="single" w:sz="4" w:space="0" w:color="BABBBD"/>
              <w:bottom w:val="single" w:sz="4" w:space="0" w:color="BABBBD"/>
            </w:tcBorders>
          </w:tcPr>
          <w:p w14:paraId="7E5A7B2A" w14:textId="06142703" w:rsidR="00AC435F" w:rsidRPr="00B01167" w:rsidRDefault="00AC435F" w:rsidP="007C679E">
            <w:pPr>
              <w:pStyle w:val="TableTextLeft"/>
            </w:pPr>
            <w:r w:rsidRPr="00B01167">
              <w:t>Protection system (pilot protection, over current, short circuit, earth leakage, and any other required protection systems)</w:t>
            </w:r>
          </w:p>
        </w:tc>
      </w:tr>
      <w:tr w:rsidR="00506418" w:rsidRPr="007C679E" w14:paraId="59A69AFA" w14:textId="77777777" w:rsidTr="007A202A">
        <w:tc>
          <w:tcPr>
            <w:tcW w:w="5000" w:type="pct"/>
            <w:tcBorders>
              <w:top w:val="single" w:sz="4" w:space="0" w:color="BABBBD"/>
              <w:bottom w:val="single" w:sz="4" w:space="0" w:color="BABBBD"/>
            </w:tcBorders>
          </w:tcPr>
          <w:p w14:paraId="11E357A9" w14:textId="77777777" w:rsidR="00AC435F" w:rsidRPr="00B01167" w:rsidRDefault="00AC435F" w:rsidP="007C679E">
            <w:pPr>
              <w:pStyle w:val="TableTextLeft"/>
            </w:pPr>
            <w:r w:rsidRPr="00B01167">
              <w:t>Transformer protection system</w:t>
            </w:r>
          </w:p>
        </w:tc>
      </w:tr>
      <w:tr w:rsidR="00506418" w:rsidRPr="007C679E" w14:paraId="3E3E3A06" w14:textId="77777777" w:rsidTr="007A202A">
        <w:tc>
          <w:tcPr>
            <w:tcW w:w="5000" w:type="pct"/>
            <w:tcBorders>
              <w:top w:val="single" w:sz="4" w:space="0" w:color="BABBBD"/>
              <w:bottom w:val="single" w:sz="4" w:space="0" w:color="BABBBD"/>
            </w:tcBorders>
          </w:tcPr>
          <w:p w14:paraId="67944594" w14:textId="77777777" w:rsidR="00AC435F" w:rsidRPr="00B01167" w:rsidRDefault="00AC435F" w:rsidP="007C679E">
            <w:pPr>
              <w:pStyle w:val="TableTextLeft"/>
            </w:pPr>
            <w:r w:rsidRPr="00B01167">
              <w:t>Metering system</w:t>
            </w:r>
          </w:p>
        </w:tc>
      </w:tr>
      <w:tr w:rsidR="00506418" w:rsidRPr="007C679E" w14:paraId="0E11C8D0" w14:textId="77777777" w:rsidTr="007A202A">
        <w:tc>
          <w:tcPr>
            <w:tcW w:w="5000" w:type="pct"/>
            <w:tcBorders>
              <w:top w:val="single" w:sz="4" w:space="0" w:color="BABBBD"/>
              <w:bottom w:val="single" w:sz="4" w:space="0" w:color="BABBBD"/>
            </w:tcBorders>
          </w:tcPr>
          <w:p w14:paraId="7444CA4C" w14:textId="77777777" w:rsidR="00AC435F" w:rsidRPr="00B01167" w:rsidRDefault="00AC435F" w:rsidP="007C679E">
            <w:pPr>
              <w:pStyle w:val="TableTextLeft"/>
            </w:pPr>
            <w:r w:rsidRPr="00B01167">
              <w:t>Power quality analyser</w:t>
            </w:r>
          </w:p>
        </w:tc>
      </w:tr>
      <w:tr w:rsidR="00506418" w:rsidRPr="007C679E" w14:paraId="6206D8AF" w14:textId="77777777" w:rsidTr="007A202A">
        <w:tc>
          <w:tcPr>
            <w:tcW w:w="5000" w:type="pct"/>
            <w:tcBorders>
              <w:top w:val="single" w:sz="4" w:space="0" w:color="BABBBD"/>
              <w:bottom w:val="single" w:sz="4" w:space="0" w:color="7E8083" w:themeColor="accent4"/>
            </w:tcBorders>
          </w:tcPr>
          <w:p w14:paraId="5B518923" w14:textId="77777777" w:rsidR="00AC435F" w:rsidRPr="00B01167" w:rsidRDefault="00AC435F" w:rsidP="007C679E">
            <w:pPr>
              <w:pStyle w:val="TableTextLeft"/>
            </w:pPr>
            <w:r w:rsidRPr="00B01167">
              <w:t xml:space="preserve">Other </w:t>
            </w:r>
          </w:p>
        </w:tc>
      </w:tr>
      <w:tr w:rsidR="00506418" w:rsidRPr="007C679E" w14:paraId="71DB7478" w14:textId="77777777" w:rsidTr="007A202A">
        <w:tc>
          <w:tcPr>
            <w:tcW w:w="5000" w:type="pct"/>
            <w:tcBorders>
              <w:top w:val="single" w:sz="4" w:space="0" w:color="7E8083" w:themeColor="accent4"/>
              <w:bottom w:val="single" w:sz="4" w:space="0" w:color="7E8083" w:themeColor="accent4"/>
            </w:tcBorders>
            <w:shd w:val="clear" w:color="auto" w:fill="EDEEEF"/>
          </w:tcPr>
          <w:p w14:paraId="3BB38AAA" w14:textId="77777777" w:rsidR="00AC435F" w:rsidRPr="007A202A" w:rsidRDefault="00AC435F" w:rsidP="007C679E">
            <w:pPr>
              <w:pStyle w:val="TableTextLeft"/>
              <w:rPr>
                <w:b/>
                <w:color w:val="53565A"/>
              </w:rPr>
            </w:pPr>
            <w:r w:rsidRPr="007A202A">
              <w:rPr>
                <w:b/>
                <w:color w:val="53565A"/>
              </w:rPr>
              <w:t>HV SUBSTATION</w:t>
            </w:r>
          </w:p>
        </w:tc>
      </w:tr>
      <w:tr w:rsidR="00506418" w:rsidRPr="007C679E" w14:paraId="04FCA2B9" w14:textId="77777777" w:rsidTr="007A202A">
        <w:tc>
          <w:tcPr>
            <w:tcW w:w="5000" w:type="pct"/>
            <w:tcBorders>
              <w:top w:val="single" w:sz="4" w:space="0" w:color="7E8083" w:themeColor="accent4"/>
              <w:bottom w:val="single" w:sz="4" w:space="0" w:color="BABBBD"/>
            </w:tcBorders>
          </w:tcPr>
          <w:p w14:paraId="0B102233" w14:textId="77777777" w:rsidR="00AC435F" w:rsidRPr="007A202A" w:rsidRDefault="00AC435F" w:rsidP="007C679E">
            <w:pPr>
              <w:pStyle w:val="TableTextLeft"/>
              <w:rPr>
                <w:b/>
              </w:rPr>
            </w:pPr>
            <w:r w:rsidRPr="007A202A">
              <w:rPr>
                <w:b/>
              </w:rPr>
              <w:t>Documentation</w:t>
            </w:r>
          </w:p>
        </w:tc>
      </w:tr>
      <w:tr w:rsidR="00506418" w:rsidRPr="007C679E" w14:paraId="4349AAF7" w14:textId="77777777" w:rsidTr="007A202A">
        <w:tc>
          <w:tcPr>
            <w:tcW w:w="5000" w:type="pct"/>
            <w:tcBorders>
              <w:top w:val="single" w:sz="4" w:space="0" w:color="BABBBD"/>
              <w:bottom w:val="single" w:sz="4" w:space="0" w:color="BABBBD"/>
            </w:tcBorders>
          </w:tcPr>
          <w:p w14:paraId="6AFB3C6A" w14:textId="64FD2472" w:rsidR="00AC435F" w:rsidRPr="00B01167" w:rsidRDefault="00AC435F" w:rsidP="007C679E">
            <w:pPr>
              <w:pStyle w:val="TableTextLeft"/>
            </w:pPr>
            <w:r w:rsidRPr="00B01167">
              <w:t>Technical description of the design (architectural, electrical, mechanical, electromechanical, etc.)</w:t>
            </w:r>
          </w:p>
        </w:tc>
      </w:tr>
      <w:tr w:rsidR="00506418" w:rsidRPr="007C679E" w14:paraId="6EB7491B" w14:textId="77777777" w:rsidTr="007A202A">
        <w:tc>
          <w:tcPr>
            <w:tcW w:w="5000" w:type="pct"/>
            <w:tcBorders>
              <w:top w:val="single" w:sz="4" w:space="0" w:color="BABBBD"/>
              <w:bottom w:val="single" w:sz="4" w:space="0" w:color="BABBBD"/>
            </w:tcBorders>
          </w:tcPr>
          <w:p w14:paraId="7C309454" w14:textId="77777777" w:rsidR="00AC435F" w:rsidRPr="00B01167" w:rsidRDefault="00AC435F" w:rsidP="007C679E">
            <w:pPr>
              <w:pStyle w:val="TableTextLeft"/>
            </w:pPr>
            <w:r w:rsidRPr="00B01167">
              <w:t>Structural calculation based on prescribed local conditions (dead, wind, seismic, snow loading) for civil works, foundations, footings, Buildings</w:t>
            </w:r>
          </w:p>
        </w:tc>
      </w:tr>
      <w:tr w:rsidR="00506418" w:rsidRPr="007C679E" w14:paraId="2E696B1D" w14:textId="77777777" w:rsidTr="007A202A">
        <w:tc>
          <w:tcPr>
            <w:tcW w:w="5000" w:type="pct"/>
            <w:tcBorders>
              <w:top w:val="single" w:sz="4" w:space="0" w:color="BABBBD"/>
              <w:bottom w:val="single" w:sz="4" w:space="0" w:color="BABBBD"/>
            </w:tcBorders>
          </w:tcPr>
          <w:p w14:paraId="087C94E9" w14:textId="722A163F" w:rsidR="00AC435F" w:rsidRPr="00B01167" w:rsidRDefault="00AC435F" w:rsidP="007C679E">
            <w:pPr>
              <w:pStyle w:val="TableTextLeft"/>
            </w:pPr>
            <w:r w:rsidRPr="00B01167">
              <w:t>List of protection settings</w:t>
            </w:r>
          </w:p>
        </w:tc>
      </w:tr>
      <w:tr w:rsidR="00506418" w:rsidRPr="007C679E" w14:paraId="15261D19" w14:textId="77777777" w:rsidTr="007A202A">
        <w:tc>
          <w:tcPr>
            <w:tcW w:w="5000" w:type="pct"/>
            <w:tcBorders>
              <w:top w:val="single" w:sz="4" w:space="0" w:color="BABBBD"/>
              <w:bottom w:val="single" w:sz="4" w:space="0" w:color="BABBBD"/>
            </w:tcBorders>
          </w:tcPr>
          <w:p w14:paraId="1D3F016B" w14:textId="645DED16" w:rsidR="00AC435F" w:rsidRPr="00B01167" w:rsidRDefault="00AC435F" w:rsidP="007C679E">
            <w:pPr>
              <w:pStyle w:val="TableTextLeft"/>
            </w:pPr>
            <w:r w:rsidRPr="00B01167">
              <w:t>Bill of Quantities</w:t>
            </w:r>
          </w:p>
        </w:tc>
      </w:tr>
      <w:tr w:rsidR="00506418" w:rsidRPr="007C679E" w14:paraId="419CD749" w14:textId="77777777" w:rsidTr="007A202A">
        <w:tc>
          <w:tcPr>
            <w:tcW w:w="5000" w:type="pct"/>
            <w:tcBorders>
              <w:top w:val="single" w:sz="4" w:space="0" w:color="BABBBD"/>
              <w:bottom w:val="single" w:sz="4" w:space="0" w:color="BABBBD"/>
            </w:tcBorders>
          </w:tcPr>
          <w:p w14:paraId="7236F689" w14:textId="77777777" w:rsidR="00AC435F" w:rsidRPr="00B01167" w:rsidRDefault="00AC435F" w:rsidP="007C679E">
            <w:pPr>
              <w:pStyle w:val="TableTextLeft"/>
              <w:rPr>
                <w:b/>
              </w:rPr>
            </w:pPr>
            <w:r w:rsidRPr="00B01167">
              <w:rPr>
                <w:b/>
              </w:rPr>
              <w:t>Drawings</w:t>
            </w:r>
          </w:p>
        </w:tc>
      </w:tr>
      <w:tr w:rsidR="00506418" w:rsidRPr="007C679E" w14:paraId="33AEBFAE" w14:textId="77777777" w:rsidTr="007A202A">
        <w:tc>
          <w:tcPr>
            <w:tcW w:w="5000" w:type="pct"/>
            <w:tcBorders>
              <w:top w:val="single" w:sz="4" w:space="0" w:color="BABBBD"/>
              <w:bottom w:val="single" w:sz="4" w:space="0" w:color="BABBBD"/>
            </w:tcBorders>
          </w:tcPr>
          <w:p w14:paraId="38FBEC8D" w14:textId="77777777" w:rsidR="00AC435F" w:rsidRPr="00B01167" w:rsidRDefault="00AC435F" w:rsidP="007C679E">
            <w:pPr>
              <w:pStyle w:val="TableTextLeft"/>
            </w:pPr>
            <w:r w:rsidRPr="00B01167">
              <w:t>Single line diagram (general)</w:t>
            </w:r>
          </w:p>
        </w:tc>
      </w:tr>
      <w:tr w:rsidR="00506418" w:rsidRPr="007C679E" w14:paraId="55BAA9DD" w14:textId="77777777" w:rsidTr="007A202A">
        <w:tc>
          <w:tcPr>
            <w:tcW w:w="5000" w:type="pct"/>
            <w:tcBorders>
              <w:top w:val="single" w:sz="4" w:space="0" w:color="BABBBD"/>
              <w:bottom w:val="single" w:sz="4" w:space="0" w:color="BABBBD"/>
            </w:tcBorders>
          </w:tcPr>
          <w:p w14:paraId="51FC439C" w14:textId="77777777" w:rsidR="00AC435F" w:rsidRPr="00B01167" w:rsidRDefault="00AC435F" w:rsidP="007C679E">
            <w:pPr>
              <w:pStyle w:val="TableTextLeft"/>
            </w:pPr>
            <w:r w:rsidRPr="00B01167">
              <w:t>Single line diagram (operating)</w:t>
            </w:r>
          </w:p>
        </w:tc>
      </w:tr>
      <w:tr w:rsidR="00506418" w:rsidRPr="007C679E" w14:paraId="01DFF233" w14:textId="77777777" w:rsidTr="007A202A">
        <w:tc>
          <w:tcPr>
            <w:tcW w:w="5000" w:type="pct"/>
            <w:tcBorders>
              <w:top w:val="single" w:sz="4" w:space="0" w:color="BABBBD"/>
              <w:bottom w:val="single" w:sz="4" w:space="0" w:color="BABBBD"/>
            </w:tcBorders>
          </w:tcPr>
          <w:p w14:paraId="7513563A" w14:textId="23E8854E" w:rsidR="00AC435F" w:rsidRPr="00B01167" w:rsidRDefault="00AC435F" w:rsidP="007C679E">
            <w:pPr>
              <w:pStyle w:val="TableTextLeft"/>
            </w:pPr>
            <w:r w:rsidRPr="00B01167">
              <w:t>Single line diagram (protection and metering)</w:t>
            </w:r>
          </w:p>
        </w:tc>
      </w:tr>
      <w:tr w:rsidR="00506418" w:rsidRPr="007C679E" w14:paraId="5247FA50" w14:textId="77777777" w:rsidTr="007A202A">
        <w:tc>
          <w:tcPr>
            <w:tcW w:w="5000" w:type="pct"/>
            <w:tcBorders>
              <w:top w:val="single" w:sz="4" w:space="0" w:color="BABBBD"/>
              <w:bottom w:val="single" w:sz="4" w:space="0" w:color="BABBBD"/>
            </w:tcBorders>
          </w:tcPr>
          <w:p w14:paraId="075B3D36" w14:textId="2A6CAADD" w:rsidR="00AC435F" w:rsidRPr="00B01167" w:rsidRDefault="00AC435F" w:rsidP="007C679E">
            <w:pPr>
              <w:pStyle w:val="TableTextLeft"/>
            </w:pPr>
            <w:r w:rsidRPr="00B01167">
              <w:t>Single line diagram (communication and SCADA)</w:t>
            </w:r>
          </w:p>
        </w:tc>
      </w:tr>
      <w:tr w:rsidR="00506418" w:rsidRPr="007C679E" w14:paraId="69B75CED" w14:textId="77777777" w:rsidTr="007A202A">
        <w:tc>
          <w:tcPr>
            <w:tcW w:w="5000" w:type="pct"/>
            <w:tcBorders>
              <w:top w:val="single" w:sz="4" w:space="0" w:color="BABBBD"/>
              <w:bottom w:val="single" w:sz="4" w:space="0" w:color="BABBBD"/>
            </w:tcBorders>
          </w:tcPr>
          <w:p w14:paraId="2E5ABAA7" w14:textId="28FB76BE" w:rsidR="00AC435F" w:rsidRPr="00B01167" w:rsidRDefault="00AC435F" w:rsidP="007C679E">
            <w:pPr>
              <w:pStyle w:val="TableTextLeft"/>
            </w:pPr>
            <w:r w:rsidRPr="00B01167">
              <w:t>Single line diagram (AC and DC systems)</w:t>
            </w:r>
          </w:p>
        </w:tc>
      </w:tr>
      <w:tr w:rsidR="00506418" w:rsidRPr="007C679E" w14:paraId="302E4E6F" w14:textId="77777777" w:rsidTr="007A202A">
        <w:tc>
          <w:tcPr>
            <w:tcW w:w="5000" w:type="pct"/>
            <w:tcBorders>
              <w:top w:val="single" w:sz="4" w:space="0" w:color="BABBBD"/>
              <w:bottom w:val="single" w:sz="4" w:space="0" w:color="BABBBD"/>
            </w:tcBorders>
          </w:tcPr>
          <w:p w14:paraId="3A74DC25" w14:textId="309C9FEB" w:rsidR="00AC435F" w:rsidRPr="00B01167" w:rsidRDefault="00AC435F" w:rsidP="007C679E">
            <w:pPr>
              <w:pStyle w:val="TableTextLeft"/>
            </w:pPr>
            <w:r w:rsidRPr="00B01167">
              <w:t>Substation layout (general arrangement)</w:t>
            </w:r>
          </w:p>
        </w:tc>
      </w:tr>
      <w:tr w:rsidR="00506418" w:rsidRPr="007C679E" w14:paraId="0A78CE90" w14:textId="77777777" w:rsidTr="007A202A">
        <w:tc>
          <w:tcPr>
            <w:tcW w:w="5000" w:type="pct"/>
            <w:tcBorders>
              <w:top w:val="single" w:sz="4" w:space="0" w:color="BABBBD"/>
              <w:bottom w:val="single" w:sz="4" w:space="0" w:color="BABBBD"/>
            </w:tcBorders>
          </w:tcPr>
          <w:p w14:paraId="7B83CDBD" w14:textId="77777777" w:rsidR="00AC435F" w:rsidRPr="00B01167" w:rsidRDefault="00AC435F" w:rsidP="007C679E">
            <w:pPr>
              <w:pStyle w:val="TableTextLeft"/>
            </w:pPr>
            <w:r w:rsidRPr="00B01167">
              <w:t>Substation layout (elevations)</w:t>
            </w:r>
          </w:p>
        </w:tc>
      </w:tr>
      <w:tr w:rsidR="00506418" w:rsidRPr="007C679E" w14:paraId="29FB8A54" w14:textId="77777777" w:rsidTr="007A202A">
        <w:tc>
          <w:tcPr>
            <w:tcW w:w="5000" w:type="pct"/>
            <w:tcBorders>
              <w:top w:val="single" w:sz="4" w:space="0" w:color="BABBBD"/>
              <w:bottom w:val="single" w:sz="4" w:space="0" w:color="BABBBD"/>
            </w:tcBorders>
          </w:tcPr>
          <w:p w14:paraId="57992A60" w14:textId="77777777" w:rsidR="00AC435F" w:rsidRPr="00B01167" w:rsidRDefault="00AC435F" w:rsidP="007C679E">
            <w:pPr>
              <w:pStyle w:val="TableTextLeft"/>
            </w:pPr>
            <w:r w:rsidRPr="00B01167">
              <w:t>Earthing</w:t>
            </w:r>
            <w:r w:rsidRPr="00B01167" w:rsidDel="00D40AC4">
              <w:t xml:space="preserve"> </w:t>
            </w:r>
            <w:r w:rsidRPr="00B01167">
              <w:t>system layout</w:t>
            </w:r>
          </w:p>
        </w:tc>
      </w:tr>
      <w:tr w:rsidR="00506418" w:rsidRPr="007C679E" w14:paraId="5B03429C" w14:textId="77777777" w:rsidTr="007A202A">
        <w:tc>
          <w:tcPr>
            <w:tcW w:w="5000" w:type="pct"/>
            <w:tcBorders>
              <w:top w:val="single" w:sz="4" w:space="0" w:color="BABBBD"/>
              <w:bottom w:val="single" w:sz="4" w:space="0" w:color="BABBBD"/>
            </w:tcBorders>
          </w:tcPr>
          <w:p w14:paraId="31F6901C" w14:textId="77777777" w:rsidR="00AC435F" w:rsidRPr="00B01167" w:rsidRDefault="00AC435F" w:rsidP="007C679E">
            <w:pPr>
              <w:pStyle w:val="TableTextLeft"/>
            </w:pPr>
            <w:r w:rsidRPr="00B01167">
              <w:t xml:space="preserve">Feeders panel equipment layout </w:t>
            </w:r>
          </w:p>
        </w:tc>
      </w:tr>
      <w:tr w:rsidR="00506418" w:rsidRPr="007C679E" w14:paraId="7464C94B" w14:textId="77777777" w:rsidTr="007A202A">
        <w:tc>
          <w:tcPr>
            <w:tcW w:w="5000" w:type="pct"/>
            <w:tcBorders>
              <w:top w:val="single" w:sz="4" w:space="0" w:color="BABBBD"/>
              <w:bottom w:val="single" w:sz="4" w:space="0" w:color="BABBBD"/>
            </w:tcBorders>
          </w:tcPr>
          <w:p w14:paraId="271F3C9B" w14:textId="77777777" w:rsidR="00AC435F" w:rsidRPr="00B01167" w:rsidRDefault="00AC435F" w:rsidP="007C679E">
            <w:pPr>
              <w:pStyle w:val="TableTextLeft"/>
            </w:pPr>
            <w:r w:rsidRPr="00B01167">
              <w:t>Transformer panel equipment layout</w:t>
            </w:r>
          </w:p>
        </w:tc>
      </w:tr>
      <w:tr w:rsidR="00506418" w:rsidRPr="007C679E" w14:paraId="4AFA7022" w14:textId="77777777" w:rsidTr="007A202A">
        <w:tc>
          <w:tcPr>
            <w:tcW w:w="5000" w:type="pct"/>
            <w:tcBorders>
              <w:top w:val="single" w:sz="4" w:space="0" w:color="BABBBD"/>
              <w:bottom w:val="single" w:sz="4" w:space="0" w:color="BABBBD"/>
            </w:tcBorders>
          </w:tcPr>
          <w:p w14:paraId="598B2AEB" w14:textId="77777777" w:rsidR="00AC435F" w:rsidRPr="00B01167" w:rsidRDefault="00AC435F" w:rsidP="007C679E">
            <w:pPr>
              <w:pStyle w:val="TableTextLeft"/>
            </w:pPr>
            <w:r w:rsidRPr="00B01167">
              <w:t>Transformer wiring scheme</w:t>
            </w:r>
          </w:p>
        </w:tc>
      </w:tr>
      <w:tr w:rsidR="00506418" w:rsidRPr="007C679E" w14:paraId="6D446A11" w14:textId="77777777" w:rsidTr="007A202A">
        <w:tc>
          <w:tcPr>
            <w:tcW w:w="5000" w:type="pct"/>
            <w:tcBorders>
              <w:top w:val="single" w:sz="4" w:space="0" w:color="BABBBD"/>
              <w:bottom w:val="single" w:sz="4" w:space="0" w:color="BABBBD"/>
            </w:tcBorders>
          </w:tcPr>
          <w:p w14:paraId="04AC9E60" w14:textId="777D5061" w:rsidR="00AC435F" w:rsidRPr="00B01167" w:rsidRDefault="00AC435F" w:rsidP="007C679E">
            <w:pPr>
              <w:pStyle w:val="TableTextLeft"/>
            </w:pPr>
            <w:r w:rsidRPr="00B01167">
              <w:t>Transformer protection and control wiring scheme</w:t>
            </w:r>
          </w:p>
        </w:tc>
      </w:tr>
      <w:tr w:rsidR="00506418" w:rsidRPr="007C679E" w14:paraId="1E71B45E" w14:textId="77777777" w:rsidTr="007A202A">
        <w:tc>
          <w:tcPr>
            <w:tcW w:w="5000" w:type="pct"/>
            <w:tcBorders>
              <w:top w:val="single" w:sz="4" w:space="0" w:color="BABBBD"/>
              <w:bottom w:val="single" w:sz="4" w:space="0" w:color="BABBBD"/>
            </w:tcBorders>
          </w:tcPr>
          <w:p w14:paraId="74A5F9EB" w14:textId="0DC90E52" w:rsidR="00AC435F" w:rsidRPr="00B01167" w:rsidRDefault="00AC435F" w:rsidP="007C679E">
            <w:pPr>
              <w:pStyle w:val="TableTextLeft"/>
            </w:pPr>
            <w:r w:rsidRPr="00B01167">
              <w:t>Bus zone and bus section equipment layout</w:t>
            </w:r>
          </w:p>
        </w:tc>
      </w:tr>
      <w:tr w:rsidR="00506418" w:rsidRPr="007C679E" w14:paraId="16C877CB" w14:textId="77777777" w:rsidTr="007A202A">
        <w:tc>
          <w:tcPr>
            <w:tcW w:w="5000" w:type="pct"/>
            <w:tcBorders>
              <w:top w:val="single" w:sz="4" w:space="0" w:color="BABBBD"/>
              <w:bottom w:val="single" w:sz="4" w:space="0" w:color="BABBBD"/>
            </w:tcBorders>
          </w:tcPr>
          <w:p w14:paraId="0B2147B4" w14:textId="5AEE2044" w:rsidR="00AC435F" w:rsidRPr="00B01167" w:rsidRDefault="00AC435F" w:rsidP="007C679E">
            <w:pPr>
              <w:pStyle w:val="TableTextLeft"/>
            </w:pPr>
            <w:r w:rsidRPr="00B01167">
              <w:t>Bus zone and bus section wiring scheme</w:t>
            </w:r>
          </w:p>
        </w:tc>
      </w:tr>
      <w:tr w:rsidR="00506418" w:rsidRPr="007C679E" w14:paraId="1015264B" w14:textId="77777777" w:rsidTr="007A202A">
        <w:tc>
          <w:tcPr>
            <w:tcW w:w="5000" w:type="pct"/>
            <w:tcBorders>
              <w:top w:val="single" w:sz="4" w:space="0" w:color="BABBBD"/>
              <w:bottom w:val="single" w:sz="4" w:space="0" w:color="BABBBD"/>
            </w:tcBorders>
          </w:tcPr>
          <w:p w14:paraId="23A87174" w14:textId="77777777" w:rsidR="00AC435F" w:rsidRPr="00B01167" w:rsidRDefault="00AC435F" w:rsidP="007C679E">
            <w:pPr>
              <w:pStyle w:val="TableTextLeft"/>
            </w:pPr>
            <w:r w:rsidRPr="00B01167">
              <w:t>Bus zone panel connection diagram</w:t>
            </w:r>
          </w:p>
        </w:tc>
      </w:tr>
      <w:tr w:rsidR="00506418" w:rsidRPr="007C679E" w14:paraId="1657A593" w14:textId="77777777" w:rsidTr="007A202A">
        <w:tc>
          <w:tcPr>
            <w:tcW w:w="5000" w:type="pct"/>
            <w:tcBorders>
              <w:top w:val="single" w:sz="4" w:space="0" w:color="BABBBD"/>
              <w:bottom w:val="single" w:sz="4" w:space="0" w:color="BABBBD"/>
            </w:tcBorders>
          </w:tcPr>
          <w:p w14:paraId="166AB2BC" w14:textId="77777777" w:rsidR="00AC435F" w:rsidRPr="00B01167" w:rsidRDefault="00AC435F" w:rsidP="007C679E">
            <w:pPr>
              <w:pStyle w:val="TableTextLeft"/>
            </w:pPr>
            <w:r w:rsidRPr="00B01167">
              <w:t>Lightning system (if any)</w:t>
            </w:r>
          </w:p>
        </w:tc>
      </w:tr>
      <w:tr w:rsidR="00506418" w:rsidRPr="007C679E" w14:paraId="7A0C5CC4" w14:textId="77777777" w:rsidTr="007A202A">
        <w:tc>
          <w:tcPr>
            <w:tcW w:w="5000" w:type="pct"/>
            <w:tcBorders>
              <w:top w:val="single" w:sz="4" w:space="0" w:color="BABBBD"/>
              <w:bottom w:val="single" w:sz="4" w:space="0" w:color="BABBBD"/>
            </w:tcBorders>
          </w:tcPr>
          <w:p w14:paraId="3B77B29F" w14:textId="77777777" w:rsidR="00AC435F" w:rsidRPr="00B01167" w:rsidRDefault="00AC435F" w:rsidP="007C679E">
            <w:pPr>
              <w:pStyle w:val="TableTextLeft"/>
            </w:pPr>
            <w:r w:rsidRPr="00B01167">
              <w:t>Auxiliary service wiring scheme</w:t>
            </w:r>
          </w:p>
        </w:tc>
      </w:tr>
      <w:tr w:rsidR="00506418" w:rsidRPr="007C679E" w14:paraId="5D129151" w14:textId="77777777" w:rsidTr="007A202A">
        <w:tc>
          <w:tcPr>
            <w:tcW w:w="5000" w:type="pct"/>
            <w:tcBorders>
              <w:top w:val="single" w:sz="4" w:space="0" w:color="BABBBD"/>
              <w:bottom w:val="single" w:sz="4" w:space="0" w:color="BABBBD"/>
            </w:tcBorders>
          </w:tcPr>
          <w:p w14:paraId="474FD7B2" w14:textId="709927E8" w:rsidR="00AC435F" w:rsidRPr="00B01167" w:rsidRDefault="00AC435F" w:rsidP="007C679E">
            <w:pPr>
              <w:pStyle w:val="TableTextLeft"/>
            </w:pPr>
            <w:r w:rsidRPr="00B01167">
              <w:t>Generator equipment and layout</w:t>
            </w:r>
          </w:p>
        </w:tc>
      </w:tr>
      <w:tr w:rsidR="00506418" w:rsidRPr="007C679E" w14:paraId="23873FC7" w14:textId="77777777" w:rsidTr="007A202A">
        <w:tc>
          <w:tcPr>
            <w:tcW w:w="5000" w:type="pct"/>
            <w:tcBorders>
              <w:top w:val="single" w:sz="4" w:space="0" w:color="BABBBD"/>
              <w:bottom w:val="single" w:sz="4" w:space="0" w:color="BABBBD"/>
            </w:tcBorders>
          </w:tcPr>
          <w:p w14:paraId="2C5DBF79" w14:textId="77777777" w:rsidR="00AC435F" w:rsidRPr="00B01167" w:rsidRDefault="00AC435F" w:rsidP="007C679E">
            <w:pPr>
              <w:pStyle w:val="TableTextLeft"/>
            </w:pPr>
            <w:r w:rsidRPr="00B01167">
              <w:t>Generator equipment wiring scheme</w:t>
            </w:r>
          </w:p>
        </w:tc>
      </w:tr>
      <w:tr w:rsidR="00506418" w:rsidRPr="007C679E" w14:paraId="0C6F5851" w14:textId="77777777" w:rsidTr="007A202A">
        <w:tc>
          <w:tcPr>
            <w:tcW w:w="5000" w:type="pct"/>
            <w:tcBorders>
              <w:top w:val="single" w:sz="4" w:space="0" w:color="BABBBD"/>
              <w:bottom w:val="single" w:sz="4" w:space="0" w:color="BABBBD"/>
            </w:tcBorders>
          </w:tcPr>
          <w:p w14:paraId="16A67F53" w14:textId="77777777" w:rsidR="00AC435F" w:rsidRPr="00B01167" w:rsidRDefault="00AC435F" w:rsidP="007C679E">
            <w:pPr>
              <w:pStyle w:val="TableTextLeft"/>
            </w:pPr>
            <w:r w:rsidRPr="00B01167">
              <w:t>SCADA RTU equipment layout</w:t>
            </w:r>
          </w:p>
        </w:tc>
      </w:tr>
      <w:tr w:rsidR="00506418" w:rsidRPr="007C679E" w14:paraId="40607C7B" w14:textId="77777777" w:rsidTr="007A202A">
        <w:tc>
          <w:tcPr>
            <w:tcW w:w="5000" w:type="pct"/>
            <w:tcBorders>
              <w:top w:val="single" w:sz="4" w:space="0" w:color="BABBBD"/>
              <w:bottom w:val="single" w:sz="4" w:space="0" w:color="BABBBD"/>
            </w:tcBorders>
          </w:tcPr>
          <w:p w14:paraId="269BC1A4" w14:textId="77777777" w:rsidR="00AC435F" w:rsidRPr="00B01167" w:rsidRDefault="00AC435F" w:rsidP="007C679E">
            <w:pPr>
              <w:pStyle w:val="TableTextLeft"/>
            </w:pPr>
            <w:r w:rsidRPr="00B01167">
              <w:t>SCADA RTU connection diagrams</w:t>
            </w:r>
          </w:p>
        </w:tc>
      </w:tr>
      <w:tr w:rsidR="00506418" w:rsidRPr="007C679E" w14:paraId="657E4A38" w14:textId="77777777" w:rsidTr="007A202A">
        <w:tc>
          <w:tcPr>
            <w:tcW w:w="5000" w:type="pct"/>
            <w:tcBorders>
              <w:top w:val="single" w:sz="4" w:space="0" w:color="BABBBD"/>
              <w:bottom w:val="single" w:sz="4" w:space="0" w:color="BABBBD"/>
            </w:tcBorders>
          </w:tcPr>
          <w:p w14:paraId="50945499" w14:textId="77777777" w:rsidR="00AC435F" w:rsidRPr="00B01167" w:rsidRDefault="00AC435F" w:rsidP="007C679E">
            <w:pPr>
              <w:pStyle w:val="TableTextLeft"/>
            </w:pPr>
            <w:r w:rsidRPr="00B01167">
              <w:t>Site layout</w:t>
            </w:r>
          </w:p>
        </w:tc>
      </w:tr>
      <w:tr w:rsidR="00506418" w:rsidRPr="007C679E" w14:paraId="40D9E26C" w14:textId="77777777" w:rsidTr="007A202A">
        <w:tc>
          <w:tcPr>
            <w:tcW w:w="5000" w:type="pct"/>
            <w:tcBorders>
              <w:top w:val="single" w:sz="4" w:space="0" w:color="BABBBD"/>
              <w:bottom w:val="single" w:sz="4" w:space="0" w:color="BABBBD"/>
            </w:tcBorders>
          </w:tcPr>
          <w:p w14:paraId="38F241FA" w14:textId="77777777" w:rsidR="00AC435F" w:rsidRPr="00B01167" w:rsidRDefault="00AC435F" w:rsidP="007C679E">
            <w:pPr>
              <w:pStyle w:val="TableTextLeft"/>
            </w:pPr>
            <w:r w:rsidRPr="00B01167">
              <w:t>Site contour plan</w:t>
            </w:r>
          </w:p>
        </w:tc>
      </w:tr>
      <w:tr w:rsidR="00506418" w:rsidRPr="007C679E" w14:paraId="263ADFF8" w14:textId="77777777" w:rsidTr="007A202A">
        <w:tc>
          <w:tcPr>
            <w:tcW w:w="5000" w:type="pct"/>
            <w:tcBorders>
              <w:top w:val="single" w:sz="4" w:space="0" w:color="BABBBD"/>
              <w:bottom w:val="single" w:sz="4" w:space="0" w:color="BABBBD"/>
            </w:tcBorders>
          </w:tcPr>
          <w:p w14:paraId="01D01178" w14:textId="4D3CDB64" w:rsidR="00AC435F" w:rsidRPr="00B01167" w:rsidRDefault="00AC435F" w:rsidP="007C679E">
            <w:pPr>
              <w:pStyle w:val="TableTextLeft"/>
            </w:pPr>
            <w:r w:rsidRPr="00B01167">
              <w:t>Site roads and earthworks cross sections and details</w:t>
            </w:r>
          </w:p>
        </w:tc>
      </w:tr>
      <w:tr w:rsidR="00506418" w:rsidRPr="007C679E" w14:paraId="40403A53" w14:textId="77777777" w:rsidTr="007A202A">
        <w:tc>
          <w:tcPr>
            <w:tcW w:w="5000" w:type="pct"/>
            <w:tcBorders>
              <w:top w:val="single" w:sz="4" w:space="0" w:color="BABBBD"/>
              <w:bottom w:val="single" w:sz="4" w:space="0" w:color="BABBBD"/>
            </w:tcBorders>
          </w:tcPr>
          <w:p w14:paraId="3BAEE97D" w14:textId="77777777" w:rsidR="00AC435F" w:rsidRPr="00B01167" w:rsidRDefault="00AC435F" w:rsidP="007C679E">
            <w:pPr>
              <w:pStyle w:val="TableTextLeft"/>
            </w:pPr>
            <w:r w:rsidRPr="00B01167">
              <w:t>Foundations</w:t>
            </w:r>
          </w:p>
        </w:tc>
      </w:tr>
      <w:tr w:rsidR="00506418" w:rsidRPr="007C679E" w14:paraId="5749F303" w14:textId="77777777" w:rsidTr="007A202A">
        <w:tc>
          <w:tcPr>
            <w:tcW w:w="5000" w:type="pct"/>
            <w:tcBorders>
              <w:top w:val="single" w:sz="4" w:space="0" w:color="BABBBD"/>
              <w:bottom w:val="single" w:sz="4" w:space="0" w:color="BABBBD"/>
            </w:tcBorders>
          </w:tcPr>
          <w:p w14:paraId="7B0A5ACA" w14:textId="77777777" w:rsidR="00AC435F" w:rsidRPr="00B01167" w:rsidRDefault="00AC435F" w:rsidP="007C679E">
            <w:pPr>
              <w:pStyle w:val="TableTextLeft"/>
            </w:pPr>
            <w:r w:rsidRPr="00B01167">
              <w:t>Building architectural design</w:t>
            </w:r>
          </w:p>
        </w:tc>
      </w:tr>
      <w:tr w:rsidR="00506418" w:rsidRPr="007C679E" w14:paraId="5ADA340F" w14:textId="77777777" w:rsidTr="007A202A">
        <w:tc>
          <w:tcPr>
            <w:tcW w:w="5000" w:type="pct"/>
            <w:tcBorders>
              <w:top w:val="single" w:sz="4" w:space="0" w:color="BABBBD"/>
              <w:bottom w:val="single" w:sz="4" w:space="0" w:color="BABBBD"/>
            </w:tcBorders>
          </w:tcPr>
          <w:p w14:paraId="4AFCAF34" w14:textId="77777777" w:rsidR="00AC435F" w:rsidRPr="00B01167" w:rsidRDefault="00AC435F" w:rsidP="007C679E">
            <w:pPr>
              <w:pStyle w:val="TableTextLeft"/>
            </w:pPr>
            <w:r w:rsidRPr="00B01167">
              <w:t>Building electrical services</w:t>
            </w:r>
          </w:p>
        </w:tc>
      </w:tr>
      <w:tr w:rsidR="00506418" w:rsidRPr="007C679E" w14:paraId="665A190E" w14:textId="77777777" w:rsidTr="007A202A">
        <w:tc>
          <w:tcPr>
            <w:tcW w:w="5000" w:type="pct"/>
            <w:tcBorders>
              <w:top w:val="single" w:sz="4" w:space="0" w:color="BABBBD"/>
              <w:bottom w:val="single" w:sz="4" w:space="0" w:color="BABBBD"/>
            </w:tcBorders>
          </w:tcPr>
          <w:p w14:paraId="000BF8F2" w14:textId="77777777" w:rsidR="00AC435F" w:rsidRPr="00B01167" w:rsidRDefault="00AC435F" w:rsidP="007C679E">
            <w:pPr>
              <w:pStyle w:val="TableTextLeft"/>
            </w:pPr>
            <w:r w:rsidRPr="00B01167">
              <w:t>Building mechanical services</w:t>
            </w:r>
          </w:p>
        </w:tc>
      </w:tr>
      <w:tr w:rsidR="00506418" w:rsidRPr="007C679E" w14:paraId="30FEDFEC" w14:textId="77777777" w:rsidTr="007A202A">
        <w:tc>
          <w:tcPr>
            <w:tcW w:w="5000" w:type="pct"/>
            <w:tcBorders>
              <w:top w:val="single" w:sz="4" w:space="0" w:color="BABBBD"/>
              <w:bottom w:val="single" w:sz="4" w:space="0" w:color="BABBBD"/>
            </w:tcBorders>
          </w:tcPr>
          <w:p w14:paraId="29801052" w14:textId="77777777" w:rsidR="00AC435F" w:rsidRPr="00B01167" w:rsidRDefault="00AC435F" w:rsidP="007C679E">
            <w:pPr>
              <w:pStyle w:val="TableTextLeft"/>
            </w:pPr>
            <w:r w:rsidRPr="00B01167">
              <w:t>Building cable tray</w:t>
            </w:r>
          </w:p>
        </w:tc>
      </w:tr>
      <w:tr w:rsidR="00506418" w:rsidRPr="007C679E" w14:paraId="27A7EA0B" w14:textId="77777777" w:rsidTr="007A202A">
        <w:tc>
          <w:tcPr>
            <w:tcW w:w="5000" w:type="pct"/>
            <w:tcBorders>
              <w:top w:val="single" w:sz="4" w:space="0" w:color="BABBBD"/>
              <w:bottom w:val="single" w:sz="4" w:space="0" w:color="BABBBD"/>
            </w:tcBorders>
          </w:tcPr>
          <w:p w14:paraId="3CE13B2C" w14:textId="77777777" w:rsidR="00AC435F" w:rsidRPr="00B01167" w:rsidRDefault="00AC435F" w:rsidP="007C679E">
            <w:pPr>
              <w:pStyle w:val="TableTextLeft"/>
            </w:pPr>
            <w:r w:rsidRPr="00B01167">
              <w:t>Building conduit layout</w:t>
            </w:r>
          </w:p>
        </w:tc>
      </w:tr>
      <w:tr w:rsidR="00506418" w:rsidRPr="007C679E" w14:paraId="41E1BA18" w14:textId="77777777" w:rsidTr="007A202A">
        <w:tc>
          <w:tcPr>
            <w:tcW w:w="5000" w:type="pct"/>
            <w:tcBorders>
              <w:top w:val="single" w:sz="4" w:space="0" w:color="BABBBD"/>
              <w:bottom w:val="single" w:sz="4" w:space="0" w:color="BABBBD"/>
            </w:tcBorders>
          </w:tcPr>
          <w:p w14:paraId="6FCA606A" w14:textId="77777777" w:rsidR="00AC435F" w:rsidRPr="00B01167" w:rsidRDefault="00AC435F" w:rsidP="007C679E">
            <w:pPr>
              <w:pStyle w:val="TableTextLeft"/>
            </w:pPr>
            <w:r w:rsidRPr="00B01167">
              <w:t>Building earthing</w:t>
            </w:r>
          </w:p>
        </w:tc>
      </w:tr>
      <w:tr w:rsidR="00506418" w:rsidRPr="007C679E" w14:paraId="06FF3A5A" w14:textId="77777777" w:rsidTr="007A202A">
        <w:tc>
          <w:tcPr>
            <w:tcW w:w="5000" w:type="pct"/>
            <w:tcBorders>
              <w:top w:val="single" w:sz="4" w:space="0" w:color="BABBBD"/>
              <w:bottom w:val="single" w:sz="4" w:space="0" w:color="BABBBD"/>
            </w:tcBorders>
          </w:tcPr>
          <w:p w14:paraId="0BAD00AA" w14:textId="50BB8678" w:rsidR="00AC435F" w:rsidRPr="00B01167" w:rsidRDefault="00AC435F" w:rsidP="007C679E">
            <w:pPr>
              <w:pStyle w:val="TableTextLeft"/>
            </w:pPr>
            <w:r w:rsidRPr="00B01167">
              <w:t>Structures of HV equipment supports</w:t>
            </w:r>
          </w:p>
        </w:tc>
      </w:tr>
      <w:tr w:rsidR="00506418" w:rsidRPr="007C679E" w14:paraId="067ABFDA" w14:textId="77777777" w:rsidTr="007A202A">
        <w:tc>
          <w:tcPr>
            <w:tcW w:w="5000" w:type="pct"/>
            <w:tcBorders>
              <w:top w:val="single" w:sz="4" w:space="0" w:color="BABBBD"/>
              <w:bottom w:val="single" w:sz="4" w:space="0" w:color="BABBBD"/>
            </w:tcBorders>
          </w:tcPr>
          <w:p w14:paraId="086E31D7" w14:textId="59863193" w:rsidR="00AC435F" w:rsidRPr="00B01167" w:rsidRDefault="00AC435F" w:rsidP="007C679E">
            <w:pPr>
              <w:pStyle w:val="TableTextLeft"/>
            </w:pPr>
            <w:r w:rsidRPr="00B01167">
              <w:t xml:space="preserve">Footings of HV equipment supports </w:t>
            </w:r>
          </w:p>
        </w:tc>
      </w:tr>
      <w:tr w:rsidR="00506418" w:rsidRPr="007C679E" w14:paraId="6F4E9A41" w14:textId="77777777" w:rsidTr="007A202A">
        <w:tc>
          <w:tcPr>
            <w:tcW w:w="5000" w:type="pct"/>
            <w:tcBorders>
              <w:top w:val="single" w:sz="4" w:space="0" w:color="BABBBD"/>
              <w:bottom w:val="single" w:sz="4" w:space="0" w:color="BABBBD"/>
            </w:tcBorders>
          </w:tcPr>
          <w:p w14:paraId="2E1ED142" w14:textId="77777777" w:rsidR="00AC435F" w:rsidRPr="00B01167" w:rsidRDefault="00AC435F" w:rsidP="007C679E">
            <w:pPr>
              <w:pStyle w:val="TableTextLeft"/>
            </w:pPr>
            <w:r w:rsidRPr="00B01167">
              <w:t>Building earthing</w:t>
            </w:r>
          </w:p>
        </w:tc>
      </w:tr>
      <w:tr w:rsidR="00506418" w:rsidRPr="007C679E" w14:paraId="22DA8E36" w14:textId="77777777" w:rsidTr="007A202A">
        <w:tc>
          <w:tcPr>
            <w:tcW w:w="5000" w:type="pct"/>
            <w:tcBorders>
              <w:top w:val="single" w:sz="4" w:space="0" w:color="BABBBD"/>
              <w:bottom w:val="single" w:sz="4" w:space="0" w:color="BABBBD"/>
            </w:tcBorders>
          </w:tcPr>
          <w:p w14:paraId="3580A22E" w14:textId="7FFDCBDA" w:rsidR="00AC435F" w:rsidRPr="00B01167" w:rsidRDefault="00AC435F" w:rsidP="007C679E">
            <w:pPr>
              <w:pStyle w:val="TableTextLeft"/>
            </w:pPr>
            <w:r w:rsidRPr="00B01167">
              <w:t>Fire and security scheme and equipment layout</w:t>
            </w:r>
          </w:p>
        </w:tc>
      </w:tr>
      <w:tr w:rsidR="00506418" w:rsidRPr="007C679E" w14:paraId="365457AC" w14:textId="77777777" w:rsidTr="007A202A">
        <w:tc>
          <w:tcPr>
            <w:tcW w:w="5000" w:type="pct"/>
            <w:tcBorders>
              <w:top w:val="single" w:sz="4" w:space="0" w:color="BABBBD"/>
              <w:bottom w:val="single" w:sz="4" w:space="0" w:color="BABBBD"/>
            </w:tcBorders>
          </w:tcPr>
          <w:p w14:paraId="358E7CBE" w14:textId="77777777" w:rsidR="00AC435F" w:rsidRPr="00B01167" w:rsidRDefault="00AC435F" w:rsidP="007C679E">
            <w:pPr>
              <w:pStyle w:val="TableTextLeft"/>
              <w:rPr>
                <w:b/>
                <w:highlight w:val="yellow"/>
              </w:rPr>
            </w:pPr>
            <w:r w:rsidRPr="00B01167">
              <w:rPr>
                <w:b/>
              </w:rPr>
              <w:t>Specifications</w:t>
            </w:r>
          </w:p>
        </w:tc>
      </w:tr>
      <w:tr w:rsidR="00506418" w:rsidRPr="007C679E" w14:paraId="05977BE5" w14:textId="77777777" w:rsidTr="007A202A">
        <w:tc>
          <w:tcPr>
            <w:tcW w:w="5000" w:type="pct"/>
            <w:tcBorders>
              <w:top w:val="single" w:sz="4" w:space="0" w:color="BABBBD"/>
              <w:bottom w:val="single" w:sz="4" w:space="0" w:color="BABBBD"/>
            </w:tcBorders>
          </w:tcPr>
          <w:p w14:paraId="5CB4225F" w14:textId="77777777" w:rsidR="00AC435F" w:rsidRPr="00912614" w:rsidRDefault="00AC435F" w:rsidP="007C679E">
            <w:pPr>
              <w:pStyle w:val="TableTextLeft"/>
            </w:pPr>
            <w:r w:rsidRPr="00912614">
              <w:t>HV/</w:t>
            </w:r>
            <w:r w:rsidRPr="00630080">
              <w:t>MV</w:t>
            </w:r>
            <w:r w:rsidRPr="00912614">
              <w:t xml:space="preserve"> transformer</w:t>
            </w:r>
          </w:p>
        </w:tc>
      </w:tr>
      <w:tr w:rsidR="00506418" w:rsidRPr="007C679E" w14:paraId="732FE8B2" w14:textId="77777777" w:rsidTr="007A202A">
        <w:tc>
          <w:tcPr>
            <w:tcW w:w="5000" w:type="pct"/>
            <w:tcBorders>
              <w:top w:val="single" w:sz="4" w:space="0" w:color="BABBBD"/>
              <w:bottom w:val="single" w:sz="4" w:space="0" w:color="BABBBD"/>
            </w:tcBorders>
          </w:tcPr>
          <w:p w14:paraId="1F78AA74" w14:textId="77777777" w:rsidR="00AC435F" w:rsidRPr="00912614" w:rsidRDefault="00AC435F" w:rsidP="007C679E">
            <w:pPr>
              <w:pStyle w:val="TableTextLeft"/>
            </w:pPr>
            <w:r w:rsidRPr="00912614">
              <w:t>Auxiliary transformers</w:t>
            </w:r>
          </w:p>
        </w:tc>
      </w:tr>
      <w:tr w:rsidR="00506418" w:rsidRPr="007C679E" w14:paraId="442CCD26" w14:textId="77777777" w:rsidTr="007A202A">
        <w:tc>
          <w:tcPr>
            <w:tcW w:w="5000" w:type="pct"/>
            <w:tcBorders>
              <w:top w:val="single" w:sz="4" w:space="0" w:color="BABBBD"/>
              <w:bottom w:val="single" w:sz="4" w:space="0" w:color="BABBBD"/>
            </w:tcBorders>
          </w:tcPr>
          <w:p w14:paraId="0FFEFC96" w14:textId="77777777" w:rsidR="00AC435F" w:rsidRPr="00912614" w:rsidRDefault="00AC435F" w:rsidP="007C679E">
            <w:pPr>
              <w:pStyle w:val="TableTextLeft"/>
            </w:pPr>
            <w:r w:rsidRPr="00630080">
              <w:t>MV</w:t>
            </w:r>
            <w:r w:rsidRPr="00912614">
              <w:t xml:space="preserve"> switchgears</w:t>
            </w:r>
          </w:p>
        </w:tc>
      </w:tr>
      <w:tr w:rsidR="00506418" w:rsidRPr="007C679E" w14:paraId="40B08C9A" w14:textId="77777777" w:rsidTr="007A202A">
        <w:tc>
          <w:tcPr>
            <w:tcW w:w="5000" w:type="pct"/>
            <w:tcBorders>
              <w:top w:val="single" w:sz="4" w:space="0" w:color="BABBBD"/>
              <w:bottom w:val="single" w:sz="4" w:space="0" w:color="BABBBD"/>
            </w:tcBorders>
          </w:tcPr>
          <w:p w14:paraId="05C70FA9" w14:textId="77777777" w:rsidR="00AC435F" w:rsidRPr="00912614" w:rsidRDefault="00AC435F" w:rsidP="007C679E">
            <w:pPr>
              <w:pStyle w:val="TableTextLeft"/>
            </w:pPr>
            <w:r w:rsidRPr="00912614">
              <w:t>Surge arrestors</w:t>
            </w:r>
          </w:p>
        </w:tc>
      </w:tr>
      <w:tr w:rsidR="00506418" w:rsidRPr="007C679E" w14:paraId="638248A1" w14:textId="77777777" w:rsidTr="007A202A">
        <w:tc>
          <w:tcPr>
            <w:tcW w:w="5000" w:type="pct"/>
            <w:tcBorders>
              <w:top w:val="single" w:sz="4" w:space="0" w:color="BABBBD"/>
              <w:bottom w:val="single" w:sz="4" w:space="0" w:color="BABBBD"/>
            </w:tcBorders>
          </w:tcPr>
          <w:p w14:paraId="500ED15A" w14:textId="77777777" w:rsidR="00AC435F" w:rsidRPr="00912614" w:rsidRDefault="00AC435F" w:rsidP="007C679E">
            <w:pPr>
              <w:pStyle w:val="TableTextLeft"/>
            </w:pPr>
            <w:r w:rsidRPr="00912614">
              <w:t>Cable potheads</w:t>
            </w:r>
          </w:p>
        </w:tc>
      </w:tr>
      <w:tr w:rsidR="00506418" w:rsidRPr="007C679E" w14:paraId="7DE2D900" w14:textId="77777777" w:rsidTr="007A202A">
        <w:tc>
          <w:tcPr>
            <w:tcW w:w="5000" w:type="pct"/>
            <w:tcBorders>
              <w:top w:val="single" w:sz="4" w:space="0" w:color="BABBBD"/>
              <w:bottom w:val="single" w:sz="4" w:space="0" w:color="BABBBD"/>
            </w:tcBorders>
          </w:tcPr>
          <w:p w14:paraId="182927A6" w14:textId="13752599" w:rsidR="00AC435F" w:rsidRPr="00912614" w:rsidRDefault="00AC435F" w:rsidP="007C679E">
            <w:pPr>
              <w:pStyle w:val="TableTextLeft"/>
            </w:pPr>
            <w:r w:rsidRPr="00912614">
              <w:t>Supports and bars for HV equipment</w:t>
            </w:r>
          </w:p>
        </w:tc>
      </w:tr>
      <w:tr w:rsidR="00506418" w:rsidRPr="007C679E" w14:paraId="1732C5A4" w14:textId="77777777" w:rsidTr="007A202A">
        <w:tc>
          <w:tcPr>
            <w:tcW w:w="5000" w:type="pct"/>
            <w:tcBorders>
              <w:top w:val="single" w:sz="4" w:space="0" w:color="BABBBD"/>
              <w:bottom w:val="single" w:sz="4" w:space="0" w:color="BABBBD"/>
            </w:tcBorders>
          </w:tcPr>
          <w:p w14:paraId="02ABE311" w14:textId="77777777" w:rsidR="00AC435F" w:rsidRPr="00912614" w:rsidRDefault="00AC435F" w:rsidP="007C679E">
            <w:pPr>
              <w:pStyle w:val="TableTextLeft"/>
            </w:pPr>
            <w:r w:rsidRPr="00912614">
              <w:t>Lightning mast</w:t>
            </w:r>
          </w:p>
        </w:tc>
      </w:tr>
      <w:tr w:rsidR="00506418" w:rsidRPr="007C679E" w14:paraId="2E1B1222" w14:textId="77777777" w:rsidTr="007A202A">
        <w:tc>
          <w:tcPr>
            <w:tcW w:w="5000" w:type="pct"/>
            <w:tcBorders>
              <w:top w:val="single" w:sz="4" w:space="0" w:color="BABBBD"/>
              <w:bottom w:val="single" w:sz="4" w:space="0" w:color="BABBBD"/>
            </w:tcBorders>
          </w:tcPr>
          <w:p w14:paraId="11D4DC7B" w14:textId="77777777" w:rsidR="00AC435F" w:rsidRPr="00912614" w:rsidRDefault="00AC435F" w:rsidP="007C679E">
            <w:pPr>
              <w:pStyle w:val="TableTextLeft"/>
            </w:pPr>
            <w:r w:rsidRPr="00912614">
              <w:t>Cable terminations</w:t>
            </w:r>
          </w:p>
        </w:tc>
      </w:tr>
      <w:tr w:rsidR="00506418" w:rsidRPr="007C679E" w14:paraId="34B1DC45" w14:textId="77777777" w:rsidTr="007A202A">
        <w:tc>
          <w:tcPr>
            <w:tcW w:w="5000" w:type="pct"/>
            <w:tcBorders>
              <w:top w:val="single" w:sz="4" w:space="0" w:color="BABBBD"/>
              <w:bottom w:val="single" w:sz="4" w:space="0" w:color="BABBBD"/>
            </w:tcBorders>
          </w:tcPr>
          <w:p w14:paraId="5F9365B6" w14:textId="77777777" w:rsidR="00AC435F" w:rsidRPr="00912614" w:rsidRDefault="00AC435F" w:rsidP="007C679E">
            <w:pPr>
              <w:pStyle w:val="TableTextLeft"/>
            </w:pPr>
            <w:r w:rsidRPr="00912614">
              <w:t>HV disconnectors</w:t>
            </w:r>
          </w:p>
        </w:tc>
      </w:tr>
      <w:tr w:rsidR="00506418" w:rsidRPr="007C679E" w14:paraId="3809F3BA" w14:textId="77777777" w:rsidTr="007A202A">
        <w:tc>
          <w:tcPr>
            <w:tcW w:w="5000" w:type="pct"/>
            <w:tcBorders>
              <w:top w:val="single" w:sz="4" w:space="0" w:color="BABBBD"/>
              <w:bottom w:val="single" w:sz="4" w:space="0" w:color="BABBBD"/>
            </w:tcBorders>
          </w:tcPr>
          <w:p w14:paraId="265C2526" w14:textId="77777777" w:rsidR="00AC435F" w:rsidRPr="00912614" w:rsidRDefault="00AC435F" w:rsidP="007C679E">
            <w:pPr>
              <w:pStyle w:val="TableTextLeft"/>
            </w:pPr>
            <w:r w:rsidRPr="00912614">
              <w:t>HV circuit breakers</w:t>
            </w:r>
          </w:p>
        </w:tc>
      </w:tr>
      <w:tr w:rsidR="00506418" w:rsidRPr="007C679E" w14:paraId="2A918270" w14:textId="77777777" w:rsidTr="007A202A">
        <w:tc>
          <w:tcPr>
            <w:tcW w:w="5000" w:type="pct"/>
            <w:tcBorders>
              <w:top w:val="single" w:sz="4" w:space="0" w:color="BABBBD"/>
              <w:bottom w:val="single" w:sz="4" w:space="0" w:color="BABBBD"/>
            </w:tcBorders>
          </w:tcPr>
          <w:p w14:paraId="70D80700" w14:textId="77777777" w:rsidR="00AC435F" w:rsidRPr="00912614" w:rsidRDefault="00AC435F" w:rsidP="007C679E">
            <w:pPr>
              <w:pStyle w:val="TableTextLeft"/>
            </w:pPr>
            <w:r w:rsidRPr="00912614">
              <w:t>Current transformers</w:t>
            </w:r>
          </w:p>
        </w:tc>
      </w:tr>
      <w:tr w:rsidR="00506418" w:rsidRPr="007C679E" w14:paraId="2F83973D" w14:textId="77777777" w:rsidTr="007A202A">
        <w:tc>
          <w:tcPr>
            <w:tcW w:w="5000" w:type="pct"/>
            <w:tcBorders>
              <w:top w:val="single" w:sz="4" w:space="0" w:color="BABBBD"/>
              <w:bottom w:val="single" w:sz="4" w:space="0" w:color="BABBBD"/>
            </w:tcBorders>
          </w:tcPr>
          <w:p w14:paraId="2B45CAD8" w14:textId="77777777" w:rsidR="00AC435F" w:rsidRPr="00912614" w:rsidRDefault="00AC435F" w:rsidP="007C679E">
            <w:pPr>
              <w:pStyle w:val="TableTextLeft"/>
            </w:pPr>
            <w:r w:rsidRPr="00912614">
              <w:t>Voltage transformers</w:t>
            </w:r>
          </w:p>
        </w:tc>
      </w:tr>
      <w:tr w:rsidR="00506418" w:rsidRPr="007C679E" w14:paraId="4FBF1262" w14:textId="77777777" w:rsidTr="007A202A">
        <w:tc>
          <w:tcPr>
            <w:tcW w:w="5000" w:type="pct"/>
            <w:tcBorders>
              <w:top w:val="single" w:sz="4" w:space="0" w:color="BABBBD"/>
              <w:bottom w:val="single" w:sz="4" w:space="0" w:color="BABBBD"/>
            </w:tcBorders>
          </w:tcPr>
          <w:p w14:paraId="664DBFAC" w14:textId="77777777" w:rsidR="00AC435F" w:rsidRPr="00912614" w:rsidRDefault="00AC435F" w:rsidP="007C679E">
            <w:pPr>
              <w:pStyle w:val="TableTextLeft"/>
            </w:pPr>
            <w:r w:rsidRPr="00912614">
              <w:t>insulators</w:t>
            </w:r>
          </w:p>
        </w:tc>
      </w:tr>
      <w:tr w:rsidR="00506418" w:rsidRPr="007C679E" w14:paraId="27789411" w14:textId="77777777" w:rsidTr="007A202A">
        <w:tc>
          <w:tcPr>
            <w:tcW w:w="5000" w:type="pct"/>
            <w:tcBorders>
              <w:top w:val="single" w:sz="4" w:space="0" w:color="BABBBD"/>
              <w:bottom w:val="single" w:sz="4" w:space="0" w:color="BABBBD"/>
            </w:tcBorders>
          </w:tcPr>
          <w:p w14:paraId="70311ED4" w14:textId="77777777" w:rsidR="00AC435F" w:rsidRPr="00912614" w:rsidRDefault="00AC435F" w:rsidP="007C679E">
            <w:pPr>
              <w:pStyle w:val="TableTextLeft"/>
            </w:pPr>
            <w:r w:rsidRPr="00912614">
              <w:t>Reactive power compensators (if any)</w:t>
            </w:r>
          </w:p>
        </w:tc>
      </w:tr>
      <w:tr w:rsidR="00506418" w:rsidRPr="007C679E" w14:paraId="25CB435F" w14:textId="77777777" w:rsidTr="007A202A">
        <w:tc>
          <w:tcPr>
            <w:tcW w:w="5000" w:type="pct"/>
            <w:tcBorders>
              <w:top w:val="single" w:sz="4" w:space="0" w:color="BABBBD"/>
              <w:bottom w:val="single" w:sz="4" w:space="0" w:color="BABBBD"/>
            </w:tcBorders>
          </w:tcPr>
          <w:p w14:paraId="57D51D20" w14:textId="77777777" w:rsidR="00AC435F" w:rsidRPr="00912614" w:rsidRDefault="00AC435F" w:rsidP="007C679E">
            <w:pPr>
              <w:pStyle w:val="TableTextLeft"/>
            </w:pPr>
            <w:r w:rsidRPr="00912614">
              <w:t>SCADA system components</w:t>
            </w:r>
          </w:p>
        </w:tc>
      </w:tr>
      <w:tr w:rsidR="00506418" w:rsidRPr="007C679E" w14:paraId="4C4CA965" w14:textId="77777777" w:rsidTr="007A202A">
        <w:tc>
          <w:tcPr>
            <w:tcW w:w="5000" w:type="pct"/>
            <w:tcBorders>
              <w:top w:val="single" w:sz="4" w:space="0" w:color="BABBBD"/>
              <w:bottom w:val="single" w:sz="4" w:space="0" w:color="BABBBD"/>
            </w:tcBorders>
          </w:tcPr>
          <w:p w14:paraId="475CC05E" w14:textId="77777777" w:rsidR="00AC435F" w:rsidRPr="00912614" w:rsidRDefault="00AC435F" w:rsidP="007C679E">
            <w:pPr>
              <w:pStyle w:val="TableTextLeft"/>
            </w:pPr>
            <w:r w:rsidRPr="00912614">
              <w:t>Diesel generator</w:t>
            </w:r>
          </w:p>
        </w:tc>
      </w:tr>
      <w:tr w:rsidR="00506418" w:rsidRPr="007C679E" w14:paraId="32871D24" w14:textId="77777777" w:rsidTr="007A202A">
        <w:tc>
          <w:tcPr>
            <w:tcW w:w="5000" w:type="pct"/>
            <w:tcBorders>
              <w:top w:val="single" w:sz="4" w:space="0" w:color="BABBBD"/>
              <w:bottom w:val="single" w:sz="4" w:space="0" w:color="BABBBD"/>
            </w:tcBorders>
          </w:tcPr>
          <w:p w14:paraId="340B59F7" w14:textId="77777777" w:rsidR="00AC435F" w:rsidRPr="00912614" w:rsidRDefault="00AC435F" w:rsidP="007C679E">
            <w:pPr>
              <w:pStyle w:val="TableTextLeft"/>
            </w:pPr>
            <w:r w:rsidRPr="00912614">
              <w:t xml:space="preserve">HVAC system </w:t>
            </w:r>
          </w:p>
        </w:tc>
      </w:tr>
      <w:tr w:rsidR="00506418" w:rsidRPr="007C679E" w14:paraId="3494BEC7" w14:textId="77777777" w:rsidTr="007A202A">
        <w:tc>
          <w:tcPr>
            <w:tcW w:w="5000" w:type="pct"/>
            <w:tcBorders>
              <w:top w:val="single" w:sz="4" w:space="0" w:color="BABBBD"/>
              <w:bottom w:val="single" w:sz="4" w:space="0" w:color="BABBBD"/>
            </w:tcBorders>
          </w:tcPr>
          <w:p w14:paraId="0475C1B4" w14:textId="77777777" w:rsidR="00AC435F" w:rsidRPr="00912614" w:rsidRDefault="00AC435F" w:rsidP="007C679E">
            <w:pPr>
              <w:pStyle w:val="TableTextLeft"/>
            </w:pPr>
            <w:r w:rsidRPr="00630080">
              <w:t>Meters</w:t>
            </w:r>
          </w:p>
        </w:tc>
      </w:tr>
      <w:tr w:rsidR="00506418" w:rsidRPr="007C679E" w14:paraId="299CBA5D" w14:textId="77777777" w:rsidTr="007A202A">
        <w:tc>
          <w:tcPr>
            <w:tcW w:w="5000" w:type="pct"/>
            <w:tcBorders>
              <w:top w:val="single" w:sz="4" w:space="0" w:color="BABBBD"/>
              <w:bottom w:val="single" w:sz="4" w:space="0" w:color="BABBBD"/>
            </w:tcBorders>
          </w:tcPr>
          <w:p w14:paraId="4967AE76" w14:textId="77777777" w:rsidR="00AC435F" w:rsidRPr="00B01167" w:rsidRDefault="00AC435F" w:rsidP="007C679E">
            <w:pPr>
              <w:pStyle w:val="TableTextLeft"/>
            </w:pPr>
            <w:r w:rsidRPr="00B01167">
              <w:t xml:space="preserve">Fire alarms </w:t>
            </w:r>
          </w:p>
        </w:tc>
      </w:tr>
      <w:tr w:rsidR="00506418" w:rsidRPr="007C679E" w14:paraId="10C8EC55" w14:textId="77777777" w:rsidTr="007A202A">
        <w:tc>
          <w:tcPr>
            <w:tcW w:w="5000" w:type="pct"/>
            <w:tcBorders>
              <w:top w:val="single" w:sz="4" w:space="0" w:color="BABBBD"/>
              <w:bottom w:val="single" w:sz="4" w:space="0" w:color="BABBBD"/>
            </w:tcBorders>
          </w:tcPr>
          <w:p w14:paraId="7CA63EEC" w14:textId="77777777" w:rsidR="00AC435F" w:rsidRPr="00B01167" w:rsidRDefault="00AC435F" w:rsidP="007C679E">
            <w:pPr>
              <w:pStyle w:val="TableTextLeft"/>
            </w:pPr>
            <w:r w:rsidRPr="00B01167">
              <w:t>Alarms</w:t>
            </w:r>
          </w:p>
        </w:tc>
      </w:tr>
      <w:tr w:rsidR="00506418" w:rsidRPr="007C679E" w14:paraId="52B8E7EF" w14:textId="77777777" w:rsidTr="007A202A">
        <w:tc>
          <w:tcPr>
            <w:tcW w:w="5000" w:type="pct"/>
            <w:tcBorders>
              <w:top w:val="single" w:sz="4" w:space="0" w:color="BABBBD"/>
              <w:bottom w:val="single" w:sz="4" w:space="0" w:color="BABBBD"/>
            </w:tcBorders>
          </w:tcPr>
          <w:p w14:paraId="071F3174" w14:textId="77777777" w:rsidR="00AC435F" w:rsidRPr="00B01167" w:rsidRDefault="00AC435F" w:rsidP="007C679E">
            <w:pPr>
              <w:pStyle w:val="TableTextLeft"/>
            </w:pPr>
            <w:r w:rsidRPr="00B01167">
              <w:t>Power quality analyser</w:t>
            </w:r>
          </w:p>
        </w:tc>
      </w:tr>
      <w:tr w:rsidR="00506418" w:rsidRPr="007C679E" w14:paraId="07B67F2B" w14:textId="77777777" w:rsidTr="007A202A">
        <w:tc>
          <w:tcPr>
            <w:tcW w:w="5000" w:type="pct"/>
            <w:tcBorders>
              <w:top w:val="single" w:sz="4" w:space="0" w:color="BABBBD"/>
              <w:bottom w:val="single" w:sz="4" w:space="0" w:color="7E8083" w:themeColor="accent4"/>
            </w:tcBorders>
          </w:tcPr>
          <w:p w14:paraId="1AA6AFE4" w14:textId="77777777" w:rsidR="00AC435F" w:rsidRPr="00B01167" w:rsidRDefault="00AC435F" w:rsidP="007C679E">
            <w:pPr>
              <w:pStyle w:val="TableTextLeft"/>
            </w:pPr>
            <w:r w:rsidRPr="00B01167">
              <w:t>All other components in the Building</w:t>
            </w:r>
          </w:p>
        </w:tc>
      </w:tr>
      <w:tr w:rsidR="00506418" w:rsidRPr="007C679E" w14:paraId="55CE9EE3" w14:textId="77777777" w:rsidTr="007A202A">
        <w:tc>
          <w:tcPr>
            <w:tcW w:w="5000" w:type="pct"/>
            <w:tcBorders>
              <w:top w:val="single" w:sz="4" w:space="0" w:color="7E8083" w:themeColor="accent4"/>
              <w:bottom w:val="single" w:sz="4" w:space="0" w:color="7E8083" w:themeColor="accent4"/>
            </w:tcBorders>
            <w:shd w:val="clear" w:color="auto" w:fill="EDEEEF"/>
          </w:tcPr>
          <w:p w14:paraId="7F395714" w14:textId="77777777" w:rsidR="00AC435F" w:rsidRPr="007A202A" w:rsidRDefault="00AC435F" w:rsidP="007C679E">
            <w:pPr>
              <w:pStyle w:val="TableTextLeft"/>
              <w:rPr>
                <w:b/>
                <w:color w:val="53565A"/>
              </w:rPr>
            </w:pPr>
            <w:r w:rsidRPr="007A202A">
              <w:rPr>
                <w:b/>
                <w:color w:val="53565A"/>
              </w:rPr>
              <w:t xml:space="preserve">CIVIL WORKS </w:t>
            </w:r>
          </w:p>
        </w:tc>
      </w:tr>
      <w:tr w:rsidR="00506418" w:rsidRPr="007C679E" w14:paraId="3EDE9462" w14:textId="77777777" w:rsidTr="007A202A">
        <w:tc>
          <w:tcPr>
            <w:tcW w:w="5000" w:type="pct"/>
            <w:tcBorders>
              <w:top w:val="single" w:sz="4" w:space="0" w:color="7E8083" w:themeColor="accent4"/>
              <w:bottom w:val="single" w:sz="4" w:space="0" w:color="BABBBD"/>
            </w:tcBorders>
          </w:tcPr>
          <w:p w14:paraId="72B257C8" w14:textId="77777777" w:rsidR="00AC435F" w:rsidRPr="007A202A" w:rsidRDefault="00AC435F" w:rsidP="007C679E">
            <w:pPr>
              <w:pStyle w:val="TableTextLeft"/>
              <w:rPr>
                <w:b/>
              </w:rPr>
            </w:pPr>
            <w:r w:rsidRPr="007A202A">
              <w:rPr>
                <w:b/>
              </w:rPr>
              <w:t>Documentation</w:t>
            </w:r>
          </w:p>
        </w:tc>
      </w:tr>
      <w:tr w:rsidR="00506418" w:rsidRPr="007C679E" w14:paraId="26D6B596" w14:textId="77777777" w:rsidTr="007A202A">
        <w:tc>
          <w:tcPr>
            <w:tcW w:w="5000" w:type="pct"/>
            <w:tcBorders>
              <w:top w:val="single" w:sz="4" w:space="0" w:color="BABBBD"/>
              <w:bottom w:val="single" w:sz="4" w:space="0" w:color="BABBBD"/>
            </w:tcBorders>
          </w:tcPr>
          <w:p w14:paraId="7BEF4FD6" w14:textId="10524AF5" w:rsidR="00AC435F" w:rsidRPr="00B01167" w:rsidRDefault="00AC435F" w:rsidP="007C679E">
            <w:pPr>
              <w:pStyle w:val="TableTextLeft"/>
            </w:pPr>
            <w:r w:rsidRPr="00B01167">
              <w:t>Technical description of the civil works, including foundations, earth movements, levelling, geotechnical characteristics</w:t>
            </w:r>
          </w:p>
        </w:tc>
      </w:tr>
      <w:tr w:rsidR="00506418" w:rsidRPr="007C679E" w14:paraId="400CCD0A" w14:textId="77777777" w:rsidTr="007A202A">
        <w:tc>
          <w:tcPr>
            <w:tcW w:w="5000" w:type="pct"/>
            <w:tcBorders>
              <w:top w:val="single" w:sz="4" w:space="0" w:color="BABBBD"/>
              <w:bottom w:val="single" w:sz="4" w:space="0" w:color="BABBBD"/>
            </w:tcBorders>
          </w:tcPr>
          <w:p w14:paraId="16010440" w14:textId="2F0A8282" w:rsidR="00AC435F" w:rsidRPr="00C85E1D" w:rsidRDefault="00AC435F" w:rsidP="007C679E">
            <w:pPr>
              <w:pStyle w:val="TableTextLeft"/>
            </w:pPr>
            <w:r w:rsidRPr="00C85E1D">
              <w:t xml:space="preserve">Structural calculation based on prescribed local conditions (dead, wind, seismic, snow loading) for cabins and </w:t>
            </w:r>
            <w:r w:rsidRPr="00630080">
              <w:t>trackers</w:t>
            </w:r>
            <w:r w:rsidR="00904622" w:rsidRPr="00630080">
              <w:t>/mounting structures</w:t>
            </w:r>
            <w:r w:rsidR="00904622" w:rsidRPr="00C85E1D">
              <w:t>.</w:t>
            </w:r>
          </w:p>
        </w:tc>
      </w:tr>
      <w:tr w:rsidR="00506418" w:rsidRPr="007C679E" w14:paraId="3DF4A008" w14:textId="77777777" w:rsidTr="007A202A">
        <w:tc>
          <w:tcPr>
            <w:tcW w:w="5000" w:type="pct"/>
            <w:tcBorders>
              <w:top w:val="single" w:sz="4" w:space="0" w:color="BABBBD"/>
              <w:bottom w:val="single" w:sz="4" w:space="0" w:color="BABBBD"/>
            </w:tcBorders>
          </w:tcPr>
          <w:p w14:paraId="4622BE8A" w14:textId="7124F6AA" w:rsidR="00AC435F" w:rsidRPr="00C85E1D" w:rsidRDefault="00AC435F" w:rsidP="007C679E">
            <w:pPr>
              <w:pStyle w:val="TableTextLeft"/>
            </w:pPr>
            <w:r w:rsidRPr="00630080">
              <w:t>Tracker</w:t>
            </w:r>
            <w:r w:rsidR="00904622" w:rsidRPr="00630080">
              <w:t>/Mounting structure</w:t>
            </w:r>
            <w:r w:rsidRPr="00C85E1D">
              <w:t xml:space="preserve"> supplier comment on foundation design</w:t>
            </w:r>
          </w:p>
        </w:tc>
      </w:tr>
      <w:tr w:rsidR="00506418" w:rsidRPr="007C679E" w14:paraId="21B98A08" w14:textId="77777777" w:rsidTr="007A202A">
        <w:tc>
          <w:tcPr>
            <w:tcW w:w="5000" w:type="pct"/>
            <w:tcBorders>
              <w:top w:val="single" w:sz="4" w:space="0" w:color="BABBBD"/>
              <w:bottom w:val="single" w:sz="4" w:space="0" w:color="BABBBD"/>
            </w:tcBorders>
          </w:tcPr>
          <w:p w14:paraId="6CAC1BF5" w14:textId="18E49E2B" w:rsidR="00AC435F" w:rsidRPr="00C85E1D" w:rsidRDefault="00AC435F" w:rsidP="007C679E">
            <w:pPr>
              <w:pStyle w:val="TableTextLeft"/>
            </w:pPr>
            <w:r w:rsidRPr="00C85E1D">
              <w:t>Description of the drainage system design</w:t>
            </w:r>
          </w:p>
        </w:tc>
      </w:tr>
      <w:tr w:rsidR="00506418" w:rsidRPr="007C679E" w14:paraId="6B2BE5A6" w14:textId="77777777" w:rsidTr="007A202A">
        <w:tc>
          <w:tcPr>
            <w:tcW w:w="5000" w:type="pct"/>
            <w:tcBorders>
              <w:top w:val="single" w:sz="4" w:space="0" w:color="BABBBD"/>
              <w:bottom w:val="single" w:sz="4" w:space="0" w:color="BABBBD"/>
            </w:tcBorders>
          </w:tcPr>
          <w:p w14:paraId="65F10A7A" w14:textId="77777777" w:rsidR="00AC435F" w:rsidRPr="00C85E1D" w:rsidRDefault="00AC435F" w:rsidP="007C679E">
            <w:pPr>
              <w:pStyle w:val="TableTextLeft"/>
            </w:pPr>
            <w:r w:rsidRPr="00C85E1D">
              <w:t>Hydrological calculation report</w:t>
            </w:r>
          </w:p>
        </w:tc>
      </w:tr>
      <w:tr w:rsidR="00506418" w:rsidRPr="007C679E" w14:paraId="7F8DBB43" w14:textId="77777777" w:rsidTr="007A202A">
        <w:tc>
          <w:tcPr>
            <w:tcW w:w="5000" w:type="pct"/>
            <w:tcBorders>
              <w:top w:val="single" w:sz="4" w:space="0" w:color="BABBBD"/>
              <w:bottom w:val="single" w:sz="4" w:space="0" w:color="BABBBD"/>
            </w:tcBorders>
          </w:tcPr>
          <w:p w14:paraId="0E1610C3" w14:textId="017D6F2B" w:rsidR="00AC435F" w:rsidRPr="00B01167" w:rsidRDefault="00AC435F" w:rsidP="007C679E">
            <w:pPr>
              <w:pStyle w:val="TableTextLeft"/>
            </w:pPr>
            <w:r w:rsidRPr="00B01167">
              <w:t>Bill of quantities (foundations, earth works, roads, drainage system)</w:t>
            </w:r>
          </w:p>
        </w:tc>
      </w:tr>
      <w:tr w:rsidR="00506418" w:rsidRPr="007C679E" w14:paraId="2DBA6B01" w14:textId="77777777" w:rsidTr="007A202A">
        <w:tc>
          <w:tcPr>
            <w:tcW w:w="5000" w:type="pct"/>
            <w:tcBorders>
              <w:top w:val="single" w:sz="4" w:space="0" w:color="BABBBD"/>
              <w:bottom w:val="single" w:sz="4" w:space="0" w:color="BABBBD"/>
            </w:tcBorders>
          </w:tcPr>
          <w:p w14:paraId="7B5602E8" w14:textId="77777777" w:rsidR="00AC435F" w:rsidRPr="00B01167" w:rsidRDefault="00AC435F" w:rsidP="007C679E">
            <w:pPr>
              <w:pStyle w:val="TableTextLeft"/>
              <w:rPr>
                <w:b/>
              </w:rPr>
            </w:pPr>
            <w:r w:rsidRPr="00B01167">
              <w:rPr>
                <w:b/>
              </w:rPr>
              <w:t>Drawings</w:t>
            </w:r>
          </w:p>
        </w:tc>
      </w:tr>
      <w:tr w:rsidR="00506418" w:rsidRPr="007C679E" w14:paraId="37A6BC88" w14:textId="77777777" w:rsidTr="007A202A">
        <w:tc>
          <w:tcPr>
            <w:tcW w:w="5000" w:type="pct"/>
            <w:tcBorders>
              <w:top w:val="single" w:sz="4" w:space="0" w:color="BABBBD"/>
              <w:bottom w:val="single" w:sz="4" w:space="0" w:color="BABBBD"/>
            </w:tcBorders>
          </w:tcPr>
          <w:p w14:paraId="63A7CE6B" w14:textId="77777777" w:rsidR="00AC435F" w:rsidRPr="00B01167" w:rsidRDefault="00AC435F" w:rsidP="007C679E">
            <w:pPr>
              <w:pStyle w:val="TableTextLeft"/>
            </w:pPr>
            <w:r w:rsidRPr="00B01167">
              <w:t>General PV system layout</w:t>
            </w:r>
          </w:p>
        </w:tc>
      </w:tr>
      <w:tr w:rsidR="00506418" w:rsidRPr="007C679E" w14:paraId="73EB0A31" w14:textId="77777777" w:rsidTr="007A202A">
        <w:tc>
          <w:tcPr>
            <w:tcW w:w="5000" w:type="pct"/>
            <w:tcBorders>
              <w:top w:val="single" w:sz="4" w:space="0" w:color="BABBBD"/>
              <w:bottom w:val="single" w:sz="4" w:space="0" w:color="BABBBD"/>
            </w:tcBorders>
          </w:tcPr>
          <w:p w14:paraId="129B8932" w14:textId="6D066F2A" w:rsidR="00AC435F" w:rsidRPr="00B01167" w:rsidRDefault="00AC435F" w:rsidP="007C679E">
            <w:pPr>
              <w:pStyle w:val="TableTextLeft"/>
            </w:pPr>
            <w:r w:rsidRPr="00B01167">
              <w:t>Grading details and slopes</w:t>
            </w:r>
          </w:p>
        </w:tc>
      </w:tr>
      <w:tr w:rsidR="00506418" w:rsidRPr="007C679E" w14:paraId="778D3D2D" w14:textId="77777777" w:rsidTr="007A202A">
        <w:tc>
          <w:tcPr>
            <w:tcW w:w="5000" w:type="pct"/>
            <w:tcBorders>
              <w:top w:val="single" w:sz="4" w:space="0" w:color="BABBBD"/>
              <w:bottom w:val="single" w:sz="4" w:space="0" w:color="BABBBD"/>
            </w:tcBorders>
          </w:tcPr>
          <w:p w14:paraId="1AF30180" w14:textId="77777777" w:rsidR="00AC435F" w:rsidRPr="00B01167" w:rsidRDefault="00AC435F" w:rsidP="007C679E">
            <w:pPr>
              <w:pStyle w:val="TableTextLeft"/>
            </w:pPr>
            <w:r w:rsidRPr="00B01167">
              <w:t>Ground movement</w:t>
            </w:r>
          </w:p>
        </w:tc>
      </w:tr>
      <w:tr w:rsidR="00506418" w:rsidRPr="007C679E" w14:paraId="0325A3F1" w14:textId="77777777" w:rsidTr="007A202A">
        <w:tc>
          <w:tcPr>
            <w:tcW w:w="5000" w:type="pct"/>
            <w:tcBorders>
              <w:top w:val="single" w:sz="4" w:space="0" w:color="BABBBD"/>
              <w:bottom w:val="single" w:sz="4" w:space="0" w:color="BABBBD"/>
            </w:tcBorders>
          </w:tcPr>
          <w:p w14:paraId="0070D19A" w14:textId="77777777" w:rsidR="00AC435F" w:rsidRPr="00B01167" w:rsidRDefault="00AC435F" w:rsidP="007C679E">
            <w:pPr>
              <w:pStyle w:val="TableTextLeft"/>
            </w:pPr>
            <w:r w:rsidRPr="00B01167">
              <w:t>Aerial view</w:t>
            </w:r>
          </w:p>
        </w:tc>
      </w:tr>
      <w:tr w:rsidR="00506418" w:rsidRPr="007C679E" w14:paraId="18B3FD3A" w14:textId="77777777" w:rsidTr="007A202A">
        <w:tc>
          <w:tcPr>
            <w:tcW w:w="5000" w:type="pct"/>
            <w:tcBorders>
              <w:top w:val="single" w:sz="4" w:space="0" w:color="BABBBD"/>
              <w:bottom w:val="single" w:sz="4" w:space="0" w:color="BABBBD"/>
            </w:tcBorders>
          </w:tcPr>
          <w:p w14:paraId="560F015C" w14:textId="77777777" w:rsidR="00AC435F" w:rsidRPr="00B01167" w:rsidRDefault="00AC435F" w:rsidP="007C679E">
            <w:pPr>
              <w:pStyle w:val="TableTextLeft"/>
            </w:pPr>
            <w:r w:rsidRPr="00B01167">
              <w:t>Topographic elevation</w:t>
            </w:r>
          </w:p>
        </w:tc>
      </w:tr>
      <w:tr w:rsidR="00506418" w:rsidRPr="007C679E" w14:paraId="2AC26F8C" w14:textId="77777777" w:rsidTr="007A202A">
        <w:tc>
          <w:tcPr>
            <w:tcW w:w="5000" w:type="pct"/>
            <w:tcBorders>
              <w:top w:val="single" w:sz="4" w:space="0" w:color="BABBBD"/>
              <w:bottom w:val="single" w:sz="4" w:space="0" w:color="BABBBD"/>
            </w:tcBorders>
          </w:tcPr>
          <w:p w14:paraId="4C065A49" w14:textId="5F796E2F" w:rsidR="00AC435F" w:rsidRPr="00B01167" w:rsidRDefault="00AC435F" w:rsidP="007C679E">
            <w:pPr>
              <w:pStyle w:val="TableTextLeft"/>
            </w:pPr>
            <w:r w:rsidRPr="00B01167">
              <w:t>Design of PV system access</w:t>
            </w:r>
          </w:p>
        </w:tc>
      </w:tr>
      <w:tr w:rsidR="00506418" w:rsidRPr="007C679E" w14:paraId="69F361CD" w14:textId="77777777" w:rsidTr="007A202A">
        <w:tc>
          <w:tcPr>
            <w:tcW w:w="5000" w:type="pct"/>
            <w:tcBorders>
              <w:top w:val="single" w:sz="4" w:space="0" w:color="BABBBD"/>
              <w:bottom w:val="single" w:sz="4" w:space="0" w:color="BABBBD"/>
            </w:tcBorders>
          </w:tcPr>
          <w:p w14:paraId="003E1D36" w14:textId="75661319" w:rsidR="00AC435F" w:rsidRPr="00B01167" w:rsidRDefault="00AC435F" w:rsidP="007C679E">
            <w:pPr>
              <w:pStyle w:val="TableTextLeft"/>
            </w:pPr>
            <w:r w:rsidRPr="00B01167">
              <w:t>Layout of roads, tracks and storage areas</w:t>
            </w:r>
          </w:p>
        </w:tc>
      </w:tr>
      <w:tr w:rsidR="00506418" w:rsidRPr="007C679E" w14:paraId="35350C19" w14:textId="77777777" w:rsidTr="007A202A">
        <w:tc>
          <w:tcPr>
            <w:tcW w:w="5000" w:type="pct"/>
            <w:tcBorders>
              <w:top w:val="single" w:sz="4" w:space="0" w:color="BABBBD"/>
              <w:bottom w:val="single" w:sz="4" w:space="0" w:color="BABBBD"/>
            </w:tcBorders>
          </w:tcPr>
          <w:p w14:paraId="38FBF6BA" w14:textId="23682832" w:rsidR="00AC435F" w:rsidRPr="00B01167" w:rsidRDefault="00AC435F" w:rsidP="007C679E">
            <w:pPr>
              <w:pStyle w:val="TableTextLeft"/>
            </w:pPr>
            <w:r w:rsidRPr="00B01167">
              <w:t>Cross sections of roads, tracks and storage areas</w:t>
            </w:r>
          </w:p>
        </w:tc>
      </w:tr>
      <w:tr w:rsidR="00506418" w:rsidRPr="007C679E" w14:paraId="479AFDD3" w14:textId="77777777" w:rsidTr="007A202A">
        <w:tc>
          <w:tcPr>
            <w:tcW w:w="5000" w:type="pct"/>
            <w:tcBorders>
              <w:top w:val="single" w:sz="4" w:space="0" w:color="BABBBD"/>
              <w:bottom w:val="single" w:sz="4" w:space="0" w:color="BABBBD"/>
            </w:tcBorders>
          </w:tcPr>
          <w:p w14:paraId="4F1DDC58" w14:textId="7E6C1394" w:rsidR="00AC435F" w:rsidRPr="00B01167" w:rsidRDefault="00AC435F" w:rsidP="007C679E">
            <w:pPr>
              <w:pStyle w:val="TableTextLeft"/>
            </w:pPr>
            <w:r w:rsidRPr="00B01167">
              <w:t>Drainage system layout and coordinates</w:t>
            </w:r>
          </w:p>
        </w:tc>
      </w:tr>
      <w:tr w:rsidR="00506418" w:rsidRPr="007C679E" w14:paraId="7DD8A1B3" w14:textId="77777777" w:rsidTr="007A202A">
        <w:tc>
          <w:tcPr>
            <w:tcW w:w="5000" w:type="pct"/>
            <w:tcBorders>
              <w:top w:val="single" w:sz="4" w:space="0" w:color="BABBBD"/>
              <w:bottom w:val="single" w:sz="4" w:space="0" w:color="BABBBD"/>
            </w:tcBorders>
          </w:tcPr>
          <w:p w14:paraId="20086A09" w14:textId="68CB8860" w:rsidR="00AC435F" w:rsidRPr="00B01167" w:rsidRDefault="00AC435F" w:rsidP="007C679E">
            <w:pPr>
              <w:pStyle w:val="TableTextLeft"/>
            </w:pPr>
            <w:r w:rsidRPr="00B01167">
              <w:t>Drainage system channel details and cross profiles</w:t>
            </w:r>
          </w:p>
        </w:tc>
      </w:tr>
      <w:tr w:rsidR="00506418" w:rsidRPr="007C679E" w14:paraId="3D574A40" w14:textId="77777777" w:rsidTr="007A202A">
        <w:tc>
          <w:tcPr>
            <w:tcW w:w="5000" w:type="pct"/>
            <w:tcBorders>
              <w:top w:val="single" w:sz="4" w:space="0" w:color="BABBBD"/>
              <w:bottom w:val="single" w:sz="4" w:space="0" w:color="BABBBD"/>
            </w:tcBorders>
          </w:tcPr>
          <w:p w14:paraId="7AC04656" w14:textId="03A920F5" w:rsidR="00AC435F" w:rsidRPr="00B01167" w:rsidRDefault="00AC435F" w:rsidP="007C679E">
            <w:pPr>
              <w:pStyle w:val="TableTextLeft"/>
            </w:pPr>
            <w:r w:rsidRPr="00B01167">
              <w:t>Drainage system culverts details and cross profiles</w:t>
            </w:r>
          </w:p>
        </w:tc>
      </w:tr>
      <w:tr w:rsidR="00506418" w:rsidRPr="007C679E" w14:paraId="1A2DD3C0" w14:textId="77777777" w:rsidTr="007A202A">
        <w:tc>
          <w:tcPr>
            <w:tcW w:w="5000" w:type="pct"/>
            <w:tcBorders>
              <w:top w:val="single" w:sz="4" w:space="0" w:color="BABBBD"/>
              <w:bottom w:val="single" w:sz="4" w:space="0" w:color="BABBBD"/>
            </w:tcBorders>
          </w:tcPr>
          <w:p w14:paraId="58C86093" w14:textId="77777777" w:rsidR="00AC435F" w:rsidRPr="00B01167" w:rsidRDefault="00AC435F" w:rsidP="007C679E">
            <w:pPr>
              <w:pStyle w:val="TableTextLeft"/>
            </w:pPr>
            <w:r w:rsidRPr="00B01167">
              <w:t>Trenches – details</w:t>
            </w:r>
          </w:p>
        </w:tc>
      </w:tr>
      <w:tr w:rsidR="00506418" w:rsidRPr="007C679E" w14:paraId="749E378B" w14:textId="77777777" w:rsidTr="007A202A">
        <w:tc>
          <w:tcPr>
            <w:tcW w:w="5000" w:type="pct"/>
            <w:tcBorders>
              <w:top w:val="single" w:sz="4" w:space="0" w:color="BABBBD"/>
              <w:bottom w:val="single" w:sz="4" w:space="0" w:color="BABBBD"/>
            </w:tcBorders>
          </w:tcPr>
          <w:p w14:paraId="6B213940" w14:textId="77777777" w:rsidR="00AC435F" w:rsidRPr="00B01167" w:rsidRDefault="00AC435F" w:rsidP="007C679E">
            <w:pPr>
              <w:pStyle w:val="TableTextLeft"/>
            </w:pPr>
            <w:r w:rsidRPr="00B01167">
              <w:t xml:space="preserve">Trenches – layout </w:t>
            </w:r>
          </w:p>
        </w:tc>
      </w:tr>
      <w:tr w:rsidR="00506418" w:rsidRPr="007C679E" w14:paraId="645ED088" w14:textId="77777777" w:rsidTr="007A202A">
        <w:tc>
          <w:tcPr>
            <w:tcW w:w="5000" w:type="pct"/>
            <w:tcBorders>
              <w:top w:val="single" w:sz="4" w:space="0" w:color="BABBBD"/>
              <w:bottom w:val="single" w:sz="4" w:space="0" w:color="BABBBD"/>
            </w:tcBorders>
          </w:tcPr>
          <w:p w14:paraId="74C5D3E4" w14:textId="77777777" w:rsidR="00AC435F" w:rsidRPr="00B01167" w:rsidRDefault="00AC435F" w:rsidP="007C679E">
            <w:pPr>
              <w:pStyle w:val="TableTextLeft"/>
            </w:pPr>
            <w:r w:rsidRPr="00B01167">
              <w:t xml:space="preserve">Manhole – details </w:t>
            </w:r>
          </w:p>
        </w:tc>
      </w:tr>
      <w:tr w:rsidR="00506418" w:rsidRPr="007C679E" w14:paraId="63D1F736" w14:textId="77777777" w:rsidTr="007A202A">
        <w:tc>
          <w:tcPr>
            <w:tcW w:w="5000" w:type="pct"/>
            <w:tcBorders>
              <w:top w:val="single" w:sz="4" w:space="0" w:color="BABBBD"/>
              <w:bottom w:val="single" w:sz="4" w:space="0" w:color="BABBBD"/>
            </w:tcBorders>
          </w:tcPr>
          <w:p w14:paraId="2472D13E" w14:textId="77777777" w:rsidR="00AC435F" w:rsidRPr="00B01167" w:rsidRDefault="00AC435F" w:rsidP="007C679E">
            <w:pPr>
              <w:pStyle w:val="TableTextLeft"/>
            </w:pPr>
            <w:r w:rsidRPr="00B01167">
              <w:t xml:space="preserve">Manhole – layout </w:t>
            </w:r>
          </w:p>
        </w:tc>
      </w:tr>
      <w:tr w:rsidR="00506418" w:rsidRPr="007C679E" w14:paraId="3BFA7C0D" w14:textId="77777777" w:rsidTr="007A202A">
        <w:tc>
          <w:tcPr>
            <w:tcW w:w="5000" w:type="pct"/>
            <w:tcBorders>
              <w:top w:val="single" w:sz="4" w:space="0" w:color="BABBBD"/>
              <w:bottom w:val="single" w:sz="4" w:space="0" w:color="BABBBD"/>
            </w:tcBorders>
          </w:tcPr>
          <w:p w14:paraId="0905BB98" w14:textId="6C811624" w:rsidR="00AC435F" w:rsidRPr="00B01167" w:rsidRDefault="00AC435F" w:rsidP="007C679E">
            <w:pPr>
              <w:pStyle w:val="TableTextLeft"/>
            </w:pPr>
            <w:r w:rsidRPr="00B01167">
              <w:t>Water supply system (fresh and sewage water)</w:t>
            </w:r>
          </w:p>
        </w:tc>
      </w:tr>
      <w:tr w:rsidR="00506418" w:rsidRPr="007C679E" w14:paraId="2CAB4AD8" w14:textId="77777777" w:rsidTr="007A202A">
        <w:tc>
          <w:tcPr>
            <w:tcW w:w="5000" w:type="pct"/>
            <w:tcBorders>
              <w:top w:val="single" w:sz="4" w:space="0" w:color="BABBBD"/>
              <w:bottom w:val="single" w:sz="4" w:space="0" w:color="BABBBD"/>
            </w:tcBorders>
          </w:tcPr>
          <w:p w14:paraId="1375E3A7" w14:textId="0F4E0032" w:rsidR="00AC435F" w:rsidRPr="00B01167" w:rsidRDefault="00AC435F" w:rsidP="007C679E">
            <w:pPr>
              <w:pStyle w:val="TableTextLeft"/>
            </w:pPr>
            <w:r w:rsidRPr="00B01167">
              <w:t>Fresh and sewage water tanks design and supporting infrastructures</w:t>
            </w:r>
          </w:p>
        </w:tc>
      </w:tr>
      <w:tr w:rsidR="00506418" w:rsidRPr="007C679E" w14:paraId="6F79546B" w14:textId="77777777" w:rsidTr="007A202A">
        <w:tc>
          <w:tcPr>
            <w:tcW w:w="5000" w:type="pct"/>
            <w:tcBorders>
              <w:top w:val="single" w:sz="4" w:space="0" w:color="BABBBD"/>
              <w:bottom w:val="single" w:sz="4" w:space="0" w:color="BABBBD"/>
            </w:tcBorders>
          </w:tcPr>
          <w:p w14:paraId="42631DC1" w14:textId="77777777" w:rsidR="00AC435F" w:rsidRPr="00B01167" w:rsidRDefault="00AC435F" w:rsidP="007C679E">
            <w:pPr>
              <w:pStyle w:val="TableTextLeft"/>
            </w:pPr>
            <w:r w:rsidRPr="00B01167">
              <w:t>Cabin foundation – design</w:t>
            </w:r>
          </w:p>
        </w:tc>
      </w:tr>
      <w:tr w:rsidR="00506418" w:rsidRPr="007C679E" w14:paraId="097DE08D" w14:textId="77777777" w:rsidTr="007A202A">
        <w:tc>
          <w:tcPr>
            <w:tcW w:w="5000" w:type="pct"/>
            <w:tcBorders>
              <w:top w:val="single" w:sz="4" w:space="0" w:color="BABBBD"/>
              <w:bottom w:val="single" w:sz="4" w:space="0" w:color="BABBBD"/>
            </w:tcBorders>
          </w:tcPr>
          <w:p w14:paraId="1CA88EE0" w14:textId="77777777" w:rsidR="00AC435F" w:rsidRPr="00B01167" w:rsidRDefault="00AC435F" w:rsidP="007C679E">
            <w:pPr>
              <w:pStyle w:val="TableTextLeft"/>
            </w:pPr>
            <w:r w:rsidRPr="00B01167">
              <w:t>Cabin foundation – details</w:t>
            </w:r>
          </w:p>
        </w:tc>
      </w:tr>
      <w:tr w:rsidR="00506418" w:rsidRPr="007C679E" w14:paraId="7BC5C3BA" w14:textId="77777777" w:rsidTr="007A202A">
        <w:tc>
          <w:tcPr>
            <w:tcW w:w="5000" w:type="pct"/>
            <w:tcBorders>
              <w:top w:val="single" w:sz="4" w:space="0" w:color="BABBBD"/>
              <w:bottom w:val="single" w:sz="4" w:space="0" w:color="BABBBD"/>
            </w:tcBorders>
          </w:tcPr>
          <w:p w14:paraId="3D1C250A" w14:textId="77777777" w:rsidR="00AC435F" w:rsidRPr="00B01167" w:rsidRDefault="00AC435F" w:rsidP="007C679E">
            <w:pPr>
              <w:pStyle w:val="TableTextLeft"/>
            </w:pPr>
            <w:r w:rsidRPr="00B01167">
              <w:t>Tracker foundation design</w:t>
            </w:r>
          </w:p>
        </w:tc>
      </w:tr>
      <w:tr w:rsidR="00506418" w:rsidRPr="007C679E" w14:paraId="3321A0B8" w14:textId="77777777" w:rsidTr="007A202A">
        <w:tc>
          <w:tcPr>
            <w:tcW w:w="5000" w:type="pct"/>
            <w:tcBorders>
              <w:top w:val="single" w:sz="4" w:space="0" w:color="BABBBD"/>
              <w:bottom w:val="single" w:sz="4" w:space="0" w:color="BABBBD"/>
            </w:tcBorders>
          </w:tcPr>
          <w:p w14:paraId="6CF2A144" w14:textId="0958A544" w:rsidR="00AC435F" w:rsidRPr="00B01167" w:rsidRDefault="00AC435F" w:rsidP="007C679E">
            <w:pPr>
              <w:pStyle w:val="TableTextLeft"/>
            </w:pPr>
            <w:r w:rsidRPr="00B01167">
              <w:t>O&amp;M building and substation civil design</w:t>
            </w:r>
          </w:p>
        </w:tc>
      </w:tr>
      <w:tr w:rsidR="00506418" w:rsidRPr="007C679E" w14:paraId="505C7325" w14:textId="77777777" w:rsidTr="007A202A">
        <w:tc>
          <w:tcPr>
            <w:tcW w:w="5000" w:type="pct"/>
            <w:tcBorders>
              <w:top w:val="single" w:sz="4" w:space="0" w:color="BABBBD"/>
              <w:bottom w:val="single" w:sz="4" w:space="0" w:color="BABBBD"/>
            </w:tcBorders>
          </w:tcPr>
          <w:p w14:paraId="2C1F85CA" w14:textId="77777777" w:rsidR="00AC435F" w:rsidRPr="00B01167" w:rsidRDefault="00AC435F" w:rsidP="007C679E">
            <w:pPr>
              <w:pStyle w:val="TableTextLeft"/>
            </w:pPr>
            <w:r w:rsidRPr="00B01167">
              <w:t>Tracker upper structure design</w:t>
            </w:r>
          </w:p>
        </w:tc>
      </w:tr>
      <w:tr w:rsidR="00506418" w:rsidRPr="007C679E" w14:paraId="5183E05D" w14:textId="77777777" w:rsidTr="007A202A">
        <w:tc>
          <w:tcPr>
            <w:tcW w:w="5000" w:type="pct"/>
            <w:tcBorders>
              <w:top w:val="single" w:sz="4" w:space="0" w:color="BABBBD"/>
              <w:bottom w:val="single" w:sz="4" w:space="0" w:color="BABBBD"/>
            </w:tcBorders>
          </w:tcPr>
          <w:p w14:paraId="05BA2757" w14:textId="77777777" w:rsidR="00AC435F" w:rsidRPr="00B01167" w:rsidRDefault="00AC435F" w:rsidP="007C679E">
            <w:pPr>
              <w:pStyle w:val="TableTextLeft"/>
            </w:pPr>
            <w:r w:rsidRPr="00B01167">
              <w:t>Toilet facilities</w:t>
            </w:r>
          </w:p>
        </w:tc>
      </w:tr>
      <w:tr w:rsidR="00506418" w:rsidRPr="007C679E" w14:paraId="6B13AB9F" w14:textId="77777777" w:rsidTr="007A202A">
        <w:tc>
          <w:tcPr>
            <w:tcW w:w="5000" w:type="pct"/>
            <w:tcBorders>
              <w:top w:val="single" w:sz="4" w:space="0" w:color="BABBBD"/>
              <w:bottom w:val="single" w:sz="4" w:space="0" w:color="BABBBD"/>
            </w:tcBorders>
          </w:tcPr>
          <w:p w14:paraId="4B432C9F" w14:textId="77777777" w:rsidR="00AC435F" w:rsidRPr="00B01167" w:rsidRDefault="00AC435F" w:rsidP="007C679E">
            <w:pPr>
              <w:pStyle w:val="TableTextLeft"/>
              <w:rPr>
                <w:b/>
              </w:rPr>
            </w:pPr>
            <w:r w:rsidRPr="00B01167">
              <w:rPr>
                <w:b/>
              </w:rPr>
              <w:t>Specifications</w:t>
            </w:r>
          </w:p>
        </w:tc>
      </w:tr>
      <w:tr w:rsidR="00506418" w:rsidRPr="007C679E" w14:paraId="19CE93EA" w14:textId="77777777" w:rsidTr="007A202A">
        <w:tc>
          <w:tcPr>
            <w:tcW w:w="5000" w:type="pct"/>
            <w:tcBorders>
              <w:top w:val="single" w:sz="4" w:space="0" w:color="BABBBD"/>
              <w:bottom w:val="single" w:sz="4" w:space="0" w:color="BABBBD"/>
            </w:tcBorders>
          </w:tcPr>
          <w:p w14:paraId="6CABE71F" w14:textId="77777777" w:rsidR="00AC435F" w:rsidRPr="00B01167" w:rsidRDefault="00AC435F" w:rsidP="007C679E">
            <w:pPr>
              <w:pStyle w:val="TableTextLeft"/>
            </w:pPr>
            <w:r w:rsidRPr="00B01167">
              <w:t>Construction material (gravel, geotextile, concrete, crushed stone, sand, iron bars)</w:t>
            </w:r>
          </w:p>
        </w:tc>
      </w:tr>
      <w:tr w:rsidR="00506418" w:rsidRPr="007C679E" w14:paraId="061EBC27" w14:textId="77777777" w:rsidTr="007A202A">
        <w:tc>
          <w:tcPr>
            <w:tcW w:w="5000" w:type="pct"/>
            <w:tcBorders>
              <w:top w:val="single" w:sz="4" w:space="0" w:color="BABBBD"/>
              <w:bottom w:val="single" w:sz="4" w:space="0" w:color="BABBBD"/>
            </w:tcBorders>
          </w:tcPr>
          <w:p w14:paraId="250D3108" w14:textId="77777777" w:rsidR="00AC435F" w:rsidRPr="00B01167" w:rsidRDefault="00AC435F" w:rsidP="007C679E">
            <w:pPr>
              <w:pStyle w:val="TableTextLeft"/>
            </w:pPr>
            <w:r w:rsidRPr="00B01167">
              <w:t>Electric ducts</w:t>
            </w:r>
          </w:p>
        </w:tc>
      </w:tr>
      <w:tr w:rsidR="00506418" w:rsidRPr="007C679E" w14:paraId="74AB2406" w14:textId="77777777" w:rsidTr="007A202A">
        <w:tc>
          <w:tcPr>
            <w:tcW w:w="5000" w:type="pct"/>
            <w:tcBorders>
              <w:top w:val="single" w:sz="4" w:space="0" w:color="BABBBD"/>
              <w:bottom w:val="single" w:sz="4" w:space="0" w:color="BABBBD"/>
            </w:tcBorders>
          </w:tcPr>
          <w:p w14:paraId="6424D924" w14:textId="77777777" w:rsidR="00AC435F" w:rsidRPr="00B01167" w:rsidRDefault="00AC435F" w:rsidP="007C679E">
            <w:pPr>
              <w:pStyle w:val="TableTextLeft"/>
            </w:pPr>
            <w:r w:rsidRPr="00B01167">
              <w:t>Drain pipes</w:t>
            </w:r>
          </w:p>
        </w:tc>
      </w:tr>
      <w:tr w:rsidR="00506418" w:rsidRPr="007C679E" w14:paraId="4E539DF4" w14:textId="77777777" w:rsidTr="007A202A">
        <w:tc>
          <w:tcPr>
            <w:tcW w:w="5000" w:type="pct"/>
            <w:tcBorders>
              <w:top w:val="single" w:sz="4" w:space="0" w:color="BABBBD"/>
              <w:bottom w:val="single" w:sz="4" w:space="0" w:color="BABBBD"/>
            </w:tcBorders>
          </w:tcPr>
          <w:p w14:paraId="6491F43C" w14:textId="77777777" w:rsidR="00AC435F" w:rsidRPr="00B01167" w:rsidRDefault="00AC435F" w:rsidP="007C679E">
            <w:pPr>
              <w:pStyle w:val="TableTextLeft"/>
            </w:pPr>
            <w:r w:rsidRPr="00B01167">
              <w:t>Manholes</w:t>
            </w:r>
          </w:p>
        </w:tc>
      </w:tr>
      <w:tr w:rsidR="00506418" w:rsidRPr="007C679E" w14:paraId="2F3E68C8" w14:textId="77777777" w:rsidTr="007A202A">
        <w:tc>
          <w:tcPr>
            <w:tcW w:w="5000" w:type="pct"/>
            <w:tcBorders>
              <w:top w:val="single" w:sz="4" w:space="0" w:color="BABBBD"/>
              <w:bottom w:val="single" w:sz="4" w:space="0" w:color="BABBBD"/>
            </w:tcBorders>
          </w:tcPr>
          <w:p w14:paraId="78DF72A7" w14:textId="3A6245FF" w:rsidR="00AC435F" w:rsidRPr="00B01167" w:rsidRDefault="00AC435F" w:rsidP="007C679E">
            <w:pPr>
              <w:pStyle w:val="TableTextLeft"/>
            </w:pPr>
            <w:r w:rsidRPr="00B01167">
              <w:t>Water tanks (fresh and sewage)</w:t>
            </w:r>
          </w:p>
        </w:tc>
      </w:tr>
      <w:tr w:rsidR="00506418" w:rsidRPr="007C679E" w14:paraId="12DF02A5" w14:textId="77777777" w:rsidTr="007A202A">
        <w:tc>
          <w:tcPr>
            <w:tcW w:w="5000" w:type="pct"/>
            <w:tcBorders>
              <w:top w:val="single" w:sz="4" w:space="0" w:color="BABBBD"/>
              <w:bottom w:val="single" w:sz="4" w:space="0" w:color="BABBBD"/>
            </w:tcBorders>
          </w:tcPr>
          <w:p w14:paraId="08467ABB" w14:textId="77777777" w:rsidR="00AC435F" w:rsidRPr="00B01167" w:rsidRDefault="00AC435F" w:rsidP="007C679E">
            <w:pPr>
              <w:pStyle w:val="TableTextLeft"/>
            </w:pPr>
            <w:r w:rsidRPr="00B01167">
              <w:t>Construction facilities (WC, changing rooms, …)</w:t>
            </w:r>
          </w:p>
        </w:tc>
      </w:tr>
      <w:tr w:rsidR="00506418" w:rsidRPr="007C679E" w14:paraId="7C89A21B" w14:textId="77777777" w:rsidTr="007A202A">
        <w:tc>
          <w:tcPr>
            <w:tcW w:w="5000" w:type="pct"/>
            <w:tcBorders>
              <w:top w:val="single" w:sz="4" w:space="0" w:color="BABBBD"/>
              <w:bottom w:val="single" w:sz="4" w:space="0" w:color="7E8083" w:themeColor="accent4"/>
            </w:tcBorders>
          </w:tcPr>
          <w:p w14:paraId="10753BF3" w14:textId="77777777" w:rsidR="00AC435F" w:rsidRPr="00B01167" w:rsidRDefault="00AC435F" w:rsidP="007C679E">
            <w:pPr>
              <w:pStyle w:val="TableTextLeft"/>
            </w:pPr>
            <w:r w:rsidRPr="00B01167">
              <w:t>Other</w:t>
            </w:r>
          </w:p>
        </w:tc>
      </w:tr>
      <w:tr w:rsidR="00506418" w:rsidRPr="007C679E" w14:paraId="38217053" w14:textId="77777777" w:rsidTr="007A202A">
        <w:tc>
          <w:tcPr>
            <w:tcW w:w="5000" w:type="pct"/>
            <w:tcBorders>
              <w:top w:val="single" w:sz="4" w:space="0" w:color="7E8083" w:themeColor="accent4"/>
              <w:bottom w:val="single" w:sz="4" w:space="0" w:color="7E8083" w:themeColor="accent4"/>
            </w:tcBorders>
            <w:shd w:val="clear" w:color="auto" w:fill="EDEEEF"/>
          </w:tcPr>
          <w:p w14:paraId="471CD4ED" w14:textId="77777777" w:rsidR="00AC435F" w:rsidRPr="007A202A" w:rsidRDefault="00AC435F" w:rsidP="007C679E">
            <w:pPr>
              <w:pStyle w:val="TableTextLeft"/>
              <w:rPr>
                <w:b/>
                <w:color w:val="53565A"/>
              </w:rPr>
            </w:pPr>
            <w:r w:rsidRPr="007A202A">
              <w:rPr>
                <w:b/>
                <w:color w:val="53565A"/>
              </w:rPr>
              <w:t>SCADA SYSTEM</w:t>
            </w:r>
          </w:p>
        </w:tc>
      </w:tr>
      <w:tr w:rsidR="00506418" w:rsidRPr="007C679E" w14:paraId="04380D53" w14:textId="77777777" w:rsidTr="007A202A">
        <w:tc>
          <w:tcPr>
            <w:tcW w:w="5000" w:type="pct"/>
            <w:tcBorders>
              <w:top w:val="single" w:sz="4" w:space="0" w:color="7E8083" w:themeColor="accent4"/>
              <w:bottom w:val="single" w:sz="4" w:space="0" w:color="BABBBD"/>
            </w:tcBorders>
          </w:tcPr>
          <w:p w14:paraId="75DEED07" w14:textId="77777777" w:rsidR="00AC435F" w:rsidRPr="007A202A" w:rsidRDefault="00AC435F" w:rsidP="007C679E">
            <w:pPr>
              <w:pStyle w:val="TableTextLeft"/>
              <w:rPr>
                <w:b/>
              </w:rPr>
            </w:pPr>
            <w:r w:rsidRPr="007A202A">
              <w:rPr>
                <w:b/>
              </w:rPr>
              <w:t>Documentation</w:t>
            </w:r>
          </w:p>
        </w:tc>
      </w:tr>
      <w:tr w:rsidR="00506418" w:rsidRPr="007C679E" w14:paraId="10A13A5B" w14:textId="77777777" w:rsidTr="007A202A">
        <w:tc>
          <w:tcPr>
            <w:tcW w:w="5000" w:type="pct"/>
            <w:tcBorders>
              <w:top w:val="single" w:sz="4" w:space="0" w:color="BABBBD"/>
              <w:bottom w:val="single" w:sz="4" w:space="0" w:color="BABBBD"/>
            </w:tcBorders>
          </w:tcPr>
          <w:p w14:paraId="7563CC4A" w14:textId="70DFEE95" w:rsidR="00AC435F" w:rsidRPr="00B01167" w:rsidRDefault="00AC435F" w:rsidP="007C679E">
            <w:pPr>
              <w:pStyle w:val="TableTextLeft"/>
            </w:pPr>
            <w:r w:rsidRPr="00B01167">
              <w:t>Technical description of the SCADA system (civil infrastructures and network)</w:t>
            </w:r>
          </w:p>
        </w:tc>
      </w:tr>
      <w:tr w:rsidR="00506418" w:rsidRPr="007C679E" w14:paraId="3B35068B" w14:textId="77777777" w:rsidTr="007A202A">
        <w:tc>
          <w:tcPr>
            <w:tcW w:w="5000" w:type="pct"/>
            <w:tcBorders>
              <w:top w:val="single" w:sz="4" w:space="0" w:color="BABBBD"/>
              <w:bottom w:val="single" w:sz="4" w:space="0" w:color="BABBBD"/>
            </w:tcBorders>
          </w:tcPr>
          <w:p w14:paraId="1448781F" w14:textId="13AA9131" w:rsidR="00AC435F" w:rsidRPr="00B01167" w:rsidRDefault="00AC435F" w:rsidP="007C679E">
            <w:pPr>
              <w:pStyle w:val="TableTextLeft"/>
            </w:pPr>
            <w:r w:rsidRPr="00B01167">
              <w:t xml:space="preserve">Technical description and specification of the Communication system to be installed on Delivery Point according to </w:t>
            </w:r>
            <w:r w:rsidR="00C83C2D">
              <w:t>Connection Agreement</w:t>
            </w:r>
            <w:r w:rsidRPr="007A202A">
              <w:t xml:space="preserve"> and/or PPA</w:t>
            </w:r>
            <w:r w:rsidRPr="00B01167">
              <w:t xml:space="preserve"> </w:t>
            </w:r>
            <w:r w:rsidR="004105D7">
              <w:t xml:space="preserve">(if any) </w:t>
            </w:r>
            <w:r w:rsidRPr="00B01167">
              <w:t xml:space="preserve">requirements </w:t>
            </w:r>
          </w:p>
        </w:tc>
      </w:tr>
      <w:tr w:rsidR="00506418" w:rsidRPr="007C679E" w14:paraId="102E7874" w14:textId="77777777" w:rsidTr="007A202A">
        <w:tc>
          <w:tcPr>
            <w:tcW w:w="5000" w:type="pct"/>
            <w:tcBorders>
              <w:top w:val="single" w:sz="4" w:space="0" w:color="BABBBD"/>
              <w:bottom w:val="single" w:sz="4" w:space="0" w:color="BABBBD"/>
            </w:tcBorders>
          </w:tcPr>
          <w:p w14:paraId="7C48CEB2" w14:textId="455C6854" w:rsidR="00AC435F" w:rsidRPr="00B01167" w:rsidRDefault="00AC435F" w:rsidP="007C679E">
            <w:pPr>
              <w:pStyle w:val="TableTextLeft"/>
            </w:pPr>
            <w:r w:rsidRPr="00B01167">
              <w:t>Technical description and specification of the communication network between Facility and Point of Connection including equipment, infrastructure, cabling among other required elements;</w:t>
            </w:r>
          </w:p>
        </w:tc>
      </w:tr>
      <w:tr w:rsidR="00506418" w:rsidRPr="007C679E" w14:paraId="7A5DB460" w14:textId="77777777" w:rsidTr="007A202A">
        <w:tc>
          <w:tcPr>
            <w:tcW w:w="5000" w:type="pct"/>
            <w:tcBorders>
              <w:top w:val="single" w:sz="4" w:space="0" w:color="BABBBD"/>
              <w:bottom w:val="single" w:sz="4" w:space="0" w:color="BABBBD"/>
            </w:tcBorders>
          </w:tcPr>
          <w:p w14:paraId="61CFC24B" w14:textId="7F39D924" w:rsidR="00AC435F" w:rsidRPr="00B01167" w:rsidRDefault="00AC435F" w:rsidP="007C679E">
            <w:pPr>
              <w:pStyle w:val="TableTextLeft"/>
            </w:pPr>
            <w:r w:rsidRPr="00B01167">
              <w:t>Documentation regarding configuration, parameters and programming on installed communication system</w:t>
            </w:r>
          </w:p>
        </w:tc>
      </w:tr>
      <w:tr w:rsidR="00506418" w:rsidRPr="007C679E" w14:paraId="0E5F87BA" w14:textId="77777777" w:rsidTr="007A202A">
        <w:tc>
          <w:tcPr>
            <w:tcW w:w="5000" w:type="pct"/>
            <w:tcBorders>
              <w:top w:val="single" w:sz="4" w:space="0" w:color="BABBBD"/>
              <w:bottom w:val="single" w:sz="4" w:space="0" w:color="BABBBD"/>
            </w:tcBorders>
          </w:tcPr>
          <w:p w14:paraId="77DDADC0" w14:textId="4CCFE09F" w:rsidR="00AC435F" w:rsidRPr="00B01167" w:rsidRDefault="00AC435F" w:rsidP="007C679E">
            <w:pPr>
              <w:pStyle w:val="TableTextLeft"/>
            </w:pPr>
            <w:r w:rsidRPr="00B01167">
              <w:t>SCADA development and integration information, including configuration files of the system, SCADA hardware and field devices settings, source codes, software, credentials, licenses and any other applicable related set-up data</w:t>
            </w:r>
          </w:p>
        </w:tc>
      </w:tr>
      <w:tr w:rsidR="00506418" w:rsidRPr="007C679E" w14:paraId="0A0D2438" w14:textId="77777777" w:rsidTr="007A202A">
        <w:tc>
          <w:tcPr>
            <w:tcW w:w="5000" w:type="pct"/>
            <w:tcBorders>
              <w:top w:val="single" w:sz="4" w:space="0" w:color="BABBBD"/>
              <w:bottom w:val="single" w:sz="4" w:space="0" w:color="BABBBD"/>
            </w:tcBorders>
          </w:tcPr>
          <w:p w14:paraId="01E6B07C" w14:textId="51B2D37F" w:rsidR="00AC435F" w:rsidRPr="00B01167" w:rsidRDefault="00AC435F" w:rsidP="007C679E">
            <w:pPr>
              <w:pStyle w:val="TableTextLeft"/>
            </w:pPr>
            <w:r w:rsidRPr="00B01167">
              <w:t>User manual and guides</w:t>
            </w:r>
          </w:p>
        </w:tc>
      </w:tr>
      <w:tr w:rsidR="00506418" w:rsidRPr="007C679E" w14:paraId="0A60DAB6" w14:textId="77777777" w:rsidTr="007A202A">
        <w:tc>
          <w:tcPr>
            <w:tcW w:w="5000" w:type="pct"/>
            <w:tcBorders>
              <w:top w:val="single" w:sz="4" w:space="0" w:color="BABBBD"/>
              <w:bottom w:val="single" w:sz="4" w:space="0" w:color="BABBBD"/>
            </w:tcBorders>
          </w:tcPr>
          <w:p w14:paraId="35334167" w14:textId="77777777" w:rsidR="00AC435F" w:rsidRPr="00B01167" w:rsidRDefault="00AC435F" w:rsidP="007C679E">
            <w:pPr>
              <w:pStyle w:val="TableTextLeft"/>
              <w:rPr>
                <w:b/>
              </w:rPr>
            </w:pPr>
            <w:r w:rsidRPr="00B01167">
              <w:rPr>
                <w:b/>
              </w:rPr>
              <w:t>Drawings</w:t>
            </w:r>
          </w:p>
        </w:tc>
      </w:tr>
      <w:tr w:rsidR="00506418" w:rsidRPr="007C679E" w14:paraId="3701EC48" w14:textId="77777777" w:rsidTr="007A202A">
        <w:tc>
          <w:tcPr>
            <w:tcW w:w="5000" w:type="pct"/>
            <w:tcBorders>
              <w:top w:val="single" w:sz="4" w:space="0" w:color="BABBBD"/>
              <w:bottom w:val="single" w:sz="4" w:space="0" w:color="BABBBD"/>
            </w:tcBorders>
          </w:tcPr>
          <w:p w14:paraId="40B33B97" w14:textId="77777777" w:rsidR="00AC435F" w:rsidRPr="00B01167" w:rsidRDefault="00AC435F" w:rsidP="007C679E">
            <w:pPr>
              <w:pStyle w:val="TableTextLeft"/>
            </w:pPr>
            <w:r w:rsidRPr="00B01167">
              <w:t>SCADA system block diagram (system architecture)</w:t>
            </w:r>
          </w:p>
        </w:tc>
      </w:tr>
      <w:tr w:rsidR="00506418" w:rsidRPr="007C679E" w14:paraId="222748ED" w14:textId="77777777" w:rsidTr="007A202A">
        <w:tc>
          <w:tcPr>
            <w:tcW w:w="5000" w:type="pct"/>
            <w:tcBorders>
              <w:top w:val="single" w:sz="4" w:space="0" w:color="BABBBD"/>
              <w:bottom w:val="single" w:sz="4" w:space="0" w:color="BABBBD"/>
            </w:tcBorders>
          </w:tcPr>
          <w:p w14:paraId="5FD24ED6" w14:textId="47EBC10C" w:rsidR="00AC435F" w:rsidRPr="00B01167" w:rsidRDefault="00AC435F" w:rsidP="007C679E">
            <w:pPr>
              <w:pStyle w:val="TableTextLeft"/>
            </w:pPr>
            <w:r w:rsidRPr="00B01167">
              <w:t>Layout of SCADA system (including location of string monitors, AMR, weather stations, cabinets, server and control rooms)</w:t>
            </w:r>
          </w:p>
        </w:tc>
      </w:tr>
      <w:tr w:rsidR="00506418" w:rsidRPr="00B3249E" w14:paraId="30319526" w14:textId="77777777" w:rsidTr="007A202A">
        <w:tc>
          <w:tcPr>
            <w:tcW w:w="5000" w:type="pct"/>
            <w:tcBorders>
              <w:top w:val="single" w:sz="4" w:space="0" w:color="BABBBD"/>
              <w:bottom w:val="single" w:sz="4" w:space="0" w:color="BABBBD"/>
            </w:tcBorders>
          </w:tcPr>
          <w:p w14:paraId="58257620" w14:textId="77777777" w:rsidR="00AC435F" w:rsidRPr="00070D34" w:rsidRDefault="00AC435F" w:rsidP="007C679E">
            <w:pPr>
              <w:pStyle w:val="TableTextLeft"/>
              <w:rPr>
                <w:lang w:val="pt-PT"/>
              </w:rPr>
            </w:pPr>
            <w:r w:rsidRPr="00070D34">
              <w:rPr>
                <w:lang w:val="pt-PT"/>
              </w:rPr>
              <w:t>Full SCADA alarm code list</w:t>
            </w:r>
          </w:p>
        </w:tc>
      </w:tr>
      <w:tr w:rsidR="00506418" w:rsidRPr="007C679E" w14:paraId="4C763E81" w14:textId="77777777" w:rsidTr="007A202A">
        <w:tc>
          <w:tcPr>
            <w:tcW w:w="5000" w:type="pct"/>
            <w:tcBorders>
              <w:top w:val="single" w:sz="4" w:space="0" w:color="BABBBD"/>
              <w:bottom w:val="single" w:sz="4" w:space="0" w:color="BABBBD"/>
            </w:tcBorders>
          </w:tcPr>
          <w:p w14:paraId="79339F61" w14:textId="77777777" w:rsidR="00AC435F" w:rsidRPr="00B01167" w:rsidRDefault="00AC435F" w:rsidP="007C679E">
            <w:pPr>
              <w:pStyle w:val="TableTextLeft"/>
            </w:pPr>
            <w:r w:rsidRPr="00B01167">
              <w:t>Communication cabling paths (optic-fibre or similar)</w:t>
            </w:r>
          </w:p>
        </w:tc>
      </w:tr>
      <w:tr w:rsidR="00506418" w:rsidRPr="007C679E" w14:paraId="534EEECE" w14:textId="77777777" w:rsidTr="007A202A">
        <w:tc>
          <w:tcPr>
            <w:tcW w:w="5000" w:type="pct"/>
            <w:tcBorders>
              <w:top w:val="single" w:sz="4" w:space="0" w:color="BABBBD"/>
              <w:bottom w:val="single" w:sz="4" w:space="0" w:color="BABBBD"/>
            </w:tcBorders>
          </w:tcPr>
          <w:p w14:paraId="6F48B4D9" w14:textId="77777777" w:rsidR="00AC435F" w:rsidRPr="00B01167" w:rsidRDefault="00AC435F" w:rsidP="007C679E">
            <w:pPr>
              <w:pStyle w:val="TableTextLeft"/>
            </w:pPr>
            <w:r w:rsidRPr="00B01167">
              <w:t>Fibre-optic patch plan</w:t>
            </w:r>
          </w:p>
        </w:tc>
      </w:tr>
      <w:tr w:rsidR="00506418" w:rsidRPr="007C679E" w14:paraId="36BA0386" w14:textId="77777777" w:rsidTr="007A202A">
        <w:tc>
          <w:tcPr>
            <w:tcW w:w="5000" w:type="pct"/>
            <w:tcBorders>
              <w:top w:val="single" w:sz="4" w:space="0" w:color="BABBBD"/>
              <w:bottom w:val="single" w:sz="4" w:space="0" w:color="BABBBD"/>
            </w:tcBorders>
          </w:tcPr>
          <w:p w14:paraId="162C25FC" w14:textId="77777777" w:rsidR="00AC435F" w:rsidRPr="00B01167" w:rsidRDefault="00AC435F" w:rsidP="007C679E">
            <w:pPr>
              <w:pStyle w:val="TableTextLeft"/>
            </w:pPr>
            <w:r w:rsidRPr="00B01167">
              <w:t>Typical trenches for communication cables</w:t>
            </w:r>
          </w:p>
        </w:tc>
      </w:tr>
      <w:tr w:rsidR="00506418" w:rsidRPr="007C679E" w14:paraId="5F83F575" w14:textId="77777777" w:rsidTr="007A202A">
        <w:tc>
          <w:tcPr>
            <w:tcW w:w="5000" w:type="pct"/>
            <w:tcBorders>
              <w:top w:val="single" w:sz="4" w:space="0" w:color="BABBBD"/>
              <w:bottom w:val="single" w:sz="4" w:space="0" w:color="BABBBD"/>
            </w:tcBorders>
          </w:tcPr>
          <w:p w14:paraId="1925F064" w14:textId="77777777" w:rsidR="00AC435F" w:rsidRPr="00B01167" w:rsidRDefault="00AC435F" w:rsidP="007C679E">
            <w:pPr>
              <w:pStyle w:val="TableTextLeft"/>
            </w:pPr>
            <w:r w:rsidRPr="00B01167">
              <w:t>Single-line diagram auxiliary services</w:t>
            </w:r>
          </w:p>
        </w:tc>
      </w:tr>
      <w:tr w:rsidR="00506418" w:rsidRPr="007C679E" w14:paraId="2EC9E605" w14:textId="77777777" w:rsidTr="007A202A">
        <w:tc>
          <w:tcPr>
            <w:tcW w:w="5000" w:type="pct"/>
            <w:tcBorders>
              <w:top w:val="single" w:sz="4" w:space="0" w:color="BABBBD"/>
              <w:bottom w:val="single" w:sz="4" w:space="0" w:color="BABBBD"/>
            </w:tcBorders>
          </w:tcPr>
          <w:p w14:paraId="646C6E21" w14:textId="77777777" w:rsidR="00AC435F" w:rsidRPr="00B01167" w:rsidRDefault="00AC435F" w:rsidP="007C679E">
            <w:pPr>
              <w:pStyle w:val="TableTextLeft"/>
            </w:pPr>
            <w:r w:rsidRPr="00B01167">
              <w:t>Control cabinet – cabling details</w:t>
            </w:r>
          </w:p>
        </w:tc>
      </w:tr>
      <w:tr w:rsidR="00506418" w:rsidRPr="007C679E" w14:paraId="565D0984" w14:textId="77777777" w:rsidTr="007A202A">
        <w:tc>
          <w:tcPr>
            <w:tcW w:w="5000" w:type="pct"/>
            <w:tcBorders>
              <w:top w:val="single" w:sz="4" w:space="0" w:color="BABBBD"/>
              <w:bottom w:val="single" w:sz="4" w:space="0" w:color="BABBBD"/>
            </w:tcBorders>
          </w:tcPr>
          <w:p w14:paraId="128A153A" w14:textId="04B7E7B1" w:rsidR="00AC435F" w:rsidRPr="00B01167" w:rsidRDefault="00AC435F" w:rsidP="007C679E">
            <w:pPr>
              <w:pStyle w:val="TableTextLeft"/>
            </w:pPr>
            <w:r w:rsidRPr="00B01167">
              <w:t>Monitoring system – cabling details</w:t>
            </w:r>
          </w:p>
        </w:tc>
      </w:tr>
      <w:tr w:rsidR="00506418" w:rsidRPr="007C679E" w14:paraId="05FE3001" w14:textId="77777777" w:rsidTr="007A202A">
        <w:tc>
          <w:tcPr>
            <w:tcW w:w="5000" w:type="pct"/>
            <w:tcBorders>
              <w:top w:val="single" w:sz="4" w:space="0" w:color="BABBBD"/>
              <w:bottom w:val="single" w:sz="4" w:space="0" w:color="BABBBD"/>
            </w:tcBorders>
          </w:tcPr>
          <w:p w14:paraId="4A42F6AD" w14:textId="77777777" w:rsidR="00AC435F" w:rsidRPr="00B01167" w:rsidRDefault="00AC435F" w:rsidP="007C679E">
            <w:pPr>
              <w:pStyle w:val="TableTextLeft"/>
            </w:pPr>
            <w:r w:rsidRPr="00B01167">
              <w:t>Control cabinet – details (incl. foundations)</w:t>
            </w:r>
          </w:p>
        </w:tc>
      </w:tr>
      <w:tr w:rsidR="00506418" w:rsidRPr="007C679E" w14:paraId="064DC08E" w14:textId="77777777" w:rsidTr="007A202A">
        <w:tc>
          <w:tcPr>
            <w:tcW w:w="5000" w:type="pct"/>
            <w:tcBorders>
              <w:top w:val="single" w:sz="4" w:space="0" w:color="BABBBD"/>
              <w:bottom w:val="single" w:sz="4" w:space="0" w:color="BABBBD"/>
            </w:tcBorders>
          </w:tcPr>
          <w:p w14:paraId="03845216" w14:textId="2784E86D" w:rsidR="00AC435F" w:rsidRPr="00B01167" w:rsidRDefault="00AC435F" w:rsidP="007C679E">
            <w:pPr>
              <w:pStyle w:val="TableTextLeft"/>
            </w:pPr>
            <w:r w:rsidRPr="00B01167">
              <w:t>Meteorological station layout and installation details</w:t>
            </w:r>
          </w:p>
        </w:tc>
      </w:tr>
      <w:tr w:rsidR="00506418" w:rsidRPr="007C679E" w14:paraId="1C721B1B" w14:textId="77777777" w:rsidTr="007A202A">
        <w:tc>
          <w:tcPr>
            <w:tcW w:w="5000" w:type="pct"/>
            <w:tcBorders>
              <w:top w:val="single" w:sz="4" w:space="0" w:color="BABBBD"/>
              <w:bottom w:val="single" w:sz="4" w:space="0" w:color="BABBBD"/>
            </w:tcBorders>
          </w:tcPr>
          <w:p w14:paraId="6FE0C1A7" w14:textId="77777777" w:rsidR="00AC435F" w:rsidRPr="00B01167" w:rsidRDefault="00AC435F" w:rsidP="007C679E">
            <w:pPr>
              <w:pStyle w:val="TableTextLeft"/>
              <w:rPr>
                <w:b/>
              </w:rPr>
            </w:pPr>
            <w:r w:rsidRPr="00B01167">
              <w:rPr>
                <w:b/>
              </w:rPr>
              <w:t>Specifications</w:t>
            </w:r>
          </w:p>
        </w:tc>
      </w:tr>
      <w:tr w:rsidR="00506418" w:rsidRPr="007C679E" w14:paraId="2826B480" w14:textId="77777777" w:rsidTr="007A202A">
        <w:tc>
          <w:tcPr>
            <w:tcW w:w="5000" w:type="pct"/>
            <w:tcBorders>
              <w:top w:val="single" w:sz="4" w:space="0" w:color="BABBBD"/>
              <w:bottom w:val="single" w:sz="4" w:space="0" w:color="BABBBD"/>
            </w:tcBorders>
          </w:tcPr>
          <w:p w14:paraId="6086A2F6" w14:textId="77777777" w:rsidR="00AC435F" w:rsidRPr="00B01167" w:rsidRDefault="00AC435F" w:rsidP="007C679E">
            <w:pPr>
              <w:pStyle w:val="TableTextLeft"/>
            </w:pPr>
            <w:r w:rsidRPr="00B01167">
              <w:t>AMR interfaces, weather station equipment, meters</w:t>
            </w:r>
          </w:p>
        </w:tc>
      </w:tr>
      <w:tr w:rsidR="00506418" w:rsidRPr="007C679E" w14:paraId="186882FE" w14:textId="77777777" w:rsidTr="007A202A">
        <w:tc>
          <w:tcPr>
            <w:tcW w:w="5000" w:type="pct"/>
            <w:tcBorders>
              <w:top w:val="single" w:sz="4" w:space="0" w:color="BABBBD"/>
              <w:bottom w:val="single" w:sz="4" w:space="0" w:color="BABBBD"/>
            </w:tcBorders>
          </w:tcPr>
          <w:p w14:paraId="6FE75303" w14:textId="77777777" w:rsidR="00AC435F" w:rsidRPr="00B01167" w:rsidRDefault="00AC435F" w:rsidP="007C679E">
            <w:pPr>
              <w:pStyle w:val="TableTextLeft"/>
            </w:pPr>
            <w:r w:rsidRPr="00B01167">
              <w:t>Keyboard, computer, monitor, server, UPS</w:t>
            </w:r>
          </w:p>
        </w:tc>
      </w:tr>
      <w:tr w:rsidR="00506418" w:rsidRPr="007C679E" w14:paraId="57496CC3" w14:textId="77777777" w:rsidTr="007A202A">
        <w:tc>
          <w:tcPr>
            <w:tcW w:w="5000" w:type="pct"/>
            <w:tcBorders>
              <w:top w:val="single" w:sz="4" w:space="0" w:color="BABBBD"/>
              <w:bottom w:val="single" w:sz="4" w:space="0" w:color="BABBBD"/>
            </w:tcBorders>
          </w:tcPr>
          <w:p w14:paraId="7C760923" w14:textId="77777777" w:rsidR="00AC435F" w:rsidRPr="00B01167" w:rsidRDefault="00AC435F" w:rsidP="007C679E">
            <w:pPr>
              <w:pStyle w:val="TableTextLeft"/>
            </w:pPr>
            <w:r w:rsidRPr="00B01167">
              <w:t>Data communication interfaces (routers, antennas, …)</w:t>
            </w:r>
          </w:p>
        </w:tc>
      </w:tr>
      <w:tr w:rsidR="00506418" w:rsidRPr="007C679E" w14:paraId="0D4E8EEA" w14:textId="77777777" w:rsidTr="007A202A">
        <w:tc>
          <w:tcPr>
            <w:tcW w:w="5000" w:type="pct"/>
            <w:tcBorders>
              <w:top w:val="single" w:sz="4" w:space="0" w:color="BABBBD"/>
              <w:bottom w:val="single" w:sz="4" w:space="0" w:color="BABBBD"/>
            </w:tcBorders>
          </w:tcPr>
          <w:p w14:paraId="36DE6828" w14:textId="72181FB7" w:rsidR="00AC435F" w:rsidRPr="00B01167" w:rsidRDefault="00AC435F" w:rsidP="007C679E">
            <w:pPr>
              <w:pStyle w:val="TableTextLeft"/>
            </w:pPr>
            <w:r w:rsidRPr="00B01167">
              <w:t>Combiner boxes</w:t>
            </w:r>
            <w:r w:rsidR="001A7952">
              <w:t>/string inverters</w:t>
            </w:r>
          </w:p>
        </w:tc>
      </w:tr>
      <w:tr w:rsidR="0052308C" w:rsidRPr="007C679E" w14:paraId="2C261106" w14:textId="77777777" w:rsidTr="007A202A">
        <w:tc>
          <w:tcPr>
            <w:tcW w:w="5000" w:type="pct"/>
            <w:tcBorders>
              <w:top w:val="single" w:sz="4" w:space="0" w:color="BABBBD"/>
              <w:bottom w:val="single" w:sz="4" w:space="0" w:color="BABBBD"/>
            </w:tcBorders>
          </w:tcPr>
          <w:p w14:paraId="5DA20852" w14:textId="7A3F13F4" w:rsidR="0052308C" w:rsidRPr="00B01167" w:rsidRDefault="0052308C" w:rsidP="007C679E">
            <w:pPr>
              <w:pStyle w:val="TableTextLeft"/>
            </w:pPr>
            <w:r>
              <w:t>AC Isolator</w:t>
            </w:r>
          </w:p>
        </w:tc>
      </w:tr>
      <w:tr w:rsidR="00506418" w:rsidRPr="007C679E" w14:paraId="78C139F0" w14:textId="77777777" w:rsidTr="007A202A">
        <w:tc>
          <w:tcPr>
            <w:tcW w:w="5000" w:type="pct"/>
            <w:tcBorders>
              <w:top w:val="single" w:sz="4" w:space="0" w:color="BABBBD"/>
              <w:bottom w:val="single" w:sz="4" w:space="0" w:color="BABBBD"/>
            </w:tcBorders>
          </w:tcPr>
          <w:p w14:paraId="19CD6C52" w14:textId="77777777" w:rsidR="00AC435F" w:rsidRPr="00B01167" w:rsidRDefault="00AC435F" w:rsidP="007C679E">
            <w:pPr>
              <w:pStyle w:val="TableTextLeft"/>
            </w:pPr>
            <w:r w:rsidRPr="00B01167">
              <w:t>Junction boxes</w:t>
            </w:r>
          </w:p>
        </w:tc>
      </w:tr>
      <w:tr w:rsidR="00506418" w:rsidRPr="007C679E" w14:paraId="3B07705B" w14:textId="77777777" w:rsidTr="007A202A">
        <w:tc>
          <w:tcPr>
            <w:tcW w:w="5000" w:type="pct"/>
            <w:tcBorders>
              <w:top w:val="single" w:sz="4" w:space="0" w:color="BABBBD"/>
              <w:bottom w:val="single" w:sz="4" w:space="0" w:color="BABBBD"/>
            </w:tcBorders>
          </w:tcPr>
          <w:p w14:paraId="27D89636" w14:textId="77777777" w:rsidR="00AC435F" w:rsidRPr="00B01167" w:rsidRDefault="00AC435F" w:rsidP="007C679E">
            <w:pPr>
              <w:pStyle w:val="TableTextLeft"/>
            </w:pPr>
            <w:r w:rsidRPr="00B01167">
              <w:t>String monitoring unit</w:t>
            </w:r>
          </w:p>
        </w:tc>
      </w:tr>
      <w:tr w:rsidR="00506418" w:rsidRPr="00B3249E" w14:paraId="488C676D" w14:textId="77777777" w:rsidTr="007A202A">
        <w:tc>
          <w:tcPr>
            <w:tcW w:w="5000" w:type="pct"/>
            <w:tcBorders>
              <w:top w:val="single" w:sz="4" w:space="0" w:color="BABBBD"/>
              <w:bottom w:val="single" w:sz="4" w:space="0" w:color="BABBBD"/>
            </w:tcBorders>
          </w:tcPr>
          <w:p w14:paraId="276E2BA0" w14:textId="72F9DEE1" w:rsidR="00AC435F" w:rsidRPr="00D76E12" w:rsidRDefault="00AC435F" w:rsidP="007C679E">
            <w:pPr>
              <w:pStyle w:val="TableTextLeft"/>
            </w:pPr>
            <w:r w:rsidRPr="00D76E12">
              <w:t>Cables (</w:t>
            </w:r>
            <w:r w:rsidR="00875179">
              <w:t xml:space="preserve">fibre </w:t>
            </w:r>
            <w:r w:rsidRPr="00D76E12">
              <w:t>optic, RS485, RS232, …)</w:t>
            </w:r>
          </w:p>
        </w:tc>
      </w:tr>
      <w:tr w:rsidR="00506418" w:rsidRPr="007C679E" w14:paraId="3FE878A5" w14:textId="77777777" w:rsidTr="007A202A">
        <w:tc>
          <w:tcPr>
            <w:tcW w:w="5000" w:type="pct"/>
            <w:tcBorders>
              <w:top w:val="single" w:sz="4" w:space="0" w:color="BABBBD"/>
              <w:bottom w:val="single" w:sz="4" w:space="0" w:color="BABBBD"/>
            </w:tcBorders>
          </w:tcPr>
          <w:p w14:paraId="4D689351" w14:textId="77777777" w:rsidR="00AC435F" w:rsidRPr="00B01167" w:rsidRDefault="00AC435F" w:rsidP="007C679E">
            <w:pPr>
              <w:pStyle w:val="TableTextLeft"/>
            </w:pPr>
            <w:r w:rsidRPr="00B01167">
              <w:t>Ethernet switches</w:t>
            </w:r>
          </w:p>
        </w:tc>
      </w:tr>
      <w:tr w:rsidR="00506418" w:rsidRPr="007C679E" w14:paraId="62DDFC86" w14:textId="77777777" w:rsidTr="007A202A">
        <w:tc>
          <w:tcPr>
            <w:tcW w:w="5000" w:type="pct"/>
            <w:tcBorders>
              <w:top w:val="single" w:sz="4" w:space="0" w:color="BABBBD"/>
              <w:bottom w:val="single" w:sz="4" w:space="0" w:color="BABBBD"/>
            </w:tcBorders>
          </w:tcPr>
          <w:p w14:paraId="54693333" w14:textId="77777777" w:rsidR="00AC435F" w:rsidRPr="00B01167" w:rsidRDefault="00AC435F" w:rsidP="007C679E">
            <w:pPr>
              <w:pStyle w:val="TableTextLeft"/>
            </w:pPr>
            <w:r w:rsidRPr="00B01167">
              <w:t>Power quality analyser</w:t>
            </w:r>
          </w:p>
        </w:tc>
      </w:tr>
      <w:tr w:rsidR="00506418" w:rsidRPr="007C679E" w14:paraId="62CA5A94" w14:textId="77777777" w:rsidTr="007A202A">
        <w:tc>
          <w:tcPr>
            <w:tcW w:w="5000" w:type="pct"/>
            <w:tcBorders>
              <w:top w:val="single" w:sz="4" w:space="0" w:color="BABBBD"/>
              <w:bottom w:val="single" w:sz="4" w:space="0" w:color="BABBBD"/>
            </w:tcBorders>
          </w:tcPr>
          <w:p w14:paraId="792D8814" w14:textId="77777777" w:rsidR="00AC435F" w:rsidRPr="00B01167" w:rsidRDefault="00AC435F" w:rsidP="007C679E">
            <w:pPr>
              <w:pStyle w:val="TableTextLeft"/>
            </w:pPr>
            <w:r w:rsidRPr="00B01167">
              <w:t>Meteorological station components (pyranometer, temperature sensors, pressure sensors, humidity sensors, wind vane, anemometers, tower)</w:t>
            </w:r>
          </w:p>
        </w:tc>
      </w:tr>
      <w:tr w:rsidR="00506418" w:rsidRPr="007C679E" w14:paraId="485F1CC5" w14:textId="77777777" w:rsidTr="007A202A">
        <w:tc>
          <w:tcPr>
            <w:tcW w:w="5000" w:type="pct"/>
            <w:tcBorders>
              <w:top w:val="single" w:sz="4" w:space="0" w:color="BABBBD"/>
              <w:bottom w:val="single" w:sz="4" w:space="0" w:color="7E8083" w:themeColor="accent4"/>
            </w:tcBorders>
          </w:tcPr>
          <w:p w14:paraId="0801CE97" w14:textId="77777777" w:rsidR="00AC435F" w:rsidRPr="00B01167" w:rsidRDefault="00AC435F" w:rsidP="007C679E">
            <w:pPr>
              <w:pStyle w:val="TableTextLeft"/>
            </w:pPr>
            <w:r w:rsidRPr="00B01167">
              <w:t>Other</w:t>
            </w:r>
          </w:p>
        </w:tc>
      </w:tr>
      <w:tr w:rsidR="00506418" w:rsidRPr="007C679E" w14:paraId="316FAC67" w14:textId="77777777" w:rsidTr="007A202A">
        <w:tc>
          <w:tcPr>
            <w:tcW w:w="5000" w:type="pct"/>
            <w:tcBorders>
              <w:top w:val="single" w:sz="4" w:space="0" w:color="7E8083" w:themeColor="accent4"/>
              <w:bottom w:val="single" w:sz="4" w:space="0" w:color="7E8083" w:themeColor="accent4"/>
            </w:tcBorders>
            <w:shd w:val="clear" w:color="auto" w:fill="EDEEEF"/>
          </w:tcPr>
          <w:p w14:paraId="03DF87F6" w14:textId="77777777" w:rsidR="00AC435F" w:rsidRPr="007A202A" w:rsidRDefault="00AC435F" w:rsidP="007C679E">
            <w:pPr>
              <w:pStyle w:val="TableTextLeft"/>
              <w:rPr>
                <w:b/>
                <w:color w:val="53565A"/>
              </w:rPr>
            </w:pPr>
            <w:r w:rsidRPr="007A202A">
              <w:rPr>
                <w:b/>
                <w:color w:val="53565A"/>
              </w:rPr>
              <w:t>SECURITY SYSTEM</w:t>
            </w:r>
          </w:p>
        </w:tc>
      </w:tr>
      <w:tr w:rsidR="00506418" w:rsidRPr="007C679E" w14:paraId="3D75CB4E" w14:textId="77777777" w:rsidTr="007A202A">
        <w:tc>
          <w:tcPr>
            <w:tcW w:w="5000" w:type="pct"/>
            <w:tcBorders>
              <w:top w:val="single" w:sz="4" w:space="0" w:color="7E8083" w:themeColor="accent4"/>
              <w:bottom w:val="single" w:sz="4" w:space="0" w:color="BABBBD"/>
            </w:tcBorders>
          </w:tcPr>
          <w:p w14:paraId="2435C290" w14:textId="77777777" w:rsidR="00AC435F" w:rsidRPr="007A202A" w:rsidRDefault="00AC435F" w:rsidP="007C679E">
            <w:pPr>
              <w:pStyle w:val="TableTextLeft"/>
              <w:rPr>
                <w:b/>
              </w:rPr>
            </w:pPr>
            <w:r w:rsidRPr="007A202A">
              <w:rPr>
                <w:b/>
              </w:rPr>
              <w:t>Documentation</w:t>
            </w:r>
          </w:p>
        </w:tc>
      </w:tr>
      <w:tr w:rsidR="00506418" w:rsidRPr="007C679E" w14:paraId="44005E97" w14:textId="77777777" w:rsidTr="007A202A">
        <w:tc>
          <w:tcPr>
            <w:tcW w:w="5000" w:type="pct"/>
            <w:tcBorders>
              <w:top w:val="single" w:sz="4" w:space="0" w:color="BABBBD"/>
              <w:bottom w:val="single" w:sz="4" w:space="0" w:color="BABBBD"/>
            </w:tcBorders>
          </w:tcPr>
          <w:p w14:paraId="6B0543A1" w14:textId="07F219C3" w:rsidR="00AC435F" w:rsidRPr="00B01167" w:rsidRDefault="00AC435F" w:rsidP="007C679E">
            <w:pPr>
              <w:pStyle w:val="TableTextLeft"/>
            </w:pPr>
            <w:r w:rsidRPr="00B01167">
              <w:t>Technical description of the security system (civil infrastructures and network)</w:t>
            </w:r>
          </w:p>
        </w:tc>
      </w:tr>
      <w:tr w:rsidR="00506418" w:rsidRPr="007C679E" w14:paraId="067AA27A" w14:textId="77777777" w:rsidTr="007A202A">
        <w:tc>
          <w:tcPr>
            <w:tcW w:w="5000" w:type="pct"/>
            <w:tcBorders>
              <w:top w:val="single" w:sz="4" w:space="0" w:color="BABBBD"/>
              <w:bottom w:val="single" w:sz="4" w:space="0" w:color="BABBBD"/>
            </w:tcBorders>
          </w:tcPr>
          <w:p w14:paraId="5D399E4C" w14:textId="623D8D6D" w:rsidR="00AC435F" w:rsidRPr="00B01167" w:rsidRDefault="00AC435F" w:rsidP="007C679E">
            <w:pPr>
              <w:pStyle w:val="TableTextLeft"/>
            </w:pPr>
            <w:r w:rsidRPr="00B01167">
              <w:t>Technical description of the fence design</w:t>
            </w:r>
          </w:p>
        </w:tc>
      </w:tr>
      <w:tr w:rsidR="00506418" w:rsidRPr="007C679E" w14:paraId="0F046897" w14:textId="77777777" w:rsidTr="007A202A">
        <w:tc>
          <w:tcPr>
            <w:tcW w:w="5000" w:type="pct"/>
            <w:tcBorders>
              <w:top w:val="single" w:sz="4" w:space="0" w:color="BABBBD"/>
              <w:bottom w:val="single" w:sz="4" w:space="0" w:color="BABBBD"/>
            </w:tcBorders>
          </w:tcPr>
          <w:p w14:paraId="29B7E622" w14:textId="14C74CB1" w:rsidR="00AC435F" w:rsidRPr="00B01167" w:rsidRDefault="00AC435F" w:rsidP="007C679E">
            <w:pPr>
              <w:pStyle w:val="TableTextLeft"/>
            </w:pPr>
            <w:r w:rsidRPr="00B01167">
              <w:t>Manuals of each component</w:t>
            </w:r>
          </w:p>
        </w:tc>
      </w:tr>
      <w:tr w:rsidR="00506418" w:rsidRPr="007C679E" w14:paraId="5BEC14C9" w14:textId="77777777" w:rsidTr="007A202A">
        <w:tc>
          <w:tcPr>
            <w:tcW w:w="5000" w:type="pct"/>
            <w:tcBorders>
              <w:top w:val="single" w:sz="4" w:space="0" w:color="BABBBD"/>
              <w:bottom w:val="single" w:sz="4" w:space="0" w:color="BABBBD"/>
            </w:tcBorders>
          </w:tcPr>
          <w:p w14:paraId="372D3236" w14:textId="74D2A9CE" w:rsidR="00AC435F" w:rsidRPr="00B01167" w:rsidRDefault="00AC435F" w:rsidP="007C679E">
            <w:pPr>
              <w:pStyle w:val="TableTextLeft"/>
            </w:pPr>
            <w:r w:rsidRPr="00B01167">
              <w:t>Bill of Quantities</w:t>
            </w:r>
          </w:p>
        </w:tc>
      </w:tr>
      <w:tr w:rsidR="00506418" w:rsidRPr="007C679E" w14:paraId="414BAC78" w14:textId="77777777" w:rsidTr="007A202A">
        <w:tc>
          <w:tcPr>
            <w:tcW w:w="5000" w:type="pct"/>
            <w:tcBorders>
              <w:top w:val="single" w:sz="4" w:space="0" w:color="BABBBD"/>
              <w:bottom w:val="single" w:sz="4" w:space="0" w:color="BABBBD"/>
            </w:tcBorders>
          </w:tcPr>
          <w:p w14:paraId="0AE654B0" w14:textId="77777777" w:rsidR="00AC435F" w:rsidRPr="00B01167" w:rsidRDefault="00AC435F" w:rsidP="007C679E">
            <w:pPr>
              <w:pStyle w:val="TableTextLeft"/>
              <w:rPr>
                <w:b/>
              </w:rPr>
            </w:pPr>
            <w:r w:rsidRPr="00B01167">
              <w:rPr>
                <w:b/>
              </w:rPr>
              <w:t>Drawings</w:t>
            </w:r>
          </w:p>
        </w:tc>
      </w:tr>
      <w:tr w:rsidR="00506418" w:rsidRPr="007C679E" w14:paraId="7E57EC60" w14:textId="77777777" w:rsidTr="007A202A">
        <w:tc>
          <w:tcPr>
            <w:tcW w:w="5000" w:type="pct"/>
            <w:tcBorders>
              <w:top w:val="single" w:sz="4" w:space="0" w:color="BABBBD"/>
              <w:bottom w:val="single" w:sz="4" w:space="0" w:color="BABBBD"/>
            </w:tcBorders>
          </w:tcPr>
          <w:p w14:paraId="0F244AD8" w14:textId="50D569E5" w:rsidR="00AC435F" w:rsidRPr="00B01167" w:rsidRDefault="00AC435F" w:rsidP="007C679E">
            <w:pPr>
              <w:pStyle w:val="TableTextLeft"/>
            </w:pPr>
            <w:r w:rsidRPr="00B01167">
              <w:t>Security and surveillance system block diagram</w:t>
            </w:r>
          </w:p>
        </w:tc>
      </w:tr>
      <w:tr w:rsidR="00506418" w:rsidRPr="007C679E" w14:paraId="31C2F900" w14:textId="77777777" w:rsidTr="007A202A">
        <w:tc>
          <w:tcPr>
            <w:tcW w:w="5000" w:type="pct"/>
            <w:tcBorders>
              <w:top w:val="single" w:sz="4" w:space="0" w:color="BABBBD"/>
              <w:bottom w:val="single" w:sz="4" w:space="0" w:color="BABBBD"/>
            </w:tcBorders>
          </w:tcPr>
          <w:p w14:paraId="0E1409A7" w14:textId="5EBC4E7A" w:rsidR="00AC435F" w:rsidRPr="00B01167" w:rsidRDefault="00AC435F" w:rsidP="007C679E">
            <w:pPr>
              <w:pStyle w:val="TableTextLeft"/>
            </w:pPr>
            <w:r w:rsidRPr="00B01167">
              <w:t>Layout of security system (including location of pylons, cabinets, fence)</w:t>
            </w:r>
          </w:p>
        </w:tc>
      </w:tr>
      <w:tr w:rsidR="00506418" w:rsidRPr="007C679E" w14:paraId="215A46E4" w14:textId="77777777" w:rsidTr="007A202A">
        <w:tc>
          <w:tcPr>
            <w:tcW w:w="5000" w:type="pct"/>
            <w:tcBorders>
              <w:top w:val="single" w:sz="4" w:space="0" w:color="BABBBD"/>
              <w:bottom w:val="single" w:sz="4" w:space="0" w:color="BABBBD"/>
            </w:tcBorders>
          </w:tcPr>
          <w:p w14:paraId="1FD74AB8" w14:textId="77777777" w:rsidR="00AC435F" w:rsidRPr="00B01167" w:rsidRDefault="00AC435F" w:rsidP="007C679E">
            <w:pPr>
              <w:pStyle w:val="TableTextLeft"/>
            </w:pPr>
            <w:r w:rsidRPr="00B01167">
              <w:t>Communication cabling paths (optic-fibre or similar)</w:t>
            </w:r>
          </w:p>
        </w:tc>
      </w:tr>
      <w:tr w:rsidR="00506418" w:rsidRPr="007C679E" w14:paraId="04C982A7" w14:textId="77777777" w:rsidTr="007A202A">
        <w:tc>
          <w:tcPr>
            <w:tcW w:w="5000" w:type="pct"/>
            <w:tcBorders>
              <w:top w:val="single" w:sz="4" w:space="0" w:color="BABBBD"/>
              <w:bottom w:val="single" w:sz="4" w:space="0" w:color="BABBBD"/>
            </w:tcBorders>
          </w:tcPr>
          <w:p w14:paraId="1F5E6EB3" w14:textId="77777777" w:rsidR="00AC435F" w:rsidRPr="00B01167" w:rsidRDefault="00AC435F" w:rsidP="007C679E">
            <w:pPr>
              <w:pStyle w:val="TableTextLeft"/>
            </w:pPr>
            <w:r w:rsidRPr="00B01167">
              <w:t>Typical trenches for communication cables</w:t>
            </w:r>
          </w:p>
        </w:tc>
      </w:tr>
      <w:tr w:rsidR="00506418" w:rsidRPr="007C679E" w14:paraId="14BF7632" w14:textId="77777777" w:rsidTr="007A202A">
        <w:tc>
          <w:tcPr>
            <w:tcW w:w="5000" w:type="pct"/>
            <w:tcBorders>
              <w:top w:val="single" w:sz="4" w:space="0" w:color="BABBBD"/>
              <w:bottom w:val="single" w:sz="4" w:space="0" w:color="BABBBD"/>
            </w:tcBorders>
          </w:tcPr>
          <w:p w14:paraId="41A5E7EE" w14:textId="77777777" w:rsidR="00AC435F" w:rsidRPr="00B01167" w:rsidRDefault="00AC435F" w:rsidP="007C679E">
            <w:pPr>
              <w:pStyle w:val="TableTextLeft"/>
            </w:pPr>
            <w:r w:rsidRPr="00B01167">
              <w:t>Single-line diagram auxiliary services</w:t>
            </w:r>
          </w:p>
        </w:tc>
      </w:tr>
      <w:tr w:rsidR="00506418" w:rsidRPr="007C679E" w14:paraId="220FD746" w14:textId="77777777" w:rsidTr="007A202A">
        <w:tc>
          <w:tcPr>
            <w:tcW w:w="5000" w:type="pct"/>
            <w:tcBorders>
              <w:top w:val="single" w:sz="4" w:space="0" w:color="BABBBD"/>
              <w:bottom w:val="single" w:sz="4" w:space="0" w:color="BABBBD"/>
            </w:tcBorders>
          </w:tcPr>
          <w:p w14:paraId="102622C0" w14:textId="77777777" w:rsidR="00AC435F" w:rsidRPr="00B01167" w:rsidRDefault="00AC435F" w:rsidP="007C679E">
            <w:pPr>
              <w:pStyle w:val="TableTextLeft"/>
            </w:pPr>
            <w:r w:rsidRPr="00B01167">
              <w:t>CCTV pylons – details (incl. foundations)</w:t>
            </w:r>
          </w:p>
        </w:tc>
      </w:tr>
      <w:tr w:rsidR="00506418" w:rsidRPr="007C679E" w14:paraId="40538D82" w14:textId="77777777" w:rsidTr="007A202A">
        <w:tc>
          <w:tcPr>
            <w:tcW w:w="5000" w:type="pct"/>
            <w:tcBorders>
              <w:top w:val="single" w:sz="4" w:space="0" w:color="BABBBD"/>
              <w:bottom w:val="single" w:sz="4" w:space="0" w:color="BABBBD"/>
            </w:tcBorders>
          </w:tcPr>
          <w:p w14:paraId="54C262C2" w14:textId="77777777" w:rsidR="00AC435F" w:rsidRPr="00B01167" w:rsidRDefault="00AC435F" w:rsidP="007C679E">
            <w:pPr>
              <w:pStyle w:val="TableTextLeft"/>
            </w:pPr>
            <w:r w:rsidRPr="00B01167">
              <w:t>Fence – details (incl. foundations)</w:t>
            </w:r>
          </w:p>
        </w:tc>
      </w:tr>
      <w:tr w:rsidR="00506418" w:rsidRPr="007C679E" w14:paraId="276984FA" w14:textId="77777777" w:rsidTr="007A202A">
        <w:tc>
          <w:tcPr>
            <w:tcW w:w="5000" w:type="pct"/>
            <w:tcBorders>
              <w:top w:val="single" w:sz="4" w:space="0" w:color="BABBBD"/>
              <w:bottom w:val="single" w:sz="4" w:space="0" w:color="BABBBD"/>
            </w:tcBorders>
          </w:tcPr>
          <w:p w14:paraId="606896AE" w14:textId="77777777" w:rsidR="00AC435F" w:rsidRPr="00B01167" w:rsidRDefault="00AC435F" w:rsidP="007C679E">
            <w:pPr>
              <w:pStyle w:val="TableTextLeft"/>
            </w:pPr>
            <w:r w:rsidRPr="00B01167">
              <w:t>Gate – details (incl. foundations)</w:t>
            </w:r>
          </w:p>
        </w:tc>
      </w:tr>
      <w:tr w:rsidR="00506418" w:rsidRPr="007C679E" w14:paraId="46805140" w14:textId="77777777" w:rsidTr="007A202A">
        <w:tc>
          <w:tcPr>
            <w:tcW w:w="5000" w:type="pct"/>
            <w:tcBorders>
              <w:top w:val="single" w:sz="4" w:space="0" w:color="BABBBD"/>
              <w:bottom w:val="single" w:sz="4" w:space="0" w:color="BABBBD"/>
            </w:tcBorders>
          </w:tcPr>
          <w:p w14:paraId="161F36A7" w14:textId="77777777" w:rsidR="00AC435F" w:rsidRPr="00B01167" w:rsidRDefault="00AC435F" w:rsidP="007C679E">
            <w:pPr>
              <w:pStyle w:val="TableTextLeft"/>
            </w:pPr>
            <w:r w:rsidRPr="00B01167">
              <w:t>Fence layout with coordinates</w:t>
            </w:r>
          </w:p>
        </w:tc>
      </w:tr>
      <w:tr w:rsidR="00506418" w:rsidRPr="007C679E" w14:paraId="4CFA04FC" w14:textId="77777777" w:rsidTr="007A202A">
        <w:tc>
          <w:tcPr>
            <w:tcW w:w="5000" w:type="pct"/>
            <w:tcBorders>
              <w:top w:val="single" w:sz="4" w:space="0" w:color="BABBBD"/>
              <w:bottom w:val="single" w:sz="4" w:space="0" w:color="BABBBD"/>
            </w:tcBorders>
          </w:tcPr>
          <w:p w14:paraId="43B9E103" w14:textId="77777777" w:rsidR="00AC435F" w:rsidRPr="00B01167" w:rsidRDefault="00AC435F" w:rsidP="007C679E">
            <w:pPr>
              <w:pStyle w:val="TableTextLeft"/>
            </w:pPr>
            <w:r w:rsidRPr="00B01167">
              <w:t>Security cabinet – details</w:t>
            </w:r>
          </w:p>
        </w:tc>
      </w:tr>
      <w:tr w:rsidR="00506418" w:rsidRPr="007C679E" w14:paraId="7FE5C1F4" w14:textId="77777777" w:rsidTr="007A202A">
        <w:tc>
          <w:tcPr>
            <w:tcW w:w="5000" w:type="pct"/>
            <w:tcBorders>
              <w:top w:val="single" w:sz="4" w:space="0" w:color="BABBBD"/>
              <w:bottom w:val="single" w:sz="4" w:space="0" w:color="BABBBD"/>
            </w:tcBorders>
          </w:tcPr>
          <w:p w14:paraId="2E9E09AB" w14:textId="77777777" w:rsidR="00AC435F" w:rsidRPr="00B01167" w:rsidRDefault="00AC435F" w:rsidP="007C679E">
            <w:pPr>
              <w:pStyle w:val="TableTextLeft"/>
            </w:pPr>
            <w:r w:rsidRPr="00B01167">
              <w:t>Security cabinet – foundations</w:t>
            </w:r>
          </w:p>
        </w:tc>
      </w:tr>
      <w:tr w:rsidR="00506418" w:rsidRPr="007C679E" w14:paraId="61BDA5CC" w14:textId="77777777" w:rsidTr="007A202A">
        <w:tc>
          <w:tcPr>
            <w:tcW w:w="5000" w:type="pct"/>
            <w:tcBorders>
              <w:top w:val="single" w:sz="4" w:space="0" w:color="BABBBD"/>
              <w:bottom w:val="single" w:sz="4" w:space="0" w:color="BABBBD"/>
            </w:tcBorders>
          </w:tcPr>
          <w:p w14:paraId="2C4EAFDE" w14:textId="77777777" w:rsidR="00AC435F" w:rsidRPr="00B01167" w:rsidRDefault="00AC435F" w:rsidP="007C679E">
            <w:pPr>
              <w:pStyle w:val="TableTextLeft"/>
            </w:pPr>
            <w:r w:rsidRPr="00B01167">
              <w:t>Security cabinet – cabling details</w:t>
            </w:r>
          </w:p>
        </w:tc>
      </w:tr>
      <w:tr w:rsidR="00506418" w:rsidRPr="007C679E" w14:paraId="4A28AA13" w14:textId="77777777" w:rsidTr="007A202A">
        <w:tc>
          <w:tcPr>
            <w:tcW w:w="5000" w:type="pct"/>
            <w:tcBorders>
              <w:top w:val="single" w:sz="4" w:space="0" w:color="BABBBD"/>
              <w:bottom w:val="single" w:sz="4" w:space="0" w:color="BABBBD"/>
            </w:tcBorders>
          </w:tcPr>
          <w:p w14:paraId="438E6E42" w14:textId="77777777" w:rsidR="00AC435F" w:rsidRPr="00B01167" w:rsidRDefault="00AC435F" w:rsidP="007C679E">
            <w:pPr>
              <w:pStyle w:val="TableTextLeft"/>
              <w:rPr>
                <w:b/>
              </w:rPr>
            </w:pPr>
            <w:r w:rsidRPr="00B01167">
              <w:rPr>
                <w:b/>
              </w:rPr>
              <w:t>Specifications</w:t>
            </w:r>
          </w:p>
        </w:tc>
      </w:tr>
      <w:tr w:rsidR="00506418" w:rsidRPr="007C679E" w14:paraId="5AB8432F" w14:textId="77777777" w:rsidTr="007A202A">
        <w:tc>
          <w:tcPr>
            <w:tcW w:w="5000" w:type="pct"/>
            <w:tcBorders>
              <w:top w:val="single" w:sz="4" w:space="0" w:color="BABBBD"/>
              <w:bottom w:val="single" w:sz="4" w:space="0" w:color="BABBBD"/>
            </w:tcBorders>
          </w:tcPr>
          <w:p w14:paraId="15117B6A" w14:textId="77777777" w:rsidR="00AC435F" w:rsidRPr="00B01167" w:rsidRDefault="00AC435F" w:rsidP="007C679E">
            <w:pPr>
              <w:pStyle w:val="TableTextLeft"/>
            </w:pPr>
            <w:r w:rsidRPr="00B01167">
              <w:t>Thermal camera</w:t>
            </w:r>
          </w:p>
        </w:tc>
      </w:tr>
      <w:tr w:rsidR="00506418" w:rsidRPr="007C679E" w14:paraId="28DAD55C" w14:textId="77777777" w:rsidTr="007A202A">
        <w:tc>
          <w:tcPr>
            <w:tcW w:w="5000" w:type="pct"/>
            <w:tcBorders>
              <w:top w:val="single" w:sz="4" w:space="0" w:color="BABBBD"/>
              <w:bottom w:val="single" w:sz="4" w:space="0" w:color="BABBBD"/>
            </w:tcBorders>
          </w:tcPr>
          <w:p w14:paraId="69F64C52" w14:textId="77777777" w:rsidR="00AC435F" w:rsidRPr="00B01167" w:rsidRDefault="00AC435F" w:rsidP="007C679E">
            <w:pPr>
              <w:pStyle w:val="TableTextLeft"/>
            </w:pPr>
            <w:r w:rsidRPr="00B01167">
              <w:t>Keyboard, computer, monitor, server</w:t>
            </w:r>
          </w:p>
        </w:tc>
      </w:tr>
      <w:tr w:rsidR="00506418" w:rsidRPr="007C679E" w14:paraId="72F1D393" w14:textId="77777777" w:rsidTr="007A202A">
        <w:tc>
          <w:tcPr>
            <w:tcW w:w="5000" w:type="pct"/>
            <w:tcBorders>
              <w:top w:val="single" w:sz="4" w:space="0" w:color="BABBBD"/>
              <w:bottom w:val="single" w:sz="4" w:space="0" w:color="BABBBD"/>
            </w:tcBorders>
          </w:tcPr>
          <w:p w14:paraId="6E37EFA7" w14:textId="77777777" w:rsidR="00AC435F" w:rsidRPr="00B01167" w:rsidRDefault="00AC435F" w:rsidP="007C679E">
            <w:pPr>
              <w:pStyle w:val="TableTextLeft"/>
            </w:pPr>
            <w:r w:rsidRPr="00B01167">
              <w:t>Illuminator (IR)</w:t>
            </w:r>
          </w:p>
        </w:tc>
      </w:tr>
      <w:tr w:rsidR="00506418" w:rsidRPr="007C679E" w14:paraId="5CDB6118" w14:textId="77777777" w:rsidTr="007A202A">
        <w:tc>
          <w:tcPr>
            <w:tcW w:w="5000" w:type="pct"/>
            <w:tcBorders>
              <w:top w:val="single" w:sz="4" w:space="0" w:color="BABBBD"/>
              <w:bottom w:val="single" w:sz="4" w:space="0" w:color="BABBBD"/>
            </w:tcBorders>
          </w:tcPr>
          <w:p w14:paraId="424E9C9F" w14:textId="77777777" w:rsidR="00AC435F" w:rsidRPr="00B01167" w:rsidRDefault="00AC435F" w:rsidP="007C679E">
            <w:pPr>
              <w:pStyle w:val="TableTextLeft"/>
            </w:pPr>
            <w:r w:rsidRPr="00B01167">
              <w:t>Video encoder</w:t>
            </w:r>
          </w:p>
        </w:tc>
      </w:tr>
      <w:tr w:rsidR="00506418" w:rsidRPr="00B3249E" w14:paraId="1E9BF5DB" w14:textId="77777777" w:rsidTr="007A202A">
        <w:tc>
          <w:tcPr>
            <w:tcW w:w="5000" w:type="pct"/>
            <w:tcBorders>
              <w:top w:val="single" w:sz="4" w:space="0" w:color="BABBBD"/>
              <w:bottom w:val="single" w:sz="4" w:space="0" w:color="BABBBD"/>
            </w:tcBorders>
          </w:tcPr>
          <w:p w14:paraId="6728ADAF" w14:textId="76E85865" w:rsidR="00AC435F" w:rsidRPr="00A044C9" w:rsidRDefault="00A837B8" w:rsidP="007C679E">
            <w:pPr>
              <w:pStyle w:val="TableTextLeft"/>
              <w:rPr>
                <w:lang w:val="fr-FR"/>
              </w:rPr>
            </w:pPr>
            <w:r w:rsidRPr="000D0E30">
              <w:t>Cables (</w:t>
            </w:r>
            <w:r>
              <w:t xml:space="preserve">fibre </w:t>
            </w:r>
            <w:r w:rsidRPr="000D0E30">
              <w:t>optic, RS485, RS232, …)</w:t>
            </w:r>
          </w:p>
        </w:tc>
      </w:tr>
      <w:tr w:rsidR="00506418" w:rsidRPr="007C679E" w14:paraId="37898C53" w14:textId="77777777" w:rsidTr="007A202A">
        <w:tc>
          <w:tcPr>
            <w:tcW w:w="5000" w:type="pct"/>
            <w:tcBorders>
              <w:top w:val="single" w:sz="4" w:space="0" w:color="BABBBD"/>
              <w:bottom w:val="single" w:sz="4" w:space="0" w:color="BABBBD"/>
            </w:tcBorders>
          </w:tcPr>
          <w:p w14:paraId="60339FE2" w14:textId="77777777" w:rsidR="00AC435F" w:rsidRPr="00B01167" w:rsidRDefault="00AC435F" w:rsidP="007C679E">
            <w:pPr>
              <w:pStyle w:val="TableTextLeft"/>
            </w:pPr>
            <w:r w:rsidRPr="00B01167">
              <w:t>Ethernet switches</w:t>
            </w:r>
          </w:p>
        </w:tc>
      </w:tr>
      <w:tr w:rsidR="00506418" w:rsidRPr="007C679E" w14:paraId="4F28F7BB" w14:textId="77777777" w:rsidTr="007A202A">
        <w:tc>
          <w:tcPr>
            <w:tcW w:w="5000" w:type="pct"/>
            <w:tcBorders>
              <w:top w:val="single" w:sz="4" w:space="0" w:color="BABBBD"/>
              <w:bottom w:val="single" w:sz="4" w:space="0" w:color="006BA6" w:themeColor="accent1"/>
            </w:tcBorders>
          </w:tcPr>
          <w:p w14:paraId="32D92338" w14:textId="77777777" w:rsidR="00AC435F" w:rsidRPr="00B01167" w:rsidRDefault="00AC435F" w:rsidP="007C679E">
            <w:pPr>
              <w:pStyle w:val="TableTextLeft"/>
            </w:pPr>
            <w:r w:rsidRPr="00B01167">
              <w:t>Other</w:t>
            </w:r>
          </w:p>
        </w:tc>
      </w:tr>
    </w:tbl>
    <w:p w14:paraId="71B49959" w14:textId="6CCA1EBC" w:rsidR="00AC435F" w:rsidRPr="00AC435F" w:rsidRDefault="005C3F17" w:rsidP="005F4CE6">
      <w:pPr>
        <w:pStyle w:val="Heading2"/>
      </w:pPr>
      <w:bookmarkStart w:id="15354" w:name="_Toc487547476"/>
      <w:bookmarkStart w:id="15355" w:name="_Toc489859154"/>
      <w:bookmarkStart w:id="15356" w:name="_Toc500342280"/>
      <w:bookmarkStart w:id="15357" w:name="_Toc530687730"/>
      <w:bookmarkStart w:id="15358" w:name="_Toc530762320"/>
      <w:bookmarkStart w:id="15359" w:name="_Toc534728502"/>
      <w:bookmarkStart w:id="15360" w:name="_Toc134540352"/>
      <w:bookmarkStart w:id="15361" w:name="_Toc140693407"/>
      <w:bookmarkStart w:id="15362" w:name="_Toc142388098"/>
      <w:bookmarkStart w:id="15363" w:name="_Toc153786180"/>
      <w:bookmarkStart w:id="15364" w:name="_Toc153789040"/>
      <w:bookmarkStart w:id="15365" w:name="_Toc154762678"/>
      <w:bookmarkStart w:id="15366" w:name="_Toc157610110"/>
      <w:bookmarkStart w:id="15367" w:name="_Toc195518886"/>
      <w:bookmarkStart w:id="15368" w:name="_Toc195599850"/>
      <w:bookmarkStart w:id="15369" w:name="_Toc223962236"/>
      <w:r w:rsidRPr="00AC435F">
        <w:t xml:space="preserve">Operation </w:t>
      </w:r>
      <w:r w:rsidR="00756811">
        <w:t>a</w:t>
      </w:r>
      <w:r w:rsidR="00D95CD9">
        <w:t>nd</w:t>
      </w:r>
      <w:r w:rsidRPr="00AC435F">
        <w:t xml:space="preserve"> Maintenance Manuals</w:t>
      </w:r>
      <w:bookmarkEnd w:id="15354"/>
      <w:bookmarkEnd w:id="15355"/>
      <w:bookmarkEnd w:id="15356"/>
      <w:bookmarkEnd w:id="15357"/>
      <w:bookmarkEnd w:id="15358"/>
      <w:bookmarkEnd w:id="15359"/>
      <w:bookmarkEnd w:id="15360"/>
      <w:bookmarkEnd w:id="15361"/>
      <w:bookmarkEnd w:id="15362"/>
      <w:bookmarkEnd w:id="15363"/>
      <w:bookmarkEnd w:id="15364"/>
      <w:bookmarkEnd w:id="15365"/>
      <w:bookmarkEnd w:id="15366"/>
      <w:bookmarkEnd w:id="15367"/>
      <w:bookmarkEnd w:id="15368"/>
      <w:bookmarkEnd w:id="15369"/>
    </w:p>
    <w:p w14:paraId="386BD20F" w14:textId="435F47F0" w:rsidR="00AC435F" w:rsidRPr="00AC435F" w:rsidRDefault="00AC435F" w:rsidP="00AC435F">
      <w:r w:rsidRPr="00AC435F">
        <w:t xml:space="preserve">O&amp;M </w:t>
      </w:r>
      <w:r w:rsidR="00904622">
        <w:t>m</w:t>
      </w:r>
      <w:r w:rsidRPr="00AC435F">
        <w:t>anuals shall include the following:</w:t>
      </w:r>
    </w:p>
    <w:p w14:paraId="1B66647D" w14:textId="5D057AAF" w:rsidR="00AC435F" w:rsidRDefault="00E75BE9" w:rsidP="00AC435F">
      <w:pPr>
        <w:pStyle w:val="Bullet10"/>
      </w:pPr>
      <w:r>
        <w:t>Plant</w:t>
      </w:r>
      <w:r w:rsidR="00AC435F">
        <w:t xml:space="preserve"> O&amp;M manual (general).</w:t>
      </w:r>
      <w:r w:rsidR="006C19B0">
        <w:t xml:space="preserve"> This must include as a minimum:</w:t>
      </w:r>
    </w:p>
    <w:p w14:paraId="0C99958F" w14:textId="3D09295C" w:rsidR="008A70CE" w:rsidRDefault="006C19B0" w:rsidP="008A70CE">
      <w:pPr>
        <w:pStyle w:val="Bullet2"/>
      </w:pPr>
      <w:r>
        <w:t xml:space="preserve">Description of the </w:t>
      </w:r>
      <w:r w:rsidR="00E75BE9">
        <w:t>Plant</w:t>
      </w:r>
      <w:r>
        <w:t xml:space="preserve"> and the substation</w:t>
      </w:r>
      <w:r w:rsidR="008E7263">
        <w:t>;</w:t>
      </w:r>
    </w:p>
    <w:p w14:paraId="522BED3D" w14:textId="26638B4B" w:rsidR="006C19B0" w:rsidRDefault="006C19B0" w:rsidP="008A70CE">
      <w:pPr>
        <w:pStyle w:val="Bullet2"/>
      </w:pPr>
      <w:r>
        <w:t>Project information</w:t>
      </w:r>
      <w:r w:rsidR="00967289">
        <w:t xml:space="preserve"> including contact details of the Employer, Contractor, NSP and responsible parties</w:t>
      </w:r>
      <w:r w:rsidR="008E7263">
        <w:t>;</w:t>
      </w:r>
    </w:p>
    <w:p w14:paraId="17B68D18" w14:textId="4EA6887F" w:rsidR="00967289" w:rsidRDefault="00967289" w:rsidP="008A70CE">
      <w:pPr>
        <w:pStyle w:val="Bullet2"/>
      </w:pPr>
      <w:r>
        <w:t>Operating philosophy and all operating procedures</w:t>
      </w:r>
      <w:r w:rsidR="008E7263">
        <w:t>;</w:t>
      </w:r>
    </w:p>
    <w:p w14:paraId="09C1EC99" w14:textId="4275C74C" w:rsidR="00967289" w:rsidRDefault="00967289" w:rsidP="008A70CE">
      <w:pPr>
        <w:pStyle w:val="Bullet2"/>
      </w:pPr>
      <w:r>
        <w:t xml:space="preserve">Maintenance requirements and </w:t>
      </w:r>
      <w:r w:rsidR="00005DE6">
        <w:t>procedures</w:t>
      </w:r>
      <w:r w:rsidR="008E7263">
        <w:t>;</w:t>
      </w:r>
    </w:p>
    <w:p w14:paraId="5EB408DA" w14:textId="474D4D16" w:rsidR="00F13393" w:rsidRDefault="00F13393" w:rsidP="008A70CE">
      <w:pPr>
        <w:pStyle w:val="Bullet2"/>
      </w:pPr>
      <w:r>
        <w:t>Scheduled maintenance plan</w:t>
      </w:r>
      <w:r w:rsidR="008E7263">
        <w:t>;</w:t>
      </w:r>
    </w:p>
    <w:p w14:paraId="7F994E88" w14:textId="38DEEB00" w:rsidR="004525A2" w:rsidRDefault="004525A2" w:rsidP="008A70CE">
      <w:pPr>
        <w:pStyle w:val="Bullet2"/>
      </w:pPr>
      <w:r>
        <w:t xml:space="preserve">Equipment information including datasheets, </w:t>
      </w:r>
      <w:r w:rsidR="00005DE6">
        <w:t xml:space="preserve">list of major equipment, </w:t>
      </w:r>
      <w:r>
        <w:t>equipment description</w:t>
      </w:r>
      <w:r w:rsidR="008E7263">
        <w:t>;</w:t>
      </w:r>
    </w:p>
    <w:p w14:paraId="2CCAC21F" w14:textId="5947B9D0" w:rsidR="002E6749" w:rsidRDefault="002E6749" w:rsidP="008A70CE">
      <w:pPr>
        <w:pStyle w:val="Bullet2"/>
      </w:pPr>
      <w:r>
        <w:t>Description of SCADA system and project specific user guide</w:t>
      </w:r>
      <w:r w:rsidR="008E7263">
        <w:t>; and</w:t>
      </w:r>
    </w:p>
    <w:p w14:paraId="7346938F" w14:textId="55EE6DA7" w:rsidR="00D13931" w:rsidRPr="00AC435F" w:rsidRDefault="00D13931" w:rsidP="006016A9">
      <w:pPr>
        <w:pStyle w:val="Bullet2"/>
      </w:pPr>
      <w:r>
        <w:t>Overview of alarms and trips</w:t>
      </w:r>
      <w:r w:rsidR="00BF68F7">
        <w:t>, information on settings.</w:t>
      </w:r>
    </w:p>
    <w:p w14:paraId="4229DD7C" w14:textId="3FC06A15" w:rsidR="00AC435F" w:rsidRPr="00AC435F" w:rsidRDefault="00E75BE9" w:rsidP="00AC435F">
      <w:pPr>
        <w:pStyle w:val="Bullet10"/>
      </w:pPr>
      <w:r>
        <w:t>Plant</w:t>
      </w:r>
      <w:r w:rsidR="00AC435F">
        <w:t xml:space="preserve"> substation </w:t>
      </w:r>
      <w:r w:rsidR="008354C7">
        <w:t xml:space="preserve">OEM </w:t>
      </w:r>
      <w:r w:rsidR="00AC435F">
        <w:t>O&amp;M manuals package</w:t>
      </w:r>
      <w:r w:rsidR="00BB79EF">
        <w:t>;</w:t>
      </w:r>
    </w:p>
    <w:p w14:paraId="5B22C23A" w14:textId="2373BA2E" w:rsidR="00AC435F" w:rsidRPr="00AC435F" w:rsidRDefault="00AC435F" w:rsidP="00AC435F">
      <w:pPr>
        <w:pStyle w:val="Bullet10"/>
      </w:pPr>
      <w:r>
        <w:t xml:space="preserve">Module </w:t>
      </w:r>
      <w:r w:rsidR="008354C7">
        <w:t xml:space="preserve">OEM </w:t>
      </w:r>
      <w:r>
        <w:t>installation and maintenance manuals</w:t>
      </w:r>
      <w:r w:rsidR="00BB79EF">
        <w:t>;</w:t>
      </w:r>
    </w:p>
    <w:p w14:paraId="5F81FF4A" w14:textId="1E30591E" w:rsidR="00AC435F" w:rsidRDefault="00AC435F" w:rsidP="00AC435F">
      <w:pPr>
        <w:pStyle w:val="Bullet10"/>
        <w:rPr>
          <w:lang w:val="pt-PT"/>
        </w:rPr>
      </w:pPr>
      <w:r w:rsidRPr="00A044C9">
        <w:rPr>
          <w:lang w:val="pt-PT"/>
        </w:rPr>
        <w:t xml:space="preserve">Inverter </w:t>
      </w:r>
      <w:r w:rsidR="00644B56" w:rsidRPr="00A044C9">
        <w:rPr>
          <w:lang w:val="pt-PT"/>
        </w:rPr>
        <w:t xml:space="preserve">OEM </w:t>
      </w:r>
      <w:r w:rsidRPr="00A044C9">
        <w:rPr>
          <w:lang w:val="pt-PT"/>
        </w:rPr>
        <w:t>O&amp;M manual</w:t>
      </w:r>
      <w:r w:rsidR="00BB79EF">
        <w:rPr>
          <w:lang w:val="pt-PT"/>
        </w:rPr>
        <w:t>;</w:t>
      </w:r>
    </w:p>
    <w:p w14:paraId="79555113" w14:textId="189954CF" w:rsidR="0052308C" w:rsidRDefault="0052308C" w:rsidP="00AC435F">
      <w:pPr>
        <w:pStyle w:val="Bullet10"/>
        <w:rPr>
          <w:lang w:val="pt-PT"/>
        </w:rPr>
      </w:pPr>
      <w:r>
        <w:rPr>
          <w:lang w:val="pt-PT"/>
        </w:rPr>
        <w:t>Isolator OEM O&amp;M manual</w:t>
      </w:r>
    </w:p>
    <w:p w14:paraId="192B9A05" w14:textId="40C1DC46" w:rsidR="00AC435F" w:rsidRPr="00A044C9" w:rsidRDefault="00AC435F" w:rsidP="00AC435F">
      <w:pPr>
        <w:pStyle w:val="Bullet10"/>
        <w:rPr>
          <w:lang w:val="pt-PT"/>
        </w:rPr>
      </w:pPr>
      <w:r w:rsidRPr="00A044C9">
        <w:rPr>
          <w:lang w:val="pt-PT"/>
        </w:rPr>
        <w:t xml:space="preserve">Transformer </w:t>
      </w:r>
      <w:r w:rsidR="008354C7" w:rsidRPr="00A044C9">
        <w:rPr>
          <w:lang w:val="pt-PT"/>
        </w:rPr>
        <w:t xml:space="preserve">OEM </w:t>
      </w:r>
      <w:r w:rsidRPr="00A044C9">
        <w:rPr>
          <w:lang w:val="pt-PT"/>
        </w:rPr>
        <w:t>O&amp;M manual</w:t>
      </w:r>
      <w:r w:rsidR="00BB79EF">
        <w:rPr>
          <w:lang w:val="pt-PT"/>
        </w:rPr>
        <w:t>;</w:t>
      </w:r>
    </w:p>
    <w:p w14:paraId="38C06704" w14:textId="4DD8FCD6" w:rsidR="00AC435F" w:rsidRPr="00AC435F" w:rsidRDefault="00AC435F" w:rsidP="00AC435F">
      <w:pPr>
        <w:pStyle w:val="Bullet10"/>
      </w:pPr>
      <w:r>
        <w:t xml:space="preserve">Tracker and mounting structure </w:t>
      </w:r>
      <w:r w:rsidR="008354C7">
        <w:t xml:space="preserve">OEM </w:t>
      </w:r>
      <w:r>
        <w:t>maintenance manual</w:t>
      </w:r>
      <w:r w:rsidR="00BB79EF">
        <w:t>;</w:t>
      </w:r>
    </w:p>
    <w:p w14:paraId="483CDCF1" w14:textId="1E291D65" w:rsidR="00AC435F" w:rsidRDefault="00AC435F" w:rsidP="00AC435F">
      <w:pPr>
        <w:pStyle w:val="Bullet10"/>
      </w:pPr>
      <w:r>
        <w:t xml:space="preserve">Switchgear </w:t>
      </w:r>
      <w:r w:rsidR="00A35472">
        <w:t xml:space="preserve">OEM </w:t>
      </w:r>
      <w:r>
        <w:t>maintenance manual</w:t>
      </w:r>
      <w:r w:rsidR="007737E1">
        <w:t>;</w:t>
      </w:r>
    </w:p>
    <w:p w14:paraId="7C66D514" w14:textId="79CE4072" w:rsidR="00A35472" w:rsidRDefault="00A35472" w:rsidP="00AC435F">
      <w:pPr>
        <w:pStyle w:val="Bullet10"/>
      </w:pPr>
      <w:r>
        <w:t>Combiner box OE</w:t>
      </w:r>
      <w:r w:rsidR="007A4094">
        <w:t>M</w:t>
      </w:r>
      <w:r>
        <w:t xml:space="preserve"> manuals</w:t>
      </w:r>
      <w:r w:rsidR="007737E1">
        <w:t>;</w:t>
      </w:r>
    </w:p>
    <w:p w14:paraId="76EDDE8A" w14:textId="394EC7A4" w:rsidR="00A35472" w:rsidRPr="00AC435F" w:rsidRDefault="00A35472" w:rsidP="00AC435F">
      <w:pPr>
        <w:pStyle w:val="Bullet10"/>
      </w:pPr>
      <w:r>
        <w:t>Weather station OEM manuals</w:t>
      </w:r>
      <w:r w:rsidR="007737E1">
        <w:t>;</w:t>
      </w:r>
    </w:p>
    <w:p w14:paraId="289F9D46" w14:textId="09BC04B1" w:rsidR="008C0F2B" w:rsidRDefault="008C0F2B" w:rsidP="00AC435F">
      <w:pPr>
        <w:pStyle w:val="Bullet10"/>
      </w:pPr>
      <w:r>
        <w:t>Operating procedures, local and remote. Including:</w:t>
      </w:r>
    </w:p>
    <w:p w14:paraId="4ACE5A2B" w14:textId="12DEA8B0" w:rsidR="008C0F2B" w:rsidRDefault="008C0F2B" w:rsidP="008C0F2B">
      <w:pPr>
        <w:pStyle w:val="Bullet2"/>
      </w:pPr>
      <w:r>
        <w:t>Pre-start checks</w:t>
      </w:r>
      <w:r w:rsidR="007737E1">
        <w:t>;</w:t>
      </w:r>
    </w:p>
    <w:p w14:paraId="577FA44C" w14:textId="35902979" w:rsidR="008C0F2B" w:rsidRDefault="008C0F2B" w:rsidP="008C0F2B">
      <w:pPr>
        <w:pStyle w:val="Bullet2"/>
      </w:pPr>
      <w:r>
        <w:t>Auto</w:t>
      </w:r>
      <w:r w:rsidR="00E8040F">
        <w:t>/</w:t>
      </w:r>
      <w:r>
        <w:t>manual start</w:t>
      </w:r>
      <w:r w:rsidR="00E8040F">
        <w:t>-up</w:t>
      </w:r>
      <w:r w:rsidR="00BF68F7">
        <w:t>/energisation</w:t>
      </w:r>
      <w:r w:rsidR="00E8040F">
        <w:t xml:space="preserve"> of plant or sections/feeders</w:t>
      </w:r>
      <w:r w:rsidR="007737E1">
        <w:t>; and</w:t>
      </w:r>
    </w:p>
    <w:p w14:paraId="087C546A" w14:textId="225C1CF5" w:rsidR="00E8040F" w:rsidRDefault="00E8040F" w:rsidP="006016A9">
      <w:pPr>
        <w:pStyle w:val="Bullet2"/>
      </w:pPr>
      <w:r>
        <w:t>Auto/manual shutdown</w:t>
      </w:r>
      <w:r w:rsidR="00BF68F7">
        <w:t>/isolation</w:t>
      </w:r>
      <w:r>
        <w:t xml:space="preserve"> </w:t>
      </w:r>
      <w:r w:rsidRPr="00E8040F">
        <w:t>of plant or sections/feeders.</w:t>
      </w:r>
    </w:p>
    <w:p w14:paraId="61F4F73E" w14:textId="3F4609FD" w:rsidR="00AC435F" w:rsidRPr="00AC435F" w:rsidRDefault="00AC435F" w:rsidP="00AC435F">
      <w:pPr>
        <w:pStyle w:val="Bullet10"/>
      </w:pPr>
      <w:r>
        <w:t>Procedures for verifying correct system operation</w:t>
      </w:r>
      <w:r w:rsidR="007737E1">
        <w:t>;</w:t>
      </w:r>
    </w:p>
    <w:p w14:paraId="0DBE02BB" w14:textId="096035B1" w:rsidR="00AC435F" w:rsidRPr="00AC435F" w:rsidRDefault="00AC435F" w:rsidP="00AC435F">
      <w:pPr>
        <w:pStyle w:val="Bullet10"/>
      </w:pPr>
      <w:r>
        <w:t>Procedure to be followed in case of a system failure</w:t>
      </w:r>
      <w:r w:rsidR="00BF68F7">
        <w:t xml:space="preserve"> or in response to an alarm</w:t>
      </w:r>
      <w:r w:rsidR="007737E1">
        <w:t>;</w:t>
      </w:r>
    </w:p>
    <w:p w14:paraId="4D7B876A" w14:textId="2FD3BA7B" w:rsidR="00AC435F" w:rsidRPr="00AC435F" w:rsidRDefault="00AC435F" w:rsidP="00AC435F">
      <w:pPr>
        <w:pStyle w:val="Bullet10"/>
      </w:pPr>
      <w:r>
        <w:t>Emergency</w:t>
      </w:r>
      <w:r w:rsidR="007A4094">
        <w:t xml:space="preserve"> procedures including emergency</w:t>
      </w:r>
      <w:r>
        <w:t xml:space="preserve"> shutdown/isolation</w:t>
      </w:r>
      <w:r w:rsidR="00F13393">
        <w:t xml:space="preserve"> and start-up/energisation</w:t>
      </w:r>
      <w:r>
        <w:t xml:space="preserve"> procedures</w:t>
      </w:r>
      <w:r w:rsidR="007737E1">
        <w:t>;</w:t>
      </w:r>
    </w:p>
    <w:p w14:paraId="1706D24A" w14:textId="6BB8C67E" w:rsidR="00AC435F" w:rsidRDefault="00AC435F" w:rsidP="00AC435F">
      <w:pPr>
        <w:pStyle w:val="Bullet10"/>
      </w:pPr>
      <w:r>
        <w:t>Maintenance and cleaning recommendations</w:t>
      </w:r>
      <w:r w:rsidR="007737E1">
        <w:t>;</w:t>
      </w:r>
    </w:p>
    <w:p w14:paraId="0FCDCC11" w14:textId="6DB65650" w:rsidR="007B3E51" w:rsidRPr="00AC435F" w:rsidRDefault="007B3E51" w:rsidP="00AC435F">
      <w:pPr>
        <w:pStyle w:val="Bullet10"/>
      </w:pPr>
      <w:r>
        <w:t xml:space="preserve">Replacement of large equipment </w:t>
      </w:r>
      <w:r w:rsidR="007737E1">
        <w:t>strategy,</w:t>
      </w:r>
      <w:r>
        <w:t xml:space="preserve"> including placements of cranes</w:t>
      </w:r>
      <w:r w:rsidR="00746D31">
        <w:t xml:space="preserve"> if required</w:t>
      </w:r>
      <w:r w:rsidR="007737E1">
        <w:t>;</w:t>
      </w:r>
    </w:p>
    <w:p w14:paraId="7BBE201E" w14:textId="2CE453A5" w:rsidR="00AC435F" w:rsidRPr="00AC435F" w:rsidRDefault="00AC435F" w:rsidP="00AC435F">
      <w:pPr>
        <w:pStyle w:val="Bullet10"/>
      </w:pPr>
      <w:r>
        <w:t>Health, safety and environment manual</w:t>
      </w:r>
      <w:r w:rsidR="007737E1">
        <w:t>;</w:t>
      </w:r>
    </w:p>
    <w:p w14:paraId="47E32ACA" w14:textId="4ECCA17C" w:rsidR="00AC435F" w:rsidRPr="00AC435F" w:rsidRDefault="00AC435F" w:rsidP="00AC435F">
      <w:pPr>
        <w:pStyle w:val="Bullet10"/>
      </w:pPr>
      <w:r>
        <w:t>SCADA O&amp;M manual</w:t>
      </w:r>
      <w:r w:rsidR="007737E1">
        <w:t>;</w:t>
      </w:r>
    </w:p>
    <w:p w14:paraId="70ED6604" w14:textId="54FD3F45" w:rsidR="00AC435F" w:rsidRDefault="00AC435F" w:rsidP="00AC435F">
      <w:pPr>
        <w:pStyle w:val="Bullet10"/>
      </w:pPr>
      <w:r>
        <w:t>Warranty documentation</w:t>
      </w:r>
      <w:r w:rsidR="007737E1">
        <w:t>;</w:t>
      </w:r>
    </w:p>
    <w:p w14:paraId="2A094C4A" w14:textId="5577C752" w:rsidR="00101633" w:rsidRDefault="00101633" w:rsidP="00AC435F">
      <w:pPr>
        <w:pStyle w:val="Bullet10"/>
      </w:pPr>
      <w:r>
        <w:t>Scheduled maintenance procedures</w:t>
      </w:r>
      <w:r w:rsidR="007737E1">
        <w:t>;</w:t>
      </w:r>
    </w:p>
    <w:p w14:paraId="47EAEB99" w14:textId="449EF7AD" w:rsidR="000422C9" w:rsidRDefault="000422C9" w:rsidP="00AC435F">
      <w:pPr>
        <w:pStyle w:val="Bullet10"/>
      </w:pPr>
      <w:r>
        <w:t>Trouble-shooting procedures</w:t>
      </w:r>
      <w:r w:rsidR="007737E1">
        <w:t>;</w:t>
      </w:r>
    </w:p>
    <w:p w14:paraId="243EABB9" w14:textId="40BA05F2" w:rsidR="00442786" w:rsidRDefault="00442786" w:rsidP="00AC435F">
      <w:pPr>
        <w:pStyle w:val="Bullet10"/>
      </w:pPr>
      <w:r>
        <w:t>Risk assessment section and health and safety section</w:t>
      </w:r>
      <w:r w:rsidR="007737E1">
        <w:t>;</w:t>
      </w:r>
    </w:p>
    <w:p w14:paraId="2A53B634" w14:textId="5F7A1343" w:rsidR="00442786" w:rsidRDefault="00442786" w:rsidP="00AC435F">
      <w:pPr>
        <w:pStyle w:val="Bullet10"/>
      </w:pPr>
      <w:r>
        <w:t>Reference to As-Built documentation</w:t>
      </w:r>
      <w:r w:rsidR="007737E1">
        <w:t>; and</w:t>
      </w:r>
    </w:p>
    <w:p w14:paraId="5806923E" w14:textId="788FD9B7" w:rsidR="00442786" w:rsidRDefault="00442786" w:rsidP="00AC435F">
      <w:pPr>
        <w:pStyle w:val="Bullet10"/>
      </w:pPr>
      <w:r>
        <w:t>Special</w:t>
      </w:r>
      <w:r w:rsidR="0080767C">
        <w:t>ist</w:t>
      </w:r>
      <w:r>
        <w:t xml:space="preserve"> tools list</w:t>
      </w:r>
      <w:r w:rsidR="007737E1">
        <w:t>.</w:t>
      </w:r>
    </w:p>
    <w:p w14:paraId="5E6F911A" w14:textId="3B2A0029" w:rsidR="00AC435F" w:rsidRPr="00AC435F" w:rsidRDefault="005F4CE6" w:rsidP="00AC435F">
      <w:pPr>
        <w:pStyle w:val="Heading2"/>
      </w:pPr>
      <w:bookmarkStart w:id="15370" w:name="_Toc53493246"/>
      <w:bookmarkStart w:id="15371" w:name="_Toc64359775"/>
      <w:bookmarkStart w:id="15372" w:name="_Toc64446740"/>
      <w:bookmarkStart w:id="15373" w:name="_Toc66779451"/>
      <w:bookmarkStart w:id="15374" w:name="_Toc66795029"/>
      <w:bookmarkStart w:id="15375" w:name="_Toc71559814"/>
      <w:bookmarkStart w:id="15376" w:name="_Toc71560029"/>
      <w:bookmarkStart w:id="15377" w:name="_Toc487547477"/>
      <w:bookmarkStart w:id="15378" w:name="_Toc489859155"/>
      <w:bookmarkStart w:id="15379" w:name="_Toc500342281"/>
      <w:bookmarkStart w:id="15380" w:name="_Toc530687731"/>
      <w:bookmarkStart w:id="15381" w:name="_Toc530762321"/>
      <w:bookmarkStart w:id="15382" w:name="_Toc534728503"/>
      <w:bookmarkStart w:id="15383" w:name="_Toc134540353"/>
      <w:bookmarkStart w:id="15384" w:name="_Toc140693408"/>
      <w:bookmarkStart w:id="15385" w:name="_Toc142388099"/>
      <w:bookmarkStart w:id="15386" w:name="_Toc153786181"/>
      <w:bookmarkStart w:id="15387" w:name="_Toc153789041"/>
      <w:bookmarkStart w:id="15388" w:name="_Toc154762679"/>
      <w:bookmarkStart w:id="15389" w:name="_Toc157610111"/>
      <w:bookmarkStart w:id="15390" w:name="_Toc195518887"/>
      <w:bookmarkStart w:id="15391" w:name="_Toc195599851"/>
      <w:bookmarkStart w:id="15392" w:name="_Toc223962237"/>
      <w:bookmarkEnd w:id="15370"/>
      <w:bookmarkEnd w:id="15371"/>
      <w:bookmarkEnd w:id="15372"/>
      <w:bookmarkEnd w:id="15373"/>
      <w:bookmarkEnd w:id="15374"/>
      <w:bookmarkEnd w:id="15375"/>
      <w:bookmarkEnd w:id="15376"/>
      <w:r w:rsidRPr="00AC435F">
        <w:t>Other Documents</w:t>
      </w:r>
      <w:bookmarkEnd w:id="15377"/>
      <w:bookmarkEnd w:id="15378"/>
      <w:bookmarkEnd w:id="15379"/>
      <w:bookmarkEnd w:id="15380"/>
      <w:bookmarkEnd w:id="15381"/>
      <w:bookmarkEnd w:id="15382"/>
      <w:bookmarkEnd w:id="15383"/>
      <w:bookmarkEnd w:id="15384"/>
      <w:bookmarkEnd w:id="15385"/>
      <w:bookmarkEnd w:id="15386"/>
      <w:bookmarkEnd w:id="15387"/>
      <w:bookmarkEnd w:id="15388"/>
      <w:bookmarkEnd w:id="15389"/>
      <w:bookmarkEnd w:id="15390"/>
      <w:bookmarkEnd w:id="15391"/>
      <w:bookmarkEnd w:id="15392"/>
    </w:p>
    <w:p w14:paraId="791E70C7" w14:textId="77777777" w:rsidR="00AC435F" w:rsidRPr="00AC435F" w:rsidRDefault="00AC435F" w:rsidP="00AC435F">
      <w:r w:rsidRPr="00AC435F">
        <w:t>Other Documents shall include the following:</w:t>
      </w:r>
    </w:p>
    <w:p w14:paraId="1FD9766F" w14:textId="45749587" w:rsidR="00AC435F" w:rsidRPr="00AC435F" w:rsidRDefault="00AC435F" w:rsidP="00AC435F">
      <w:pPr>
        <w:pStyle w:val="Bullet10"/>
      </w:pPr>
      <w:r>
        <w:t xml:space="preserve">Spare </w:t>
      </w:r>
      <w:r w:rsidR="00904622">
        <w:t>P</w:t>
      </w:r>
      <w:r>
        <w:t>arts list</w:t>
      </w:r>
      <w:r w:rsidR="00E26DB6">
        <w:t>;</w:t>
      </w:r>
    </w:p>
    <w:p w14:paraId="74A148C7" w14:textId="33A62372" w:rsidR="00AC435F" w:rsidRPr="00AC435F" w:rsidRDefault="00AC435F" w:rsidP="00AC435F">
      <w:pPr>
        <w:pStyle w:val="Bullet10"/>
      </w:pPr>
      <w:r>
        <w:t>Lists and specifications for materials and accessories</w:t>
      </w:r>
      <w:r w:rsidR="00E26DB6">
        <w:t>;</w:t>
      </w:r>
    </w:p>
    <w:p w14:paraId="6A71ECEE" w14:textId="1EAA8AE6" w:rsidR="00AC435F" w:rsidRPr="00AC435F" w:rsidRDefault="00AC435F" w:rsidP="00AC435F">
      <w:pPr>
        <w:pStyle w:val="Bullet10"/>
      </w:pPr>
      <w:r>
        <w:t>Flash test reports for each single module</w:t>
      </w:r>
      <w:r w:rsidR="00E26DB6">
        <w:t>;</w:t>
      </w:r>
    </w:p>
    <w:p w14:paraId="2F9B635E" w14:textId="32705EFC" w:rsidR="00AC435F" w:rsidRPr="00AC435F" w:rsidRDefault="00AC435F" w:rsidP="00AC435F">
      <w:pPr>
        <w:pStyle w:val="Bullet10"/>
      </w:pPr>
      <w:r>
        <w:t>Manufacturer’s warranty certificates</w:t>
      </w:r>
      <w:r w:rsidR="00E26DB6">
        <w:t>;</w:t>
      </w:r>
    </w:p>
    <w:p w14:paraId="773FDF1E" w14:textId="797D7661" w:rsidR="00AC435F" w:rsidRPr="00AC435F" w:rsidRDefault="00AC435F" w:rsidP="00AC435F">
      <w:pPr>
        <w:pStyle w:val="Bullet10"/>
      </w:pPr>
      <w:r>
        <w:t>Quality assurance testing reports on the modules</w:t>
      </w:r>
      <w:r w:rsidR="00E26DB6">
        <w:t>;</w:t>
      </w:r>
    </w:p>
    <w:p w14:paraId="685F7729" w14:textId="66D0C9B4" w:rsidR="00AC435F" w:rsidRPr="00AC435F" w:rsidRDefault="00AC435F" w:rsidP="00AC435F">
      <w:pPr>
        <w:pStyle w:val="Bullet10"/>
      </w:pPr>
      <w:r>
        <w:t>Quality assurance testing reports on the inverters</w:t>
      </w:r>
      <w:r w:rsidR="00E26DB6">
        <w:t>;</w:t>
      </w:r>
    </w:p>
    <w:p w14:paraId="316B4413" w14:textId="60941A06" w:rsidR="00AC435F" w:rsidRPr="00AC435F" w:rsidRDefault="00AC435F" w:rsidP="00AC435F">
      <w:pPr>
        <w:pStyle w:val="Bullet10"/>
      </w:pPr>
      <w:r>
        <w:t>Quality assurance testing reports on the transformers</w:t>
      </w:r>
      <w:r w:rsidR="00E26DB6">
        <w:t>;</w:t>
      </w:r>
    </w:p>
    <w:p w14:paraId="7B1F611E" w14:textId="662B7326" w:rsidR="00AC435F" w:rsidRPr="00AC435F" w:rsidRDefault="00AC435F" w:rsidP="00AC435F">
      <w:pPr>
        <w:pStyle w:val="Bullet10"/>
      </w:pPr>
      <w:r>
        <w:t>Quality and test report for the rest of the materials and equipment (QA/QC)</w:t>
      </w:r>
      <w:r w:rsidR="00E26DB6">
        <w:t>;</w:t>
      </w:r>
    </w:p>
    <w:p w14:paraId="7DDDC264" w14:textId="0417083F" w:rsidR="00AC435F" w:rsidRPr="00AC435F" w:rsidRDefault="00AC435F" w:rsidP="00AC435F">
      <w:pPr>
        <w:pStyle w:val="Bullet10"/>
      </w:pPr>
      <w:r>
        <w:t>Earthing protection drawings and survey reports</w:t>
      </w:r>
      <w:r w:rsidR="00E26DB6">
        <w:t>;</w:t>
      </w:r>
    </w:p>
    <w:p w14:paraId="3F777854" w14:textId="3F4B6CB4" w:rsidR="00AC435F" w:rsidRPr="00AC435F" w:rsidRDefault="00AC435F" w:rsidP="00AC435F">
      <w:pPr>
        <w:pStyle w:val="Bullet10"/>
      </w:pPr>
      <w:r>
        <w:t>Site electrical test reports</w:t>
      </w:r>
      <w:r w:rsidR="00E26DB6">
        <w:t>;</w:t>
      </w:r>
    </w:p>
    <w:p w14:paraId="65500E0C" w14:textId="3AA1E8D2" w:rsidR="00AC435F" w:rsidRPr="00AC435F" w:rsidRDefault="00AC435F" w:rsidP="00AC435F">
      <w:pPr>
        <w:pStyle w:val="Bullet10"/>
      </w:pPr>
      <w:r>
        <w:t>Component commissioning records in accordance with IEC62446</w:t>
      </w:r>
      <w:r w:rsidR="00E26DB6">
        <w:t>;</w:t>
      </w:r>
    </w:p>
    <w:p w14:paraId="4B37D2E7" w14:textId="5DCAAC17" w:rsidR="00AC435F" w:rsidRPr="00AC435F" w:rsidRDefault="00AC435F" w:rsidP="00AC435F">
      <w:pPr>
        <w:pStyle w:val="Bullet10"/>
      </w:pPr>
      <w:r>
        <w:t>Certificates of compliance for all electrical buildings</w:t>
      </w:r>
      <w:r w:rsidR="00E26DB6">
        <w:t>;</w:t>
      </w:r>
    </w:p>
    <w:p w14:paraId="37A2BB04" w14:textId="3923E3D0" w:rsidR="00AC435F" w:rsidRPr="00AC435F" w:rsidRDefault="00AC435F" w:rsidP="00AC435F">
      <w:pPr>
        <w:pStyle w:val="Bullet10"/>
      </w:pPr>
      <w:r>
        <w:t>IEC certificates of compliance for electrical components</w:t>
      </w:r>
      <w:r w:rsidR="00E26DB6">
        <w:t>;</w:t>
      </w:r>
    </w:p>
    <w:p w14:paraId="78ED4CC9" w14:textId="1D26E227" w:rsidR="00AC435F" w:rsidRPr="00AC435F" w:rsidRDefault="00AC435F" w:rsidP="00AC435F">
      <w:pPr>
        <w:pStyle w:val="Bullet10"/>
      </w:pPr>
      <w:r>
        <w:t>Geological survey</w:t>
      </w:r>
      <w:r w:rsidR="00E26DB6">
        <w:t>;</w:t>
      </w:r>
    </w:p>
    <w:p w14:paraId="42A7AE09" w14:textId="011CE866" w:rsidR="00AC435F" w:rsidRPr="00AC435F" w:rsidRDefault="00AC435F" w:rsidP="00AC435F">
      <w:pPr>
        <w:pStyle w:val="Bullet10"/>
      </w:pPr>
      <w:r>
        <w:t>Hydrological survey</w:t>
      </w:r>
      <w:r w:rsidR="00E26DB6">
        <w:t>;</w:t>
      </w:r>
    </w:p>
    <w:p w14:paraId="35CC6237" w14:textId="5FA28132" w:rsidR="00AC435F" w:rsidRPr="00AC435F" w:rsidRDefault="00AC435F" w:rsidP="00AC435F">
      <w:pPr>
        <w:pStyle w:val="Bullet10"/>
      </w:pPr>
      <w:r>
        <w:t>Topographical survey</w:t>
      </w:r>
      <w:r w:rsidR="00E26DB6">
        <w:t>;</w:t>
      </w:r>
    </w:p>
    <w:p w14:paraId="7CE0B4BD" w14:textId="2276B3A5" w:rsidR="00AC435F" w:rsidRPr="00AC435F" w:rsidRDefault="00AC435F" w:rsidP="00AC435F">
      <w:pPr>
        <w:pStyle w:val="Bullet10"/>
      </w:pPr>
      <w:r>
        <w:t>Chemical soil analysis</w:t>
      </w:r>
      <w:r w:rsidR="00E26DB6">
        <w:t>; and</w:t>
      </w:r>
    </w:p>
    <w:p w14:paraId="5921A781" w14:textId="7C524467" w:rsidR="00276225" w:rsidRDefault="00AC435F" w:rsidP="00276225">
      <w:pPr>
        <w:pStyle w:val="Bullet10"/>
      </w:pPr>
      <w:r>
        <w:t>Training programme</w:t>
      </w:r>
      <w:r w:rsidR="00E26DB6">
        <w:t>.</w:t>
      </w:r>
    </w:p>
    <w:p w14:paraId="64FFFBAC" w14:textId="7D02C411" w:rsidR="00276225" w:rsidRDefault="00276225"/>
    <w:bookmarkStart w:id="15393" w:name="BM_SecBreakAppNoPgNo" w:displacedByCustomXml="next"/>
    <w:sdt>
      <w:sdtPr>
        <w:alias w:val="Locked Section Break"/>
        <w:id w:val="1746371632"/>
        <w:lock w:val="sdtContentLocked"/>
        <w:placeholder>
          <w:docPart w:val="3835BA0BBCA4416DBCEDA6E054820C71"/>
        </w:placeholder>
        <w:showingPlcHdr/>
      </w:sdtPr>
      <w:sdtEndPr/>
      <w:sdtContent>
        <w:p w14:paraId="41F63A6F" w14:textId="2AC4CFFF" w:rsidR="00276225" w:rsidRDefault="00276225">
          <w:pPr>
            <w:sectPr w:rsidR="00276225" w:rsidSect="0045566F">
              <w:headerReference w:type="default" r:id="rId18"/>
              <w:footerReference w:type="default" r:id="rId19"/>
              <w:pgSz w:w="11906" w:h="16838" w:code="9"/>
              <w:pgMar w:top="2268" w:right="851" w:bottom="1418" w:left="1985" w:header="567" w:footer="567" w:gutter="0"/>
              <w:pgNumType w:chapStyle="7"/>
              <w:cols w:space="708"/>
              <w:docGrid w:linePitch="360"/>
            </w:sectPr>
          </w:pPr>
          <w:r w:rsidRPr="00377101">
            <w:rPr>
              <w:rStyle w:val="PlaceholderText"/>
            </w:rPr>
            <w:t xml:space="preserve"> </w:t>
          </w:r>
        </w:p>
      </w:sdtContent>
    </w:sdt>
    <w:p w14:paraId="4A7698B3" w14:textId="7872E3C0" w:rsidR="00276225" w:rsidRDefault="005F4CE6" w:rsidP="00276225">
      <w:pPr>
        <w:pStyle w:val="AppendixDivider"/>
      </w:pPr>
      <w:bookmarkStart w:id="15394" w:name="_Toc329091665"/>
      <w:bookmarkStart w:id="15395" w:name="_Toc329091678"/>
      <w:bookmarkStart w:id="15396" w:name="_Toc134540354"/>
      <w:bookmarkStart w:id="15397" w:name="_Toc140693409"/>
      <w:bookmarkStart w:id="15398" w:name="_Toc142388100"/>
      <w:bookmarkStart w:id="15399" w:name="_Toc153786182"/>
      <w:bookmarkStart w:id="15400" w:name="_Toc153789042"/>
      <w:bookmarkStart w:id="15401" w:name="_Toc154762680"/>
      <w:bookmarkStart w:id="15402" w:name="_Toc157610112"/>
      <w:bookmarkStart w:id="15403" w:name="_Toc195518888"/>
      <w:bookmarkStart w:id="15404" w:name="_Toc195599852"/>
      <w:bookmarkStart w:id="15405" w:name="_Toc223962238"/>
      <w:bookmarkEnd w:id="15393"/>
      <w:r w:rsidRPr="004F7FBD">
        <w:t>Appendices</w:t>
      </w:r>
      <w:bookmarkEnd w:id="15394"/>
      <w:bookmarkEnd w:id="15395"/>
      <w:bookmarkEnd w:id="15396"/>
      <w:bookmarkEnd w:id="15397"/>
      <w:bookmarkEnd w:id="15398"/>
      <w:bookmarkEnd w:id="15399"/>
      <w:bookmarkEnd w:id="15400"/>
      <w:bookmarkEnd w:id="15401"/>
      <w:bookmarkEnd w:id="15402"/>
      <w:bookmarkEnd w:id="15403"/>
      <w:bookmarkEnd w:id="15404"/>
      <w:bookmarkEnd w:id="15405"/>
    </w:p>
    <w:p w14:paraId="38926879" w14:textId="71BB0B6D" w:rsidR="00276225" w:rsidRDefault="00276225" w:rsidP="006016A9">
      <w:r w:rsidRPr="006016A9">
        <w:rPr>
          <w:highlight w:val="yellow"/>
        </w:rPr>
        <w:t>&lt;</w:t>
      </w:r>
      <w:r w:rsidR="00B83AFD" w:rsidRPr="006016A9">
        <w:rPr>
          <w:highlight w:val="yellow"/>
        </w:rPr>
        <w:t>Below Appendices may form part of the Contract.</w:t>
      </w:r>
      <w:r w:rsidRPr="006016A9">
        <w:rPr>
          <w:highlight w:val="yellow"/>
        </w:rPr>
        <w:t>&gt;</w:t>
      </w:r>
    </w:p>
    <w:p w14:paraId="3D14C7B7" w14:textId="4723EF7A" w:rsidR="0093050A" w:rsidRDefault="005F4CE6" w:rsidP="0093050A">
      <w:pPr>
        <w:pStyle w:val="AppHead"/>
      </w:pPr>
      <w:bookmarkStart w:id="15406" w:name="_Toc154762681"/>
      <w:bookmarkStart w:id="15407" w:name="_Toc223962239"/>
      <w:bookmarkStart w:id="15408" w:name="_Ref71879430"/>
      <w:bookmarkStart w:id="15409" w:name="_Toc134540355"/>
      <w:bookmarkStart w:id="15410" w:name="_Toc140693410"/>
      <w:bookmarkStart w:id="15411" w:name="_Toc142388101"/>
      <w:bookmarkStart w:id="15412" w:name="_Toc153786183"/>
      <w:bookmarkStart w:id="15413" w:name="_Toc153789043"/>
      <w:bookmarkStart w:id="15414" w:name="_Toc157610113"/>
      <w:bookmarkStart w:id="15415" w:name="_Toc195518889"/>
      <w:bookmarkStart w:id="15416" w:name="_Toc195599853"/>
      <w:r>
        <w:t>Employer Provided Documentation List</w:t>
      </w:r>
      <w:bookmarkEnd w:id="15406"/>
      <w:bookmarkEnd w:id="15407"/>
      <w:r>
        <w:t xml:space="preserve"> </w:t>
      </w:r>
      <w:bookmarkEnd w:id="15408"/>
      <w:bookmarkEnd w:id="15409"/>
      <w:bookmarkEnd w:id="15410"/>
      <w:bookmarkEnd w:id="15411"/>
      <w:bookmarkEnd w:id="15412"/>
      <w:bookmarkEnd w:id="15413"/>
      <w:bookmarkEnd w:id="15414"/>
      <w:bookmarkEnd w:id="15415"/>
      <w:bookmarkEnd w:id="15416"/>
    </w:p>
    <w:p w14:paraId="7050E12C" w14:textId="72F281E7" w:rsidR="00B83AFD" w:rsidRDefault="00E82061" w:rsidP="00F57F6A">
      <w:pPr>
        <w:pStyle w:val="AppSubHead"/>
      </w:pPr>
      <w:bookmarkStart w:id="15417" w:name="_Toc195599854"/>
      <w:bookmarkStart w:id="15418" w:name="_Toc223962240"/>
      <w:r>
        <w:t xml:space="preserve">Planning </w:t>
      </w:r>
      <w:r w:rsidR="00F57F6A">
        <w:t>D</w:t>
      </w:r>
      <w:r w:rsidR="005D6612">
        <w:t>ocumentation</w:t>
      </w:r>
      <w:bookmarkEnd w:id="15417"/>
      <w:bookmarkEnd w:id="15418"/>
      <w:r w:rsidR="005D6612">
        <w:t xml:space="preserve"> </w:t>
      </w:r>
    </w:p>
    <w:p w14:paraId="3F287A6A" w14:textId="3E621AF4" w:rsidR="007B0DF7" w:rsidRDefault="00CF0CEA" w:rsidP="007B0DF7">
      <w:pPr>
        <w:pStyle w:val="Bullet10"/>
      </w:pPr>
      <w:r>
        <w:t>Site layout</w:t>
      </w:r>
      <w:r w:rsidR="00B656C3">
        <w:t>;</w:t>
      </w:r>
    </w:p>
    <w:p w14:paraId="55C41E6B" w14:textId="02248400" w:rsidR="00CF0CEA" w:rsidRDefault="00CF1EC8" w:rsidP="007B0DF7">
      <w:pPr>
        <w:pStyle w:val="Bullet10"/>
      </w:pPr>
      <w:r>
        <w:t>Site l</w:t>
      </w:r>
      <w:r w:rsidR="00CF0CEA">
        <w:t>ocation plan</w:t>
      </w:r>
      <w:r w:rsidR="00B656C3">
        <w:t>;</w:t>
      </w:r>
    </w:p>
    <w:p w14:paraId="4358C0CD" w14:textId="10FF05C0" w:rsidR="00CF0CEA" w:rsidRDefault="00CF0CEA" w:rsidP="007B0DF7">
      <w:pPr>
        <w:pStyle w:val="Bullet10"/>
      </w:pPr>
      <w:r>
        <w:t>Decision notice</w:t>
      </w:r>
      <w:r w:rsidR="00B656C3">
        <w:t>;</w:t>
      </w:r>
    </w:p>
    <w:p w14:paraId="57C95609" w14:textId="16249B77" w:rsidR="007E3529" w:rsidRDefault="006B4B5F" w:rsidP="007B0DF7">
      <w:pPr>
        <w:pStyle w:val="Bullet10"/>
      </w:pPr>
      <w:r>
        <w:t>Surveys</w:t>
      </w:r>
      <w:r w:rsidR="00FC5BF3">
        <w:t xml:space="preserve"> requested by the Local Planning Authority (LPA) is applicable:</w:t>
      </w:r>
    </w:p>
    <w:p w14:paraId="6B29331C" w14:textId="000E43DE" w:rsidR="00FC5BF3" w:rsidRDefault="00FC5BF3" w:rsidP="00FC5BF3">
      <w:pPr>
        <w:pStyle w:val="Bullet2"/>
      </w:pPr>
      <w:r>
        <w:t xml:space="preserve">Construction </w:t>
      </w:r>
      <w:r w:rsidR="00B255D5">
        <w:t>M</w:t>
      </w:r>
      <w:r>
        <w:t xml:space="preserve">anagement </w:t>
      </w:r>
      <w:r w:rsidR="00B255D5">
        <w:t>P</w:t>
      </w:r>
      <w:r>
        <w:t>lan;</w:t>
      </w:r>
    </w:p>
    <w:p w14:paraId="545697ED" w14:textId="47A7B154" w:rsidR="00FC5BF3" w:rsidRDefault="00CF1EC8" w:rsidP="00FC5BF3">
      <w:pPr>
        <w:pStyle w:val="Bullet2"/>
      </w:pPr>
      <w:r>
        <w:t>Noise Assessment;</w:t>
      </w:r>
    </w:p>
    <w:p w14:paraId="16CDCA5B" w14:textId="23247752" w:rsidR="00CF1EC8" w:rsidRDefault="00CF1EC8" w:rsidP="00FC5BF3">
      <w:pPr>
        <w:pStyle w:val="Bullet2"/>
      </w:pPr>
      <w:r>
        <w:t>H</w:t>
      </w:r>
      <w:r w:rsidR="00BF201B">
        <w:t xml:space="preserve">ydrology and Drainage assessment; </w:t>
      </w:r>
    </w:p>
    <w:p w14:paraId="0A10E7C2" w14:textId="77777777" w:rsidR="00B9208E" w:rsidRDefault="00FF71F4" w:rsidP="00FC5BF3">
      <w:pPr>
        <w:pStyle w:val="Bullet2"/>
      </w:pPr>
      <w:r>
        <w:t>Construction Traffic Management Plan (CTMP</w:t>
      </w:r>
      <w:r w:rsidR="00B9208E">
        <w:t xml:space="preserve">); and </w:t>
      </w:r>
    </w:p>
    <w:p w14:paraId="6A6F3C6E" w14:textId="205B0596" w:rsidR="00BF201B" w:rsidRDefault="00B9208E" w:rsidP="00FC5BF3">
      <w:pPr>
        <w:pStyle w:val="Bullet2"/>
      </w:pPr>
      <w:r>
        <w:t>Landscape</w:t>
      </w:r>
      <w:r w:rsidR="00B656C3">
        <w:t xml:space="preserve"> Ecological Management Plan (LEMP), </w:t>
      </w:r>
      <w:r>
        <w:t>etc.</w:t>
      </w:r>
    </w:p>
    <w:p w14:paraId="220F9416" w14:textId="0B6D5AB6" w:rsidR="00B656C3" w:rsidRDefault="00B656C3" w:rsidP="00B656C3">
      <w:pPr>
        <w:pStyle w:val="Bullet10"/>
      </w:pPr>
      <w:r>
        <w:t>Proof of discharge of pre-commencement conditions.</w:t>
      </w:r>
    </w:p>
    <w:p w14:paraId="2C4864B9" w14:textId="2C252761" w:rsidR="00223546" w:rsidRDefault="00223546" w:rsidP="00223546">
      <w:pPr>
        <w:pStyle w:val="AppSubHead"/>
      </w:pPr>
      <w:bookmarkStart w:id="15419" w:name="_Toc195599855"/>
      <w:bookmarkStart w:id="15420" w:name="_Toc223962241"/>
      <w:r>
        <w:t>Land Lease documentation</w:t>
      </w:r>
      <w:bookmarkEnd w:id="15419"/>
      <w:bookmarkEnd w:id="15420"/>
    </w:p>
    <w:p w14:paraId="1E89D296" w14:textId="392DCA89" w:rsidR="00223546" w:rsidRDefault="0008219F" w:rsidP="0008219F">
      <w:pPr>
        <w:pStyle w:val="Bullet10"/>
      </w:pPr>
      <w:r>
        <w:t>Land lease</w:t>
      </w:r>
      <w:r w:rsidR="000D5DD4">
        <w:t>/Option for Lease</w:t>
      </w:r>
      <w:r>
        <w:t xml:space="preserve"> agreement</w:t>
      </w:r>
      <w:r w:rsidR="00DF613A">
        <w:t>; and</w:t>
      </w:r>
    </w:p>
    <w:p w14:paraId="51465B83" w14:textId="4B9B51B2" w:rsidR="0008219F" w:rsidRDefault="0008219F" w:rsidP="0008219F">
      <w:pPr>
        <w:pStyle w:val="Bullet10"/>
      </w:pPr>
      <w:r>
        <w:t>Site plan</w:t>
      </w:r>
      <w:r w:rsidR="00DF613A">
        <w:t>.</w:t>
      </w:r>
    </w:p>
    <w:p w14:paraId="25871D02" w14:textId="27A897F8" w:rsidR="00F57F6A" w:rsidRDefault="00F57F6A" w:rsidP="00587A7D">
      <w:pPr>
        <w:pStyle w:val="AppSubHead"/>
      </w:pPr>
      <w:bookmarkStart w:id="15421" w:name="_Toc195599856"/>
      <w:bookmarkStart w:id="15422" w:name="_Toc223962242"/>
      <w:r>
        <w:t>Grid Connection Documentation</w:t>
      </w:r>
      <w:bookmarkEnd w:id="15421"/>
      <w:bookmarkEnd w:id="15422"/>
    </w:p>
    <w:p w14:paraId="67819014" w14:textId="373FA3C5" w:rsidR="0057407F" w:rsidRDefault="0057407F" w:rsidP="00BF3A1D">
      <w:pPr>
        <w:pStyle w:val="Bullet10"/>
      </w:pPr>
      <w:r>
        <w:t>Grid Connection Application;</w:t>
      </w:r>
    </w:p>
    <w:p w14:paraId="7C984D79" w14:textId="072F46EC" w:rsidR="0057407F" w:rsidRDefault="00FC3A03" w:rsidP="00BF3A1D">
      <w:pPr>
        <w:pStyle w:val="Bullet10"/>
      </w:pPr>
      <w:r>
        <w:t xml:space="preserve">Grid Connection </w:t>
      </w:r>
      <w:r w:rsidR="0057407F">
        <w:t>Offer</w:t>
      </w:r>
      <w:r>
        <w:t>; and</w:t>
      </w:r>
    </w:p>
    <w:p w14:paraId="3D6FA6F8" w14:textId="7AD78B93" w:rsidR="0057407F" w:rsidRPr="0057407F" w:rsidRDefault="0057407F" w:rsidP="00BF3A1D">
      <w:pPr>
        <w:pStyle w:val="Bullet10"/>
      </w:pPr>
      <w:r>
        <w:t>Grid Connection Agreement</w:t>
      </w:r>
      <w:r w:rsidR="00FC3A03">
        <w:t>.</w:t>
      </w:r>
    </w:p>
    <w:p w14:paraId="6D9EB6AE" w14:textId="230782A4" w:rsidR="003D3057" w:rsidRPr="003D3057" w:rsidRDefault="003D3057" w:rsidP="003D3057">
      <w:pPr>
        <w:pStyle w:val="AppSubHead"/>
      </w:pPr>
      <w:bookmarkStart w:id="15423" w:name="_Toc195599857"/>
      <w:bookmarkStart w:id="15424" w:name="_Toc223962243"/>
      <w:r>
        <w:t>Surveys</w:t>
      </w:r>
      <w:bookmarkEnd w:id="15423"/>
      <w:bookmarkEnd w:id="15424"/>
      <w:r>
        <w:t xml:space="preserve"> </w:t>
      </w:r>
    </w:p>
    <w:p w14:paraId="4D9AF54B" w14:textId="24A8A72E" w:rsidR="00587A7D" w:rsidRDefault="005320C4" w:rsidP="003D3057">
      <w:pPr>
        <w:pStyle w:val="Bullet10"/>
      </w:pPr>
      <w:r>
        <w:t>Ground Investigation Survey</w:t>
      </w:r>
      <w:r w:rsidR="00DF613A">
        <w:t>;</w:t>
      </w:r>
    </w:p>
    <w:p w14:paraId="2C7FD498" w14:textId="4F0DBAE7" w:rsidR="00A04E8E" w:rsidRDefault="00A04E8E" w:rsidP="003D3057">
      <w:pPr>
        <w:pStyle w:val="Bullet10"/>
      </w:pPr>
      <w:r>
        <w:t>Topo</w:t>
      </w:r>
      <w:r w:rsidR="008F61A9">
        <w:t>graphical Survey</w:t>
      </w:r>
      <w:r w:rsidR="00DF613A">
        <w:t>; and</w:t>
      </w:r>
    </w:p>
    <w:p w14:paraId="66EA8630" w14:textId="35960E91" w:rsidR="008F61A9" w:rsidRDefault="000D1516" w:rsidP="003D3057">
      <w:pPr>
        <w:pStyle w:val="Bullet10"/>
      </w:pPr>
      <w:r>
        <w:t>Utilities Survey</w:t>
      </w:r>
      <w:r w:rsidR="00DF613A">
        <w:t>.</w:t>
      </w:r>
    </w:p>
    <w:p w14:paraId="7F66A1FA" w14:textId="77777777" w:rsidR="00276225" w:rsidRDefault="00276225" w:rsidP="00276225">
      <w:bookmarkStart w:id="15425" w:name="_Toc195702305"/>
      <w:bookmarkStart w:id="15426" w:name="_Toc195702306"/>
      <w:bookmarkStart w:id="15427" w:name="_Toc195702307"/>
      <w:bookmarkStart w:id="15428" w:name="_Toc195702308"/>
      <w:bookmarkStart w:id="15429" w:name="_Toc195702309"/>
      <w:bookmarkStart w:id="15430" w:name="_Toc195702402"/>
      <w:bookmarkStart w:id="15431" w:name="_Toc195702403"/>
      <w:bookmarkStart w:id="15432" w:name="_Toc158206040"/>
      <w:bookmarkStart w:id="15433" w:name="_Toc158207524"/>
      <w:bookmarkStart w:id="15434" w:name="_Toc158207993"/>
      <w:bookmarkStart w:id="15435" w:name="_Toc194570798"/>
      <w:bookmarkStart w:id="15436" w:name="_Toc195188936"/>
      <w:bookmarkStart w:id="15437" w:name="_Toc152576390"/>
      <w:bookmarkStart w:id="15438" w:name="_Toc152923346"/>
      <w:bookmarkStart w:id="15439" w:name="_Toc152765734"/>
      <w:bookmarkStart w:id="15440" w:name="_Toc152935777"/>
      <w:bookmarkStart w:id="15441" w:name="_Toc153786188"/>
      <w:bookmarkStart w:id="15442" w:name="_Toc153286780"/>
      <w:bookmarkStart w:id="15443" w:name="_Toc153547497"/>
      <w:bookmarkStart w:id="15444" w:name="_Toc153789048"/>
      <w:bookmarkStart w:id="15445" w:name="_Toc153792089"/>
      <w:bookmarkStart w:id="15446" w:name="_Toc153803994"/>
      <w:bookmarkStart w:id="15447" w:name="_Toc153871737"/>
      <w:bookmarkStart w:id="15448" w:name="_Toc153877828"/>
      <w:bookmarkStart w:id="15449" w:name="_Toc153879144"/>
      <w:bookmarkStart w:id="15450" w:name="_Toc153880310"/>
      <w:bookmarkStart w:id="15451" w:name="_Toc153885513"/>
      <w:bookmarkStart w:id="15452" w:name="_Toc153886829"/>
      <w:bookmarkStart w:id="15453" w:name="_Toc153887909"/>
      <w:bookmarkStart w:id="15454" w:name="_Toc153886972"/>
      <w:bookmarkStart w:id="15455" w:name="_Toc153888109"/>
      <w:bookmarkStart w:id="15456" w:name="_Toc153888541"/>
      <w:bookmarkEnd w:id="15425"/>
      <w:bookmarkEnd w:id="15426"/>
      <w:bookmarkEnd w:id="15427"/>
      <w:bookmarkEnd w:id="15428"/>
      <w:bookmarkEnd w:id="15429"/>
      <w:bookmarkEnd w:id="15430"/>
      <w:bookmarkEnd w:id="15431"/>
      <w:bookmarkEnd w:id="15432"/>
      <w:bookmarkEnd w:id="15433"/>
      <w:bookmarkEnd w:id="15434"/>
      <w:bookmarkEnd w:id="15435"/>
      <w:bookmarkEnd w:id="15436"/>
      <w:bookmarkEnd w:id="15437"/>
      <w:bookmarkEnd w:id="15438"/>
      <w:bookmarkEnd w:id="15439"/>
      <w:bookmarkEnd w:id="15440"/>
      <w:bookmarkEnd w:id="15441"/>
      <w:bookmarkEnd w:id="15442"/>
      <w:bookmarkEnd w:id="15443"/>
      <w:bookmarkEnd w:id="15444"/>
      <w:bookmarkEnd w:id="15445"/>
      <w:bookmarkEnd w:id="15446"/>
      <w:bookmarkEnd w:id="15447"/>
      <w:bookmarkEnd w:id="15448"/>
      <w:bookmarkEnd w:id="15449"/>
      <w:bookmarkEnd w:id="15450"/>
      <w:bookmarkEnd w:id="15451"/>
      <w:bookmarkEnd w:id="15452"/>
      <w:bookmarkEnd w:id="15453"/>
      <w:bookmarkEnd w:id="15454"/>
      <w:bookmarkEnd w:id="15455"/>
      <w:bookmarkEnd w:id="15456"/>
    </w:p>
    <w:bookmarkEnd w:id="13052"/>
    <w:bookmarkEnd w:id="13053"/>
    <w:bookmarkEnd w:id="13054"/>
    <w:bookmarkEnd w:id="13055"/>
    <w:bookmarkEnd w:id="13056"/>
    <w:bookmarkEnd w:id="13057"/>
    <w:p w14:paraId="21760529" w14:textId="42424679" w:rsidR="000237F7" w:rsidRDefault="000237F7" w:rsidP="00462F54"/>
    <w:tbl>
      <w:tblPr>
        <w:tblW w:w="0" w:type="auto"/>
        <w:tblLayout w:type="fixed"/>
        <w:tblCellMar>
          <w:left w:w="0" w:type="dxa"/>
          <w:right w:w="0" w:type="dxa"/>
        </w:tblCellMar>
        <w:tblLook w:val="0000" w:firstRow="0" w:lastRow="0" w:firstColumn="0" w:lastColumn="0" w:noHBand="0" w:noVBand="0"/>
      </w:tblPr>
      <w:tblGrid>
        <w:gridCol w:w="9070"/>
      </w:tblGrid>
      <w:tr w:rsidR="00462F54" w:rsidRPr="00007F5F" w14:paraId="3CAFDF93" w14:textId="77777777" w:rsidTr="00EA4487">
        <w:bookmarkStart w:id="15457" w:name="BM_LastPage" w:colFirst="0" w:colLast="0" w:displacedByCustomXml="next"/>
        <w:sdt>
          <w:sdtPr>
            <w:alias w:val="Last Page"/>
            <w:tag w:val="Last Page"/>
            <w:id w:val="-662471746"/>
            <w:lock w:val="sdtContentLocked"/>
            <w:placeholder>
              <w:docPart w:val="2F8698682FAA484AB587780200ABBB36"/>
            </w:placeholder>
          </w:sdtPr>
          <w:sdtEndPr/>
          <w:sdtContent>
            <w:tc>
              <w:tcPr>
                <w:tcW w:w="9070" w:type="dxa"/>
              </w:tcPr>
              <w:p w14:paraId="4F4B147C" w14:textId="77777777" w:rsidR="00462F54" w:rsidRPr="00007F5F" w:rsidRDefault="00462F54" w:rsidP="00EA4487">
                <w:pPr>
                  <w:pageBreakBefore/>
                </w:pPr>
                <w:r w:rsidRPr="00007F5F">
                  <w:t xml:space="preserve">  </w:t>
                </w:r>
                <w:r w:rsidRPr="0025219F">
                  <w:rPr>
                    <w:noProof/>
                  </w:rPr>
                  <w:drawing>
                    <wp:anchor distT="0" distB="0" distL="114300" distR="114300" simplePos="0" relativeHeight="251658243" behindDoc="0" locked="1" layoutInCell="1" allowOverlap="1" wp14:anchorId="03E8D276" wp14:editId="15DEACF2">
                      <wp:simplePos x="1943100" y="1552575"/>
                      <wp:positionH relativeFrom="margin">
                        <wp:align>right</wp:align>
                      </wp:positionH>
                      <wp:positionV relativeFrom="page">
                        <wp:posOffset>-1043940</wp:posOffset>
                      </wp:positionV>
                      <wp:extent cx="676800" cy="522000"/>
                      <wp:effectExtent l="0" t="0" r="9525" b="0"/>
                      <wp:wrapNone/>
                      <wp:docPr id="27" name="Picture 27">
                        <a:extLst xmlns:a="http://schemas.openxmlformats.org/drawingml/2006/main">
                          <a:ext uri="{FF2B5EF4-FFF2-40B4-BE49-F238E27FC236}">
                            <a16:creationId xmlns:a16="http://schemas.microsoft.com/office/drawing/2014/main" id="{A2248AF0-58D8-4A05-9B3B-3975D6310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2248AF0-58D8-4A05-9B3B-3975D63105C1}"/>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6800" cy="522000"/>
                              </a:xfrm>
                              <a:prstGeom prst="rect">
                                <a:avLst/>
                              </a:prstGeom>
                            </pic:spPr>
                          </pic:pic>
                        </a:graphicData>
                      </a:graphic>
                      <wp14:sizeRelH relativeFrom="margin">
                        <wp14:pctWidth>0</wp14:pctWidth>
                      </wp14:sizeRelH>
                      <wp14:sizeRelV relativeFrom="margin">
                        <wp14:pctHeight>0</wp14:pctHeight>
                      </wp14:sizeRelV>
                    </wp:anchor>
                  </w:drawing>
                </w:r>
              </w:p>
              <w:p w14:paraId="0E5DB9DC" w14:textId="77777777" w:rsidR="00462F54" w:rsidRPr="00007F5F" w:rsidRDefault="00462F54" w:rsidP="00EA4487">
                <w:pPr>
                  <w:pageBreakBefore/>
                </w:pPr>
              </w:p>
            </w:tc>
          </w:sdtContent>
        </w:sdt>
      </w:tr>
      <w:bookmarkEnd w:id="15457"/>
      <w:tr w:rsidR="00462F54" w:rsidRPr="00007F5F" w14:paraId="04B6DB5E" w14:textId="77777777" w:rsidTr="00EA4487">
        <w:tc>
          <w:tcPr>
            <w:tcW w:w="9070" w:type="dxa"/>
          </w:tcPr>
          <w:p w14:paraId="4220DC26" w14:textId="77777777" w:rsidR="00462F54" w:rsidRPr="00007F5F" w:rsidRDefault="00462F54" w:rsidP="00EA4487">
            <w:pPr>
              <w:pStyle w:val="NoSpacing"/>
            </w:pPr>
            <w:r w:rsidRPr="00007F5F">
              <w:t xml:space="preserve"> </w:t>
            </w:r>
            <w:r w:rsidRPr="00007F5F">
              <w:rPr>
                <w:noProof/>
                <w:lang w:eastAsia="en-GB"/>
              </w:rPr>
              <mc:AlternateContent>
                <mc:Choice Requires="wps">
                  <w:drawing>
                    <wp:anchor distT="45720" distB="45720" distL="114300" distR="114300" simplePos="0" relativeHeight="251658241" behindDoc="1" locked="1" layoutInCell="1" allowOverlap="1" wp14:anchorId="1A9D7C9C" wp14:editId="26C22518">
                      <wp:simplePos x="0" y="0"/>
                      <wp:positionH relativeFrom="page">
                        <wp:posOffset>-6985</wp:posOffset>
                      </wp:positionH>
                      <wp:positionV relativeFrom="page">
                        <wp:posOffset>281940</wp:posOffset>
                      </wp:positionV>
                      <wp:extent cx="5759450" cy="7886065"/>
                      <wp:effectExtent l="0" t="0" r="12700" b="63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7886065"/>
                              </a:xfrm>
                              <a:prstGeom prst="rect">
                                <a:avLst/>
                              </a:prstGeom>
                              <a:noFill/>
                              <a:ln w="9525">
                                <a:noFill/>
                                <a:miter lim="800000"/>
                                <a:headEnd/>
                                <a:tailEnd/>
                              </a:ln>
                            </wps:spPr>
                            <wps:txbx>
                              <w:txbxContent>
                                <w:p w14:paraId="1FE5D414" w14:textId="77777777" w:rsidR="00462F54" w:rsidRDefault="00462F54" w:rsidP="00EA4487"/>
                                <w:tbl>
                                  <w:tblPr>
                                    <w:tblW w:w="9072" w:type="dxa"/>
                                    <w:tblLayout w:type="fixed"/>
                                    <w:tblCellMar>
                                      <w:left w:w="0" w:type="dxa"/>
                                      <w:right w:w="0" w:type="dxa"/>
                                    </w:tblCellMar>
                                    <w:tblLook w:val="04A0" w:firstRow="1" w:lastRow="0" w:firstColumn="1" w:lastColumn="0" w:noHBand="0" w:noVBand="1"/>
                                  </w:tblPr>
                                  <w:tblGrid>
                                    <w:gridCol w:w="9072"/>
                                  </w:tblGrid>
                                  <w:tr w:rsidR="00462F54" w14:paraId="2ABBD7A0" w14:textId="77777777" w:rsidTr="00EA4487">
                                    <w:trPr>
                                      <w:cantSplit/>
                                      <w:trHeight w:val="25"/>
                                    </w:trPr>
                                    <w:tc>
                                      <w:tcPr>
                                        <w:tcW w:w="5000" w:type="pct"/>
                                        <w:tcMar>
                                          <w:top w:w="85" w:type="dxa"/>
                                          <w:left w:w="85" w:type="dxa"/>
                                          <w:bottom w:w="85" w:type="dxa"/>
                                          <w:right w:w="85" w:type="dxa"/>
                                        </w:tcMar>
                                      </w:tcPr>
                                      <w:p w14:paraId="4F05C0A2" w14:textId="77777777" w:rsidR="00462F54" w:rsidRPr="007D5775" w:rsidRDefault="00462F54" w:rsidP="00EA4487">
                                        <w:pPr>
                                          <w:pStyle w:val="LastPageHeadRight"/>
                                          <w:jc w:val="left"/>
                                          <w:rPr>
                                            <w:lang w:val="en-GB"/>
                                          </w:rPr>
                                        </w:pPr>
                                      </w:p>
                                    </w:tc>
                                  </w:tr>
                                  <w:tr w:rsidR="00462F54" w14:paraId="7FB8418D" w14:textId="77777777" w:rsidTr="00EA4487">
                                    <w:trPr>
                                      <w:cantSplit/>
                                      <w:trHeight w:val="25"/>
                                    </w:trPr>
                                    <w:tc>
                                      <w:tcPr>
                                        <w:tcW w:w="5000" w:type="pct"/>
                                        <w:tcMar>
                                          <w:top w:w="85" w:type="dxa"/>
                                          <w:left w:w="85" w:type="dxa"/>
                                          <w:bottom w:w="85" w:type="dxa"/>
                                          <w:right w:w="85" w:type="dxa"/>
                                        </w:tcMar>
                                        <w:hideMark/>
                                      </w:tcPr>
                                      <w:p w14:paraId="52448AE4" w14:textId="77777777" w:rsidR="00D56193" w:rsidRDefault="00D56193" w:rsidP="00D56193">
                                        <w:pPr>
                                          <w:pStyle w:val="LastPageHeadRight"/>
                                          <w:jc w:val="left"/>
                                          <w:rPr>
                                            <w:lang w:val="en-GB"/>
                                          </w:rPr>
                                        </w:pPr>
                                        <w:r>
                                          <w:rPr>
                                            <w:lang w:val="en-GB"/>
                                          </w:rPr>
                                          <w:t>RINA Tech UK</w:t>
                                        </w:r>
                                        <w:r w:rsidRPr="00ED6650">
                                          <w:rPr>
                                            <w:lang w:val="en-GB"/>
                                          </w:rPr>
                                          <w:t xml:space="preserve"> </w:t>
                                        </w:r>
                                        <w:r>
                                          <w:rPr>
                                            <w:lang w:val="en-GB"/>
                                          </w:rPr>
                                          <w:t>L</w:t>
                                        </w:r>
                                        <w:r w:rsidRPr="00ED6650">
                                          <w:rPr>
                                            <w:lang w:val="en-GB"/>
                                          </w:rPr>
                                          <w:t>td.</w:t>
                                        </w:r>
                                      </w:p>
                                      <w:p w14:paraId="2A9124CC" w14:textId="7695B15D" w:rsidR="00D56193" w:rsidRDefault="00614670" w:rsidP="00D56193">
                                        <w:pPr>
                                          <w:pStyle w:val="OfficeAddressLeft"/>
                                        </w:pPr>
                                        <w:r>
                                          <w:t>Queensberry</w:t>
                                        </w:r>
                                        <w:r w:rsidR="00D56193">
                                          <w:t xml:space="preserve"> House</w:t>
                                        </w:r>
                                        <w:r w:rsidR="00D56193">
                                          <w:br/>
                                        </w:r>
                                        <w:r>
                                          <w:t>106 Queens Roads</w:t>
                                        </w:r>
                                        <w:r w:rsidR="00D56193">
                                          <w:br/>
                                          <w:t xml:space="preserve">Brighton, </w:t>
                                        </w:r>
                                        <w:r>
                                          <w:t>BN1 3XF</w:t>
                                        </w:r>
                                        <w:r w:rsidR="00D56193">
                                          <w:t>, UK</w:t>
                                        </w:r>
                                      </w:p>
                                      <w:p w14:paraId="6233FE86" w14:textId="1090BB45" w:rsidR="00462F54" w:rsidRDefault="00D56193" w:rsidP="00EA4487">
                                        <w:pPr>
                                          <w:pStyle w:val="OfficeAddressLeft"/>
                                        </w:pPr>
                                        <w:r>
                                          <w:t>+44 (0)1273 819 429</w:t>
                                        </w:r>
                                        <w:r>
                                          <w:br/>
                                        </w:r>
                                        <w:hyperlink r:id="rId21" w:history="1">
                                          <w:r>
                                            <w:t>rina.org</w:t>
                                          </w:r>
                                        </w:hyperlink>
                                      </w:p>
                                    </w:tc>
                                  </w:tr>
                                  <w:tr w:rsidR="00462F54" w14:paraId="5852F346" w14:textId="77777777" w:rsidTr="00EA4487">
                                    <w:trPr>
                                      <w:cantSplit/>
                                      <w:trHeight w:val="25"/>
                                    </w:trPr>
                                    <w:tc>
                                      <w:tcPr>
                                        <w:tcW w:w="5000" w:type="pct"/>
                                        <w:tcMar>
                                          <w:top w:w="85" w:type="dxa"/>
                                          <w:left w:w="85" w:type="dxa"/>
                                          <w:bottom w:w="85" w:type="dxa"/>
                                          <w:right w:w="85" w:type="dxa"/>
                                        </w:tcMar>
                                        <w:vAlign w:val="bottom"/>
                                      </w:tcPr>
                                      <w:p w14:paraId="5AB7CD7C" w14:textId="77777777" w:rsidR="00462F54" w:rsidRPr="000B19D7" w:rsidRDefault="00462F54" w:rsidP="00EA4487">
                                        <w:pPr>
                                          <w:pStyle w:val="LastPageHeadRight"/>
                                          <w:spacing w:after="0" w:line="240" w:lineRule="auto"/>
                                          <w:rPr>
                                            <w:color w:val="FFFFFF" w:themeColor="background1"/>
                                            <w:sz w:val="28"/>
                                            <w:szCs w:val="28"/>
                                            <w:lang w:val="en-GB"/>
                                          </w:rPr>
                                        </w:pPr>
                                      </w:p>
                                    </w:tc>
                                  </w:tr>
                                </w:tbl>
                                <w:p w14:paraId="014BAD7C" w14:textId="77777777" w:rsidR="00462F54" w:rsidRDefault="00462F54" w:rsidP="00EA4487">
                                  <w:pPr>
                                    <w:pStyle w:val="Spacer"/>
                                  </w:pP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1A9D7C9C" id="_x0000_t202" coordsize="21600,21600" o:spt="202" path="m,l,21600r21600,l21600,xe">
                      <v:stroke joinstyle="miter"/>
                      <v:path gradientshapeok="t" o:connecttype="rect"/>
                    </v:shapetype>
                    <v:shape id="Text Box 21" o:spid="_x0000_s1026" type="#_x0000_t202" style="position:absolute;margin-left:-.55pt;margin-top:22.2pt;width:453.5pt;height:620.95pt;z-index:-251658239;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" filled="f" stroked="f">
                      <v:textbox inset="0,0,0,0">
                        <w:txbxContent>
                          <w:p w14:paraId="1FE5D414" w14:textId="77777777" w:rsidR="00462F54" w:rsidRDefault="00462F54" w:rsidP="00EA4487"/>
                          <w:tbl>
                            <w:tblPr>
                              <w:tblW w:w="9072" w:type="dxa"/>
                              <w:tblLayout w:type="fixed"/>
                              <w:tblCellMar>
                                <w:left w:w="0" w:type="dxa"/>
                                <w:right w:w="0" w:type="dxa"/>
                              </w:tblCellMar>
                              <w:tblLook w:val="04A0" w:firstRow="1" w:lastRow="0" w:firstColumn="1" w:lastColumn="0" w:noHBand="0" w:noVBand="1"/>
                            </w:tblPr>
                            <w:tblGrid>
                              <w:gridCol w:w="9072"/>
                            </w:tblGrid>
                            <w:tr w:rsidR="00462F54" w14:paraId="2ABBD7A0" w14:textId="77777777" w:rsidTr="00EA4487">
                              <w:trPr>
                                <w:cantSplit/>
                                <w:trHeight w:val="25"/>
                              </w:trPr>
                              <w:tc>
                                <w:tcPr>
                                  <w:tcW w:w="5000" w:type="pct"/>
                                  <w:tcMar>
                                    <w:top w:w="85" w:type="dxa"/>
                                    <w:left w:w="85" w:type="dxa"/>
                                    <w:bottom w:w="85" w:type="dxa"/>
                                    <w:right w:w="85" w:type="dxa"/>
                                  </w:tcMar>
                                </w:tcPr>
                                <w:p w14:paraId="4F05C0A2" w14:textId="77777777" w:rsidR="00462F54" w:rsidRPr="007D5775" w:rsidRDefault="00462F54" w:rsidP="00EA4487">
                                  <w:pPr>
                                    <w:pStyle w:val="LastPageHeadRight"/>
                                    <w:jc w:val="left"/>
                                    <w:rPr>
                                      <w:lang w:val="en-GB"/>
                                    </w:rPr>
                                  </w:pPr>
                                </w:p>
                              </w:tc>
                            </w:tr>
                            <w:tr w:rsidR="00462F54" w14:paraId="7FB8418D" w14:textId="77777777" w:rsidTr="00EA4487">
                              <w:trPr>
                                <w:cantSplit/>
                                <w:trHeight w:val="25"/>
                              </w:trPr>
                              <w:tc>
                                <w:tcPr>
                                  <w:tcW w:w="5000" w:type="pct"/>
                                  <w:tcMar>
                                    <w:top w:w="85" w:type="dxa"/>
                                    <w:left w:w="85" w:type="dxa"/>
                                    <w:bottom w:w="85" w:type="dxa"/>
                                    <w:right w:w="85" w:type="dxa"/>
                                  </w:tcMar>
                                  <w:hideMark/>
                                </w:tcPr>
                                <w:p w14:paraId="52448AE4" w14:textId="77777777" w:rsidR="00D56193" w:rsidRDefault="00D56193" w:rsidP="00D56193">
                                  <w:pPr>
                                    <w:pStyle w:val="LastPageHeadRight"/>
                                    <w:jc w:val="left"/>
                                    <w:rPr>
                                      <w:lang w:val="en-GB"/>
                                    </w:rPr>
                                  </w:pPr>
                                  <w:r>
                                    <w:rPr>
                                      <w:lang w:val="en-GB"/>
                                    </w:rPr>
                                    <w:t>RINA Tech UK</w:t>
                                  </w:r>
                                  <w:r w:rsidRPr="00ED6650">
                                    <w:rPr>
                                      <w:lang w:val="en-GB"/>
                                    </w:rPr>
                                    <w:t xml:space="preserve"> </w:t>
                                  </w:r>
                                  <w:r>
                                    <w:rPr>
                                      <w:lang w:val="en-GB"/>
                                    </w:rPr>
                                    <w:t>L</w:t>
                                  </w:r>
                                  <w:r w:rsidRPr="00ED6650">
                                    <w:rPr>
                                      <w:lang w:val="en-GB"/>
                                    </w:rPr>
                                    <w:t>td.</w:t>
                                  </w:r>
                                </w:p>
                                <w:p w14:paraId="2A9124CC" w14:textId="7695B15D" w:rsidR="00D56193" w:rsidRDefault="00614670" w:rsidP="00D56193">
                                  <w:pPr>
                                    <w:pStyle w:val="OfficeAddressLeft"/>
                                  </w:pPr>
                                  <w:r>
                                    <w:t>Queensberry</w:t>
                                  </w:r>
                                  <w:r w:rsidR="00D56193">
                                    <w:t xml:space="preserve"> House</w:t>
                                  </w:r>
                                  <w:r w:rsidR="00D56193">
                                    <w:br/>
                                  </w:r>
                                  <w:r>
                                    <w:t>106 Queens Roads</w:t>
                                  </w:r>
                                  <w:r w:rsidR="00D56193">
                                    <w:br/>
                                    <w:t xml:space="preserve">Brighton, </w:t>
                                  </w:r>
                                  <w:r>
                                    <w:t>BN1 3XF</w:t>
                                  </w:r>
                                  <w:r w:rsidR="00D56193">
                                    <w:t>, UK</w:t>
                                  </w:r>
                                </w:p>
                                <w:p w14:paraId="6233FE86" w14:textId="1090BB45" w:rsidR="00462F54" w:rsidRDefault="00D56193" w:rsidP="00EA4487">
                                  <w:pPr>
                                    <w:pStyle w:val="OfficeAddressLeft"/>
                                  </w:pPr>
                                  <w:r>
                                    <w:t>+44 (0)1273 819 429</w:t>
                                  </w:r>
                                  <w:r>
                                    <w:br/>
                                  </w:r>
                                  <w:hyperlink r:id="rId22" w:history="1">
                                    <w:r>
                                      <w:t>rina.org</w:t>
                                    </w:r>
                                  </w:hyperlink>
                                </w:p>
                              </w:tc>
                            </w:tr>
                            <w:tr w:rsidR="00462F54" w14:paraId="5852F346" w14:textId="77777777" w:rsidTr="00EA4487">
                              <w:trPr>
                                <w:cantSplit/>
                                <w:trHeight w:val="25"/>
                              </w:trPr>
                              <w:tc>
                                <w:tcPr>
                                  <w:tcW w:w="5000" w:type="pct"/>
                                  <w:tcMar>
                                    <w:top w:w="85" w:type="dxa"/>
                                    <w:left w:w="85" w:type="dxa"/>
                                    <w:bottom w:w="85" w:type="dxa"/>
                                    <w:right w:w="85" w:type="dxa"/>
                                  </w:tcMar>
                                  <w:vAlign w:val="bottom"/>
                                </w:tcPr>
                                <w:p w14:paraId="5AB7CD7C" w14:textId="77777777" w:rsidR="00462F54" w:rsidRPr="000B19D7" w:rsidRDefault="00462F54" w:rsidP="00EA4487">
                                  <w:pPr>
                                    <w:pStyle w:val="LastPageHeadRight"/>
                                    <w:spacing w:after="0" w:line="240" w:lineRule="auto"/>
                                    <w:rPr>
                                      <w:color w:val="FFFFFF" w:themeColor="background1"/>
                                      <w:sz w:val="28"/>
                                      <w:szCs w:val="28"/>
                                      <w:lang w:val="en-GB"/>
                                    </w:rPr>
                                  </w:pPr>
                                </w:p>
                              </w:tc>
                            </w:tr>
                          </w:tbl>
                          <w:p w14:paraId="014BAD7C" w14:textId="77777777" w:rsidR="00462F54" w:rsidRDefault="00462F54" w:rsidP="00EA4487">
                            <w:pPr>
                              <w:pStyle w:val="Spacer"/>
                            </w:pPr>
                          </w:p>
                        </w:txbxContent>
                      </v:textbox>
                      <w10:wrap anchorx="page" anchory="page"/>
                      <w10:anchorlock/>
                    </v:shape>
                  </w:pict>
                </mc:Fallback>
              </mc:AlternateContent>
            </w:r>
            <w:r w:rsidRPr="00007F5F">
              <w:t xml:space="preserve">  </w:t>
            </w:r>
          </w:p>
          <w:p w14:paraId="01AA7E2B" w14:textId="77777777" w:rsidR="00462F54" w:rsidRPr="00007F5F" w:rsidRDefault="00462F54" w:rsidP="00EA4487">
            <w:pPr>
              <w:pStyle w:val="NoSpacing"/>
            </w:pPr>
          </w:p>
        </w:tc>
      </w:tr>
    </w:tbl>
    <w:p w14:paraId="760A4AE9" w14:textId="77777777" w:rsidR="00462F54" w:rsidRPr="00007F5F" w:rsidRDefault="00462F54" w:rsidP="00EA4487">
      <w:pPr>
        <w:pStyle w:val="Spacer"/>
      </w:pPr>
      <w:r w:rsidRPr="00007F5F">
        <w:rPr>
          <w:noProof/>
          <w:lang w:eastAsia="en-GB"/>
        </w:rPr>
        <mc:AlternateContent>
          <mc:Choice Requires="wpg">
            <w:drawing>
              <wp:anchor distT="0" distB="0" distL="114300" distR="114300" simplePos="0" relativeHeight="251658240" behindDoc="1" locked="1" layoutInCell="1" allowOverlap="1" wp14:anchorId="0115DAF2" wp14:editId="3E7D257E">
                <wp:simplePos x="0" y="0"/>
                <wp:positionH relativeFrom="page">
                  <wp:posOffset>0</wp:posOffset>
                </wp:positionH>
                <wp:positionV relativeFrom="page">
                  <wp:posOffset>0</wp:posOffset>
                </wp:positionV>
                <wp:extent cx="7560000" cy="10692000"/>
                <wp:effectExtent l="0" t="0" r="3175" b="0"/>
                <wp:wrapNone/>
                <wp:docPr id="1" name="Group 1"/>
                <wp:cNvGraphicFramePr/>
                <a:graphic xmlns:a="http://schemas.openxmlformats.org/drawingml/2006/main">
                  <a:graphicData uri="http://schemas.microsoft.com/office/word/2010/wordprocessingGroup">
                    <wpg:wgp>
                      <wpg:cNvGrpSpPr/>
                      <wpg:grpSpPr>
                        <a:xfrm>
                          <a:off x="0" y="0"/>
                          <a:ext cx="7560000" cy="10692000"/>
                          <a:chOff x="0" y="0"/>
                          <a:chExt cx="7561263" cy="10692000"/>
                        </a:xfrm>
                      </wpg:grpSpPr>
                      <wps:wsp>
                        <wps:cNvPr id="3" name="Rectangle 3"/>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6" name="Group 6"/>
                        <wpg:cNvGrpSpPr/>
                        <wpg:grpSpPr>
                          <a:xfrm>
                            <a:off x="0" y="0"/>
                            <a:ext cx="7561263" cy="10691813"/>
                            <a:chOff x="0" y="0"/>
                            <a:chExt cx="7561263" cy="10691813"/>
                          </a:xfrm>
                        </wpg:grpSpPr>
                        <wps:wsp>
                          <wps:cNvPr id="7" name="Rectangle 7"/>
                          <wps:cNvSpPr/>
                          <wps:spPr>
                            <a:xfrm>
                              <a:off x="0" y="0"/>
                              <a:ext cx="1116013" cy="1069181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Rectangle 10"/>
                          <wps:cNvSpPr/>
                          <wps:spPr>
                            <a:xfrm>
                              <a:off x="0" y="9883204"/>
                              <a:ext cx="7561263" cy="33272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3"/>
                          <wps:cNvSpPr/>
                          <wps:spPr>
                            <a:xfrm>
                              <a:off x="0" y="9883204"/>
                              <a:ext cx="1116000" cy="332722"/>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D62DE90">
              <v:group id="Group 1" style="position:absolute;margin-left:0;margin-top:0;width:595.3pt;height:841.9pt;z-index:-251658240;mso-position-horizontal-relative:page;mso-position-vertical-relative:page;mso-width-relative:margin;mso-height-relative:margin" coordsize="75612,106920" o:spid="_x0000_s1026" w14:anchorId="667910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">
                <v:rect id="Rectangle 3" style="position:absolute;width:75600;height:106920;visibility:visible;mso-wrap-style:square;v-text-anchor:middle"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"/>
                <v:group id="Group 6" style="position:absolute;width:75612;height:106918" coordsize="75612,10691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style="position:absolute;width:11160;height:106918;visibility:visible;mso-wrap-style:square;v-text-anchor:middle" o:spid="_x0000_s1029"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"/>
                  <v:rect id="Rectangle 10" style="position:absolute;top:98832;width:75612;height:3327;visibility:visible;mso-wrap-style:square;v-text-anchor:middle" o:spid="_x0000_s1030"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"/>
                  <v:rect id="Rectangle 13" style="position:absolute;top:98832;width:11160;height:3327;visibility:visible;mso-wrap-style:square;v-text-anchor:middle" o:spid="_x0000_s1031"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"/>
                </v:group>
                <w10:wrap anchorx="page" anchory="page"/>
                <w10:anchorlock/>
              </v:group>
            </w:pict>
          </mc:Fallback>
        </mc:AlternateContent>
      </w:r>
    </w:p>
    <w:p w14:paraId="03966AB3" w14:textId="77777777" w:rsidR="00462F54" w:rsidRPr="00007F5F" w:rsidRDefault="00462F54" w:rsidP="00462F54"/>
    <w:sectPr w:rsidR="00462F54" w:rsidRPr="00007F5F" w:rsidSect="0045566F">
      <w:headerReference w:type="default" r:id="rId23"/>
      <w:footerReference w:type="default" r:id="rId24"/>
      <w:pgSz w:w="11906" w:h="16838" w:code="9"/>
      <w:pgMar w:top="2268" w:right="851" w:bottom="1418" w:left="1985" w:header="567" w:footer="567" w:gutter="0"/>
      <w:pgNumType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AC4F" w14:textId="77777777" w:rsidR="00485AE5" w:rsidRDefault="00485AE5" w:rsidP="000D4D4E">
      <w:pPr>
        <w:spacing w:line="240" w:lineRule="auto"/>
      </w:pPr>
      <w:r>
        <w:separator/>
      </w:r>
    </w:p>
    <w:p w14:paraId="1B7E5E4B" w14:textId="77777777" w:rsidR="00485AE5" w:rsidRDefault="00485AE5"/>
    <w:p w14:paraId="59F42602" w14:textId="77777777" w:rsidR="00485AE5" w:rsidRDefault="00485AE5"/>
  </w:endnote>
  <w:endnote w:type="continuationSeparator" w:id="0">
    <w:p w14:paraId="1C645AD3" w14:textId="77777777" w:rsidR="00485AE5" w:rsidRDefault="00485AE5" w:rsidP="000D4D4E">
      <w:pPr>
        <w:spacing w:line="240" w:lineRule="auto"/>
      </w:pPr>
      <w:r>
        <w:continuationSeparator/>
      </w:r>
    </w:p>
    <w:p w14:paraId="50FD1E94" w14:textId="77777777" w:rsidR="00485AE5" w:rsidRDefault="00485AE5"/>
    <w:tbl>
      <w:tblPr>
        <w:tblpPr w:leftFromText="181" w:rightFromText="181" w:vertAnchor="page" w:horzAnchor="page" w:tblpX="1" w:tblpY="1"/>
        <w:tblOverlap w:val="never"/>
        <w:tblW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0"/>
      </w:tblGrid>
      <w:tr w:rsidR="00485AE5" w14:paraId="01402B31" w14:textId="77777777" w:rsidTr="00DB6C82">
        <w:tc>
          <w:tcPr>
            <w:tcW w:w="200" w:type="dxa"/>
            <w:tcBorders>
              <w:top w:val="nil"/>
              <w:left w:val="nil"/>
              <w:bottom w:val="nil"/>
              <w:right w:val="nil"/>
            </w:tcBorders>
          </w:tcPr>
          <w:p w14:paraId="198AEA03" w14:textId="77777777" w:rsidR="00485AE5" w:rsidRDefault="00485AE5" w:rsidP="00DB6C82">
            <w:pPr>
              <w:pStyle w:val="Header"/>
            </w:pPr>
          </w:p>
        </w:tc>
      </w:tr>
    </w:tbl>
    <w:p w14:paraId="15C5AFD3" w14:textId="77777777" w:rsidR="00485AE5" w:rsidRDefault="00485AE5">
      <w:pPr>
        <w:spacing w:line="240" w:lineRule="auto"/>
      </w:pPr>
    </w:p>
    <w:p w14:paraId="5BF6EDE5" w14:textId="77777777" w:rsidR="00485AE5" w:rsidRDefault="00485AE5"/>
  </w:endnote>
  <w:endnote w:type="continuationNotice" w:id="1">
    <w:p w14:paraId="525E722D" w14:textId="77777777" w:rsidR="00485AE5" w:rsidRDefault="00485AE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none)">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nionPro-Regular">
    <w:altName w:val="Calibri"/>
    <w:charset w:val="00"/>
    <w:family w:val="auto"/>
    <w:pitch w:val="variable"/>
    <w:sig w:usb0="00000001"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7A38" w14:textId="77777777" w:rsidR="00451DE6" w:rsidRDefault="00451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986" w:tblpY="16019"/>
      <w:tblW w:w="9070" w:type="dxa"/>
      <w:tblBorders>
        <w:top w:val="single" w:sz="4" w:space="0" w:color="006BA6" w:themeColor="accent1"/>
      </w:tblBorders>
      <w:tblCellMar>
        <w:top w:w="57" w:type="dxa"/>
        <w:left w:w="0" w:type="dxa"/>
        <w:right w:w="0" w:type="dxa"/>
      </w:tblCellMar>
      <w:tblLook w:val="0000" w:firstRow="0" w:lastRow="0" w:firstColumn="0" w:lastColumn="0" w:noHBand="0" w:noVBand="0"/>
    </w:tblPr>
    <w:tblGrid>
      <w:gridCol w:w="8504"/>
      <w:gridCol w:w="566"/>
    </w:tblGrid>
    <w:tr w:rsidR="006353BD" w:rsidRPr="00FC372D" w14:paraId="7A0D5F8E" w14:textId="77777777" w:rsidTr="005E5990">
      <w:trPr>
        <w:cantSplit/>
      </w:trPr>
      <w:tc>
        <w:tcPr>
          <w:tcW w:w="4688" w:type="pct"/>
          <w:vAlign w:val="center"/>
        </w:tcPr>
        <w:p w14:paraId="77E9A61C" w14:textId="0C38BCAC" w:rsidR="006353BD" w:rsidRPr="00266581" w:rsidRDefault="006353BD" w:rsidP="005E5990">
          <w:pPr>
            <w:pStyle w:val="Footer"/>
          </w:pPr>
          <w:r>
            <w:rPr>
              <w:noProof/>
            </w:rPr>
            <w:fldChar w:fldCharType="begin"/>
          </w:r>
          <w:r>
            <w:rPr>
              <w:noProof/>
            </w:rPr>
            <w:instrText xml:space="preserve"> STYLEREF  ~DocDate </w:instrText>
          </w:r>
          <w:r>
            <w:rPr>
              <w:noProof/>
            </w:rPr>
            <w:fldChar w:fldCharType="separate"/>
          </w:r>
          <w:r w:rsidR="001A4119">
            <w:rPr>
              <w:noProof/>
            </w:rPr>
            <w:t>December 2025</w:t>
          </w:r>
          <w:r>
            <w:rPr>
              <w:noProof/>
            </w:rPr>
            <w:fldChar w:fldCharType="end"/>
          </w:r>
          <w:r w:rsidRPr="00266581">
            <w:rPr>
              <w:noProof/>
            </w:rPr>
            <w:fldChar w:fldCharType="begin"/>
          </w:r>
          <w:r w:rsidRPr="00266581">
            <w:rPr>
              <w:noProof/>
            </w:rPr>
            <w:instrText xml:space="preserve"> IF </w:instrText>
          </w:r>
          <w:r w:rsidRPr="00266581">
            <w:rPr>
              <w:noProof/>
            </w:rPr>
            <w:fldChar w:fldCharType="begin"/>
          </w:r>
          <w:r w:rsidRPr="00266581">
            <w:rPr>
              <w:noProof/>
            </w:rPr>
            <w:instrText xml:space="preserve"> STYLEREF  ~DocDraft </w:instrText>
          </w:r>
          <w:r w:rsidRPr="00266581">
            <w:rPr>
              <w:noProof/>
            </w:rPr>
            <w:fldChar w:fldCharType="separate"/>
          </w:r>
          <w:r w:rsidR="001A4119">
            <w:rPr>
              <w:noProof/>
            </w:rPr>
            <w:instrText>P0049208 – rev00</w:instrText>
          </w:r>
          <w:r w:rsidRPr="00266581">
            <w:rPr>
              <w:noProof/>
            </w:rPr>
            <w:fldChar w:fldCharType="end"/>
          </w:r>
          <w:r w:rsidRPr="00266581">
            <w:rPr>
              <w:noProof/>
            </w:rPr>
            <w:instrText xml:space="preserve">= "" "" "  │  </w:instrText>
          </w:r>
          <w:r w:rsidRPr="00266581">
            <w:rPr>
              <w:noProof/>
            </w:rPr>
            <w:fldChar w:fldCharType="begin"/>
          </w:r>
          <w:r w:rsidRPr="00266581">
            <w:rPr>
              <w:noProof/>
            </w:rPr>
            <w:instrText xml:space="preserve"> STYLEREF  ~DocDraft </w:instrText>
          </w:r>
          <w:r w:rsidRPr="00266581">
            <w:rPr>
              <w:noProof/>
            </w:rPr>
            <w:fldChar w:fldCharType="separate"/>
          </w:r>
          <w:r w:rsidR="001A4119">
            <w:rPr>
              <w:noProof/>
            </w:rPr>
            <w:instrText>P0049208 – rev00</w:instrText>
          </w:r>
          <w:r w:rsidRPr="00266581">
            <w:rPr>
              <w:noProof/>
            </w:rPr>
            <w:fldChar w:fldCharType="end"/>
          </w:r>
          <w:r w:rsidRPr="00266581">
            <w:rPr>
              <w:noProof/>
            </w:rPr>
            <w:instrText xml:space="preserve">" </w:instrText>
          </w:r>
          <w:r w:rsidRPr="00266581">
            <w:rPr>
              <w:noProof/>
            </w:rPr>
            <w:fldChar w:fldCharType="separate"/>
          </w:r>
          <w:r w:rsidR="001A4119" w:rsidRPr="00266581">
            <w:rPr>
              <w:noProof/>
            </w:rPr>
            <w:t xml:space="preserve">  │  </w:t>
          </w:r>
          <w:r w:rsidR="001A4119">
            <w:rPr>
              <w:noProof/>
            </w:rPr>
            <w:t>P0049208 – rev00</w:t>
          </w:r>
          <w:r w:rsidRPr="00266581">
            <w:rPr>
              <w:noProof/>
            </w:rPr>
            <w:fldChar w:fldCharType="end"/>
          </w:r>
          <w:r w:rsidRPr="00266581">
            <w:rPr>
              <w:noProof/>
            </w:rPr>
            <w:t xml:space="preserve"> </w:t>
          </w:r>
        </w:p>
      </w:tc>
      <w:tc>
        <w:tcPr>
          <w:tcW w:w="312" w:type="pct"/>
          <w:vAlign w:val="center"/>
        </w:tcPr>
        <w:p w14:paraId="5996677F" w14:textId="77777777" w:rsidR="006353BD" w:rsidRPr="00266581" w:rsidRDefault="006353BD" w:rsidP="005E5990">
          <w:pPr>
            <w:pStyle w:val="Footer"/>
          </w:pPr>
        </w:p>
      </w:tc>
    </w:tr>
  </w:tbl>
  <w:p w14:paraId="6E17C46B" w14:textId="77777777" w:rsidR="006353BD" w:rsidRPr="0066682B" w:rsidRDefault="006353BD" w:rsidP="000D64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986" w:tblpY="16019"/>
      <w:tblW w:w="9072" w:type="dxa"/>
      <w:tblBorders>
        <w:top w:val="single" w:sz="4" w:space="0" w:color="006BA6" w:themeColor="accent1"/>
      </w:tblBorders>
      <w:tblCellMar>
        <w:top w:w="57" w:type="dxa"/>
        <w:left w:w="0" w:type="dxa"/>
        <w:right w:w="0" w:type="dxa"/>
      </w:tblCellMar>
      <w:tblLook w:val="0000" w:firstRow="0" w:lastRow="0" w:firstColumn="0" w:lastColumn="0" w:noHBand="0" w:noVBand="0"/>
    </w:tblPr>
    <w:tblGrid>
      <w:gridCol w:w="8580"/>
      <w:gridCol w:w="492"/>
    </w:tblGrid>
    <w:tr w:rsidR="006353BD" w:rsidRPr="00FC372D" w14:paraId="167F7C97" w14:textId="77777777" w:rsidTr="00AD5777">
      <w:trPr>
        <w:cantSplit/>
      </w:trPr>
      <w:tc>
        <w:tcPr>
          <w:tcW w:w="4729" w:type="pct"/>
          <w:vAlign w:val="center"/>
        </w:tcPr>
        <w:p w14:paraId="06DE9EE5" w14:textId="3A35E9F9" w:rsidR="006353BD" w:rsidRPr="00755421" w:rsidRDefault="006353BD" w:rsidP="00AD5777">
          <w:pPr>
            <w:pStyle w:val="Footer"/>
          </w:pPr>
          <w:r>
            <w:rPr>
              <w:noProof/>
            </w:rPr>
            <w:fldChar w:fldCharType="begin"/>
          </w:r>
          <w:r>
            <w:rPr>
              <w:noProof/>
            </w:rPr>
            <w:instrText xml:space="preserve"> STYLEREF  ~DocDate </w:instrText>
          </w:r>
          <w:r>
            <w:rPr>
              <w:noProof/>
            </w:rPr>
            <w:fldChar w:fldCharType="separate"/>
          </w:r>
          <w:r w:rsidR="001A4119">
            <w:rPr>
              <w:noProof/>
            </w:rPr>
            <w:t>December 2025</w:t>
          </w:r>
          <w:r>
            <w:rPr>
              <w:noProof/>
            </w:rPr>
            <w:fldChar w:fldCharType="end"/>
          </w:r>
          <w:r>
            <w:rPr>
              <w:noProof/>
            </w:rPr>
            <w:fldChar w:fldCharType="begin"/>
          </w:r>
          <w:r>
            <w:rPr>
              <w:noProof/>
            </w:rPr>
            <w:instrText xml:space="preserve"> IF </w:instrText>
          </w:r>
          <w:r>
            <w:rPr>
              <w:noProof/>
            </w:rPr>
            <w:fldChar w:fldCharType="begin"/>
          </w:r>
          <w:r>
            <w:rPr>
              <w:noProof/>
            </w:rPr>
            <w:instrText xml:space="preserve"> STYLEREF  ~DocDraft </w:instrText>
          </w:r>
          <w:r>
            <w:rPr>
              <w:noProof/>
            </w:rPr>
            <w:fldChar w:fldCharType="separate"/>
          </w:r>
          <w:r w:rsidR="001A4119">
            <w:rPr>
              <w:noProof/>
            </w:rPr>
            <w:instrText>P0049208 – rev00</w:instrText>
          </w:r>
          <w:r>
            <w:rPr>
              <w:noProof/>
            </w:rPr>
            <w:fldChar w:fldCharType="end"/>
          </w:r>
          <w:r w:rsidRPr="00432E01">
            <w:rPr>
              <w:noProof/>
            </w:rPr>
            <w:instrText xml:space="preserve">= "" "" "  │  </w:instrText>
          </w:r>
          <w:r>
            <w:rPr>
              <w:noProof/>
            </w:rPr>
            <w:fldChar w:fldCharType="begin"/>
          </w:r>
          <w:r>
            <w:rPr>
              <w:noProof/>
            </w:rPr>
            <w:instrText xml:space="preserve"> STYLEREF  ~DocDraft </w:instrText>
          </w:r>
          <w:r>
            <w:rPr>
              <w:noProof/>
            </w:rPr>
            <w:fldChar w:fldCharType="separate"/>
          </w:r>
          <w:r w:rsidR="001A4119">
            <w:rPr>
              <w:noProof/>
            </w:rPr>
            <w:instrText>P0049208 – rev00</w:instrText>
          </w:r>
          <w:r>
            <w:rPr>
              <w:noProof/>
            </w:rPr>
            <w:fldChar w:fldCharType="end"/>
          </w:r>
          <w:r w:rsidRPr="00432E01">
            <w:rPr>
              <w:noProof/>
            </w:rPr>
            <w:instrText>"</w:instrText>
          </w:r>
          <w:r>
            <w:rPr>
              <w:noProof/>
            </w:rPr>
            <w:instrText xml:space="preserve"> </w:instrText>
          </w:r>
          <w:r>
            <w:rPr>
              <w:noProof/>
            </w:rPr>
            <w:fldChar w:fldCharType="separate"/>
          </w:r>
          <w:r w:rsidR="001A4119" w:rsidRPr="00432E01">
            <w:rPr>
              <w:noProof/>
            </w:rPr>
            <w:t xml:space="preserve">  │  </w:t>
          </w:r>
          <w:r w:rsidR="001A4119">
            <w:rPr>
              <w:noProof/>
            </w:rPr>
            <w:t>P0049208 – rev00</w:t>
          </w:r>
          <w:r>
            <w:rPr>
              <w:noProof/>
            </w:rPr>
            <w:fldChar w:fldCharType="end"/>
          </w:r>
          <w:r>
            <w:rPr>
              <w:noProof/>
            </w:rPr>
            <w:t xml:space="preserve"> </w:t>
          </w:r>
        </w:p>
      </w:tc>
      <w:tc>
        <w:tcPr>
          <w:tcW w:w="271" w:type="pct"/>
          <w:vAlign w:val="center"/>
        </w:tcPr>
        <w:p w14:paraId="25826593" w14:textId="77777777" w:rsidR="006353BD" w:rsidRPr="0094381B" w:rsidRDefault="006353BD" w:rsidP="00AD5777">
          <w:pPr>
            <w:pStyle w:val="Footer"/>
            <w:jc w:val="right"/>
          </w:pPr>
          <w:r w:rsidRPr="0094381B">
            <w:fldChar w:fldCharType="begin"/>
          </w:r>
          <w:r w:rsidRPr="0094381B">
            <w:instrText xml:space="preserve"> PAGE   \* MERGEFORMAT </w:instrText>
          </w:r>
          <w:r w:rsidRPr="0094381B">
            <w:fldChar w:fldCharType="separate"/>
          </w:r>
          <w:r w:rsidR="004F61F3">
            <w:rPr>
              <w:noProof/>
            </w:rPr>
            <w:t>115</w:t>
          </w:r>
          <w:r w:rsidRPr="0094381B">
            <w:fldChar w:fldCharType="end"/>
          </w:r>
        </w:p>
      </w:tc>
    </w:tr>
  </w:tbl>
  <w:p w14:paraId="33DB6B92" w14:textId="77777777" w:rsidR="006353BD" w:rsidRDefault="006353BD" w:rsidP="00AD48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986" w:tblpY="15934"/>
      <w:tblW w:w="9072" w:type="dxa"/>
      <w:tblBorders>
        <w:top w:val="single" w:sz="4" w:space="0" w:color="006BA6" w:themeColor="accent1"/>
      </w:tblBorders>
      <w:tblCellMar>
        <w:top w:w="57" w:type="dxa"/>
        <w:left w:w="0" w:type="dxa"/>
        <w:right w:w="0" w:type="dxa"/>
      </w:tblCellMar>
      <w:tblLook w:val="0000" w:firstRow="0" w:lastRow="0" w:firstColumn="0" w:lastColumn="0" w:noHBand="0" w:noVBand="0"/>
    </w:tblPr>
    <w:tblGrid>
      <w:gridCol w:w="8580"/>
      <w:gridCol w:w="492"/>
    </w:tblGrid>
    <w:tr w:rsidR="006353BD" w:rsidRPr="00FC372D" w14:paraId="4D403CE2" w14:textId="77777777" w:rsidTr="00276225">
      <w:tc>
        <w:tcPr>
          <w:tcW w:w="4729" w:type="pct"/>
          <w:vAlign w:val="center"/>
        </w:tcPr>
        <w:p w14:paraId="1C94055A" w14:textId="6D16A878" w:rsidR="006353BD" w:rsidRPr="00755421" w:rsidRDefault="006353BD" w:rsidP="00276225">
          <w:pPr>
            <w:pStyle w:val="Footer"/>
          </w:pPr>
          <w:r>
            <w:rPr>
              <w:noProof/>
            </w:rPr>
            <w:fldChar w:fldCharType="begin"/>
          </w:r>
          <w:r>
            <w:rPr>
              <w:noProof/>
            </w:rPr>
            <w:instrText xml:space="preserve"> STYLEREF  ~DocDate </w:instrText>
          </w:r>
          <w:r>
            <w:rPr>
              <w:noProof/>
            </w:rPr>
            <w:fldChar w:fldCharType="separate"/>
          </w:r>
          <w:r w:rsidR="006D561C">
            <w:rPr>
              <w:noProof/>
            </w:rPr>
            <w:t>December 2025</w:t>
          </w:r>
          <w:r>
            <w:rPr>
              <w:noProof/>
            </w:rPr>
            <w:fldChar w:fldCharType="end"/>
          </w:r>
          <w:r>
            <w:rPr>
              <w:noProof/>
            </w:rPr>
            <w:fldChar w:fldCharType="begin"/>
          </w:r>
          <w:r>
            <w:rPr>
              <w:noProof/>
            </w:rPr>
            <w:instrText xml:space="preserve"> IF </w:instrText>
          </w:r>
          <w:r>
            <w:rPr>
              <w:noProof/>
            </w:rPr>
            <w:fldChar w:fldCharType="begin"/>
          </w:r>
          <w:r>
            <w:rPr>
              <w:noProof/>
            </w:rPr>
            <w:instrText xml:space="preserve"> STYLEREF  ~DocDraft </w:instrText>
          </w:r>
          <w:r>
            <w:rPr>
              <w:noProof/>
            </w:rPr>
            <w:fldChar w:fldCharType="separate"/>
          </w:r>
          <w:r w:rsidR="006D561C">
            <w:rPr>
              <w:noProof/>
            </w:rPr>
            <w:instrText>P0049208 – rev00</w:instrText>
          </w:r>
          <w:r>
            <w:rPr>
              <w:noProof/>
            </w:rPr>
            <w:fldChar w:fldCharType="end"/>
          </w:r>
          <w:r w:rsidRPr="00432E01">
            <w:rPr>
              <w:noProof/>
            </w:rPr>
            <w:instrText xml:space="preserve">= "" "" "  │  </w:instrText>
          </w:r>
          <w:r>
            <w:rPr>
              <w:noProof/>
            </w:rPr>
            <w:fldChar w:fldCharType="begin"/>
          </w:r>
          <w:r>
            <w:rPr>
              <w:noProof/>
            </w:rPr>
            <w:instrText xml:space="preserve"> STYLEREF  ~DocDraft </w:instrText>
          </w:r>
          <w:r>
            <w:rPr>
              <w:noProof/>
            </w:rPr>
            <w:fldChar w:fldCharType="separate"/>
          </w:r>
          <w:r w:rsidR="006D561C">
            <w:rPr>
              <w:noProof/>
            </w:rPr>
            <w:instrText>P0049208 – rev00</w:instrText>
          </w:r>
          <w:r>
            <w:rPr>
              <w:noProof/>
            </w:rPr>
            <w:fldChar w:fldCharType="end"/>
          </w:r>
          <w:r w:rsidRPr="00432E01">
            <w:rPr>
              <w:noProof/>
            </w:rPr>
            <w:instrText>"</w:instrText>
          </w:r>
          <w:r>
            <w:rPr>
              <w:noProof/>
            </w:rPr>
            <w:instrText xml:space="preserve"> </w:instrText>
          </w:r>
          <w:r>
            <w:rPr>
              <w:noProof/>
            </w:rPr>
            <w:fldChar w:fldCharType="separate"/>
          </w:r>
          <w:r w:rsidR="006D561C" w:rsidRPr="00432E01">
            <w:rPr>
              <w:noProof/>
            </w:rPr>
            <w:t xml:space="preserve">  │  </w:t>
          </w:r>
          <w:r w:rsidR="006D561C">
            <w:rPr>
              <w:noProof/>
            </w:rPr>
            <w:t>P0049208 – rev00</w:t>
          </w:r>
          <w:r>
            <w:rPr>
              <w:noProof/>
            </w:rPr>
            <w:fldChar w:fldCharType="end"/>
          </w:r>
          <w:r>
            <w:rPr>
              <w:noProof/>
            </w:rPr>
            <w:t xml:space="preserve"> </w:t>
          </w:r>
        </w:p>
      </w:tc>
      <w:tc>
        <w:tcPr>
          <w:tcW w:w="271" w:type="pct"/>
          <w:vAlign w:val="center"/>
        </w:tcPr>
        <w:p w14:paraId="759E195F" w14:textId="77777777" w:rsidR="006353BD" w:rsidRPr="0094381B" w:rsidRDefault="006353BD" w:rsidP="00276225">
          <w:pPr>
            <w:pStyle w:val="Footer"/>
            <w:jc w:val="right"/>
          </w:pPr>
        </w:p>
      </w:tc>
    </w:tr>
  </w:tbl>
  <w:p w14:paraId="346C8F2E" w14:textId="77777777" w:rsidR="006353BD" w:rsidRDefault="006353BD" w:rsidP="00276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37F72" w14:textId="77777777" w:rsidR="00485AE5" w:rsidRDefault="00485AE5" w:rsidP="000D4D4E">
      <w:pPr>
        <w:spacing w:line="240" w:lineRule="auto"/>
      </w:pPr>
      <w:r>
        <w:separator/>
      </w:r>
    </w:p>
  </w:footnote>
  <w:footnote w:type="continuationSeparator" w:id="0">
    <w:p w14:paraId="561FB5CB" w14:textId="77777777" w:rsidR="00485AE5" w:rsidRDefault="00485AE5" w:rsidP="000D4D4E">
      <w:pPr>
        <w:spacing w:line="240" w:lineRule="auto"/>
      </w:pPr>
      <w:r>
        <w:continuationSeparator/>
      </w:r>
    </w:p>
    <w:p w14:paraId="198E09F6" w14:textId="77777777" w:rsidR="00485AE5" w:rsidRDefault="00485AE5"/>
    <w:p w14:paraId="7920D457" w14:textId="77777777" w:rsidR="00485AE5" w:rsidRDefault="00485AE5"/>
  </w:footnote>
  <w:footnote w:type="continuationNotice" w:id="1">
    <w:p w14:paraId="5524A5CE" w14:textId="77777777" w:rsidR="00485AE5" w:rsidRDefault="00485AE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margin" w:tblpXSpec="right" w:tblpY="766"/>
      <w:tblW w:w="3402" w:type="dxa"/>
      <w:tblLayout w:type="fixed"/>
      <w:tblCellMar>
        <w:left w:w="0" w:type="dxa"/>
        <w:right w:w="0" w:type="dxa"/>
      </w:tblCellMar>
      <w:tblLook w:val="0000" w:firstRow="0" w:lastRow="0" w:firstColumn="0" w:lastColumn="0" w:noHBand="0" w:noVBand="0"/>
    </w:tblPr>
    <w:tblGrid>
      <w:gridCol w:w="3402"/>
    </w:tblGrid>
    <w:tr w:rsidR="006353BD" w14:paraId="4510BBB6" w14:textId="77777777" w:rsidTr="00CF4465">
      <w:trPr>
        <w:trHeight w:hRule="exact" w:val="1134"/>
      </w:trPr>
      <w:tc>
        <w:tcPr>
          <w:tcW w:w="3402" w:type="dxa"/>
          <w:vAlign w:val="center"/>
        </w:tcPr>
        <w:p w14:paraId="523E8F6A" w14:textId="07100325" w:rsidR="006353BD" w:rsidRPr="00266581" w:rsidRDefault="006353BD" w:rsidP="0025219F">
          <w:pPr>
            <w:pStyle w:val="GraphicRight"/>
          </w:pPr>
          <w:r w:rsidRPr="0025219F">
            <w:rPr>
              <w:noProof/>
              <w:lang w:eastAsia="en-GB"/>
            </w:rPr>
            <w:drawing>
              <wp:inline distT="0" distB="0" distL="0" distR="0" wp14:anchorId="6CEBFF0F" wp14:editId="34A4D5D7">
                <wp:extent cx="870574" cy="669600"/>
                <wp:effectExtent l="0" t="0" r="6350" b="0"/>
                <wp:docPr id="253711653" name="Picture 253711653">
                  <a:extLst xmlns:a="http://schemas.openxmlformats.org/drawingml/2006/main">
                    <a:ext uri="{FF2B5EF4-FFF2-40B4-BE49-F238E27FC236}">
                      <a16:creationId xmlns:a16="http://schemas.microsoft.com/office/drawing/2014/main" id="{A2248AF0-58D8-4A05-9B3B-3975D6310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2248AF0-58D8-4A05-9B3B-3975D63105C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70574" cy="669600"/>
                        </a:xfrm>
                        <a:prstGeom prst="rect">
                          <a:avLst/>
                        </a:prstGeom>
                      </pic:spPr>
                    </pic:pic>
                  </a:graphicData>
                </a:graphic>
              </wp:inline>
            </w:drawing>
          </w:r>
        </w:p>
      </w:tc>
    </w:tr>
  </w:tbl>
  <w:tbl>
    <w:tblPr>
      <w:tblpPr w:leftFromText="181" w:rightFromText="181" w:vertAnchor="page" w:horzAnchor="page" w:tblpX="1" w:tblpY="2354"/>
      <w:tblOverlap w:val="never"/>
      <w:tblW w:w="11906" w:type="dxa"/>
      <w:tblLayout w:type="fixed"/>
      <w:tblCellMar>
        <w:left w:w="0" w:type="dxa"/>
        <w:right w:w="0" w:type="dxa"/>
      </w:tblCellMar>
      <w:tblLook w:val="04A0" w:firstRow="1" w:lastRow="0" w:firstColumn="1" w:lastColumn="0" w:noHBand="0" w:noVBand="1"/>
    </w:tblPr>
    <w:tblGrid>
      <w:gridCol w:w="11906"/>
    </w:tblGrid>
    <w:tr w:rsidR="006353BD" w14:paraId="052C2EB7" w14:textId="77777777" w:rsidTr="00107873">
      <w:trPr>
        <w:cantSplit/>
        <w:trHeight w:hRule="exact" w:val="5386"/>
      </w:trPr>
      <w:tc>
        <w:tcPr>
          <w:tcW w:w="11906" w:type="dxa"/>
          <w:shd w:val="clear" w:color="auto" w:fill="D4D5D6" w:themeFill="background2"/>
        </w:tcPr>
        <w:p w14:paraId="2DFE05AB" w14:textId="6034619E" w:rsidR="006353BD" w:rsidRDefault="00FD5C3C" w:rsidP="00107873">
          <w:pPr>
            <w:pStyle w:val="GraphicLeft"/>
          </w:pPr>
          <w:bookmarkStart w:id="7" w:name="BM_DocTitleImage" w:colFirst="0" w:colLast="1"/>
          <w:r>
            <w:rPr>
              <w:noProof/>
            </w:rPr>
            <w:drawing>
              <wp:inline distT="0" distB="0" distL="0" distR="0" wp14:anchorId="5491D10D" wp14:editId="581F37FA">
                <wp:extent cx="7560310" cy="3420022"/>
                <wp:effectExtent l="0" t="0" r="2540" b="9525"/>
                <wp:docPr id="1644485698" name="Picture 164448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97602" name=""/>
                        <pic:cNvPicPr/>
                      </pic:nvPicPr>
                      <pic:blipFill>
                        <a:blip r:embed="rId2">
                          <a:extLst>
                            <a:ext uri="{28A0092B-C50C-407E-A947-70E740481C1C}">
                              <a14:useLocalDpi xmlns:a14="http://schemas.microsoft.com/office/drawing/2010/main" val="0"/>
                            </a:ext>
                          </a:extLst>
                        </a:blip>
                        <a:srcRect b="26443"/>
                        <a:stretch>
                          <a:fillRect/>
                        </a:stretch>
                      </pic:blipFill>
                      <pic:spPr>
                        <a:xfrm>
                          <a:off x="0" y="0"/>
                          <a:ext cx="7560310" cy="3420022"/>
                        </a:xfrm>
                        <a:prstGeom prst="rect">
                          <a:avLst/>
                        </a:prstGeom>
                      </pic:spPr>
                    </pic:pic>
                  </a:graphicData>
                </a:graphic>
              </wp:inline>
            </w:drawing>
          </w:r>
        </w:p>
      </w:tc>
    </w:tr>
  </w:tbl>
  <w:tbl>
    <w:tblPr>
      <w:tblpPr w:leftFromText="181" w:rightFromText="181" w:vertAnchor="page" w:horzAnchor="page" w:tblpX="1" w:tblpY="1"/>
      <w:tblOverlap w:val="never"/>
      <w:tblW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0"/>
    </w:tblGrid>
    <w:tr w:rsidR="006353BD" w14:paraId="6ECB153D" w14:textId="77777777" w:rsidTr="004D7D98">
      <w:tc>
        <w:tcPr>
          <w:tcW w:w="200" w:type="dxa"/>
          <w:tcBorders>
            <w:top w:val="nil"/>
            <w:left w:val="nil"/>
            <w:bottom w:val="nil"/>
            <w:right w:val="nil"/>
          </w:tcBorders>
        </w:tcPr>
        <w:p w14:paraId="0B08E1CC" w14:textId="77777777" w:rsidR="006353BD" w:rsidRDefault="006353BD" w:rsidP="004D7D98">
          <w:pPr>
            <w:pStyle w:val="Header"/>
          </w:pPr>
          <w:bookmarkStart w:id="8" w:name="BM_Mainbody" w:colFirst="0" w:colLast="0"/>
          <w:bookmarkEnd w:id="7"/>
        </w:p>
      </w:tc>
    </w:tr>
    <w:bookmarkEnd w:id="8"/>
  </w:tbl>
  <w:p w14:paraId="7FFAC5F5" w14:textId="77777777" w:rsidR="006353BD" w:rsidRDefault="006353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852" w:tblpY="568"/>
      <w:tblW w:w="2551" w:type="dxa"/>
      <w:tblCellMar>
        <w:left w:w="0" w:type="dxa"/>
        <w:right w:w="0" w:type="dxa"/>
      </w:tblCellMar>
      <w:tblLook w:val="0000" w:firstRow="0" w:lastRow="0" w:firstColumn="0" w:lastColumn="0" w:noHBand="0" w:noVBand="0"/>
    </w:tblPr>
    <w:tblGrid>
      <w:gridCol w:w="2551"/>
    </w:tblGrid>
    <w:tr w:rsidR="006353BD" w14:paraId="509689CD" w14:textId="77777777" w:rsidTr="620983C8">
      <w:trPr>
        <w:trHeight w:hRule="exact" w:val="851"/>
      </w:trPr>
      <w:tc>
        <w:tcPr>
          <w:tcW w:w="2551" w:type="dxa"/>
          <w:vAlign w:val="center"/>
        </w:tcPr>
        <w:p w14:paraId="79085AF6" w14:textId="3CCF5B17" w:rsidR="006353BD" w:rsidRDefault="006353BD" w:rsidP="0025219F">
          <w:pPr>
            <w:pStyle w:val="GraphicLeft"/>
          </w:pPr>
        </w:p>
      </w:tc>
    </w:tr>
  </w:tbl>
  <w:tbl>
    <w:tblPr>
      <w:tblpPr w:leftFromText="170" w:rightFromText="181" w:vertAnchor="page" w:horzAnchor="page" w:tblpX="3687" w:tblpY="568"/>
      <w:tblW w:w="0" w:type="auto"/>
      <w:tblCellMar>
        <w:left w:w="0" w:type="dxa"/>
        <w:right w:w="0" w:type="dxa"/>
      </w:tblCellMar>
      <w:tblLook w:val="0000" w:firstRow="0" w:lastRow="0" w:firstColumn="0" w:lastColumn="0" w:noHBand="0" w:noVBand="0"/>
    </w:tblPr>
    <w:tblGrid>
      <w:gridCol w:w="7370"/>
    </w:tblGrid>
    <w:tr w:rsidR="006353BD" w:rsidRPr="00D14253" w14:paraId="10CFF6AC" w14:textId="77777777" w:rsidTr="000D64F9">
      <w:trPr>
        <w:cantSplit/>
        <w:trHeight w:hRule="exact" w:val="851"/>
      </w:trPr>
      <w:tc>
        <w:tcPr>
          <w:tcW w:w="7370" w:type="dxa"/>
          <w:vAlign w:val="center"/>
        </w:tcPr>
        <w:p w14:paraId="3A314FD2" w14:textId="75CBE329" w:rsidR="006353BD" w:rsidRPr="00D14253" w:rsidRDefault="006353BD" w:rsidP="000D64F9">
          <w:pPr>
            <w:pStyle w:val="Header"/>
            <w:jc w:val="right"/>
          </w:pPr>
          <w:r>
            <w:rPr>
              <w:noProof/>
            </w:rPr>
            <w:fldChar w:fldCharType="begin"/>
          </w:r>
          <w:r>
            <w:rPr>
              <w:noProof/>
            </w:rPr>
            <w:instrText xml:space="preserve"> STYLEREF  ~DocTitle </w:instrText>
          </w:r>
          <w:r>
            <w:rPr>
              <w:noProof/>
            </w:rPr>
            <w:fldChar w:fldCharType="separate"/>
          </w:r>
          <w:r w:rsidR="001A4119">
            <w:rPr>
              <w:noProof/>
            </w:rPr>
            <w:t>Employer's Requirements – General - Solar PV</w:t>
          </w:r>
          <w:r>
            <w:rPr>
              <w:noProof/>
            </w:rPr>
            <w:fldChar w:fldCharType="end"/>
          </w:r>
        </w:p>
      </w:tc>
    </w:tr>
  </w:tbl>
  <w:p w14:paraId="1536CD9F" w14:textId="77777777" w:rsidR="006353BD" w:rsidRPr="0066682B" w:rsidRDefault="006353BD" w:rsidP="000D64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70" w:rightFromText="181" w:vertAnchor="page" w:horzAnchor="page" w:tblpX="3687" w:tblpY="568"/>
      <w:tblW w:w="0" w:type="auto"/>
      <w:tblCellMar>
        <w:left w:w="0" w:type="dxa"/>
        <w:right w:w="0" w:type="dxa"/>
      </w:tblCellMar>
      <w:tblLook w:val="0000" w:firstRow="0" w:lastRow="0" w:firstColumn="0" w:lastColumn="0" w:noHBand="0" w:noVBand="0"/>
    </w:tblPr>
    <w:tblGrid>
      <w:gridCol w:w="7370"/>
    </w:tblGrid>
    <w:tr w:rsidR="006353BD" w:rsidRPr="00D14253" w14:paraId="32509C68" w14:textId="77777777" w:rsidTr="00671E9C">
      <w:trPr>
        <w:cantSplit/>
        <w:trHeight w:hRule="exact" w:val="851"/>
      </w:trPr>
      <w:tc>
        <w:tcPr>
          <w:tcW w:w="7370" w:type="dxa"/>
          <w:vAlign w:val="center"/>
        </w:tcPr>
        <w:p w14:paraId="255B1565" w14:textId="7F98E5A3" w:rsidR="006353BD" w:rsidRPr="00D14253" w:rsidRDefault="006353BD" w:rsidP="00671E9C">
          <w:pPr>
            <w:pStyle w:val="Header"/>
            <w:jc w:val="right"/>
          </w:pPr>
          <w:r>
            <w:rPr>
              <w:noProof/>
            </w:rPr>
            <w:fldChar w:fldCharType="begin"/>
          </w:r>
          <w:r>
            <w:rPr>
              <w:noProof/>
            </w:rPr>
            <w:instrText xml:space="preserve"> STYLEREF  ~DocTitle </w:instrText>
          </w:r>
          <w:r>
            <w:rPr>
              <w:noProof/>
            </w:rPr>
            <w:fldChar w:fldCharType="separate"/>
          </w:r>
          <w:r w:rsidR="001A4119">
            <w:rPr>
              <w:noProof/>
            </w:rPr>
            <w:t>Employer's Requirements – General - Solar PV</w:t>
          </w:r>
          <w:r>
            <w:rPr>
              <w:noProof/>
            </w:rPr>
            <w:fldChar w:fldCharType="end"/>
          </w:r>
        </w:p>
      </w:tc>
    </w:tr>
  </w:tbl>
  <w:tbl>
    <w:tblPr>
      <w:tblpPr w:leftFromText="181" w:rightFromText="181" w:vertAnchor="page" w:horzAnchor="page" w:tblpX="852" w:tblpY="568"/>
      <w:tblW w:w="2551" w:type="dxa"/>
      <w:tblCellMar>
        <w:left w:w="0" w:type="dxa"/>
        <w:right w:w="0" w:type="dxa"/>
      </w:tblCellMar>
      <w:tblLook w:val="0000" w:firstRow="0" w:lastRow="0" w:firstColumn="0" w:lastColumn="0" w:noHBand="0" w:noVBand="0"/>
    </w:tblPr>
    <w:tblGrid>
      <w:gridCol w:w="2551"/>
    </w:tblGrid>
    <w:tr w:rsidR="006353BD" w14:paraId="15C5704C" w14:textId="77777777" w:rsidTr="00671E9C">
      <w:trPr>
        <w:trHeight w:hRule="exact" w:val="851"/>
      </w:trPr>
      <w:tc>
        <w:tcPr>
          <w:tcW w:w="2551" w:type="dxa"/>
          <w:vAlign w:val="center"/>
        </w:tcPr>
        <w:p w14:paraId="598D1E04" w14:textId="77777777" w:rsidR="006353BD" w:rsidRDefault="006353BD" w:rsidP="0025219F">
          <w:pPr>
            <w:pStyle w:val="GraphicLeft"/>
          </w:pPr>
          <w:r w:rsidRPr="0025219F">
            <w:rPr>
              <w:noProof/>
              <w:lang w:eastAsia="en-GB"/>
            </w:rPr>
            <w:drawing>
              <wp:inline distT="0" distB="0" distL="0" distR="0" wp14:anchorId="751A0431" wp14:editId="021FC052">
                <wp:extent cx="678673" cy="522000"/>
                <wp:effectExtent l="0" t="0" r="7620" b="0"/>
                <wp:docPr id="1978477335" name="Picture 1978477335">
                  <a:extLst xmlns:a="http://schemas.openxmlformats.org/drawingml/2006/main">
                    <a:ext uri="{FF2B5EF4-FFF2-40B4-BE49-F238E27FC236}">
                      <a16:creationId xmlns:a16="http://schemas.microsoft.com/office/drawing/2014/main" id="{A2248AF0-58D8-4A05-9B3B-3975D6310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2248AF0-58D8-4A05-9B3B-3975D63105C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78673" cy="522000"/>
                        </a:xfrm>
                        <a:prstGeom prst="rect">
                          <a:avLst/>
                        </a:prstGeom>
                      </pic:spPr>
                    </pic:pic>
                  </a:graphicData>
                </a:graphic>
              </wp:inline>
            </w:drawing>
          </w:r>
        </w:p>
      </w:tc>
    </w:tr>
  </w:tbl>
  <w:p w14:paraId="5271DC37" w14:textId="77777777" w:rsidR="006353BD" w:rsidRDefault="006353BD" w:rsidP="007F2C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70" w:rightFromText="181" w:vertAnchor="page" w:horzAnchor="page" w:tblpX="3687" w:tblpY="568"/>
      <w:tblW w:w="0" w:type="auto"/>
      <w:tblCellMar>
        <w:left w:w="0" w:type="dxa"/>
        <w:right w:w="0" w:type="dxa"/>
      </w:tblCellMar>
      <w:tblLook w:val="0000" w:firstRow="0" w:lastRow="0" w:firstColumn="0" w:lastColumn="0" w:noHBand="0" w:noVBand="0"/>
    </w:tblPr>
    <w:tblGrid>
      <w:gridCol w:w="7370"/>
    </w:tblGrid>
    <w:tr w:rsidR="006353BD" w:rsidRPr="00D14253" w14:paraId="5D6CC716" w14:textId="77777777" w:rsidTr="00671E9C">
      <w:trPr>
        <w:cantSplit/>
        <w:trHeight w:hRule="exact" w:val="851"/>
      </w:trPr>
      <w:tc>
        <w:tcPr>
          <w:tcW w:w="7370" w:type="dxa"/>
          <w:vAlign w:val="center"/>
        </w:tcPr>
        <w:p w14:paraId="76595DB4" w14:textId="2F43E739" w:rsidR="006353BD" w:rsidRPr="00D14253" w:rsidRDefault="006353BD" w:rsidP="00671E9C">
          <w:pPr>
            <w:pStyle w:val="Header"/>
            <w:jc w:val="right"/>
          </w:pPr>
          <w:r>
            <w:rPr>
              <w:noProof/>
            </w:rPr>
            <w:fldChar w:fldCharType="begin"/>
          </w:r>
          <w:r>
            <w:rPr>
              <w:noProof/>
            </w:rPr>
            <w:instrText xml:space="preserve"> STYLEREF  ~DocTitle </w:instrText>
          </w:r>
          <w:r>
            <w:rPr>
              <w:noProof/>
            </w:rPr>
            <w:fldChar w:fldCharType="separate"/>
          </w:r>
          <w:r w:rsidR="006D561C">
            <w:rPr>
              <w:noProof/>
            </w:rPr>
            <w:t>Employer's Requirements – General - Solar PV</w:t>
          </w:r>
          <w:r>
            <w:rPr>
              <w:noProof/>
            </w:rPr>
            <w:fldChar w:fldCharType="end"/>
          </w:r>
        </w:p>
      </w:tc>
    </w:tr>
  </w:tbl>
  <w:tbl>
    <w:tblPr>
      <w:tblpPr w:leftFromText="181" w:rightFromText="181" w:vertAnchor="page" w:horzAnchor="page" w:tblpX="852" w:tblpY="568"/>
      <w:tblW w:w="2551" w:type="dxa"/>
      <w:tblCellMar>
        <w:left w:w="0" w:type="dxa"/>
        <w:right w:w="0" w:type="dxa"/>
      </w:tblCellMar>
      <w:tblLook w:val="0000" w:firstRow="0" w:lastRow="0" w:firstColumn="0" w:lastColumn="0" w:noHBand="0" w:noVBand="0"/>
    </w:tblPr>
    <w:tblGrid>
      <w:gridCol w:w="2551"/>
    </w:tblGrid>
    <w:tr w:rsidR="006353BD" w14:paraId="7BCF3F86" w14:textId="77777777" w:rsidTr="620983C8">
      <w:trPr>
        <w:trHeight w:hRule="exact" w:val="851"/>
      </w:trPr>
      <w:tc>
        <w:tcPr>
          <w:tcW w:w="2551" w:type="dxa"/>
          <w:vAlign w:val="center"/>
        </w:tcPr>
        <w:p w14:paraId="311E8B35" w14:textId="4400C827" w:rsidR="006353BD" w:rsidRDefault="006353BD" w:rsidP="0025219F">
          <w:pPr>
            <w:pStyle w:val="GraphicLeft"/>
          </w:pPr>
          <w:r>
            <w:rPr>
              <w:noProof/>
              <w:lang w:eastAsia="en-GB"/>
            </w:rPr>
            <w:drawing>
              <wp:inline distT="0" distB="0" distL="0" distR="0" wp14:anchorId="66A5A630" wp14:editId="3F7BDE0D">
                <wp:extent cx="678673" cy="522000"/>
                <wp:effectExtent l="0" t="0" r="7620" b="0"/>
                <wp:docPr id="1290909492" name="Picture 129090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
                          <a:extLs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A2248AF0-58D8-4A05-9B3B-3975D63105C1}"/>
                            </a:ext>
                          </a:extLst>
                        </a:blip>
                        <a:stretch>
                          <a:fillRect/>
                        </a:stretch>
                      </pic:blipFill>
                      <pic:spPr>
                        <a:xfrm>
                          <a:off x="0" y="0"/>
                          <a:ext cx="678673" cy="522000"/>
                        </a:xfrm>
                        <a:prstGeom prst="rect">
                          <a:avLst/>
                        </a:prstGeom>
                      </pic:spPr>
                    </pic:pic>
                  </a:graphicData>
                </a:graphic>
              </wp:inline>
            </w:drawing>
          </w:r>
        </w:p>
      </w:tc>
    </w:tr>
  </w:tbl>
  <w:p w14:paraId="58C4FEA0" w14:textId="77777777" w:rsidR="006353BD" w:rsidRDefault="006353BD" w:rsidP="007F2C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B08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B669C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46022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EC0E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4842E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6A00E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5285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A863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1039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14A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548BE"/>
    <w:multiLevelType w:val="multilevel"/>
    <w:tmpl w:val="A10273B8"/>
    <w:lvl w:ilvl="0">
      <w:start w:val="1"/>
      <w:numFmt w:val="decimal"/>
      <w:lvlRestart w:val="0"/>
      <w:pStyle w:val="Heading1"/>
      <w:isLgl/>
      <w:lvlText w:val="%1"/>
      <w:lvlJc w:val="right"/>
      <w:pPr>
        <w:tabs>
          <w:tab w:val="num" w:pos="0"/>
        </w:tabs>
        <w:ind w:left="0" w:hanging="283"/>
      </w:pPr>
      <w:rPr>
        <w:rFonts w:ascii="Arial" w:hAnsi="Arial" w:cs="Arial" w:hint="default"/>
        <w:b w:val="0"/>
        <w:i w:val="0"/>
        <w:color w:val="006BA6" w:themeColor="accent1"/>
        <w:sz w:val="36"/>
      </w:rPr>
    </w:lvl>
    <w:lvl w:ilvl="1">
      <w:start w:val="1"/>
      <w:numFmt w:val="decimal"/>
      <w:pStyle w:val="Heading2"/>
      <w:isLgl/>
      <w:lvlText w:val="%1.%2"/>
      <w:lvlJc w:val="right"/>
      <w:pPr>
        <w:tabs>
          <w:tab w:val="num" w:pos="0"/>
        </w:tabs>
        <w:ind w:left="0" w:hanging="283"/>
      </w:pPr>
      <w:rPr>
        <w:rFonts w:ascii="Arial" w:hAnsi="Arial" w:cs="Arial" w:hint="default"/>
        <w:b w:val="0"/>
        <w:i w:val="0"/>
        <w:color w:val="006BA6" w:themeColor="accent1"/>
        <w:sz w:val="32"/>
      </w:rPr>
    </w:lvl>
    <w:lvl w:ilvl="2">
      <w:start w:val="1"/>
      <w:numFmt w:val="decimal"/>
      <w:pStyle w:val="Heading3"/>
      <w:isLgl/>
      <w:lvlText w:val="%1.%2.%3"/>
      <w:lvlJc w:val="right"/>
      <w:pPr>
        <w:tabs>
          <w:tab w:val="num" w:pos="0"/>
        </w:tabs>
        <w:ind w:left="0" w:hanging="283"/>
      </w:pPr>
      <w:rPr>
        <w:rFonts w:ascii="Arial" w:hAnsi="Arial" w:cs="Arial" w:hint="default"/>
        <w:b w:val="0"/>
        <w:i w:val="0"/>
        <w:color w:val="006BA6" w:themeColor="accent1"/>
        <w:sz w:val="28"/>
      </w:rPr>
    </w:lvl>
    <w:lvl w:ilvl="3">
      <w:start w:val="1"/>
      <w:numFmt w:val="decimal"/>
      <w:pStyle w:val="Heading4"/>
      <w:isLgl/>
      <w:lvlText w:val="%1.%2.%3.%4"/>
      <w:lvlJc w:val="right"/>
      <w:pPr>
        <w:tabs>
          <w:tab w:val="num" w:pos="0"/>
        </w:tabs>
        <w:ind w:left="0" w:hanging="283"/>
      </w:pPr>
      <w:rPr>
        <w:rFonts w:ascii="Arial" w:hAnsi="Arial" w:cs="Arial" w:hint="default"/>
        <w:b w:val="0"/>
        <w:i w:val="0"/>
        <w:color w:val="006BA6" w:themeColor="accent1"/>
        <w:sz w:val="24"/>
      </w:rPr>
    </w:lvl>
    <w:lvl w:ilvl="4">
      <w:start w:val="1"/>
      <w:numFmt w:val="none"/>
      <w:lvlText w:val=""/>
      <w:lvlJc w:val="left"/>
      <w:pPr>
        <w:ind w:left="-32767" w:firstLine="32767"/>
      </w:pPr>
      <w:rPr>
        <w:rFonts w:hint="default"/>
      </w:rPr>
    </w:lvl>
    <w:lvl w:ilvl="5">
      <w:start w:val="1"/>
      <w:numFmt w:val="none"/>
      <w:lvlText w:val=""/>
      <w:lvlJc w:val="left"/>
      <w:pPr>
        <w:ind w:left="-32767" w:firstLine="32767"/>
      </w:pPr>
      <w:rPr>
        <w:rFonts w:hint="default"/>
      </w:rPr>
    </w:lvl>
    <w:lvl w:ilvl="6">
      <w:start w:val="1"/>
      <w:numFmt w:val="none"/>
      <w:lvlText w:val=""/>
      <w:lvlJc w:val="left"/>
      <w:pPr>
        <w:ind w:left="-32767" w:firstLine="32767"/>
      </w:pPr>
      <w:rPr>
        <w:rFonts w:hint="default"/>
      </w:rPr>
    </w:lvl>
    <w:lvl w:ilvl="7">
      <w:start w:val="1"/>
      <w:numFmt w:val="none"/>
      <w:lvlText w:val=""/>
      <w:lvlJc w:val="left"/>
      <w:pPr>
        <w:ind w:left="-32767" w:firstLine="32767"/>
      </w:pPr>
      <w:rPr>
        <w:rFonts w:hint="default"/>
      </w:rPr>
    </w:lvl>
    <w:lvl w:ilvl="8">
      <w:start w:val="1"/>
      <w:numFmt w:val="none"/>
      <w:lvlText w:val=""/>
      <w:lvlJc w:val="left"/>
      <w:pPr>
        <w:ind w:left="-32767" w:firstLine="32767"/>
      </w:pPr>
      <w:rPr>
        <w:rFonts w:hint="default"/>
      </w:rPr>
    </w:lvl>
  </w:abstractNum>
  <w:abstractNum w:abstractNumId="11" w15:restartNumberingAfterBreak="0">
    <w:nsid w:val="0868241E"/>
    <w:multiLevelType w:val="multilevel"/>
    <w:tmpl w:val="1D4EC068"/>
    <w:lvl w:ilvl="0">
      <w:start w:val="1"/>
      <w:numFmt w:val="upperLetter"/>
      <w:pStyle w:val="AppHead"/>
      <w:lvlText w:val="%1."/>
      <w:lvlJc w:val="right"/>
      <w:pPr>
        <w:ind w:left="0" w:hanging="284"/>
      </w:pPr>
      <w:rPr>
        <w:rFonts w:hint="default"/>
        <w:color w:val="006BA6" w:themeColor="accent1"/>
      </w:rPr>
    </w:lvl>
    <w:lvl w:ilvl="1">
      <w:start w:val="1"/>
      <w:numFmt w:val="decimal"/>
      <w:pStyle w:val="AppSubHead"/>
      <w:lvlText w:val="%1.%2."/>
      <w:lvlJc w:val="right"/>
      <w:pPr>
        <w:ind w:left="0" w:hanging="284"/>
      </w:pPr>
      <w:rPr>
        <w:rFonts w:hint="default"/>
        <w:color w:val="006BA6" w:themeColor="accent1"/>
      </w:rPr>
    </w:lvl>
    <w:lvl w:ilvl="2">
      <w:start w:val="1"/>
      <w:numFmt w:val="decimal"/>
      <w:pStyle w:val="AppMinorSubHead"/>
      <w:lvlText w:val="%1.%2.%3."/>
      <w:lvlJc w:val="right"/>
      <w:pPr>
        <w:ind w:left="0" w:hanging="284"/>
      </w:pPr>
      <w:rPr>
        <w:rFonts w:hint="default"/>
        <w:color w:val="006BA6" w:themeColor="accent1"/>
      </w:rPr>
    </w:lvl>
    <w:lvl w:ilvl="3">
      <w:start w:val="1"/>
      <w:numFmt w:val="none"/>
      <w:lvlText w:val="%4"/>
      <w:lvlJc w:val="left"/>
      <w:pPr>
        <w:ind w:left="0" w:hanging="284"/>
      </w:pPr>
      <w:rPr>
        <w:rFonts w:hint="default"/>
      </w:rPr>
    </w:lvl>
    <w:lvl w:ilvl="4">
      <w:start w:val="1"/>
      <w:numFmt w:val="none"/>
      <w:lvlText w:val="%5"/>
      <w:lvlJc w:val="left"/>
      <w:pPr>
        <w:ind w:left="0" w:hanging="284"/>
      </w:pPr>
      <w:rPr>
        <w:rFonts w:hint="default"/>
      </w:rPr>
    </w:lvl>
    <w:lvl w:ilvl="5">
      <w:start w:val="1"/>
      <w:numFmt w:val="none"/>
      <w:lvlText w:val="%6"/>
      <w:lvlJc w:val="right"/>
      <w:pPr>
        <w:ind w:left="0" w:hanging="284"/>
      </w:pPr>
      <w:rPr>
        <w:rFonts w:hint="default"/>
      </w:rPr>
    </w:lvl>
    <w:lvl w:ilvl="6">
      <w:start w:val="1"/>
      <w:numFmt w:val="none"/>
      <w:lvlText w:val="%7"/>
      <w:lvlJc w:val="left"/>
      <w:pPr>
        <w:ind w:left="0" w:hanging="284"/>
      </w:pPr>
      <w:rPr>
        <w:rFonts w:hint="default"/>
      </w:rPr>
    </w:lvl>
    <w:lvl w:ilvl="7">
      <w:start w:val="1"/>
      <w:numFmt w:val="none"/>
      <w:lvlText w:val=""/>
      <w:lvlJc w:val="left"/>
      <w:pPr>
        <w:ind w:left="0" w:hanging="284"/>
      </w:pPr>
      <w:rPr>
        <w:rFonts w:hint="default"/>
      </w:rPr>
    </w:lvl>
    <w:lvl w:ilvl="8">
      <w:start w:val="1"/>
      <w:numFmt w:val="none"/>
      <w:lvlText w:val=""/>
      <w:lvlJc w:val="right"/>
      <w:pPr>
        <w:ind w:left="0" w:hanging="284"/>
      </w:pPr>
      <w:rPr>
        <w:rFonts w:hint="default"/>
      </w:rPr>
    </w:lvl>
  </w:abstractNum>
  <w:abstractNum w:abstractNumId="12" w15:restartNumberingAfterBreak="0">
    <w:nsid w:val="08DB6DCA"/>
    <w:multiLevelType w:val="multilevel"/>
    <w:tmpl w:val="0FC42C04"/>
    <w:lvl w:ilvl="0">
      <w:start w:val="1"/>
      <w:numFmt w:val="decimal"/>
      <w:lvlText w:val="%1."/>
      <w:lvlJc w:val="left"/>
      <w:pPr>
        <w:tabs>
          <w:tab w:val="num" w:pos="709"/>
        </w:tabs>
        <w:ind w:left="709" w:hanging="709"/>
      </w:pPr>
      <w:rPr>
        <w:rFonts w:hint="default"/>
        <w:b/>
        <w:i w:val="0"/>
        <w:color w:val="006BA6" w:themeColor="accent1"/>
      </w:rPr>
    </w:lvl>
    <w:lvl w:ilvl="1">
      <w:start w:val="1"/>
      <w:numFmt w:val="lowerRoman"/>
      <w:lvlText w:val="%2."/>
      <w:lvlJc w:val="left"/>
      <w:pPr>
        <w:tabs>
          <w:tab w:val="num" w:pos="709"/>
        </w:tabs>
        <w:ind w:left="709" w:hanging="709"/>
      </w:pPr>
      <w:rPr>
        <w:rFonts w:hint="default"/>
        <w:color w:val="006BA6" w:themeColor="accent1"/>
      </w:rPr>
    </w:lvl>
    <w:lvl w:ilvl="2">
      <w:start w:val="1"/>
      <w:numFmt w:val="lowerLetter"/>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9B338C2"/>
    <w:multiLevelType w:val="multilevel"/>
    <w:tmpl w:val="45C61200"/>
    <w:lvl w:ilvl="0">
      <w:start w:val="1"/>
      <w:numFmt w:val="bullet"/>
      <w:lvlText w:val=""/>
      <w:lvlJc w:val="left"/>
      <w:pPr>
        <w:tabs>
          <w:tab w:val="num" w:pos="340"/>
        </w:tabs>
        <w:ind w:left="340" w:hanging="340"/>
      </w:pPr>
      <w:rPr>
        <w:rFonts w:ascii="Wingdings 2" w:hAnsi="Wingdings 2" w:hint="default"/>
        <w:color w:val="006BA6" w:themeColor="accent1"/>
      </w:rPr>
    </w:lvl>
    <w:lvl w:ilvl="1">
      <w:start w:val="1"/>
      <w:numFmt w:val="bullet"/>
      <w:lvlText w:val="–"/>
      <w:lvlJc w:val="left"/>
      <w:pPr>
        <w:tabs>
          <w:tab w:val="num" w:pos="680"/>
        </w:tabs>
        <w:ind w:left="680" w:hanging="340"/>
      </w:pPr>
      <w:rPr>
        <w:rFonts w:ascii="(none)" w:hAnsi="(none)" w:hint="default"/>
        <w:color w:val="006BA6" w:themeColor="accent1"/>
      </w:rPr>
    </w:lvl>
    <w:lvl w:ilvl="2">
      <w:start w:val="1"/>
      <w:numFmt w:val="bullet"/>
      <w:lvlText w:val="§"/>
      <w:lvlJc w:val="left"/>
      <w:pPr>
        <w:tabs>
          <w:tab w:val="num" w:pos="1021"/>
        </w:tabs>
        <w:ind w:left="1021" w:hanging="341"/>
      </w:pPr>
      <w:rPr>
        <w:rFonts w:ascii="Wingdings" w:hAnsi="Wingding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14" w15:restartNumberingAfterBreak="0">
    <w:nsid w:val="0B2E05D4"/>
    <w:multiLevelType w:val="hybridMultilevel"/>
    <w:tmpl w:val="5FEC7204"/>
    <w:lvl w:ilvl="0" w:tplc="179E647A">
      <w:start w:val="1"/>
      <w:numFmt w:val="bullet"/>
      <w:lvlText w:val=""/>
      <w:lvlJc w:val="left"/>
      <w:pPr>
        <w:tabs>
          <w:tab w:val="num" w:pos="340"/>
        </w:tabs>
        <w:ind w:left="340" w:hanging="340"/>
      </w:pPr>
      <w:rPr>
        <w:rFonts w:ascii="Wingdings 2" w:hAnsi="Wingdings 2" w:hint="default"/>
        <w:color w:val="006BA6" w:themeColor="accent1"/>
      </w:rPr>
    </w:lvl>
    <w:lvl w:ilvl="1" w:tplc="05D4070C">
      <w:start w:val="1"/>
      <w:numFmt w:val="bullet"/>
      <w:lvlText w:val="–"/>
      <w:lvlJc w:val="left"/>
      <w:pPr>
        <w:tabs>
          <w:tab w:val="num" w:pos="680"/>
        </w:tabs>
        <w:ind w:left="680" w:hanging="340"/>
      </w:pPr>
      <w:rPr>
        <w:rFonts w:ascii="(none)" w:hAnsi="(none)" w:hint="default"/>
        <w:color w:val="006BA6" w:themeColor="accent1"/>
      </w:rPr>
    </w:lvl>
    <w:lvl w:ilvl="2" w:tplc="C61238F6">
      <w:start w:val="1"/>
      <w:numFmt w:val="bullet"/>
      <w:lvlText w:val="§"/>
      <w:lvlJc w:val="left"/>
      <w:pPr>
        <w:tabs>
          <w:tab w:val="num" w:pos="1021"/>
        </w:tabs>
        <w:ind w:left="1021" w:hanging="341"/>
      </w:pPr>
      <w:rPr>
        <w:rFonts w:ascii="Wingdings" w:hAnsi="Wingdings" w:hint="default"/>
        <w:color w:val="006BA6" w:themeColor="accent1"/>
      </w:rPr>
    </w:lvl>
    <w:lvl w:ilvl="3" w:tplc="C5E69096">
      <w:start w:val="1"/>
      <w:numFmt w:val="none"/>
      <w:lvlText w:val=""/>
      <w:lvlJc w:val="left"/>
      <w:pPr>
        <w:tabs>
          <w:tab w:val="num" w:pos="0"/>
        </w:tabs>
        <w:ind w:left="-32767" w:firstLine="0"/>
      </w:pPr>
      <w:rPr>
        <w:rFonts w:hint="default"/>
      </w:rPr>
    </w:lvl>
    <w:lvl w:ilvl="4" w:tplc="4D3A368E">
      <w:start w:val="1"/>
      <w:numFmt w:val="none"/>
      <w:lvlText w:val=""/>
      <w:lvlJc w:val="left"/>
      <w:pPr>
        <w:tabs>
          <w:tab w:val="num" w:pos="0"/>
        </w:tabs>
        <w:ind w:left="-32767" w:firstLine="0"/>
      </w:pPr>
      <w:rPr>
        <w:rFonts w:hint="default"/>
      </w:rPr>
    </w:lvl>
    <w:lvl w:ilvl="5" w:tplc="55BA1B44">
      <w:start w:val="1"/>
      <w:numFmt w:val="none"/>
      <w:lvlText w:val=""/>
      <w:lvlJc w:val="left"/>
      <w:pPr>
        <w:tabs>
          <w:tab w:val="num" w:pos="0"/>
        </w:tabs>
        <w:ind w:left="-32767" w:firstLine="0"/>
      </w:pPr>
      <w:rPr>
        <w:rFonts w:hint="default"/>
      </w:rPr>
    </w:lvl>
    <w:lvl w:ilvl="6" w:tplc="5BD092DC">
      <w:start w:val="1"/>
      <w:numFmt w:val="none"/>
      <w:lvlText w:val=""/>
      <w:lvlJc w:val="left"/>
      <w:pPr>
        <w:tabs>
          <w:tab w:val="num" w:pos="0"/>
        </w:tabs>
        <w:ind w:left="-32767" w:firstLine="0"/>
      </w:pPr>
      <w:rPr>
        <w:rFonts w:hint="default"/>
      </w:rPr>
    </w:lvl>
    <w:lvl w:ilvl="7" w:tplc="71AAED8A">
      <w:start w:val="1"/>
      <w:numFmt w:val="none"/>
      <w:lvlText w:val=""/>
      <w:lvlJc w:val="left"/>
      <w:pPr>
        <w:tabs>
          <w:tab w:val="num" w:pos="0"/>
        </w:tabs>
        <w:ind w:left="-32767" w:firstLine="0"/>
      </w:pPr>
      <w:rPr>
        <w:rFonts w:hint="default"/>
      </w:rPr>
    </w:lvl>
    <w:lvl w:ilvl="8" w:tplc="836E7C3E">
      <w:start w:val="1"/>
      <w:numFmt w:val="none"/>
      <w:lvlText w:val=""/>
      <w:lvlJc w:val="left"/>
      <w:pPr>
        <w:tabs>
          <w:tab w:val="num" w:pos="0"/>
        </w:tabs>
        <w:ind w:left="-32767" w:firstLine="0"/>
      </w:pPr>
      <w:rPr>
        <w:rFonts w:hint="default"/>
      </w:rPr>
    </w:lvl>
  </w:abstractNum>
  <w:abstractNum w:abstractNumId="15" w15:restartNumberingAfterBreak="0">
    <w:nsid w:val="0C677BB0"/>
    <w:multiLevelType w:val="hybridMultilevel"/>
    <w:tmpl w:val="76E2590A"/>
    <w:lvl w:ilvl="0" w:tplc="08090001">
      <w:start w:val="1"/>
      <w:numFmt w:val="bullet"/>
      <w:lvlText w:val=""/>
      <w:lvlJc w:val="left"/>
      <w:pPr>
        <w:ind w:left="780" w:hanging="360"/>
      </w:pPr>
      <w:rPr>
        <w:rFonts w:ascii="Symbol" w:hAnsi="Symbol" w:hint="default"/>
      </w:rPr>
    </w:lvl>
    <w:lvl w:ilvl="1" w:tplc="5B5A2374">
      <w:start w:val="2"/>
      <w:numFmt w:val="bullet"/>
      <w:lvlText w:val="-"/>
      <w:lvlJc w:val="left"/>
      <w:pPr>
        <w:ind w:left="1500" w:hanging="360"/>
      </w:pPr>
      <w:rPr>
        <w:rFonts w:ascii="Arial" w:eastAsiaTheme="minorHAnsi" w:hAnsi="Arial" w:cs="Arial"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6" w15:restartNumberingAfterBreak="0">
    <w:nsid w:val="0EB85199"/>
    <w:multiLevelType w:val="multilevel"/>
    <w:tmpl w:val="48F67DE4"/>
    <w:lvl w:ilvl="0">
      <w:start w:val="1"/>
      <w:numFmt w:val="decimal"/>
      <w:lvlText w:val="%1"/>
      <w:lvlJc w:val="left"/>
      <w:pPr>
        <w:tabs>
          <w:tab w:val="num" w:pos="709"/>
        </w:tabs>
        <w:ind w:left="709" w:hanging="709"/>
      </w:pPr>
      <w:rPr>
        <w:rFonts w:ascii="Arial" w:hAnsi="Arial" w:hint="default"/>
        <w:b w:val="0"/>
        <w:i w:val="0"/>
        <w:color w:val="53565A" w:themeColor="text2"/>
        <w:sz w:val="21"/>
      </w:rPr>
    </w:lvl>
    <w:lvl w:ilvl="1">
      <w:start w:val="1"/>
      <w:numFmt w:val="lowerRoman"/>
      <w:lvlText w:val="%2."/>
      <w:lvlJc w:val="left"/>
      <w:pPr>
        <w:tabs>
          <w:tab w:val="num" w:pos="709"/>
        </w:tabs>
        <w:ind w:left="709" w:hanging="709"/>
      </w:pPr>
      <w:rPr>
        <w:rFonts w:hint="default"/>
        <w:color w:val="006BA6" w:themeColor="accent1"/>
      </w:rPr>
    </w:lvl>
    <w:lvl w:ilvl="2">
      <w:start w:val="1"/>
      <w:numFmt w:val="lowerLetter"/>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409545F"/>
    <w:multiLevelType w:val="hybridMultilevel"/>
    <w:tmpl w:val="FEA6E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51D2ADA"/>
    <w:multiLevelType w:val="hybridMultilevel"/>
    <w:tmpl w:val="7B0CF1EC"/>
    <w:lvl w:ilvl="0" w:tplc="99ACEE30">
      <w:numFmt w:val="bullet"/>
      <w:pStyle w:val="Templatenotesbulletpoints"/>
      <w:lvlText w:val="□"/>
      <w:lvlJc w:val="left"/>
      <w:pPr>
        <w:ind w:left="360" w:hanging="360"/>
      </w:pPr>
      <w:rPr>
        <w:rFonts w:ascii="Arial" w:eastAsia="Cambria" w:hAnsi="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7F96782"/>
    <w:multiLevelType w:val="multilevel"/>
    <w:tmpl w:val="ED4AE9AE"/>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C1E704D"/>
    <w:multiLevelType w:val="hybridMultilevel"/>
    <w:tmpl w:val="16949E5E"/>
    <w:lvl w:ilvl="0" w:tplc="2EBC390E">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1EF02102"/>
    <w:multiLevelType w:val="multilevel"/>
    <w:tmpl w:val="8B3C0BA0"/>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F340E3"/>
    <w:multiLevelType w:val="multilevel"/>
    <w:tmpl w:val="268E86CA"/>
    <w:lvl w:ilvl="0">
      <w:start w:val="1"/>
      <w:numFmt w:val="upperLetter"/>
      <w:pStyle w:val="Heading7"/>
      <w:lvlText w:val="%1."/>
      <w:lvlJc w:val="right"/>
      <w:pPr>
        <w:ind w:left="0" w:hanging="284"/>
      </w:pPr>
      <w:rPr>
        <w:rFonts w:hint="default"/>
      </w:rPr>
    </w:lvl>
    <w:lvl w:ilvl="1">
      <w:start w:val="1"/>
      <w:numFmt w:val="decimal"/>
      <w:pStyle w:val="Heading8"/>
      <w:lvlText w:val="%1.%2."/>
      <w:lvlJc w:val="right"/>
      <w:pPr>
        <w:ind w:left="0" w:hanging="284"/>
      </w:pPr>
      <w:rPr>
        <w:rFonts w:hint="default"/>
      </w:rPr>
    </w:lvl>
    <w:lvl w:ilvl="2">
      <w:start w:val="1"/>
      <w:numFmt w:val="decimal"/>
      <w:pStyle w:val="Heading9"/>
      <w:lvlText w:val="%1.%2.%3."/>
      <w:lvlJc w:val="right"/>
      <w:pPr>
        <w:ind w:left="0" w:hanging="284"/>
      </w:pPr>
      <w:rPr>
        <w:rFonts w:hint="default"/>
      </w:rPr>
    </w:lvl>
    <w:lvl w:ilvl="3">
      <w:start w:val="1"/>
      <w:numFmt w:val="none"/>
      <w:lvlText w:val="%4"/>
      <w:lvlJc w:val="left"/>
      <w:pPr>
        <w:ind w:left="0" w:hanging="284"/>
      </w:pPr>
      <w:rPr>
        <w:rFonts w:hint="default"/>
      </w:rPr>
    </w:lvl>
    <w:lvl w:ilvl="4">
      <w:start w:val="1"/>
      <w:numFmt w:val="none"/>
      <w:lvlText w:val="%5"/>
      <w:lvlJc w:val="left"/>
      <w:pPr>
        <w:ind w:left="0" w:hanging="284"/>
      </w:pPr>
      <w:rPr>
        <w:rFonts w:hint="default"/>
      </w:rPr>
    </w:lvl>
    <w:lvl w:ilvl="5">
      <w:start w:val="1"/>
      <w:numFmt w:val="none"/>
      <w:lvlText w:val="%6"/>
      <w:lvlJc w:val="right"/>
      <w:pPr>
        <w:ind w:left="0" w:hanging="284"/>
      </w:pPr>
      <w:rPr>
        <w:rFonts w:hint="default"/>
      </w:rPr>
    </w:lvl>
    <w:lvl w:ilvl="6">
      <w:start w:val="1"/>
      <w:numFmt w:val="none"/>
      <w:lvlText w:val="%7"/>
      <w:lvlJc w:val="left"/>
      <w:pPr>
        <w:ind w:left="0" w:hanging="284"/>
      </w:pPr>
      <w:rPr>
        <w:rFonts w:hint="default"/>
      </w:rPr>
    </w:lvl>
    <w:lvl w:ilvl="7">
      <w:start w:val="1"/>
      <w:numFmt w:val="none"/>
      <w:lvlText w:val=""/>
      <w:lvlJc w:val="left"/>
      <w:pPr>
        <w:ind w:left="0" w:hanging="284"/>
      </w:pPr>
      <w:rPr>
        <w:rFonts w:hint="default"/>
      </w:rPr>
    </w:lvl>
    <w:lvl w:ilvl="8">
      <w:start w:val="1"/>
      <w:numFmt w:val="none"/>
      <w:lvlText w:val=""/>
      <w:lvlJc w:val="right"/>
      <w:pPr>
        <w:ind w:left="0" w:hanging="284"/>
      </w:pPr>
      <w:rPr>
        <w:rFonts w:hint="default"/>
      </w:rPr>
    </w:lvl>
  </w:abstractNum>
  <w:abstractNum w:abstractNumId="23" w15:restartNumberingAfterBreak="0">
    <w:nsid w:val="34AB3AE0"/>
    <w:multiLevelType w:val="multilevel"/>
    <w:tmpl w:val="79E81800"/>
    <w:lvl w:ilvl="0">
      <w:start w:val="1"/>
      <w:numFmt w:val="decimal"/>
      <w:pStyle w:val="BGHeading1AltQ"/>
      <w:lvlText w:val="%1."/>
      <w:lvlJc w:val="left"/>
      <w:pPr>
        <w:tabs>
          <w:tab w:val="num" w:pos="720"/>
        </w:tabs>
        <w:ind w:left="720" w:hanging="720"/>
      </w:pPr>
      <w:rPr>
        <w:rFonts w:hint="default"/>
        <w:b w:val="0"/>
      </w:rPr>
    </w:lvl>
    <w:lvl w:ilvl="1">
      <w:start w:val="1"/>
      <w:numFmt w:val="decimal"/>
      <w:pStyle w:val="BGHeading2AltA"/>
      <w:lvlText w:val="%1.%2"/>
      <w:lvlJc w:val="left"/>
      <w:pPr>
        <w:tabs>
          <w:tab w:val="num" w:pos="1440"/>
        </w:tabs>
        <w:ind w:left="1440" w:hanging="1440"/>
      </w:pPr>
      <w:rPr>
        <w:rFonts w:hint="default"/>
        <w:b w:val="0"/>
        <w:i w:val="0"/>
      </w:rPr>
    </w:lvl>
    <w:lvl w:ilvl="2">
      <w:start w:val="1"/>
      <w:numFmt w:val="decimal"/>
      <w:pStyle w:val="BGHeading3AltZ"/>
      <w:lvlText w:val="%1.%2.%3"/>
      <w:lvlJc w:val="left"/>
      <w:pPr>
        <w:tabs>
          <w:tab w:val="num" w:pos="2160"/>
        </w:tabs>
        <w:ind w:left="2160" w:hanging="2160"/>
      </w:pPr>
      <w:rPr>
        <w:rFonts w:ascii="Century Gothic" w:hAnsi="Century Gothic" w:hint="default"/>
        <w:b w:val="0"/>
        <w:i w:val="0"/>
        <w:sz w:val="18"/>
        <w:szCs w:val="18"/>
      </w:rPr>
    </w:lvl>
    <w:lvl w:ilvl="3">
      <w:start w:val="1"/>
      <w:numFmt w:val="decimal"/>
      <w:pStyle w:val="BGHeading4AltX"/>
      <w:lvlText w:val="%1.%2.%3.%4"/>
      <w:lvlJc w:val="left"/>
      <w:pPr>
        <w:tabs>
          <w:tab w:val="num" w:pos="2880"/>
        </w:tabs>
        <w:ind w:left="2880" w:hanging="2880"/>
      </w:pPr>
      <w:rPr>
        <w:rFonts w:hint="default"/>
        <w:b w:val="0"/>
        <w:i w:val="0"/>
      </w:rPr>
    </w:lvl>
    <w:lvl w:ilvl="4">
      <w:start w:val="1"/>
      <w:numFmt w:val="decimal"/>
      <w:pStyle w:val="BGHeading5AltC"/>
      <w:lvlText w:val="%1.%2.%3.%4.%5"/>
      <w:lvlJc w:val="left"/>
      <w:pPr>
        <w:tabs>
          <w:tab w:val="num" w:pos="3600"/>
        </w:tabs>
        <w:ind w:left="3600" w:hanging="3600"/>
      </w:pPr>
      <w:rPr>
        <w:rFonts w:hint="default"/>
        <w:b w:val="0"/>
      </w:rPr>
    </w:lvl>
    <w:lvl w:ilvl="5">
      <w:start w:val="1"/>
      <w:numFmt w:val="decimal"/>
      <w:pStyle w:val="BGHeading6AltV"/>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36A63C05"/>
    <w:multiLevelType w:val="hybridMultilevel"/>
    <w:tmpl w:val="1B04C1CA"/>
    <w:lvl w:ilvl="0" w:tplc="E0E0A3CA">
      <w:start w:val="1"/>
      <w:numFmt w:val="bullet"/>
      <w:pStyle w:val="Bullet1"/>
      <w:lvlText w:val=""/>
      <w:lvlJc w:val="left"/>
      <w:pPr>
        <w:ind w:left="1309" w:hanging="360"/>
      </w:pPr>
      <w:rPr>
        <w:rFonts w:ascii="Symbol" w:hAnsi="Symbol" w:hint="default"/>
      </w:rPr>
    </w:lvl>
    <w:lvl w:ilvl="1" w:tplc="04090003">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abstractNum w:abstractNumId="25" w15:restartNumberingAfterBreak="0">
    <w:nsid w:val="36EC311B"/>
    <w:multiLevelType w:val="multilevel"/>
    <w:tmpl w:val="08E2FF12"/>
    <w:lvl w:ilvl="0">
      <w:start w:val="1"/>
      <w:numFmt w:val="decimal"/>
      <w:pStyle w:val="TCHeading"/>
      <w:lvlText w:val="%1."/>
      <w:lvlJc w:val="left"/>
      <w:pPr>
        <w:tabs>
          <w:tab w:val="num" w:pos="709"/>
        </w:tabs>
        <w:ind w:left="709" w:hanging="709"/>
      </w:pPr>
      <w:rPr>
        <w:rFonts w:hint="default"/>
        <w:b/>
        <w:i w:val="0"/>
        <w:color w:val="006BA6" w:themeColor="accent1"/>
      </w:rPr>
    </w:lvl>
    <w:lvl w:ilvl="1">
      <w:start w:val="1"/>
      <w:numFmt w:val="lowerRoman"/>
      <w:pStyle w:val="TCBullet1"/>
      <w:lvlText w:val="%2."/>
      <w:lvlJc w:val="left"/>
      <w:pPr>
        <w:tabs>
          <w:tab w:val="num" w:pos="709"/>
        </w:tabs>
        <w:ind w:left="709" w:hanging="709"/>
      </w:pPr>
      <w:rPr>
        <w:rFonts w:hint="default"/>
        <w:color w:val="006BA6" w:themeColor="accent1"/>
      </w:rPr>
    </w:lvl>
    <w:lvl w:ilvl="2">
      <w:start w:val="1"/>
      <w:numFmt w:val="lowerLetter"/>
      <w:pStyle w:val="TCBullet2"/>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3E437FC"/>
    <w:multiLevelType w:val="multilevel"/>
    <w:tmpl w:val="862E1F20"/>
    <w:lvl w:ilvl="0">
      <w:start w:val="1"/>
      <w:numFmt w:val="bullet"/>
      <w:lvlText w:val=""/>
      <w:lvlJc w:val="left"/>
      <w:pPr>
        <w:tabs>
          <w:tab w:val="num" w:pos="340"/>
        </w:tabs>
        <w:ind w:left="340" w:hanging="340"/>
      </w:pPr>
      <w:rPr>
        <w:rFonts w:ascii="Wingdings 2" w:hAnsi="Wingdings 2" w:hint="default"/>
        <w:color w:val="006BA6" w:themeColor="accent1"/>
      </w:rPr>
    </w:lvl>
    <w:lvl w:ilvl="1">
      <w:start w:val="1"/>
      <w:numFmt w:val="bullet"/>
      <w:lvlText w:val="–"/>
      <w:lvlJc w:val="left"/>
      <w:pPr>
        <w:tabs>
          <w:tab w:val="num" w:pos="680"/>
        </w:tabs>
        <w:ind w:left="680" w:hanging="340"/>
      </w:pPr>
      <w:rPr>
        <w:rFonts w:ascii="(none)" w:hAnsi="(none)" w:hint="default"/>
        <w:color w:val="006BA6" w:themeColor="accent1"/>
      </w:rPr>
    </w:lvl>
    <w:lvl w:ilvl="2">
      <w:start w:val="1"/>
      <w:numFmt w:val="bullet"/>
      <w:lvlText w:val="–"/>
      <w:lvlJc w:val="left"/>
      <w:pPr>
        <w:tabs>
          <w:tab w:val="num" w:pos="1021"/>
        </w:tabs>
        <w:ind w:left="1021" w:hanging="341"/>
      </w:pPr>
      <w:rPr>
        <w:rFonts w:ascii="(none)" w:hAnsi="(none)"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27" w15:restartNumberingAfterBreak="0">
    <w:nsid w:val="48E07F02"/>
    <w:multiLevelType w:val="multilevel"/>
    <w:tmpl w:val="B1F0C984"/>
    <w:lvl w:ilvl="0">
      <w:start w:val="1"/>
      <w:numFmt w:val="bullet"/>
      <w:lvlText w:val=""/>
      <w:lvlJc w:val="left"/>
      <w:pPr>
        <w:tabs>
          <w:tab w:val="num" w:pos="340"/>
        </w:tabs>
        <w:ind w:left="340" w:hanging="340"/>
      </w:pPr>
      <w:rPr>
        <w:rFonts w:ascii="Wingdings 2" w:hAnsi="Wingdings 2" w:hint="default"/>
        <w:color w:val="006BA6" w:themeColor="accent1"/>
      </w:rPr>
    </w:lvl>
    <w:lvl w:ilvl="1">
      <w:start w:val="1"/>
      <w:numFmt w:val="bullet"/>
      <w:lvlText w:val="–"/>
      <w:lvlJc w:val="left"/>
      <w:pPr>
        <w:tabs>
          <w:tab w:val="num" w:pos="680"/>
        </w:tabs>
        <w:ind w:left="680" w:hanging="340"/>
      </w:pPr>
      <w:rPr>
        <w:rFonts w:ascii="(none)" w:hAnsi="(none)" w:hint="default"/>
        <w:color w:val="006BA6" w:themeColor="accent1"/>
      </w:rPr>
    </w:lvl>
    <w:lvl w:ilvl="2">
      <w:start w:val="1"/>
      <w:numFmt w:val="bullet"/>
      <w:lvlText w:val="§"/>
      <w:lvlJc w:val="left"/>
      <w:pPr>
        <w:tabs>
          <w:tab w:val="num" w:pos="1021"/>
        </w:tabs>
        <w:ind w:left="1021" w:hanging="341"/>
      </w:pPr>
      <w:rPr>
        <w:rFonts w:ascii="Wingdings" w:hAnsi="Wingding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28" w15:restartNumberingAfterBreak="0">
    <w:nsid w:val="4A0744BE"/>
    <w:multiLevelType w:val="multilevel"/>
    <w:tmpl w:val="5FEC7204"/>
    <w:lvl w:ilvl="0">
      <w:start w:val="1"/>
      <w:numFmt w:val="bullet"/>
      <w:pStyle w:val="Bullet10"/>
      <w:lvlText w:val=""/>
      <w:lvlJc w:val="left"/>
      <w:pPr>
        <w:tabs>
          <w:tab w:val="num" w:pos="340"/>
        </w:tabs>
        <w:ind w:left="340" w:hanging="340"/>
      </w:pPr>
      <w:rPr>
        <w:rFonts w:ascii="Wingdings 2" w:hAnsi="Wingdings 2" w:hint="default"/>
        <w:color w:val="006BA6" w:themeColor="accent1"/>
      </w:rPr>
    </w:lvl>
    <w:lvl w:ilvl="1">
      <w:start w:val="1"/>
      <w:numFmt w:val="bullet"/>
      <w:pStyle w:val="Bullet2"/>
      <w:lvlText w:val="–"/>
      <w:lvlJc w:val="left"/>
      <w:pPr>
        <w:tabs>
          <w:tab w:val="num" w:pos="680"/>
        </w:tabs>
        <w:ind w:left="680" w:hanging="340"/>
      </w:pPr>
      <w:rPr>
        <w:rFonts w:ascii="(none)" w:hAnsi="(none)" w:hint="default"/>
        <w:color w:val="006BA6" w:themeColor="accent1"/>
      </w:rPr>
    </w:lvl>
    <w:lvl w:ilvl="2">
      <w:start w:val="1"/>
      <w:numFmt w:val="bullet"/>
      <w:pStyle w:val="Bullet3"/>
      <w:lvlText w:val="§"/>
      <w:lvlJc w:val="left"/>
      <w:pPr>
        <w:tabs>
          <w:tab w:val="num" w:pos="1021"/>
        </w:tabs>
        <w:ind w:left="1021" w:hanging="341"/>
      </w:pPr>
      <w:rPr>
        <w:rFonts w:ascii="Wingdings" w:hAnsi="Wingding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29" w15:restartNumberingAfterBreak="0">
    <w:nsid w:val="4A3D56B6"/>
    <w:multiLevelType w:val="multilevel"/>
    <w:tmpl w:val="53183DD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0D7F26"/>
    <w:multiLevelType w:val="hybridMultilevel"/>
    <w:tmpl w:val="3320B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8766CA"/>
    <w:multiLevelType w:val="hybridMultilevel"/>
    <w:tmpl w:val="2970F78E"/>
    <w:lvl w:ilvl="0" w:tplc="A7026670">
      <w:start w:val="1"/>
      <w:numFmt w:val="bullet"/>
      <w:lvlText w:val=""/>
      <w:lvlJc w:val="left"/>
      <w:pPr>
        <w:ind w:left="720" w:hanging="360"/>
      </w:pPr>
      <w:rPr>
        <w:rFonts w:ascii="Symbol" w:hAnsi="Symbol"/>
      </w:rPr>
    </w:lvl>
    <w:lvl w:ilvl="1" w:tplc="5E1605D6">
      <w:start w:val="1"/>
      <w:numFmt w:val="bullet"/>
      <w:lvlText w:val=""/>
      <w:lvlJc w:val="left"/>
      <w:pPr>
        <w:ind w:left="720" w:hanging="360"/>
      </w:pPr>
      <w:rPr>
        <w:rFonts w:ascii="Symbol" w:hAnsi="Symbol"/>
      </w:rPr>
    </w:lvl>
    <w:lvl w:ilvl="2" w:tplc="3934D5FC">
      <w:start w:val="1"/>
      <w:numFmt w:val="bullet"/>
      <w:lvlText w:val=""/>
      <w:lvlJc w:val="left"/>
      <w:pPr>
        <w:ind w:left="720" w:hanging="360"/>
      </w:pPr>
      <w:rPr>
        <w:rFonts w:ascii="Symbol" w:hAnsi="Symbol"/>
      </w:rPr>
    </w:lvl>
    <w:lvl w:ilvl="3" w:tplc="B65C78B8">
      <w:start w:val="1"/>
      <w:numFmt w:val="bullet"/>
      <w:lvlText w:val=""/>
      <w:lvlJc w:val="left"/>
      <w:pPr>
        <w:ind w:left="720" w:hanging="360"/>
      </w:pPr>
      <w:rPr>
        <w:rFonts w:ascii="Symbol" w:hAnsi="Symbol"/>
      </w:rPr>
    </w:lvl>
    <w:lvl w:ilvl="4" w:tplc="A25ACDDC">
      <w:start w:val="1"/>
      <w:numFmt w:val="bullet"/>
      <w:lvlText w:val=""/>
      <w:lvlJc w:val="left"/>
      <w:pPr>
        <w:ind w:left="720" w:hanging="360"/>
      </w:pPr>
      <w:rPr>
        <w:rFonts w:ascii="Symbol" w:hAnsi="Symbol"/>
      </w:rPr>
    </w:lvl>
    <w:lvl w:ilvl="5" w:tplc="F312BABA">
      <w:start w:val="1"/>
      <w:numFmt w:val="bullet"/>
      <w:lvlText w:val=""/>
      <w:lvlJc w:val="left"/>
      <w:pPr>
        <w:ind w:left="720" w:hanging="360"/>
      </w:pPr>
      <w:rPr>
        <w:rFonts w:ascii="Symbol" w:hAnsi="Symbol"/>
      </w:rPr>
    </w:lvl>
    <w:lvl w:ilvl="6" w:tplc="0926420E">
      <w:start w:val="1"/>
      <w:numFmt w:val="bullet"/>
      <w:lvlText w:val=""/>
      <w:lvlJc w:val="left"/>
      <w:pPr>
        <w:ind w:left="720" w:hanging="360"/>
      </w:pPr>
      <w:rPr>
        <w:rFonts w:ascii="Symbol" w:hAnsi="Symbol"/>
      </w:rPr>
    </w:lvl>
    <w:lvl w:ilvl="7" w:tplc="A0E879E8">
      <w:start w:val="1"/>
      <w:numFmt w:val="bullet"/>
      <w:lvlText w:val=""/>
      <w:lvlJc w:val="left"/>
      <w:pPr>
        <w:ind w:left="720" w:hanging="360"/>
      </w:pPr>
      <w:rPr>
        <w:rFonts w:ascii="Symbol" w:hAnsi="Symbol"/>
      </w:rPr>
    </w:lvl>
    <w:lvl w:ilvl="8" w:tplc="3B3845D4">
      <w:start w:val="1"/>
      <w:numFmt w:val="bullet"/>
      <w:lvlText w:val=""/>
      <w:lvlJc w:val="left"/>
      <w:pPr>
        <w:ind w:left="720" w:hanging="360"/>
      </w:pPr>
      <w:rPr>
        <w:rFonts w:ascii="Symbol" w:hAnsi="Symbol"/>
      </w:rPr>
    </w:lvl>
  </w:abstractNum>
  <w:abstractNum w:abstractNumId="32" w15:restartNumberingAfterBreak="0">
    <w:nsid w:val="65360E38"/>
    <w:multiLevelType w:val="multilevel"/>
    <w:tmpl w:val="8B3C0BA0"/>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867A08"/>
    <w:multiLevelType w:val="multilevel"/>
    <w:tmpl w:val="08E2FF12"/>
    <w:styleLink w:val="TCListStyle"/>
    <w:lvl w:ilvl="0">
      <w:start w:val="1"/>
      <w:numFmt w:val="decimal"/>
      <w:lvlText w:val="%1."/>
      <w:lvlJc w:val="left"/>
      <w:pPr>
        <w:tabs>
          <w:tab w:val="num" w:pos="709"/>
        </w:tabs>
        <w:ind w:left="709" w:hanging="709"/>
      </w:pPr>
      <w:rPr>
        <w:rFonts w:hint="default"/>
        <w:b/>
        <w:i w:val="0"/>
        <w:color w:val="006BA6" w:themeColor="accent1"/>
      </w:rPr>
    </w:lvl>
    <w:lvl w:ilvl="1">
      <w:start w:val="1"/>
      <w:numFmt w:val="lowerRoman"/>
      <w:lvlText w:val="%2."/>
      <w:lvlJc w:val="left"/>
      <w:pPr>
        <w:tabs>
          <w:tab w:val="num" w:pos="709"/>
        </w:tabs>
        <w:ind w:left="709" w:hanging="709"/>
      </w:pPr>
      <w:rPr>
        <w:rFonts w:hint="default"/>
        <w:color w:val="006BA6" w:themeColor="accent1"/>
      </w:rPr>
    </w:lvl>
    <w:lvl w:ilvl="2">
      <w:start w:val="1"/>
      <w:numFmt w:val="lowerLetter"/>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DC743C7"/>
    <w:multiLevelType w:val="hybridMultilevel"/>
    <w:tmpl w:val="BF4E8F40"/>
    <w:lvl w:ilvl="0" w:tplc="5E28A69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14399E"/>
    <w:multiLevelType w:val="hybridMultilevel"/>
    <w:tmpl w:val="5C127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E3444F"/>
    <w:multiLevelType w:val="hybridMultilevel"/>
    <w:tmpl w:val="D3EA6322"/>
    <w:lvl w:ilvl="0" w:tplc="C27CB78C">
      <w:start w:val="1"/>
      <w:numFmt w:val="bullet"/>
      <w:pStyle w:val="TableBullet1"/>
      <w:lvlText w:val=""/>
      <w:lvlJc w:val="left"/>
      <w:pPr>
        <w:tabs>
          <w:tab w:val="num" w:pos="170"/>
        </w:tabs>
        <w:ind w:left="170" w:hanging="170"/>
      </w:pPr>
      <w:rPr>
        <w:rFonts w:ascii="Symbol" w:hAnsi="Symbol" w:hint="default"/>
      </w:rPr>
    </w:lvl>
    <w:lvl w:ilvl="1" w:tplc="14AA1D36">
      <w:start w:val="1"/>
      <w:numFmt w:val="bullet"/>
      <w:pStyle w:val="TableBullet2"/>
      <w:lvlText w:val="–"/>
      <w:lvlJc w:val="left"/>
      <w:pPr>
        <w:tabs>
          <w:tab w:val="num" w:pos="1440"/>
        </w:tabs>
        <w:ind w:left="1440" w:hanging="360"/>
      </w:pPr>
      <w:rPr>
        <w:rFonts w:ascii="Arial" w:hAnsi="Arial" w:hint="default"/>
      </w:rPr>
    </w:lvl>
    <w:lvl w:ilvl="2" w:tplc="8BF009C2">
      <w:start w:val="1"/>
      <w:numFmt w:val="bullet"/>
      <w:pStyle w:val="TableBullet3"/>
      <w:lvlText w:val=""/>
      <w:lvlJc w:val="left"/>
      <w:pPr>
        <w:tabs>
          <w:tab w:val="num" w:pos="2160"/>
        </w:tabs>
        <w:ind w:left="2160" w:hanging="360"/>
      </w:pPr>
      <w:rPr>
        <w:rFonts w:ascii="Wingdings" w:hAnsi="Wingdings" w:hint="default"/>
      </w:rPr>
    </w:lvl>
    <w:lvl w:ilvl="3" w:tplc="5ED46D6E" w:tentative="1">
      <w:start w:val="1"/>
      <w:numFmt w:val="bullet"/>
      <w:lvlText w:val=""/>
      <w:lvlJc w:val="left"/>
      <w:pPr>
        <w:tabs>
          <w:tab w:val="num" w:pos="2880"/>
        </w:tabs>
        <w:ind w:left="2880" w:hanging="360"/>
      </w:pPr>
      <w:rPr>
        <w:rFonts w:ascii="Symbol" w:hAnsi="Symbol" w:hint="default"/>
      </w:rPr>
    </w:lvl>
    <w:lvl w:ilvl="4" w:tplc="B4523F00" w:tentative="1">
      <w:start w:val="1"/>
      <w:numFmt w:val="bullet"/>
      <w:lvlText w:val="o"/>
      <w:lvlJc w:val="left"/>
      <w:pPr>
        <w:tabs>
          <w:tab w:val="num" w:pos="3600"/>
        </w:tabs>
        <w:ind w:left="3600" w:hanging="360"/>
      </w:pPr>
      <w:rPr>
        <w:rFonts w:ascii="Courier New" w:hAnsi="Courier New" w:cs="Courier New" w:hint="default"/>
      </w:rPr>
    </w:lvl>
    <w:lvl w:ilvl="5" w:tplc="34366714" w:tentative="1">
      <w:start w:val="1"/>
      <w:numFmt w:val="bullet"/>
      <w:lvlText w:val=""/>
      <w:lvlJc w:val="left"/>
      <w:pPr>
        <w:tabs>
          <w:tab w:val="num" w:pos="4320"/>
        </w:tabs>
        <w:ind w:left="4320" w:hanging="360"/>
      </w:pPr>
      <w:rPr>
        <w:rFonts w:ascii="Wingdings" w:hAnsi="Wingdings" w:hint="default"/>
      </w:rPr>
    </w:lvl>
    <w:lvl w:ilvl="6" w:tplc="F3800740" w:tentative="1">
      <w:start w:val="1"/>
      <w:numFmt w:val="bullet"/>
      <w:lvlText w:val=""/>
      <w:lvlJc w:val="left"/>
      <w:pPr>
        <w:tabs>
          <w:tab w:val="num" w:pos="5040"/>
        </w:tabs>
        <w:ind w:left="5040" w:hanging="360"/>
      </w:pPr>
      <w:rPr>
        <w:rFonts w:ascii="Symbol" w:hAnsi="Symbol" w:hint="default"/>
      </w:rPr>
    </w:lvl>
    <w:lvl w:ilvl="7" w:tplc="9A52D018" w:tentative="1">
      <w:start w:val="1"/>
      <w:numFmt w:val="bullet"/>
      <w:lvlText w:val="o"/>
      <w:lvlJc w:val="left"/>
      <w:pPr>
        <w:tabs>
          <w:tab w:val="num" w:pos="5760"/>
        </w:tabs>
        <w:ind w:left="5760" w:hanging="360"/>
      </w:pPr>
      <w:rPr>
        <w:rFonts w:ascii="Courier New" w:hAnsi="Courier New" w:cs="Courier New" w:hint="default"/>
      </w:rPr>
    </w:lvl>
    <w:lvl w:ilvl="8" w:tplc="CD3AA94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A33107"/>
    <w:multiLevelType w:val="multilevel"/>
    <w:tmpl w:val="53183DD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460622"/>
    <w:multiLevelType w:val="multilevel"/>
    <w:tmpl w:val="D04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A3518"/>
    <w:multiLevelType w:val="multilevel"/>
    <w:tmpl w:val="C7A47900"/>
    <w:lvl w:ilvl="0">
      <w:start w:val="1"/>
      <w:numFmt w:val="decimal"/>
      <w:pStyle w:val="NumBullet1"/>
      <w:lvlText w:val="%1."/>
      <w:lvlJc w:val="left"/>
      <w:pPr>
        <w:tabs>
          <w:tab w:val="num" w:pos="340"/>
        </w:tabs>
        <w:ind w:left="340" w:hanging="340"/>
      </w:pPr>
      <w:rPr>
        <w:rFonts w:hint="default"/>
        <w:color w:val="006BA6" w:themeColor="accent1"/>
      </w:rPr>
    </w:lvl>
    <w:lvl w:ilvl="1">
      <w:start w:val="1"/>
      <w:numFmt w:val="lowerLetter"/>
      <w:pStyle w:val="NumBullet2"/>
      <w:lvlText w:val="%2."/>
      <w:lvlJc w:val="left"/>
      <w:pPr>
        <w:tabs>
          <w:tab w:val="num" w:pos="680"/>
        </w:tabs>
        <w:ind w:left="680" w:hanging="340"/>
      </w:pPr>
      <w:rPr>
        <w:rFonts w:hint="default"/>
        <w:color w:val="006BA6" w:themeColor="accent1"/>
      </w:rPr>
    </w:lvl>
    <w:lvl w:ilvl="2">
      <w:start w:val="1"/>
      <w:numFmt w:val="lowerRoman"/>
      <w:pStyle w:val="NumBullet3"/>
      <w:lvlText w:val="%3."/>
      <w:lvlJc w:val="left"/>
      <w:pPr>
        <w:tabs>
          <w:tab w:val="num" w:pos="1021"/>
        </w:tabs>
        <w:ind w:left="1021" w:hanging="341"/>
      </w:pPr>
      <w:rPr>
        <w:rFont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num w:numId="1" w16cid:durableId="226500023">
    <w:abstractNumId w:val="28"/>
  </w:num>
  <w:num w:numId="2" w16cid:durableId="36008503">
    <w:abstractNumId w:val="39"/>
  </w:num>
  <w:num w:numId="3" w16cid:durableId="1326126945">
    <w:abstractNumId w:val="10"/>
  </w:num>
  <w:num w:numId="4" w16cid:durableId="927033391">
    <w:abstractNumId w:val="22"/>
  </w:num>
  <w:num w:numId="5" w16cid:durableId="1393847394">
    <w:abstractNumId w:val="11"/>
  </w:num>
  <w:num w:numId="6" w16cid:durableId="44723568">
    <w:abstractNumId w:val="24"/>
  </w:num>
  <w:num w:numId="7" w16cid:durableId="116726863">
    <w:abstractNumId w:val="36"/>
    <w:lvlOverride w:ilvl="0">
      <w:startOverride w:val="1"/>
    </w:lvlOverride>
  </w:num>
  <w:num w:numId="8" w16cid:durableId="507794776">
    <w:abstractNumId w:val="23"/>
  </w:num>
  <w:num w:numId="9" w16cid:durableId="365759642">
    <w:abstractNumId w:val="33"/>
  </w:num>
  <w:num w:numId="10" w16cid:durableId="762263711">
    <w:abstractNumId w:val="18"/>
  </w:num>
  <w:num w:numId="11" w16cid:durableId="1726290409">
    <w:abstractNumId w:val="25"/>
    <w:lvlOverride w:ilvl="0">
      <w:startOverride w:val="1"/>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startOverride w:va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startOverride w:val="1"/>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1186358652">
    <w:abstractNumId w:val="15"/>
  </w:num>
  <w:num w:numId="13" w16cid:durableId="761754312">
    <w:abstractNumId w:val="34"/>
  </w:num>
  <w:num w:numId="14" w16cid:durableId="1522469902">
    <w:abstractNumId w:val="17"/>
  </w:num>
  <w:num w:numId="15" w16cid:durableId="729840710">
    <w:abstractNumId w:val="30"/>
  </w:num>
  <w:num w:numId="16" w16cid:durableId="943536011">
    <w:abstractNumId w:val="25"/>
    <w:lvlOverride w:ilvl="0">
      <w:startOverride w:val="1"/>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startOverride w:va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startOverride w:val="1"/>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756436627">
    <w:abstractNumId w:val="25"/>
  </w:num>
  <w:num w:numId="18" w16cid:durableId="754480014">
    <w:abstractNumId w:val="36"/>
  </w:num>
  <w:num w:numId="19" w16cid:durableId="862858759">
    <w:abstractNumId w:val="9"/>
  </w:num>
  <w:num w:numId="20" w16cid:durableId="640496455">
    <w:abstractNumId w:val="7"/>
  </w:num>
  <w:num w:numId="21" w16cid:durableId="570970449">
    <w:abstractNumId w:val="6"/>
  </w:num>
  <w:num w:numId="22" w16cid:durableId="1085297897">
    <w:abstractNumId w:val="5"/>
  </w:num>
  <w:num w:numId="23" w16cid:durableId="1079718709">
    <w:abstractNumId w:val="4"/>
  </w:num>
  <w:num w:numId="24" w16cid:durableId="193421984">
    <w:abstractNumId w:val="8"/>
  </w:num>
  <w:num w:numId="25" w16cid:durableId="1124273623">
    <w:abstractNumId w:val="3"/>
  </w:num>
  <w:num w:numId="26" w16cid:durableId="1613200903">
    <w:abstractNumId w:val="2"/>
  </w:num>
  <w:num w:numId="27" w16cid:durableId="1320423807">
    <w:abstractNumId w:val="1"/>
  </w:num>
  <w:num w:numId="28" w16cid:durableId="1943611376">
    <w:abstractNumId w:val="0"/>
  </w:num>
  <w:num w:numId="29" w16cid:durableId="1614245278">
    <w:abstractNumId w:val="26"/>
  </w:num>
  <w:num w:numId="30" w16cid:durableId="343746262">
    <w:abstractNumId w:val="19"/>
  </w:num>
  <w:num w:numId="31" w16cid:durableId="1921676974">
    <w:abstractNumId w:val="21"/>
  </w:num>
  <w:num w:numId="32" w16cid:durableId="1785465190">
    <w:abstractNumId w:val="32"/>
  </w:num>
  <w:num w:numId="33" w16cid:durableId="2005207628">
    <w:abstractNumId w:val="29"/>
  </w:num>
  <w:num w:numId="34" w16cid:durableId="1998148344">
    <w:abstractNumId w:val="37"/>
  </w:num>
  <w:num w:numId="35" w16cid:durableId="2047367792">
    <w:abstractNumId w:val="27"/>
  </w:num>
  <w:num w:numId="36" w16cid:durableId="1571501616">
    <w:abstractNumId w:val="13"/>
  </w:num>
  <w:num w:numId="37" w16cid:durableId="1670056222">
    <w:abstractNumId w:val="12"/>
  </w:num>
  <w:num w:numId="38" w16cid:durableId="178083233">
    <w:abstractNumId w:val="25"/>
    <w:lvlOverride w:ilvl="0">
      <w:lvl w:ilvl="0">
        <w:start w:val="1"/>
        <w:numFmt w:val="decimal"/>
        <w:pStyle w:val="TCHeading"/>
        <w:lvlText w:val="%1."/>
        <w:lvlJc w:val="left"/>
        <w:pPr>
          <w:tabs>
            <w:tab w:val="num" w:pos="709"/>
          </w:tabs>
          <w:ind w:left="709" w:hanging="709"/>
        </w:pPr>
        <w:rPr>
          <w:rFonts w:hint="default"/>
          <w:b/>
          <w:i w:val="0"/>
          <w:color w:val="006BA6"/>
        </w:rPr>
      </w:lvl>
    </w:lvlOverride>
    <w:lvlOverride w:ilvl="1">
      <w:lvl w:ilvl="1">
        <w:start w:val="1"/>
        <w:numFmt w:val="lowerRoman"/>
        <w:pStyle w:val="TCBullet1"/>
        <w:lvlText w:val="%2."/>
        <w:lvlJc w:val="left"/>
        <w:pPr>
          <w:tabs>
            <w:tab w:val="num" w:pos="709"/>
          </w:tabs>
          <w:ind w:left="709" w:hanging="709"/>
        </w:pPr>
        <w:rPr>
          <w:rFonts w:hint="default"/>
          <w:color w:val="006BA6"/>
        </w:rPr>
      </w:lvl>
    </w:lvlOverride>
    <w:lvlOverride w:ilvl="2">
      <w:lvl w:ilvl="2">
        <w:start w:val="1"/>
        <w:numFmt w:val="lowerLetter"/>
        <w:pStyle w:val="TCBullet2"/>
        <w:lvlText w:val="%3."/>
        <w:lvlJc w:val="left"/>
        <w:pPr>
          <w:tabs>
            <w:tab w:val="num" w:pos="1134"/>
          </w:tabs>
          <w:ind w:left="1134" w:hanging="425"/>
        </w:pPr>
        <w:rPr>
          <w:rFonts w:hint="default"/>
          <w:color w:val="006BA6"/>
        </w:rPr>
      </w:lvl>
    </w:lvlOverride>
  </w:num>
  <w:num w:numId="39" w16cid:durableId="1413628127">
    <w:abstractNumId w:val="25"/>
    <w:lvlOverride w:ilvl="0">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0" w16cid:durableId="1183128174">
    <w:abstractNumId w:val="25"/>
    <w:lvlOverride w:ilvl="0">
      <w:startOverride w:val="1"/>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startOverride w:va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startOverride w:val="1"/>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1" w16cid:durableId="1813056566">
    <w:abstractNumId w:val="20"/>
  </w:num>
  <w:num w:numId="42" w16cid:durableId="993220079">
    <w:abstractNumId w:val="14"/>
  </w:num>
  <w:num w:numId="43" w16cid:durableId="2128692429">
    <w:abstractNumId w:val="16"/>
  </w:num>
  <w:num w:numId="44" w16cid:durableId="1831361677">
    <w:abstractNumId w:val="25"/>
    <w:lvlOverride w:ilvl="0">
      <w:lvl w:ilvl="0">
        <w:start w:val="1"/>
        <w:numFmt w:val="decimal"/>
        <w:pStyle w:val="TCHeading"/>
        <w:lvlText w:val="%1."/>
        <w:lvlJc w:val="left"/>
        <w:pPr>
          <w:tabs>
            <w:tab w:val="num" w:pos="709"/>
          </w:tabs>
          <w:ind w:left="709" w:hanging="709"/>
        </w:pPr>
        <w:rPr>
          <w:rFonts w:hint="default"/>
          <w:b/>
          <w:i w:val="0"/>
          <w:color w:val="006BA6"/>
        </w:rPr>
      </w:lvl>
    </w:lvlOverride>
    <w:lvlOverride w:ilvl="1">
      <w:lvl w:ilvl="1">
        <w:start w:val="1"/>
        <w:numFmt w:val="lowerRoman"/>
        <w:pStyle w:val="TCBullet1"/>
        <w:lvlText w:val="%2."/>
        <w:lvlJc w:val="left"/>
        <w:pPr>
          <w:tabs>
            <w:tab w:val="num" w:pos="709"/>
          </w:tabs>
          <w:ind w:left="709" w:hanging="709"/>
        </w:pPr>
        <w:rPr>
          <w:rFonts w:hint="default"/>
          <w:color w:val="006BA6"/>
        </w:rPr>
      </w:lvl>
    </w:lvlOverride>
    <w:lvlOverride w:ilvl="2">
      <w:lvl w:ilvl="2">
        <w:start w:val="1"/>
        <w:numFmt w:val="lowerLetter"/>
        <w:pStyle w:val="TCBullet2"/>
        <w:lvlText w:val="%3."/>
        <w:lvlJc w:val="left"/>
        <w:pPr>
          <w:tabs>
            <w:tab w:val="num" w:pos="1134"/>
          </w:tabs>
          <w:ind w:left="1134" w:hanging="425"/>
        </w:pPr>
        <w:rPr>
          <w:rFonts w:hint="default"/>
          <w:color w:val="006BA6"/>
        </w:rPr>
      </w:lvl>
    </w:lvlOverride>
  </w:num>
  <w:num w:numId="45" w16cid:durableId="2121994740">
    <w:abstractNumId w:val="25"/>
    <w:lvlOverride w:ilvl="0">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6" w16cid:durableId="595864336">
    <w:abstractNumId w:val="31"/>
  </w:num>
  <w:num w:numId="47" w16cid:durableId="991521715">
    <w:abstractNumId w:val="38"/>
  </w:num>
  <w:num w:numId="48" w16cid:durableId="377978687">
    <w:abstractNumId w:val="35"/>
  </w:num>
  <w:num w:numId="49" w16cid:durableId="1734616056">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ttachedTemplate r:id="rId1"/>
  <w:linkStyles/>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trackRevisions/>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35F"/>
    <w:rsid w:val="000000A7"/>
    <w:rsid w:val="0000052F"/>
    <w:rsid w:val="00000AC7"/>
    <w:rsid w:val="00001248"/>
    <w:rsid w:val="000014B9"/>
    <w:rsid w:val="00001DE3"/>
    <w:rsid w:val="00001DF6"/>
    <w:rsid w:val="00002349"/>
    <w:rsid w:val="00002B16"/>
    <w:rsid w:val="00002C15"/>
    <w:rsid w:val="0000323E"/>
    <w:rsid w:val="000041AC"/>
    <w:rsid w:val="00004892"/>
    <w:rsid w:val="00004F31"/>
    <w:rsid w:val="000052F4"/>
    <w:rsid w:val="000058C4"/>
    <w:rsid w:val="000059F4"/>
    <w:rsid w:val="00005BD4"/>
    <w:rsid w:val="00005DE6"/>
    <w:rsid w:val="0000660D"/>
    <w:rsid w:val="000066FA"/>
    <w:rsid w:val="0000774B"/>
    <w:rsid w:val="000079EF"/>
    <w:rsid w:val="00007F5F"/>
    <w:rsid w:val="00007F93"/>
    <w:rsid w:val="000113DF"/>
    <w:rsid w:val="00011688"/>
    <w:rsid w:val="00011AEF"/>
    <w:rsid w:val="00011B18"/>
    <w:rsid w:val="0001240C"/>
    <w:rsid w:val="0001291A"/>
    <w:rsid w:val="000132D5"/>
    <w:rsid w:val="00013B38"/>
    <w:rsid w:val="000142D9"/>
    <w:rsid w:val="00014843"/>
    <w:rsid w:val="0001496C"/>
    <w:rsid w:val="00014CD1"/>
    <w:rsid w:val="000159D7"/>
    <w:rsid w:val="000159FB"/>
    <w:rsid w:val="00015D26"/>
    <w:rsid w:val="00015E5C"/>
    <w:rsid w:val="000171CC"/>
    <w:rsid w:val="0001731F"/>
    <w:rsid w:val="00020226"/>
    <w:rsid w:val="000205EF"/>
    <w:rsid w:val="0002067F"/>
    <w:rsid w:val="000208CB"/>
    <w:rsid w:val="00020FD8"/>
    <w:rsid w:val="0002176B"/>
    <w:rsid w:val="000220BC"/>
    <w:rsid w:val="0002251E"/>
    <w:rsid w:val="0002291B"/>
    <w:rsid w:val="0002308C"/>
    <w:rsid w:val="000230B2"/>
    <w:rsid w:val="000233D3"/>
    <w:rsid w:val="00023604"/>
    <w:rsid w:val="000237F7"/>
    <w:rsid w:val="00023EF1"/>
    <w:rsid w:val="00023F4D"/>
    <w:rsid w:val="000240A6"/>
    <w:rsid w:val="000240F4"/>
    <w:rsid w:val="0002592C"/>
    <w:rsid w:val="00025CE3"/>
    <w:rsid w:val="00025E55"/>
    <w:rsid w:val="00026356"/>
    <w:rsid w:val="00026775"/>
    <w:rsid w:val="000269E2"/>
    <w:rsid w:val="0002759F"/>
    <w:rsid w:val="000277B2"/>
    <w:rsid w:val="00027F57"/>
    <w:rsid w:val="000302F5"/>
    <w:rsid w:val="000303F6"/>
    <w:rsid w:val="00031428"/>
    <w:rsid w:val="0003166C"/>
    <w:rsid w:val="000316A1"/>
    <w:rsid w:val="000317A0"/>
    <w:rsid w:val="00031C46"/>
    <w:rsid w:val="00032145"/>
    <w:rsid w:val="000324F1"/>
    <w:rsid w:val="00032831"/>
    <w:rsid w:val="00032A74"/>
    <w:rsid w:val="00032B2F"/>
    <w:rsid w:val="00032E73"/>
    <w:rsid w:val="00033281"/>
    <w:rsid w:val="00033349"/>
    <w:rsid w:val="000339EA"/>
    <w:rsid w:val="00034178"/>
    <w:rsid w:val="00035F52"/>
    <w:rsid w:val="00036CB4"/>
    <w:rsid w:val="0003730D"/>
    <w:rsid w:val="000374B1"/>
    <w:rsid w:val="00037600"/>
    <w:rsid w:val="0003766C"/>
    <w:rsid w:val="00037778"/>
    <w:rsid w:val="0004084C"/>
    <w:rsid w:val="00040E59"/>
    <w:rsid w:val="000415F1"/>
    <w:rsid w:val="000416C4"/>
    <w:rsid w:val="00041778"/>
    <w:rsid w:val="00041D65"/>
    <w:rsid w:val="00041EFA"/>
    <w:rsid w:val="000422C9"/>
    <w:rsid w:val="00042745"/>
    <w:rsid w:val="00042BF7"/>
    <w:rsid w:val="00042E4C"/>
    <w:rsid w:val="00043712"/>
    <w:rsid w:val="0004386C"/>
    <w:rsid w:val="00044140"/>
    <w:rsid w:val="00044438"/>
    <w:rsid w:val="0004457C"/>
    <w:rsid w:val="000457E5"/>
    <w:rsid w:val="00045C10"/>
    <w:rsid w:val="0004614F"/>
    <w:rsid w:val="000461FA"/>
    <w:rsid w:val="00046267"/>
    <w:rsid w:val="0004655D"/>
    <w:rsid w:val="00046818"/>
    <w:rsid w:val="00046A30"/>
    <w:rsid w:val="000476AB"/>
    <w:rsid w:val="0005003D"/>
    <w:rsid w:val="000500C8"/>
    <w:rsid w:val="00050217"/>
    <w:rsid w:val="000507AF"/>
    <w:rsid w:val="00050C29"/>
    <w:rsid w:val="00050D49"/>
    <w:rsid w:val="00050EAC"/>
    <w:rsid w:val="00050F80"/>
    <w:rsid w:val="00051A52"/>
    <w:rsid w:val="00051FD2"/>
    <w:rsid w:val="00052354"/>
    <w:rsid w:val="00052760"/>
    <w:rsid w:val="0005321C"/>
    <w:rsid w:val="0005366D"/>
    <w:rsid w:val="00053B3C"/>
    <w:rsid w:val="00053E30"/>
    <w:rsid w:val="00054170"/>
    <w:rsid w:val="00054788"/>
    <w:rsid w:val="000548B4"/>
    <w:rsid w:val="000550B8"/>
    <w:rsid w:val="000553C1"/>
    <w:rsid w:val="00055499"/>
    <w:rsid w:val="00055B31"/>
    <w:rsid w:val="00055BF4"/>
    <w:rsid w:val="00055E57"/>
    <w:rsid w:val="00055FD1"/>
    <w:rsid w:val="0005631A"/>
    <w:rsid w:val="000564C8"/>
    <w:rsid w:val="00056B0F"/>
    <w:rsid w:val="00056F99"/>
    <w:rsid w:val="000575B4"/>
    <w:rsid w:val="00057905"/>
    <w:rsid w:val="00057D73"/>
    <w:rsid w:val="00060444"/>
    <w:rsid w:val="000617FC"/>
    <w:rsid w:val="00061D05"/>
    <w:rsid w:val="000622D1"/>
    <w:rsid w:val="000628FB"/>
    <w:rsid w:val="00062D5B"/>
    <w:rsid w:val="00062D8D"/>
    <w:rsid w:val="00063645"/>
    <w:rsid w:val="00063827"/>
    <w:rsid w:val="00063CF7"/>
    <w:rsid w:val="00064483"/>
    <w:rsid w:val="00064872"/>
    <w:rsid w:val="000649F4"/>
    <w:rsid w:val="00065621"/>
    <w:rsid w:val="000656D0"/>
    <w:rsid w:val="00066B40"/>
    <w:rsid w:val="00066DA6"/>
    <w:rsid w:val="0006726A"/>
    <w:rsid w:val="00067315"/>
    <w:rsid w:val="00067386"/>
    <w:rsid w:val="000674F8"/>
    <w:rsid w:val="00067C66"/>
    <w:rsid w:val="000709CE"/>
    <w:rsid w:val="00070D34"/>
    <w:rsid w:val="00070D4D"/>
    <w:rsid w:val="00070D94"/>
    <w:rsid w:val="0007147C"/>
    <w:rsid w:val="000714C3"/>
    <w:rsid w:val="00071EE7"/>
    <w:rsid w:val="00072373"/>
    <w:rsid w:val="000723DC"/>
    <w:rsid w:val="000726D1"/>
    <w:rsid w:val="00072AE7"/>
    <w:rsid w:val="00072CE4"/>
    <w:rsid w:val="0007374F"/>
    <w:rsid w:val="00073831"/>
    <w:rsid w:val="00073A34"/>
    <w:rsid w:val="00073B3C"/>
    <w:rsid w:val="00074756"/>
    <w:rsid w:val="0007478E"/>
    <w:rsid w:val="00074DBD"/>
    <w:rsid w:val="00075031"/>
    <w:rsid w:val="000753ED"/>
    <w:rsid w:val="00075B19"/>
    <w:rsid w:val="00075C83"/>
    <w:rsid w:val="00076425"/>
    <w:rsid w:val="000767DC"/>
    <w:rsid w:val="0007683E"/>
    <w:rsid w:val="00076C83"/>
    <w:rsid w:val="00076D5D"/>
    <w:rsid w:val="000770A6"/>
    <w:rsid w:val="000773BA"/>
    <w:rsid w:val="000777DB"/>
    <w:rsid w:val="00077810"/>
    <w:rsid w:val="00077CCF"/>
    <w:rsid w:val="000806EC"/>
    <w:rsid w:val="00080FC7"/>
    <w:rsid w:val="000812C5"/>
    <w:rsid w:val="000812DD"/>
    <w:rsid w:val="0008188B"/>
    <w:rsid w:val="00081DF8"/>
    <w:rsid w:val="0008219F"/>
    <w:rsid w:val="00082978"/>
    <w:rsid w:val="00082997"/>
    <w:rsid w:val="00082C01"/>
    <w:rsid w:val="00082C84"/>
    <w:rsid w:val="00082EB2"/>
    <w:rsid w:val="00082EF8"/>
    <w:rsid w:val="000843EE"/>
    <w:rsid w:val="00084727"/>
    <w:rsid w:val="00084847"/>
    <w:rsid w:val="00084A17"/>
    <w:rsid w:val="00084F2E"/>
    <w:rsid w:val="000853A3"/>
    <w:rsid w:val="00085FE8"/>
    <w:rsid w:val="00086058"/>
    <w:rsid w:val="0008658B"/>
    <w:rsid w:val="00086F6A"/>
    <w:rsid w:val="000870D8"/>
    <w:rsid w:val="000879DB"/>
    <w:rsid w:val="0009010D"/>
    <w:rsid w:val="0009059C"/>
    <w:rsid w:val="00090AA5"/>
    <w:rsid w:val="00090F90"/>
    <w:rsid w:val="00091044"/>
    <w:rsid w:val="000913C7"/>
    <w:rsid w:val="00091E33"/>
    <w:rsid w:val="00093E61"/>
    <w:rsid w:val="00094281"/>
    <w:rsid w:val="00094408"/>
    <w:rsid w:val="000944C2"/>
    <w:rsid w:val="00095CA8"/>
    <w:rsid w:val="00096031"/>
    <w:rsid w:val="00096258"/>
    <w:rsid w:val="000965E2"/>
    <w:rsid w:val="000965E4"/>
    <w:rsid w:val="00097219"/>
    <w:rsid w:val="000979F1"/>
    <w:rsid w:val="000A077E"/>
    <w:rsid w:val="000A0B12"/>
    <w:rsid w:val="000A0C26"/>
    <w:rsid w:val="000A0FA7"/>
    <w:rsid w:val="000A10BB"/>
    <w:rsid w:val="000A1433"/>
    <w:rsid w:val="000A1514"/>
    <w:rsid w:val="000A22D6"/>
    <w:rsid w:val="000A2BBE"/>
    <w:rsid w:val="000A3C4B"/>
    <w:rsid w:val="000A411B"/>
    <w:rsid w:val="000A411C"/>
    <w:rsid w:val="000A4194"/>
    <w:rsid w:val="000A4476"/>
    <w:rsid w:val="000A45F5"/>
    <w:rsid w:val="000A4D1E"/>
    <w:rsid w:val="000A4D70"/>
    <w:rsid w:val="000A4FFA"/>
    <w:rsid w:val="000A5066"/>
    <w:rsid w:val="000A531F"/>
    <w:rsid w:val="000A66F2"/>
    <w:rsid w:val="000A6CCB"/>
    <w:rsid w:val="000A70B8"/>
    <w:rsid w:val="000A7157"/>
    <w:rsid w:val="000A722C"/>
    <w:rsid w:val="000A76CE"/>
    <w:rsid w:val="000A78D3"/>
    <w:rsid w:val="000A7939"/>
    <w:rsid w:val="000A7E14"/>
    <w:rsid w:val="000B020A"/>
    <w:rsid w:val="000B1151"/>
    <w:rsid w:val="000B1574"/>
    <w:rsid w:val="000B19D7"/>
    <w:rsid w:val="000B1C60"/>
    <w:rsid w:val="000B2292"/>
    <w:rsid w:val="000B265F"/>
    <w:rsid w:val="000B27F7"/>
    <w:rsid w:val="000B2A99"/>
    <w:rsid w:val="000B2F28"/>
    <w:rsid w:val="000B34AE"/>
    <w:rsid w:val="000B37D0"/>
    <w:rsid w:val="000B37E9"/>
    <w:rsid w:val="000B3D88"/>
    <w:rsid w:val="000B419B"/>
    <w:rsid w:val="000B435F"/>
    <w:rsid w:val="000B4532"/>
    <w:rsid w:val="000B45A9"/>
    <w:rsid w:val="000B4A28"/>
    <w:rsid w:val="000B4A48"/>
    <w:rsid w:val="000B4AC6"/>
    <w:rsid w:val="000B5424"/>
    <w:rsid w:val="000B574C"/>
    <w:rsid w:val="000B5BCD"/>
    <w:rsid w:val="000B607C"/>
    <w:rsid w:val="000B608D"/>
    <w:rsid w:val="000B6843"/>
    <w:rsid w:val="000B6E03"/>
    <w:rsid w:val="000B744F"/>
    <w:rsid w:val="000B75CA"/>
    <w:rsid w:val="000B75F9"/>
    <w:rsid w:val="000B7650"/>
    <w:rsid w:val="000C0F1E"/>
    <w:rsid w:val="000C195E"/>
    <w:rsid w:val="000C1D35"/>
    <w:rsid w:val="000C2BBC"/>
    <w:rsid w:val="000C2BE1"/>
    <w:rsid w:val="000C2E11"/>
    <w:rsid w:val="000C32ED"/>
    <w:rsid w:val="000C35D5"/>
    <w:rsid w:val="000C35DD"/>
    <w:rsid w:val="000C382E"/>
    <w:rsid w:val="000C38E3"/>
    <w:rsid w:val="000C3B6F"/>
    <w:rsid w:val="000C3DD8"/>
    <w:rsid w:val="000C46C7"/>
    <w:rsid w:val="000C496B"/>
    <w:rsid w:val="000C4A56"/>
    <w:rsid w:val="000C4C02"/>
    <w:rsid w:val="000C4CE0"/>
    <w:rsid w:val="000C52BE"/>
    <w:rsid w:val="000C53CD"/>
    <w:rsid w:val="000C5A88"/>
    <w:rsid w:val="000C5E0B"/>
    <w:rsid w:val="000C61E1"/>
    <w:rsid w:val="000C6499"/>
    <w:rsid w:val="000C68A1"/>
    <w:rsid w:val="000C69C4"/>
    <w:rsid w:val="000C6B69"/>
    <w:rsid w:val="000C6E53"/>
    <w:rsid w:val="000C70E3"/>
    <w:rsid w:val="000C753A"/>
    <w:rsid w:val="000C7629"/>
    <w:rsid w:val="000C7A2D"/>
    <w:rsid w:val="000C7C0E"/>
    <w:rsid w:val="000C7DFB"/>
    <w:rsid w:val="000D04D8"/>
    <w:rsid w:val="000D0995"/>
    <w:rsid w:val="000D0BA3"/>
    <w:rsid w:val="000D12A7"/>
    <w:rsid w:val="000D12E1"/>
    <w:rsid w:val="000D1516"/>
    <w:rsid w:val="000D1B06"/>
    <w:rsid w:val="000D2471"/>
    <w:rsid w:val="000D26D4"/>
    <w:rsid w:val="000D2C2D"/>
    <w:rsid w:val="000D2D08"/>
    <w:rsid w:val="000D3220"/>
    <w:rsid w:val="000D3226"/>
    <w:rsid w:val="000D32B3"/>
    <w:rsid w:val="000D383B"/>
    <w:rsid w:val="000D3F22"/>
    <w:rsid w:val="000D489F"/>
    <w:rsid w:val="000D493B"/>
    <w:rsid w:val="000D4D4E"/>
    <w:rsid w:val="000D51AA"/>
    <w:rsid w:val="000D54B8"/>
    <w:rsid w:val="000D586C"/>
    <w:rsid w:val="000D5CDA"/>
    <w:rsid w:val="000D5DD4"/>
    <w:rsid w:val="000D5FD5"/>
    <w:rsid w:val="000D5FFE"/>
    <w:rsid w:val="000D64F9"/>
    <w:rsid w:val="000D6DE6"/>
    <w:rsid w:val="000D708C"/>
    <w:rsid w:val="000D7180"/>
    <w:rsid w:val="000D7DF7"/>
    <w:rsid w:val="000D7F57"/>
    <w:rsid w:val="000E016E"/>
    <w:rsid w:val="000E0883"/>
    <w:rsid w:val="000E0D3B"/>
    <w:rsid w:val="000E1C53"/>
    <w:rsid w:val="000E1CEA"/>
    <w:rsid w:val="000E2174"/>
    <w:rsid w:val="000E2E20"/>
    <w:rsid w:val="000E3636"/>
    <w:rsid w:val="000E3D74"/>
    <w:rsid w:val="000E4411"/>
    <w:rsid w:val="000E441D"/>
    <w:rsid w:val="000E466A"/>
    <w:rsid w:val="000E4864"/>
    <w:rsid w:val="000E49B6"/>
    <w:rsid w:val="000E591D"/>
    <w:rsid w:val="000E5940"/>
    <w:rsid w:val="000E6275"/>
    <w:rsid w:val="000E66D8"/>
    <w:rsid w:val="000E6B6D"/>
    <w:rsid w:val="000E6B79"/>
    <w:rsid w:val="000E7BEC"/>
    <w:rsid w:val="000E7BEF"/>
    <w:rsid w:val="000F0215"/>
    <w:rsid w:val="000F1009"/>
    <w:rsid w:val="000F111F"/>
    <w:rsid w:val="000F219D"/>
    <w:rsid w:val="000F28D5"/>
    <w:rsid w:val="000F2D08"/>
    <w:rsid w:val="000F2F85"/>
    <w:rsid w:val="000F2FF0"/>
    <w:rsid w:val="000F316C"/>
    <w:rsid w:val="000F363A"/>
    <w:rsid w:val="000F388B"/>
    <w:rsid w:val="000F3FA0"/>
    <w:rsid w:val="000F4541"/>
    <w:rsid w:val="000F4557"/>
    <w:rsid w:val="000F4C25"/>
    <w:rsid w:val="000F5F08"/>
    <w:rsid w:val="000F622A"/>
    <w:rsid w:val="000F622E"/>
    <w:rsid w:val="000F6296"/>
    <w:rsid w:val="000F673C"/>
    <w:rsid w:val="000F6DFD"/>
    <w:rsid w:val="000F7E48"/>
    <w:rsid w:val="000F7FCB"/>
    <w:rsid w:val="00100343"/>
    <w:rsid w:val="00100822"/>
    <w:rsid w:val="00100ACF"/>
    <w:rsid w:val="0010115D"/>
    <w:rsid w:val="001015BA"/>
    <w:rsid w:val="00101633"/>
    <w:rsid w:val="00101967"/>
    <w:rsid w:val="00101F22"/>
    <w:rsid w:val="00102345"/>
    <w:rsid w:val="001028B2"/>
    <w:rsid w:val="00102B07"/>
    <w:rsid w:val="00102EE1"/>
    <w:rsid w:val="00102EE8"/>
    <w:rsid w:val="00103B4A"/>
    <w:rsid w:val="00103D42"/>
    <w:rsid w:val="00104CC8"/>
    <w:rsid w:val="00105399"/>
    <w:rsid w:val="00105544"/>
    <w:rsid w:val="00105DD4"/>
    <w:rsid w:val="00105FD0"/>
    <w:rsid w:val="00106505"/>
    <w:rsid w:val="001065F4"/>
    <w:rsid w:val="0010720F"/>
    <w:rsid w:val="0010764C"/>
    <w:rsid w:val="00107873"/>
    <w:rsid w:val="00107C94"/>
    <w:rsid w:val="00110547"/>
    <w:rsid w:val="00111339"/>
    <w:rsid w:val="0011157E"/>
    <w:rsid w:val="00111757"/>
    <w:rsid w:val="001120E6"/>
    <w:rsid w:val="0011264E"/>
    <w:rsid w:val="001127EE"/>
    <w:rsid w:val="00112AEF"/>
    <w:rsid w:val="00112C8E"/>
    <w:rsid w:val="00112D3C"/>
    <w:rsid w:val="00112F6E"/>
    <w:rsid w:val="001135E2"/>
    <w:rsid w:val="001138EF"/>
    <w:rsid w:val="0011403F"/>
    <w:rsid w:val="001144EC"/>
    <w:rsid w:val="001145E7"/>
    <w:rsid w:val="00114BED"/>
    <w:rsid w:val="00114E04"/>
    <w:rsid w:val="0011524F"/>
    <w:rsid w:val="001153EE"/>
    <w:rsid w:val="0011587F"/>
    <w:rsid w:val="001160BC"/>
    <w:rsid w:val="00116854"/>
    <w:rsid w:val="001169FC"/>
    <w:rsid w:val="00116D56"/>
    <w:rsid w:val="00116F69"/>
    <w:rsid w:val="00117169"/>
    <w:rsid w:val="00117819"/>
    <w:rsid w:val="00117A48"/>
    <w:rsid w:val="00117AA5"/>
    <w:rsid w:val="001203B5"/>
    <w:rsid w:val="001203DE"/>
    <w:rsid w:val="00120A91"/>
    <w:rsid w:val="00120A93"/>
    <w:rsid w:val="00120BA9"/>
    <w:rsid w:val="00121D1B"/>
    <w:rsid w:val="00121E6D"/>
    <w:rsid w:val="00121F3D"/>
    <w:rsid w:val="00122C25"/>
    <w:rsid w:val="0012399B"/>
    <w:rsid w:val="001239F9"/>
    <w:rsid w:val="00123CB6"/>
    <w:rsid w:val="00123D75"/>
    <w:rsid w:val="00123E26"/>
    <w:rsid w:val="0012446B"/>
    <w:rsid w:val="0012470E"/>
    <w:rsid w:val="00124ABD"/>
    <w:rsid w:val="00125281"/>
    <w:rsid w:val="00125588"/>
    <w:rsid w:val="00125B7E"/>
    <w:rsid w:val="00125FE0"/>
    <w:rsid w:val="001267E2"/>
    <w:rsid w:val="001268C0"/>
    <w:rsid w:val="00126C95"/>
    <w:rsid w:val="00126F2A"/>
    <w:rsid w:val="00126F76"/>
    <w:rsid w:val="00127587"/>
    <w:rsid w:val="00127A46"/>
    <w:rsid w:val="00127DC1"/>
    <w:rsid w:val="0013006C"/>
    <w:rsid w:val="001301D7"/>
    <w:rsid w:val="001304E7"/>
    <w:rsid w:val="00130695"/>
    <w:rsid w:val="00130F01"/>
    <w:rsid w:val="00131351"/>
    <w:rsid w:val="00131386"/>
    <w:rsid w:val="0013173A"/>
    <w:rsid w:val="0013369F"/>
    <w:rsid w:val="00133970"/>
    <w:rsid w:val="001340D5"/>
    <w:rsid w:val="00134410"/>
    <w:rsid w:val="0013446A"/>
    <w:rsid w:val="00135356"/>
    <w:rsid w:val="001353A9"/>
    <w:rsid w:val="00136259"/>
    <w:rsid w:val="00136722"/>
    <w:rsid w:val="00136C1C"/>
    <w:rsid w:val="00136FB9"/>
    <w:rsid w:val="00137059"/>
    <w:rsid w:val="0013773B"/>
    <w:rsid w:val="00137EA0"/>
    <w:rsid w:val="00141689"/>
    <w:rsid w:val="00141854"/>
    <w:rsid w:val="0014188D"/>
    <w:rsid w:val="00141D12"/>
    <w:rsid w:val="001427E9"/>
    <w:rsid w:val="00142AC4"/>
    <w:rsid w:val="00142BE9"/>
    <w:rsid w:val="00143772"/>
    <w:rsid w:val="00143B04"/>
    <w:rsid w:val="00143B1C"/>
    <w:rsid w:val="00143CA0"/>
    <w:rsid w:val="00144E4B"/>
    <w:rsid w:val="00144EC4"/>
    <w:rsid w:val="00145035"/>
    <w:rsid w:val="00145342"/>
    <w:rsid w:val="0014588C"/>
    <w:rsid w:val="0014592E"/>
    <w:rsid w:val="00145D2E"/>
    <w:rsid w:val="00146122"/>
    <w:rsid w:val="00146302"/>
    <w:rsid w:val="0014658E"/>
    <w:rsid w:val="00146F87"/>
    <w:rsid w:val="00147660"/>
    <w:rsid w:val="0014798C"/>
    <w:rsid w:val="00147E13"/>
    <w:rsid w:val="00150340"/>
    <w:rsid w:val="00150363"/>
    <w:rsid w:val="00150C00"/>
    <w:rsid w:val="0015175E"/>
    <w:rsid w:val="00152BA4"/>
    <w:rsid w:val="0015310A"/>
    <w:rsid w:val="001531F0"/>
    <w:rsid w:val="001532FF"/>
    <w:rsid w:val="00153C4A"/>
    <w:rsid w:val="00153D61"/>
    <w:rsid w:val="00155286"/>
    <w:rsid w:val="0015531D"/>
    <w:rsid w:val="001553BB"/>
    <w:rsid w:val="001556D4"/>
    <w:rsid w:val="001569BC"/>
    <w:rsid w:val="00156BD2"/>
    <w:rsid w:val="00157027"/>
    <w:rsid w:val="00157397"/>
    <w:rsid w:val="001608B4"/>
    <w:rsid w:val="00160F13"/>
    <w:rsid w:val="00161163"/>
    <w:rsid w:val="001613FE"/>
    <w:rsid w:val="001614B1"/>
    <w:rsid w:val="00161910"/>
    <w:rsid w:val="00162966"/>
    <w:rsid w:val="001631FF"/>
    <w:rsid w:val="001634D6"/>
    <w:rsid w:val="00163701"/>
    <w:rsid w:val="0016420A"/>
    <w:rsid w:val="00164232"/>
    <w:rsid w:val="00164333"/>
    <w:rsid w:val="0016433E"/>
    <w:rsid w:val="001645E5"/>
    <w:rsid w:val="00164A41"/>
    <w:rsid w:val="001651CB"/>
    <w:rsid w:val="00165275"/>
    <w:rsid w:val="001652AC"/>
    <w:rsid w:val="001655D9"/>
    <w:rsid w:val="001658A1"/>
    <w:rsid w:val="0016594E"/>
    <w:rsid w:val="001668F4"/>
    <w:rsid w:val="00167028"/>
    <w:rsid w:val="001670A4"/>
    <w:rsid w:val="0016731D"/>
    <w:rsid w:val="001673E8"/>
    <w:rsid w:val="00167A8B"/>
    <w:rsid w:val="0017093D"/>
    <w:rsid w:val="00170AD2"/>
    <w:rsid w:val="0017177A"/>
    <w:rsid w:val="00171BF3"/>
    <w:rsid w:val="00171F09"/>
    <w:rsid w:val="001720E5"/>
    <w:rsid w:val="001729F3"/>
    <w:rsid w:val="00173316"/>
    <w:rsid w:val="00173BD0"/>
    <w:rsid w:val="00174BB9"/>
    <w:rsid w:val="00174DB4"/>
    <w:rsid w:val="00174E67"/>
    <w:rsid w:val="001754DC"/>
    <w:rsid w:val="00176318"/>
    <w:rsid w:val="00176882"/>
    <w:rsid w:val="001768C8"/>
    <w:rsid w:val="00176B67"/>
    <w:rsid w:val="00176E21"/>
    <w:rsid w:val="001772A2"/>
    <w:rsid w:val="001772A5"/>
    <w:rsid w:val="0017737C"/>
    <w:rsid w:val="001774C5"/>
    <w:rsid w:val="0017758F"/>
    <w:rsid w:val="00177B17"/>
    <w:rsid w:val="00177B81"/>
    <w:rsid w:val="00177E9A"/>
    <w:rsid w:val="0018058F"/>
    <w:rsid w:val="001805D6"/>
    <w:rsid w:val="00180F05"/>
    <w:rsid w:val="0018104B"/>
    <w:rsid w:val="00181200"/>
    <w:rsid w:val="001815C4"/>
    <w:rsid w:val="001816C6"/>
    <w:rsid w:val="00181A34"/>
    <w:rsid w:val="00181B95"/>
    <w:rsid w:val="00181CDA"/>
    <w:rsid w:val="00182637"/>
    <w:rsid w:val="0018269D"/>
    <w:rsid w:val="001829ED"/>
    <w:rsid w:val="00183567"/>
    <w:rsid w:val="001845E5"/>
    <w:rsid w:val="00185500"/>
    <w:rsid w:val="00185A10"/>
    <w:rsid w:val="00185BAF"/>
    <w:rsid w:val="00185ED9"/>
    <w:rsid w:val="001866BF"/>
    <w:rsid w:val="00186724"/>
    <w:rsid w:val="001867D7"/>
    <w:rsid w:val="00186923"/>
    <w:rsid w:val="00186FC6"/>
    <w:rsid w:val="0018728D"/>
    <w:rsid w:val="001873BD"/>
    <w:rsid w:val="0018792F"/>
    <w:rsid w:val="00187A26"/>
    <w:rsid w:val="00187D64"/>
    <w:rsid w:val="00187D9C"/>
    <w:rsid w:val="00187F2E"/>
    <w:rsid w:val="00187F60"/>
    <w:rsid w:val="00190263"/>
    <w:rsid w:val="00190E10"/>
    <w:rsid w:val="00191348"/>
    <w:rsid w:val="0019146B"/>
    <w:rsid w:val="0019179B"/>
    <w:rsid w:val="00191A63"/>
    <w:rsid w:val="00191CE1"/>
    <w:rsid w:val="001923CC"/>
    <w:rsid w:val="001927FE"/>
    <w:rsid w:val="00193324"/>
    <w:rsid w:val="00193385"/>
    <w:rsid w:val="0019362F"/>
    <w:rsid w:val="0019393A"/>
    <w:rsid w:val="001942A2"/>
    <w:rsid w:val="00194C7B"/>
    <w:rsid w:val="00194EFB"/>
    <w:rsid w:val="00194FDC"/>
    <w:rsid w:val="0019607B"/>
    <w:rsid w:val="00196778"/>
    <w:rsid w:val="00196B79"/>
    <w:rsid w:val="00196F4A"/>
    <w:rsid w:val="00196F73"/>
    <w:rsid w:val="00197158"/>
    <w:rsid w:val="00197BD3"/>
    <w:rsid w:val="001A063C"/>
    <w:rsid w:val="001A0B08"/>
    <w:rsid w:val="001A1364"/>
    <w:rsid w:val="001A1763"/>
    <w:rsid w:val="001A19DA"/>
    <w:rsid w:val="001A20FA"/>
    <w:rsid w:val="001A321C"/>
    <w:rsid w:val="001A33D2"/>
    <w:rsid w:val="001A3A82"/>
    <w:rsid w:val="001A4119"/>
    <w:rsid w:val="001A4C11"/>
    <w:rsid w:val="001A4FC2"/>
    <w:rsid w:val="001A5111"/>
    <w:rsid w:val="001A5115"/>
    <w:rsid w:val="001A5A7A"/>
    <w:rsid w:val="001A5B7F"/>
    <w:rsid w:val="001A5BAE"/>
    <w:rsid w:val="001A5BD7"/>
    <w:rsid w:val="001A5E1B"/>
    <w:rsid w:val="001A61B4"/>
    <w:rsid w:val="001A63BA"/>
    <w:rsid w:val="001A63CC"/>
    <w:rsid w:val="001A6CD1"/>
    <w:rsid w:val="001A6DE8"/>
    <w:rsid w:val="001A7952"/>
    <w:rsid w:val="001A7AE7"/>
    <w:rsid w:val="001A7CED"/>
    <w:rsid w:val="001B0379"/>
    <w:rsid w:val="001B1151"/>
    <w:rsid w:val="001B16E0"/>
    <w:rsid w:val="001B1D91"/>
    <w:rsid w:val="001B2B0C"/>
    <w:rsid w:val="001B2E17"/>
    <w:rsid w:val="001B35EE"/>
    <w:rsid w:val="001B36C6"/>
    <w:rsid w:val="001B3D35"/>
    <w:rsid w:val="001B4391"/>
    <w:rsid w:val="001B44FE"/>
    <w:rsid w:val="001B4832"/>
    <w:rsid w:val="001B4F0D"/>
    <w:rsid w:val="001B5C83"/>
    <w:rsid w:val="001B5D7F"/>
    <w:rsid w:val="001B60D4"/>
    <w:rsid w:val="001B6852"/>
    <w:rsid w:val="001B700C"/>
    <w:rsid w:val="001B7050"/>
    <w:rsid w:val="001B73D6"/>
    <w:rsid w:val="001B74ED"/>
    <w:rsid w:val="001B74EF"/>
    <w:rsid w:val="001B755A"/>
    <w:rsid w:val="001C037B"/>
    <w:rsid w:val="001C0410"/>
    <w:rsid w:val="001C0962"/>
    <w:rsid w:val="001C0A06"/>
    <w:rsid w:val="001C0A7B"/>
    <w:rsid w:val="001C0AF9"/>
    <w:rsid w:val="001C0CBD"/>
    <w:rsid w:val="001C0E8A"/>
    <w:rsid w:val="001C1484"/>
    <w:rsid w:val="001C14A6"/>
    <w:rsid w:val="001C1629"/>
    <w:rsid w:val="001C1703"/>
    <w:rsid w:val="001C1877"/>
    <w:rsid w:val="001C1BC2"/>
    <w:rsid w:val="001C1F7B"/>
    <w:rsid w:val="001C2308"/>
    <w:rsid w:val="001C2686"/>
    <w:rsid w:val="001C27BA"/>
    <w:rsid w:val="001C2802"/>
    <w:rsid w:val="001C2B24"/>
    <w:rsid w:val="001C320D"/>
    <w:rsid w:val="001C3474"/>
    <w:rsid w:val="001C3508"/>
    <w:rsid w:val="001C4DF2"/>
    <w:rsid w:val="001C6AC8"/>
    <w:rsid w:val="001C6B70"/>
    <w:rsid w:val="001C6DE8"/>
    <w:rsid w:val="001C71B1"/>
    <w:rsid w:val="001C77C3"/>
    <w:rsid w:val="001C7C28"/>
    <w:rsid w:val="001C7D5A"/>
    <w:rsid w:val="001D0165"/>
    <w:rsid w:val="001D0DF2"/>
    <w:rsid w:val="001D1120"/>
    <w:rsid w:val="001D154C"/>
    <w:rsid w:val="001D1DE4"/>
    <w:rsid w:val="001D1E06"/>
    <w:rsid w:val="001D2230"/>
    <w:rsid w:val="001D238F"/>
    <w:rsid w:val="001D241A"/>
    <w:rsid w:val="001D2581"/>
    <w:rsid w:val="001D2623"/>
    <w:rsid w:val="001D34CD"/>
    <w:rsid w:val="001D3622"/>
    <w:rsid w:val="001D3750"/>
    <w:rsid w:val="001D3900"/>
    <w:rsid w:val="001D3A7B"/>
    <w:rsid w:val="001D3FF7"/>
    <w:rsid w:val="001D46F2"/>
    <w:rsid w:val="001D47C0"/>
    <w:rsid w:val="001D48DC"/>
    <w:rsid w:val="001D4A59"/>
    <w:rsid w:val="001D4C33"/>
    <w:rsid w:val="001D5081"/>
    <w:rsid w:val="001D5285"/>
    <w:rsid w:val="001D556E"/>
    <w:rsid w:val="001D5A93"/>
    <w:rsid w:val="001D6517"/>
    <w:rsid w:val="001D6623"/>
    <w:rsid w:val="001D6668"/>
    <w:rsid w:val="001D6B9A"/>
    <w:rsid w:val="001D7689"/>
    <w:rsid w:val="001D7E20"/>
    <w:rsid w:val="001E05F0"/>
    <w:rsid w:val="001E10B9"/>
    <w:rsid w:val="001E1F2D"/>
    <w:rsid w:val="001E2893"/>
    <w:rsid w:val="001E2BCA"/>
    <w:rsid w:val="001E2BCE"/>
    <w:rsid w:val="001E2FB0"/>
    <w:rsid w:val="001E3591"/>
    <w:rsid w:val="001E3B16"/>
    <w:rsid w:val="001E4CE9"/>
    <w:rsid w:val="001E5188"/>
    <w:rsid w:val="001E5AE2"/>
    <w:rsid w:val="001E5CD9"/>
    <w:rsid w:val="001E61C4"/>
    <w:rsid w:val="001E6266"/>
    <w:rsid w:val="001E65F6"/>
    <w:rsid w:val="001E7351"/>
    <w:rsid w:val="001E77BB"/>
    <w:rsid w:val="001E7A31"/>
    <w:rsid w:val="001F0E6D"/>
    <w:rsid w:val="001F1624"/>
    <w:rsid w:val="001F1BBA"/>
    <w:rsid w:val="001F1FA3"/>
    <w:rsid w:val="001F253E"/>
    <w:rsid w:val="001F2577"/>
    <w:rsid w:val="001F2715"/>
    <w:rsid w:val="001F29BB"/>
    <w:rsid w:val="001F3155"/>
    <w:rsid w:val="001F33D3"/>
    <w:rsid w:val="001F3419"/>
    <w:rsid w:val="001F3489"/>
    <w:rsid w:val="001F3636"/>
    <w:rsid w:val="001F432F"/>
    <w:rsid w:val="001F4439"/>
    <w:rsid w:val="001F4480"/>
    <w:rsid w:val="001F46FE"/>
    <w:rsid w:val="001F4865"/>
    <w:rsid w:val="001F4E84"/>
    <w:rsid w:val="001F515E"/>
    <w:rsid w:val="001F5479"/>
    <w:rsid w:val="001F592F"/>
    <w:rsid w:val="001F65AF"/>
    <w:rsid w:val="001F6EAD"/>
    <w:rsid w:val="00200FBB"/>
    <w:rsid w:val="0020172A"/>
    <w:rsid w:val="00201B00"/>
    <w:rsid w:val="002020CF"/>
    <w:rsid w:val="00202124"/>
    <w:rsid w:val="00202596"/>
    <w:rsid w:val="00202B51"/>
    <w:rsid w:val="00202BD9"/>
    <w:rsid w:val="00202E4A"/>
    <w:rsid w:val="00203814"/>
    <w:rsid w:val="00203BE3"/>
    <w:rsid w:val="002040D3"/>
    <w:rsid w:val="00204542"/>
    <w:rsid w:val="0020496F"/>
    <w:rsid w:val="00205D15"/>
    <w:rsid w:val="002061EA"/>
    <w:rsid w:val="00206416"/>
    <w:rsid w:val="00207D0C"/>
    <w:rsid w:val="0021008E"/>
    <w:rsid w:val="002100A5"/>
    <w:rsid w:val="002100A9"/>
    <w:rsid w:val="00210C51"/>
    <w:rsid w:val="00210CB2"/>
    <w:rsid w:val="00211362"/>
    <w:rsid w:val="0021180C"/>
    <w:rsid w:val="00211D61"/>
    <w:rsid w:val="00211E3F"/>
    <w:rsid w:val="00212E96"/>
    <w:rsid w:val="00212F61"/>
    <w:rsid w:val="00212F8C"/>
    <w:rsid w:val="00213411"/>
    <w:rsid w:val="00213529"/>
    <w:rsid w:val="00213550"/>
    <w:rsid w:val="00214184"/>
    <w:rsid w:val="002147FB"/>
    <w:rsid w:val="00214D1B"/>
    <w:rsid w:val="00214D8E"/>
    <w:rsid w:val="00214E69"/>
    <w:rsid w:val="00214E9F"/>
    <w:rsid w:val="002152EA"/>
    <w:rsid w:val="00215503"/>
    <w:rsid w:val="0021553E"/>
    <w:rsid w:val="00215BB2"/>
    <w:rsid w:val="002171C5"/>
    <w:rsid w:val="00217908"/>
    <w:rsid w:val="00217914"/>
    <w:rsid w:val="00217B0A"/>
    <w:rsid w:val="00217D94"/>
    <w:rsid w:val="002202DB"/>
    <w:rsid w:val="002204E7"/>
    <w:rsid w:val="00220DC9"/>
    <w:rsid w:val="00220E46"/>
    <w:rsid w:val="00221393"/>
    <w:rsid w:val="002213E9"/>
    <w:rsid w:val="00221704"/>
    <w:rsid w:val="00222350"/>
    <w:rsid w:val="00222429"/>
    <w:rsid w:val="00222F0E"/>
    <w:rsid w:val="00222FE5"/>
    <w:rsid w:val="002233C5"/>
    <w:rsid w:val="00223546"/>
    <w:rsid w:val="002241A5"/>
    <w:rsid w:val="002241C8"/>
    <w:rsid w:val="002248D2"/>
    <w:rsid w:val="00224BE1"/>
    <w:rsid w:val="00225356"/>
    <w:rsid w:val="00225851"/>
    <w:rsid w:val="00225B78"/>
    <w:rsid w:val="00226236"/>
    <w:rsid w:val="00226488"/>
    <w:rsid w:val="0022735D"/>
    <w:rsid w:val="00227A98"/>
    <w:rsid w:val="00227BF1"/>
    <w:rsid w:val="00230B77"/>
    <w:rsid w:val="00230E02"/>
    <w:rsid w:val="0023124B"/>
    <w:rsid w:val="0023164E"/>
    <w:rsid w:val="0023167C"/>
    <w:rsid w:val="002318A0"/>
    <w:rsid w:val="002318C1"/>
    <w:rsid w:val="00231BB5"/>
    <w:rsid w:val="0023205A"/>
    <w:rsid w:val="002320DD"/>
    <w:rsid w:val="002330E0"/>
    <w:rsid w:val="002339F8"/>
    <w:rsid w:val="00233B8B"/>
    <w:rsid w:val="00233C94"/>
    <w:rsid w:val="00233F29"/>
    <w:rsid w:val="002340F8"/>
    <w:rsid w:val="00234199"/>
    <w:rsid w:val="00234625"/>
    <w:rsid w:val="00235168"/>
    <w:rsid w:val="002352F1"/>
    <w:rsid w:val="00235434"/>
    <w:rsid w:val="00235D46"/>
    <w:rsid w:val="0023739B"/>
    <w:rsid w:val="00237900"/>
    <w:rsid w:val="00237FE0"/>
    <w:rsid w:val="002407DF"/>
    <w:rsid w:val="00240A45"/>
    <w:rsid w:val="00240C4A"/>
    <w:rsid w:val="00240D71"/>
    <w:rsid w:val="00241025"/>
    <w:rsid w:val="002418A2"/>
    <w:rsid w:val="002418AF"/>
    <w:rsid w:val="00241D6D"/>
    <w:rsid w:val="00241E41"/>
    <w:rsid w:val="002428A9"/>
    <w:rsid w:val="002432C9"/>
    <w:rsid w:val="00243525"/>
    <w:rsid w:val="002446EF"/>
    <w:rsid w:val="00244C6B"/>
    <w:rsid w:val="002450F0"/>
    <w:rsid w:val="0024549D"/>
    <w:rsid w:val="00246243"/>
    <w:rsid w:val="0024657C"/>
    <w:rsid w:val="00246B04"/>
    <w:rsid w:val="00246B35"/>
    <w:rsid w:val="00246EE3"/>
    <w:rsid w:val="00247253"/>
    <w:rsid w:val="00247D53"/>
    <w:rsid w:val="00250027"/>
    <w:rsid w:val="00250ED0"/>
    <w:rsid w:val="0025219F"/>
    <w:rsid w:val="002526F1"/>
    <w:rsid w:val="00252B9F"/>
    <w:rsid w:val="0025378E"/>
    <w:rsid w:val="00253B72"/>
    <w:rsid w:val="0025472C"/>
    <w:rsid w:val="0025491D"/>
    <w:rsid w:val="00254957"/>
    <w:rsid w:val="00254CED"/>
    <w:rsid w:val="0025588E"/>
    <w:rsid w:val="002558B5"/>
    <w:rsid w:val="00255B60"/>
    <w:rsid w:val="00255DF1"/>
    <w:rsid w:val="00255F71"/>
    <w:rsid w:val="002569B6"/>
    <w:rsid w:val="002572EE"/>
    <w:rsid w:val="00257889"/>
    <w:rsid w:val="002578BD"/>
    <w:rsid w:val="002578E6"/>
    <w:rsid w:val="002602B8"/>
    <w:rsid w:val="002603FD"/>
    <w:rsid w:val="00260D19"/>
    <w:rsid w:val="0026114B"/>
    <w:rsid w:val="002611C1"/>
    <w:rsid w:val="00261FE2"/>
    <w:rsid w:val="0026267A"/>
    <w:rsid w:val="00262721"/>
    <w:rsid w:val="0026297C"/>
    <w:rsid w:val="002629ED"/>
    <w:rsid w:val="00262A43"/>
    <w:rsid w:val="00262BC3"/>
    <w:rsid w:val="002630B3"/>
    <w:rsid w:val="00264278"/>
    <w:rsid w:val="00264683"/>
    <w:rsid w:val="00264F95"/>
    <w:rsid w:val="002654B0"/>
    <w:rsid w:val="0026570A"/>
    <w:rsid w:val="00265E6E"/>
    <w:rsid w:val="002660D6"/>
    <w:rsid w:val="002663A7"/>
    <w:rsid w:val="00266581"/>
    <w:rsid w:val="002666B7"/>
    <w:rsid w:val="002677D8"/>
    <w:rsid w:val="00267E6D"/>
    <w:rsid w:val="00267EA1"/>
    <w:rsid w:val="00270357"/>
    <w:rsid w:val="0027059D"/>
    <w:rsid w:val="002707EB"/>
    <w:rsid w:val="00270B3A"/>
    <w:rsid w:val="00270F70"/>
    <w:rsid w:val="00271A48"/>
    <w:rsid w:val="00271F95"/>
    <w:rsid w:val="00272A12"/>
    <w:rsid w:val="00272ADE"/>
    <w:rsid w:val="00272E82"/>
    <w:rsid w:val="00273854"/>
    <w:rsid w:val="00274317"/>
    <w:rsid w:val="00274422"/>
    <w:rsid w:val="00274F68"/>
    <w:rsid w:val="00275721"/>
    <w:rsid w:val="00276225"/>
    <w:rsid w:val="0027632A"/>
    <w:rsid w:val="00276DDC"/>
    <w:rsid w:val="00277015"/>
    <w:rsid w:val="0027738B"/>
    <w:rsid w:val="00277FAF"/>
    <w:rsid w:val="00277FC5"/>
    <w:rsid w:val="00280273"/>
    <w:rsid w:val="0028089F"/>
    <w:rsid w:val="00280E59"/>
    <w:rsid w:val="00281948"/>
    <w:rsid w:val="00281A4C"/>
    <w:rsid w:val="00281F27"/>
    <w:rsid w:val="00282038"/>
    <w:rsid w:val="00283015"/>
    <w:rsid w:val="002830A1"/>
    <w:rsid w:val="00283452"/>
    <w:rsid w:val="00283574"/>
    <w:rsid w:val="00283706"/>
    <w:rsid w:val="0028425C"/>
    <w:rsid w:val="0028494A"/>
    <w:rsid w:val="00284D8B"/>
    <w:rsid w:val="002851EC"/>
    <w:rsid w:val="00285241"/>
    <w:rsid w:val="002853B4"/>
    <w:rsid w:val="00285770"/>
    <w:rsid w:val="002859C8"/>
    <w:rsid w:val="00285D8A"/>
    <w:rsid w:val="00286386"/>
    <w:rsid w:val="00286588"/>
    <w:rsid w:val="0028718E"/>
    <w:rsid w:val="00287703"/>
    <w:rsid w:val="002878A3"/>
    <w:rsid w:val="00287DB3"/>
    <w:rsid w:val="0029010C"/>
    <w:rsid w:val="002908BE"/>
    <w:rsid w:val="00290C11"/>
    <w:rsid w:val="00290EDA"/>
    <w:rsid w:val="002911FA"/>
    <w:rsid w:val="002914BF"/>
    <w:rsid w:val="00291623"/>
    <w:rsid w:val="00291913"/>
    <w:rsid w:val="002919DE"/>
    <w:rsid w:val="002927D7"/>
    <w:rsid w:val="00292827"/>
    <w:rsid w:val="00292A84"/>
    <w:rsid w:val="00292C14"/>
    <w:rsid w:val="0029341C"/>
    <w:rsid w:val="002934E0"/>
    <w:rsid w:val="00293608"/>
    <w:rsid w:val="00293D59"/>
    <w:rsid w:val="002943A8"/>
    <w:rsid w:val="00294D41"/>
    <w:rsid w:val="00294DC5"/>
    <w:rsid w:val="00296255"/>
    <w:rsid w:val="00296B35"/>
    <w:rsid w:val="00297490"/>
    <w:rsid w:val="002975AD"/>
    <w:rsid w:val="00297B0F"/>
    <w:rsid w:val="00297F3B"/>
    <w:rsid w:val="002A0205"/>
    <w:rsid w:val="002A07B2"/>
    <w:rsid w:val="002A0CAB"/>
    <w:rsid w:val="002A11A1"/>
    <w:rsid w:val="002A1D11"/>
    <w:rsid w:val="002A1EE2"/>
    <w:rsid w:val="002A2553"/>
    <w:rsid w:val="002A2F86"/>
    <w:rsid w:val="002A348B"/>
    <w:rsid w:val="002A35ED"/>
    <w:rsid w:val="002A3743"/>
    <w:rsid w:val="002A3871"/>
    <w:rsid w:val="002A3B2C"/>
    <w:rsid w:val="002A466E"/>
    <w:rsid w:val="002A5078"/>
    <w:rsid w:val="002A56F7"/>
    <w:rsid w:val="002A574C"/>
    <w:rsid w:val="002A5794"/>
    <w:rsid w:val="002A5AA2"/>
    <w:rsid w:val="002A6267"/>
    <w:rsid w:val="002A6376"/>
    <w:rsid w:val="002A6A99"/>
    <w:rsid w:val="002A6B06"/>
    <w:rsid w:val="002A6FD9"/>
    <w:rsid w:val="002A77D5"/>
    <w:rsid w:val="002A78F6"/>
    <w:rsid w:val="002A7CBF"/>
    <w:rsid w:val="002B040A"/>
    <w:rsid w:val="002B042E"/>
    <w:rsid w:val="002B048D"/>
    <w:rsid w:val="002B0583"/>
    <w:rsid w:val="002B14EC"/>
    <w:rsid w:val="002B1601"/>
    <w:rsid w:val="002B2008"/>
    <w:rsid w:val="002B32BA"/>
    <w:rsid w:val="002B3D14"/>
    <w:rsid w:val="002B42B5"/>
    <w:rsid w:val="002B4314"/>
    <w:rsid w:val="002B498C"/>
    <w:rsid w:val="002B4992"/>
    <w:rsid w:val="002B4ABA"/>
    <w:rsid w:val="002B51F5"/>
    <w:rsid w:val="002B55FA"/>
    <w:rsid w:val="002B5710"/>
    <w:rsid w:val="002B5D0B"/>
    <w:rsid w:val="002B6664"/>
    <w:rsid w:val="002B6880"/>
    <w:rsid w:val="002B6C26"/>
    <w:rsid w:val="002B6D98"/>
    <w:rsid w:val="002B6FF7"/>
    <w:rsid w:val="002B7254"/>
    <w:rsid w:val="002C02F5"/>
    <w:rsid w:val="002C1DA7"/>
    <w:rsid w:val="002C26B2"/>
    <w:rsid w:val="002C287E"/>
    <w:rsid w:val="002C289E"/>
    <w:rsid w:val="002C296D"/>
    <w:rsid w:val="002C30D0"/>
    <w:rsid w:val="002C3386"/>
    <w:rsid w:val="002C4D2B"/>
    <w:rsid w:val="002C5CC0"/>
    <w:rsid w:val="002C5D7D"/>
    <w:rsid w:val="002C63AC"/>
    <w:rsid w:val="002C6491"/>
    <w:rsid w:val="002C672A"/>
    <w:rsid w:val="002C6C7E"/>
    <w:rsid w:val="002C6E42"/>
    <w:rsid w:val="002C70C4"/>
    <w:rsid w:val="002C790C"/>
    <w:rsid w:val="002C7BD1"/>
    <w:rsid w:val="002C7C40"/>
    <w:rsid w:val="002C7E0A"/>
    <w:rsid w:val="002C7FF7"/>
    <w:rsid w:val="002D02E7"/>
    <w:rsid w:val="002D0683"/>
    <w:rsid w:val="002D0C76"/>
    <w:rsid w:val="002D0ED9"/>
    <w:rsid w:val="002D16AD"/>
    <w:rsid w:val="002D24C5"/>
    <w:rsid w:val="002D31F6"/>
    <w:rsid w:val="002D3F24"/>
    <w:rsid w:val="002D42EA"/>
    <w:rsid w:val="002D5500"/>
    <w:rsid w:val="002D55DC"/>
    <w:rsid w:val="002D6B3B"/>
    <w:rsid w:val="002D78A6"/>
    <w:rsid w:val="002D7FB0"/>
    <w:rsid w:val="002E0404"/>
    <w:rsid w:val="002E145F"/>
    <w:rsid w:val="002E1AAC"/>
    <w:rsid w:val="002E1C0C"/>
    <w:rsid w:val="002E1D9A"/>
    <w:rsid w:val="002E1F75"/>
    <w:rsid w:val="002E2005"/>
    <w:rsid w:val="002E2255"/>
    <w:rsid w:val="002E2959"/>
    <w:rsid w:val="002E3491"/>
    <w:rsid w:val="002E35E5"/>
    <w:rsid w:val="002E3E7D"/>
    <w:rsid w:val="002E4104"/>
    <w:rsid w:val="002E4578"/>
    <w:rsid w:val="002E484A"/>
    <w:rsid w:val="002E4935"/>
    <w:rsid w:val="002E4E8A"/>
    <w:rsid w:val="002E5217"/>
    <w:rsid w:val="002E5457"/>
    <w:rsid w:val="002E5BA7"/>
    <w:rsid w:val="002E612F"/>
    <w:rsid w:val="002E6749"/>
    <w:rsid w:val="002E6CD3"/>
    <w:rsid w:val="002E6D7A"/>
    <w:rsid w:val="002E7450"/>
    <w:rsid w:val="002E75B1"/>
    <w:rsid w:val="002E7D4F"/>
    <w:rsid w:val="002F0334"/>
    <w:rsid w:val="002F0377"/>
    <w:rsid w:val="002F06A1"/>
    <w:rsid w:val="002F0752"/>
    <w:rsid w:val="002F07DD"/>
    <w:rsid w:val="002F1812"/>
    <w:rsid w:val="002F22D5"/>
    <w:rsid w:val="002F247D"/>
    <w:rsid w:val="002F25C5"/>
    <w:rsid w:val="002F271B"/>
    <w:rsid w:val="002F2AD7"/>
    <w:rsid w:val="002F2AF1"/>
    <w:rsid w:val="002F2F0F"/>
    <w:rsid w:val="002F3125"/>
    <w:rsid w:val="002F3290"/>
    <w:rsid w:val="002F3350"/>
    <w:rsid w:val="002F3399"/>
    <w:rsid w:val="002F3762"/>
    <w:rsid w:val="002F384F"/>
    <w:rsid w:val="002F448C"/>
    <w:rsid w:val="002F4D97"/>
    <w:rsid w:val="002F4F58"/>
    <w:rsid w:val="002F529D"/>
    <w:rsid w:val="002F5350"/>
    <w:rsid w:val="002F552C"/>
    <w:rsid w:val="002F5566"/>
    <w:rsid w:val="002F5D6F"/>
    <w:rsid w:val="002F60A0"/>
    <w:rsid w:val="002F65EE"/>
    <w:rsid w:val="002F69DF"/>
    <w:rsid w:val="002F6CAB"/>
    <w:rsid w:val="002F6D3B"/>
    <w:rsid w:val="00300933"/>
    <w:rsid w:val="00300AE4"/>
    <w:rsid w:val="00300D20"/>
    <w:rsid w:val="00300E0F"/>
    <w:rsid w:val="00300EE5"/>
    <w:rsid w:val="00301D9F"/>
    <w:rsid w:val="00301FD8"/>
    <w:rsid w:val="00302374"/>
    <w:rsid w:val="00303CE1"/>
    <w:rsid w:val="00303D30"/>
    <w:rsid w:val="00303E54"/>
    <w:rsid w:val="003047B0"/>
    <w:rsid w:val="003048BA"/>
    <w:rsid w:val="003049F3"/>
    <w:rsid w:val="00304A23"/>
    <w:rsid w:val="0030516A"/>
    <w:rsid w:val="0030524A"/>
    <w:rsid w:val="00305292"/>
    <w:rsid w:val="003053AF"/>
    <w:rsid w:val="003058D7"/>
    <w:rsid w:val="00305A08"/>
    <w:rsid w:val="00305DA9"/>
    <w:rsid w:val="00305EBB"/>
    <w:rsid w:val="0030652E"/>
    <w:rsid w:val="00306C98"/>
    <w:rsid w:val="00306EEA"/>
    <w:rsid w:val="0030723B"/>
    <w:rsid w:val="003075A2"/>
    <w:rsid w:val="003077CD"/>
    <w:rsid w:val="00307F5F"/>
    <w:rsid w:val="00310098"/>
    <w:rsid w:val="003105DB"/>
    <w:rsid w:val="00310940"/>
    <w:rsid w:val="0031129B"/>
    <w:rsid w:val="003113F1"/>
    <w:rsid w:val="003116E8"/>
    <w:rsid w:val="003118AB"/>
    <w:rsid w:val="00311BCA"/>
    <w:rsid w:val="00311CB2"/>
    <w:rsid w:val="00311FD9"/>
    <w:rsid w:val="003121C8"/>
    <w:rsid w:val="003126B5"/>
    <w:rsid w:val="00312821"/>
    <w:rsid w:val="003129C6"/>
    <w:rsid w:val="00312B60"/>
    <w:rsid w:val="00313B0E"/>
    <w:rsid w:val="00313CAE"/>
    <w:rsid w:val="00313E0A"/>
    <w:rsid w:val="00313ECD"/>
    <w:rsid w:val="0031407B"/>
    <w:rsid w:val="003149D4"/>
    <w:rsid w:val="00314A82"/>
    <w:rsid w:val="003152D2"/>
    <w:rsid w:val="003153C7"/>
    <w:rsid w:val="003155B1"/>
    <w:rsid w:val="0031566C"/>
    <w:rsid w:val="00315C78"/>
    <w:rsid w:val="00316466"/>
    <w:rsid w:val="00316694"/>
    <w:rsid w:val="00316C8A"/>
    <w:rsid w:val="00316D1C"/>
    <w:rsid w:val="0031700C"/>
    <w:rsid w:val="003170A9"/>
    <w:rsid w:val="003173D4"/>
    <w:rsid w:val="00317742"/>
    <w:rsid w:val="0032046A"/>
    <w:rsid w:val="00320A45"/>
    <w:rsid w:val="00320DC4"/>
    <w:rsid w:val="003212E1"/>
    <w:rsid w:val="00321FB7"/>
    <w:rsid w:val="00322323"/>
    <w:rsid w:val="00322DB8"/>
    <w:rsid w:val="0032304A"/>
    <w:rsid w:val="00323558"/>
    <w:rsid w:val="00323607"/>
    <w:rsid w:val="00323DC7"/>
    <w:rsid w:val="00323F93"/>
    <w:rsid w:val="00324B91"/>
    <w:rsid w:val="003258A7"/>
    <w:rsid w:val="00326071"/>
    <w:rsid w:val="00326A76"/>
    <w:rsid w:val="00326FAB"/>
    <w:rsid w:val="00326FC0"/>
    <w:rsid w:val="00327897"/>
    <w:rsid w:val="003300D0"/>
    <w:rsid w:val="003305CC"/>
    <w:rsid w:val="003307A9"/>
    <w:rsid w:val="003308B1"/>
    <w:rsid w:val="003317DF"/>
    <w:rsid w:val="00331AF3"/>
    <w:rsid w:val="00331CD3"/>
    <w:rsid w:val="003326EF"/>
    <w:rsid w:val="00332796"/>
    <w:rsid w:val="00332972"/>
    <w:rsid w:val="003330BC"/>
    <w:rsid w:val="003335F9"/>
    <w:rsid w:val="0033392E"/>
    <w:rsid w:val="00333AAD"/>
    <w:rsid w:val="00334B96"/>
    <w:rsid w:val="00334ED5"/>
    <w:rsid w:val="00334F1B"/>
    <w:rsid w:val="0033551B"/>
    <w:rsid w:val="00335535"/>
    <w:rsid w:val="0033554A"/>
    <w:rsid w:val="00335620"/>
    <w:rsid w:val="00335F8C"/>
    <w:rsid w:val="00336C3E"/>
    <w:rsid w:val="00336DA8"/>
    <w:rsid w:val="00337268"/>
    <w:rsid w:val="00337399"/>
    <w:rsid w:val="00337C4B"/>
    <w:rsid w:val="00337F79"/>
    <w:rsid w:val="00340338"/>
    <w:rsid w:val="00340889"/>
    <w:rsid w:val="003410B4"/>
    <w:rsid w:val="0034118D"/>
    <w:rsid w:val="00341438"/>
    <w:rsid w:val="00341CFA"/>
    <w:rsid w:val="00341E10"/>
    <w:rsid w:val="003422DC"/>
    <w:rsid w:val="003426EC"/>
    <w:rsid w:val="00343150"/>
    <w:rsid w:val="00343C5C"/>
    <w:rsid w:val="00343CD4"/>
    <w:rsid w:val="00344262"/>
    <w:rsid w:val="00344520"/>
    <w:rsid w:val="00344529"/>
    <w:rsid w:val="003447E7"/>
    <w:rsid w:val="0034491F"/>
    <w:rsid w:val="00344BC8"/>
    <w:rsid w:val="00344ED5"/>
    <w:rsid w:val="003456A0"/>
    <w:rsid w:val="00346558"/>
    <w:rsid w:val="00346800"/>
    <w:rsid w:val="003472A0"/>
    <w:rsid w:val="00350A7F"/>
    <w:rsid w:val="00351241"/>
    <w:rsid w:val="0035174A"/>
    <w:rsid w:val="0035178F"/>
    <w:rsid w:val="00351E88"/>
    <w:rsid w:val="00352169"/>
    <w:rsid w:val="00352397"/>
    <w:rsid w:val="00352447"/>
    <w:rsid w:val="00352749"/>
    <w:rsid w:val="00352E43"/>
    <w:rsid w:val="00352FB9"/>
    <w:rsid w:val="003531ED"/>
    <w:rsid w:val="003535D5"/>
    <w:rsid w:val="003538F9"/>
    <w:rsid w:val="00354539"/>
    <w:rsid w:val="00355820"/>
    <w:rsid w:val="003560B7"/>
    <w:rsid w:val="003565C6"/>
    <w:rsid w:val="0035691B"/>
    <w:rsid w:val="00357300"/>
    <w:rsid w:val="003577A8"/>
    <w:rsid w:val="00357AC7"/>
    <w:rsid w:val="003604BB"/>
    <w:rsid w:val="00360CB6"/>
    <w:rsid w:val="00360E40"/>
    <w:rsid w:val="003611D4"/>
    <w:rsid w:val="003615A4"/>
    <w:rsid w:val="003615A8"/>
    <w:rsid w:val="003619BB"/>
    <w:rsid w:val="00361C58"/>
    <w:rsid w:val="00361D23"/>
    <w:rsid w:val="003624DD"/>
    <w:rsid w:val="0036254B"/>
    <w:rsid w:val="0036268A"/>
    <w:rsid w:val="0036270E"/>
    <w:rsid w:val="00362756"/>
    <w:rsid w:val="0036309D"/>
    <w:rsid w:val="003636E1"/>
    <w:rsid w:val="00363CDA"/>
    <w:rsid w:val="00363EA6"/>
    <w:rsid w:val="003646A5"/>
    <w:rsid w:val="003649B5"/>
    <w:rsid w:val="00364ABF"/>
    <w:rsid w:val="00364AE3"/>
    <w:rsid w:val="00364CFD"/>
    <w:rsid w:val="00364D7E"/>
    <w:rsid w:val="00365101"/>
    <w:rsid w:val="00366061"/>
    <w:rsid w:val="003660CA"/>
    <w:rsid w:val="00366860"/>
    <w:rsid w:val="0036762E"/>
    <w:rsid w:val="00367BEA"/>
    <w:rsid w:val="0037047A"/>
    <w:rsid w:val="003705F1"/>
    <w:rsid w:val="0037154A"/>
    <w:rsid w:val="00371564"/>
    <w:rsid w:val="00371A54"/>
    <w:rsid w:val="00371C2D"/>
    <w:rsid w:val="00371C91"/>
    <w:rsid w:val="00371F16"/>
    <w:rsid w:val="0037214B"/>
    <w:rsid w:val="0037244C"/>
    <w:rsid w:val="00373138"/>
    <w:rsid w:val="003731AB"/>
    <w:rsid w:val="0037344C"/>
    <w:rsid w:val="00373CAB"/>
    <w:rsid w:val="00373CF2"/>
    <w:rsid w:val="0037421E"/>
    <w:rsid w:val="0037454B"/>
    <w:rsid w:val="003748A5"/>
    <w:rsid w:val="00374964"/>
    <w:rsid w:val="00374A7C"/>
    <w:rsid w:val="00374D57"/>
    <w:rsid w:val="003753B5"/>
    <w:rsid w:val="00375B0A"/>
    <w:rsid w:val="00375BCF"/>
    <w:rsid w:val="0037684A"/>
    <w:rsid w:val="0037687F"/>
    <w:rsid w:val="00376E35"/>
    <w:rsid w:val="00377BB7"/>
    <w:rsid w:val="00380797"/>
    <w:rsid w:val="00380831"/>
    <w:rsid w:val="00380ACE"/>
    <w:rsid w:val="003818A9"/>
    <w:rsid w:val="00381BB0"/>
    <w:rsid w:val="003823B0"/>
    <w:rsid w:val="00382715"/>
    <w:rsid w:val="003833A5"/>
    <w:rsid w:val="00383955"/>
    <w:rsid w:val="00383A9A"/>
    <w:rsid w:val="00383BED"/>
    <w:rsid w:val="00383C6C"/>
    <w:rsid w:val="003844EA"/>
    <w:rsid w:val="003844FC"/>
    <w:rsid w:val="00384930"/>
    <w:rsid w:val="00384F52"/>
    <w:rsid w:val="00386084"/>
    <w:rsid w:val="00386A84"/>
    <w:rsid w:val="003878B2"/>
    <w:rsid w:val="00387B67"/>
    <w:rsid w:val="00391B34"/>
    <w:rsid w:val="00391F7C"/>
    <w:rsid w:val="00392097"/>
    <w:rsid w:val="00392463"/>
    <w:rsid w:val="003925AF"/>
    <w:rsid w:val="00392CC7"/>
    <w:rsid w:val="00393AB9"/>
    <w:rsid w:val="00393DDB"/>
    <w:rsid w:val="00393F10"/>
    <w:rsid w:val="00393F9A"/>
    <w:rsid w:val="00394178"/>
    <w:rsid w:val="00394653"/>
    <w:rsid w:val="003947DE"/>
    <w:rsid w:val="00394967"/>
    <w:rsid w:val="00394B4A"/>
    <w:rsid w:val="00394F29"/>
    <w:rsid w:val="00394FBA"/>
    <w:rsid w:val="003953F9"/>
    <w:rsid w:val="00395AB6"/>
    <w:rsid w:val="00396389"/>
    <w:rsid w:val="003966FC"/>
    <w:rsid w:val="00396B2B"/>
    <w:rsid w:val="0039706B"/>
    <w:rsid w:val="003970D0"/>
    <w:rsid w:val="00397A37"/>
    <w:rsid w:val="00397A76"/>
    <w:rsid w:val="00397C03"/>
    <w:rsid w:val="00397F33"/>
    <w:rsid w:val="003A0B8A"/>
    <w:rsid w:val="003A101B"/>
    <w:rsid w:val="003A13C7"/>
    <w:rsid w:val="003A1632"/>
    <w:rsid w:val="003A1A3D"/>
    <w:rsid w:val="003A1B09"/>
    <w:rsid w:val="003A1BF6"/>
    <w:rsid w:val="003A21AB"/>
    <w:rsid w:val="003A21ED"/>
    <w:rsid w:val="003A22DF"/>
    <w:rsid w:val="003A22E3"/>
    <w:rsid w:val="003A25D1"/>
    <w:rsid w:val="003A2AC0"/>
    <w:rsid w:val="003A2BFD"/>
    <w:rsid w:val="003A32AB"/>
    <w:rsid w:val="003A33FA"/>
    <w:rsid w:val="003A3945"/>
    <w:rsid w:val="003A3AAF"/>
    <w:rsid w:val="003A46CF"/>
    <w:rsid w:val="003A4981"/>
    <w:rsid w:val="003A4C1A"/>
    <w:rsid w:val="003A57A5"/>
    <w:rsid w:val="003A628C"/>
    <w:rsid w:val="003A6A75"/>
    <w:rsid w:val="003A6DED"/>
    <w:rsid w:val="003A713B"/>
    <w:rsid w:val="003A726C"/>
    <w:rsid w:val="003A753A"/>
    <w:rsid w:val="003A78ED"/>
    <w:rsid w:val="003A7AF4"/>
    <w:rsid w:val="003A7C28"/>
    <w:rsid w:val="003A7D7C"/>
    <w:rsid w:val="003A7DA1"/>
    <w:rsid w:val="003A7DD8"/>
    <w:rsid w:val="003B0059"/>
    <w:rsid w:val="003B027B"/>
    <w:rsid w:val="003B14BF"/>
    <w:rsid w:val="003B1965"/>
    <w:rsid w:val="003B230D"/>
    <w:rsid w:val="003B3153"/>
    <w:rsid w:val="003B3411"/>
    <w:rsid w:val="003B39FA"/>
    <w:rsid w:val="003B3ABA"/>
    <w:rsid w:val="003B3C7F"/>
    <w:rsid w:val="003B3CC3"/>
    <w:rsid w:val="003B439A"/>
    <w:rsid w:val="003B48EB"/>
    <w:rsid w:val="003B4D02"/>
    <w:rsid w:val="003B4E29"/>
    <w:rsid w:val="003B519C"/>
    <w:rsid w:val="003B577B"/>
    <w:rsid w:val="003B6236"/>
    <w:rsid w:val="003B635A"/>
    <w:rsid w:val="003B6685"/>
    <w:rsid w:val="003B699B"/>
    <w:rsid w:val="003B7592"/>
    <w:rsid w:val="003C01A4"/>
    <w:rsid w:val="003C0451"/>
    <w:rsid w:val="003C04D6"/>
    <w:rsid w:val="003C0F67"/>
    <w:rsid w:val="003C12A9"/>
    <w:rsid w:val="003C21E6"/>
    <w:rsid w:val="003C24ED"/>
    <w:rsid w:val="003C257A"/>
    <w:rsid w:val="003C287D"/>
    <w:rsid w:val="003C2ECA"/>
    <w:rsid w:val="003C3226"/>
    <w:rsid w:val="003C3433"/>
    <w:rsid w:val="003C379A"/>
    <w:rsid w:val="003C3B1E"/>
    <w:rsid w:val="003C3FE4"/>
    <w:rsid w:val="003C40EB"/>
    <w:rsid w:val="003C447B"/>
    <w:rsid w:val="003C462F"/>
    <w:rsid w:val="003C5208"/>
    <w:rsid w:val="003C5255"/>
    <w:rsid w:val="003C56B9"/>
    <w:rsid w:val="003C5840"/>
    <w:rsid w:val="003C585C"/>
    <w:rsid w:val="003C5BD9"/>
    <w:rsid w:val="003C61F8"/>
    <w:rsid w:val="003C6472"/>
    <w:rsid w:val="003C6B31"/>
    <w:rsid w:val="003C6F94"/>
    <w:rsid w:val="003C7406"/>
    <w:rsid w:val="003C74A2"/>
    <w:rsid w:val="003C7563"/>
    <w:rsid w:val="003C7D34"/>
    <w:rsid w:val="003D0015"/>
    <w:rsid w:val="003D08D7"/>
    <w:rsid w:val="003D1104"/>
    <w:rsid w:val="003D1938"/>
    <w:rsid w:val="003D1EAE"/>
    <w:rsid w:val="003D23C8"/>
    <w:rsid w:val="003D2577"/>
    <w:rsid w:val="003D3057"/>
    <w:rsid w:val="003D36E1"/>
    <w:rsid w:val="003D37DA"/>
    <w:rsid w:val="003D3D83"/>
    <w:rsid w:val="003D3F17"/>
    <w:rsid w:val="003D3F7A"/>
    <w:rsid w:val="003D4255"/>
    <w:rsid w:val="003D4566"/>
    <w:rsid w:val="003D4D2B"/>
    <w:rsid w:val="003D54CF"/>
    <w:rsid w:val="003D5BB5"/>
    <w:rsid w:val="003D5DF3"/>
    <w:rsid w:val="003D5F37"/>
    <w:rsid w:val="003D63F4"/>
    <w:rsid w:val="003D6EDD"/>
    <w:rsid w:val="003D7BC1"/>
    <w:rsid w:val="003E0336"/>
    <w:rsid w:val="003E06DF"/>
    <w:rsid w:val="003E0D47"/>
    <w:rsid w:val="003E0D86"/>
    <w:rsid w:val="003E13B6"/>
    <w:rsid w:val="003E1EDC"/>
    <w:rsid w:val="003E229D"/>
    <w:rsid w:val="003E2664"/>
    <w:rsid w:val="003E2E62"/>
    <w:rsid w:val="003E3851"/>
    <w:rsid w:val="003E3ACB"/>
    <w:rsid w:val="003E423D"/>
    <w:rsid w:val="003E42AB"/>
    <w:rsid w:val="003E444D"/>
    <w:rsid w:val="003E48D1"/>
    <w:rsid w:val="003E49D1"/>
    <w:rsid w:val="003E4B9E"/>
    <w:rsid w:val="003E4DD7"/>
    <w:rsid w:val="003E5012"/>
    <w:rsid w:val="003E5676"/>
    <w:rsid w:val="003E602A"/>
    <w:rsid w:val="003E60F1"/>
    <w:rsid w:val="003E65A2"/>
    <w:rsid w:val="003E697A"/>
    <w:rsid w:val="003E785B"/>
    <w:rsid w:val="003E7ACE"/>
    <w:rsid w:val="003E7B2B"/>
    <w:rsid w:val="003F01D0"/>
    <w:rsid w:val="003F0556"/>
    <w:rsid w:val="003F0695"/>
    <w:rsid w:val="003F0788"/>
    <w:rsid w:val="003F1308"/>
    <w:rsid w:val="003F1C52"/>
    <w:rsid w:val="003F26B0"/>
    <w:rsid w:val="003F287E"/>
    <w:rsid w:val="003F30FE"/>
    <w:rsid w:val="003F3991"/>
    <w:rsid w:val="003F3D0F"/>
    <w:rsid w:val="003F3D92"/>
    <w:rsid w:val="003F4897"/>
    <w:rsid w:val="003F4956"/>
    <w:rsid w:val="003F4FF8"/>
    <w:rsid w:val="003F50B1"/>
    <w:rsid w:val="003F5F5C"/>
    <w:rsid w:val="003F6E99"/>
    <w:rsid w:val="003F7924"/>
    <w:rsid w:val="003F7B99"/>
    <w:rsid w:val="003F7D1C"/>
    <w:rsid w:val="00400276"/>
    <w:rsid w:val="00400586"/>
    <w:rsid w:val="0040159C"/>
    <w:rsid w:val="00401823"/>
    <w:rsid w:val="0040183C"/>
    <w:rsid w:val="00401981"/>
    <w:rsid w:val="0040226E"/>
    <w:rsid w:val="00402278"/>
    <w:rsid w:val="00402F86"/>
    <w:rsid w:val="0040379F"/>
    <w:rsid w:val="00403FF5"/>
    <w:rsid w:val="00404F72"/>
    <w:rsid w:val="0040537D"/>
    <w:rsid w:val="0040555B"/>
    <w:rsid w:val="00405726"/>
    <w:rsid w:val="00405798"/>
    <w:rsid w:val="00405AC5"/>
    <w:rsid w:val="00405D93"/>
    <w:rsid w:val="00405F70"/>
    <w:rsid w:val="0040630F"/>
    <w:rsid w:val="00406716"/>
    <w:rsid w:val="004105AA"/>
    <w:rsid w:val="004105D7"/>
    <w:rsid w:val="004108BB"/>
    <w:rsid w:val="00410A9F"/>
    <w:rsid w:val="00410B5B"/>
    <w:rsid w:val="004113A8"/>
    <w:rsid w:val="004137DD"/>
    <w:rsid w:val="00413FC8"/>
    <w:rsid w:val="00414880"/>
    <w:rsid w:val="00414923"/>
    <w:rsid w:val="00414EB7"/>
    <w:rsid w:val="00415F42"/>
    <w:rsid w:val="004161E1"/>
    <w:rsid w:val="00416280"/>
    <w:rsid w:val="00416CB0"/>
    <w:rsid w:val="00416EEF"/>
    <w:rsid w:val="00417753"/>
    <w:rsid w:val="0041793A"/>
    <w:rsid w:val="004179FB"/>
    <w:rsid w:val="00417E37"/>
    <w:rsid w:val="0042017A"/>
    <w:rsid w:val="00420618"/>
    <w:rsid w:val="004207E4"/>
    <w:rsid w:val="004211D4"/>
    <w:rsid w:val="00421480"/>
    <w:rsid w:val="0042154C"/>
    <w:rsid w:val="004215B2"/>
    <w:rsid w:val="00421FAB"/>
    <w:rsid w:val="004228E5"/>
    <w:rsid w:val="00422CE3"/>
    <w:rsid w:val="004233A5"/>
    <w:rsid w:val="004239F3"/>
    <w:rsid w:val="004240AE"/>
    <w:rsid w:val="004241A6"/>
    <w:rsid w:val="0042495B"/>
    <w:rsid w:val="00424C2D"/>
    <w:rsid w:val="0042533F"/>
    <w:rsid w:val="00426533"/>
    <w:rsid w:val="004265BB"/>
    <w:rsid w:val="00426F42"/>
    <w:rsid w:val="004270E9"/>
    <w:rsid w:val="0042724E"/>
    <w:rsid w:val="0042785C"/>
    <w:rsid w:val="00427891"/>
    <w:rsid w:val="004278F1"/>
    <w:rsid w:val="00427A01"/>
    <w:rsid w:val="00427B5B"/>
    <w:rsid w:val="004302B9"/>
    <w:rsid w:val="004302EF"/>
    <w:rsid w:val="0043064A"/>
    <w:rsid w:val="00430656"/>
    <w:rsid w:val="0043069B"/>
    <w:rsid w:val="004309F4"/>
    <w:rsid w:val="00430D0F"/>
    <w:rsid w:val="00430D22"/>
    <w:rsid w:val="004315E3"/>
    <w:rsid w:val="0043166A"/>
    <w:rsid w:val="00431ECA"/>
    <w:rsid w:val="00432140"/>
    <w:rsid w:val="00432292"/>
    <w:rsid w:val="004322B5"/>
    <w:rsid w:val="00432E01"/>
    <w:rsid w:val="00433639"/>
    <w:rsid w:val="004340C0"/>
    <w:rsid w:val="0043468B"/>
    <w:rsid w:val="00434953"/>
    <w:rsid w:val="00434A4B"/>
    <w:rsid w:val="00434BD1"/>
    <w:rsid w:val="00435542"/>
    <w:rsid w:val="0043608E"/>
    <w:rsid w:val="00436782"/>
    <w:rsid w:val="00436ABA"/>
    <w:rsid w:val="00436D92"/>
    <w:rsid w:val="00437AB2"/>
    <w:rsid w:val="00437B82"/>
    <w:rsid w:val="0044047A"/>
    <w:rsid w:val="00440510"/>
    <w:rsid w:val="00440C29"/>
    <w:rsid w:val="00440DF3"/>
    <w:rsid w:val="00440F62"/>
    <w:rsid w:val="004412BE"/>
    <w:rsid w:val="00441CA5"/>
    <w:rsid w:val="00442786"/>
    <w:rsid w:val="00442ADB"/>
    <w:rsid w:val="00442BCF"/>
    <w:rsid w:val="00443229"/>
    <w:rsid w:val="00443281"/>
    <w:rsid w:val="00444E7B"/>
    <w:rsid w:val="0044521C"/>
    <w:rsid w:val="0044544A"/>
    <w:rsid w:val="00446632"/>
    <w:rsid w:val="004466B3"/>
    <w:rsid w:val="004468B7"/>
    <w:rsid w:val="00446CB9"/>
    <w:rsid w:val="00446F4D"/>
    <w:rsid w:val="0044729F"/>
    <w:rsid w:val="00447334"/>
    <w:rsid w:val="00447946"/>
    <w:rsid w:val="00447AF0"/>
    <w:rsid w:val="004500B8"/>
    <w:rsid w:val="0045013D"/>
    <w:rsid w:val="0045016B"/>
    <w:rsid w:val="00450925"/>
    <w:rsid w:val="004509AA"/>
    <w:rsid w:val="00450EE7"/>
    <w:rsid w:val="00451241"/>
    <w:rsid w:val="0045196C"/>
    <w:rsid w:val="00451DE6"/>
    <w:rsid w:val="004525A2"/>
    <w:rsid w:val="00452A3F"/>
    <w:rsid w:val="00453813"/>
    <w:rsid w:val="00454260"/>
    <w:rsid w:val="004544FF"/>
    <w:rsid w:val="00454814"/>
    <w:rsid w:val="004549E3"/>
    <w:rsid w:val="0045566F"/>
    <w:rsid w:val="00455710"/>
    <w:rsid w:val="00455900"/>
    <w:rsid w:val="00455F2B"/>
    <w:rsid w:val="00456A8D"/>
    <w:rsid w:val="00457041"/>
    <w:rsid w:val="004575A3"/>
    <w:rsid w:val="00457741"/>
    <w:rsid w:val="00457D72"/>
    <w:rsid w:val="004604A2"/>
    <w:rsid w:val="004604E0"/>
    <w:rsid w:val="00461F85"/>
    <w:rsid w:val="00462146"/>
    <w:rsid w:val="00462D8B"/>
    <w:rsid w:val="00462F54"/>
    <w:rsid w:val="004632DC"/>
    <w:rsid w:val="0046343A"/>
    <w:rsid w:val="00463853"/>
    <w:rsid w:val="004639D2"/>
    <w:rsid w:val="00464A94"/>
    <w:rsid w:val="00465AD3"/>
    <w:rsid w:val="004665B3"/>
    <w:rsid w:val="00466669"/>
    <w:rsid w:val="004669DD"/>
    <w:rsid w:val="00466B69"/>
    <w:rsid w:val="00466C25"/>
    <w:rsid w:val="00466D07"/>
    <w:rsid w:val="00467022"/>
    <w:rsid w:val="00467395"/>
    <w:rsid w:val="00467693"/>
    <w:rsid w:val="004676D6"/>
    <w:rsid w:val="00467BB1"/>
    <w:rsid w:val="00467C8C"/>
    <w:rsid w:val="00467D22"/>
    <w:rsid w:val="00467E1B"/>
    <w:rsid w:val="00471532"/>
    <w:rsid w:val="00471ADF"/>
    <w:rsid w:val="004721D8"/>
    <w:rsid w:val="00472FCD"/>
    <w:rsid w:val="00473080"/>
    <w:rsid w:val="004732CA"/>
    <w:rsid w:val="0047371A"/>
    <w:rsid w:val="00473A69"/>
    <w:rsid w:val="00474105"/>
    <w:rsid w:val="00474433"/>
    <w:rsid w:val="00474914"/>
    <w:rsid w:val="00476742"/>
    <w:rsid w:val="0047679E"/>
    <w:rsid w:val="00476B41"/>
    <w:rsid w:val="00476BA7"/>
    <w:rsid w:val="00476F61"/>
    <w:rsid w:val="00476F7E"/>
    <w:rsid w:val="0047780D"/>
    <w:rsid w:val="004778D0"/>
    <w:rsid w:val="004779A9"/>
    <w:rsid w:val="00477B50"/>
    <w:rsid w:val="004801C1"/>
    <w:rsid w:val="00480EF1"/>
    <w:rsid w:val="004811A3"/>
    <w:rsid w:val="00481244"/>
    <w:rsid w:val="00481AFF"/>
    <w:rsid w:val="00481D4B"/>
    <w:rsid w:val="004823E2"/>
    <w:rsid w:val="00482483"/>
    <w:rsid w:val="004828C3"/>
    <w:rsid w:val="00482E8B"/>
    <w:rsid w:val="004831B0"/>
    <w:rsid w:val="004832DE"/>
    <w:rsid w:val="00483968"/>
    <w:rsid w:val="00483AFF"/>
    <w:rsid w:val="00483E30"/>
    <w:rsid w:val="0048452F"/>
    <w:rsid w:val="0048457E"/>
    <w:rsid w:val="004848F7"/>
    <w:rsid w:val="00484F8E"/>
    <w:rsid w:val="004854B9"/>
    <w:rsid w:val="0048551B"/>
    <w:rsid w:val="004855E2"/>
    <w:rsid w:val="004857D5"/>
    <w:rsid w:val="004859A4"/>
    <w:rsid w:val="00485AE5"/>
    <w:rsid w:val="00486248"/>
    <w:rsid w:val="00486A26"/>
    <w:rsid w:val="00487454"/>
    <w:rsid w:val="0048752B"/>
    <w:rsid w:val="00487608"/>
    <w:rsid w:val="00487609"/>
    <w:rsid w:val="00487C03"/>
    <w:rsid w:val="00487D5E"/>
    <w:rsid w:val="00487F77"/>
    <w:rsid w:val="00490C94"/>
    <w:rsid w:val="00490F45"/>
    <w:rsid w:val="004915A0"/>
    <w:rsid w:val="0049186A"/>
    <w:rsid w:val="004919AF"/>
    <w:rsid w:val="00491E7F"/>
    <w:rsid w:val="00492090"/>
    <w:rsid w:val="00492429"/>
    <w:rsid w:val="004924E0"/>
    <w:rsid w:val="004930DB"/>
    <w:rsid w:val="00493CB3"/>
    <w:rsid w:val="00493FC1"/>
    <w:rsid w:val="00494101"/>
    <w:rsid w:val="0049444C"/>
    <w:rsid w:val="00494B31"/>
    <w:rsid w:val="0049632C"/>
    <w:rsid w:val="00496D22"/>
    <w:rsid w:val="00496D53"/>
    <w:rsid w:val="004977E6"/>
    <w:rsid w:val="004978ED"/>
    <w:rsid w:val="004A04EF"/>
    <w:rsid w:val="004A0857"/>
    <w:rsid w:val="004A08C5"/>
    <w:rsid w:val="004A1105"/>
    <w:rsid w:val="004A1325"/>
    <w:rsid w:val="004A155A"/>
    <w:rsid w:val="004A16C7"/>
    <w:rsid w:val="004A17CB"/>
    <w:rsid w:val="004A1EB3"/>
    <w:rsid w:val="004A2166"/>
    <w:rsid w:val="004A3669"/>
    <w:rsid w:val="004A3CA8"/>
    <w:rsid w:val="004A3D25"/>
    <w:rsid w:val="004A3D6D"/>
    <w:rsid w:val="004A40A9"/>
    <w:rsid w:val="004A42E2"/>
    <w:rsid w:val="004A46E0"/>
    <w:rsid w:val="004A4C98"/>
    <w:rsid w:val="004A5279"/>
    <w:rsid w:val="004A59B4"/>
    <w:rsid w:val="004A60C4"/>
    <w:rsid w:val="004A6CA4"/>
    <w:rsid w:val="004A6E00"/>
    <w:rsid w:val="004A73BF"/>
    <w:rsid w:val="004A78FC"/>
    <w:rsid w:val="004A7E6C"/>
    <w:rsid w:val="004B02FA"/>
    <w:rsid w:val="004B07B2"/>
    <w:rsid w:val="004B2BED"/>
    <w:rsid w:val="004B312F"/>
    <w:rsid w:val="004B342F"/>
    <w:rsid w:val="004B34E4"/>
    <w:rsid w:val="004B4426"/>
    <w:rsid w:val="004B4722"/>
    <w:rsid w:val="004B49AA"/>
    <w:rsid w:val="004B4A55"/>
    <w:rsid w:val="004B4AD8"/>
    <w:rsid w:val="004B548F"/>
    <w:rsid w:val="004B565D"/>
    <w:rsid w:val="004B6011"/>
    <w:rsid w:val="004B6485"/>
    <w:rsid w:val="004B6521"/>
    <w:rsid w:val="004B7153"/>
    <w:rsid w:val="004B7242"/>
    <w:rsid w:val="004B764C"/>
    <w:rsid w:val="004B78C3"/>
    <w:rsid w:val="004C04FB"/>
    <w:rsid w:val="004C0EC5"/>
    <w:rsid w:val="004C1934"/>
    <w:rsid w:val="004C2180"/>
    <w:rsid w:val="004C231B"/>
    <w:rsid w:val="004C2C6A"/>
    <w:rsid w:val="004C2CDD"/>
    <w:rsid w:val="004C2D3B"/>
    <w:rsid w:val="004C355A"/>
    <w:rsid w:val="004C3C76"/>
    <w:rsid w:val="004C44E3"/>
    <w:rsid w:val="004C4592"/>
    <w:rsid w:val="004C4BEC"/>
    <w:rsid w:val="004C5606"/>
    <w:rsid w:val="004C57DD"/>
    <w:rsid w:val="004C63FF"/>
    <w:rsid w:val="004C67CD"/>
    <w:rsid w:val="004C72DC"/>
    <w:rsid w:val="004C7BC5"/>
    <w:rsid w:val="004D019F"/>
    <w:rsid w:val="004D0292"/>
    <w:rsid w:val="004D053A"/>
    <w:rsid w:val="004D0CDA"/>
    <w:rsid w:val="004D1002"/>
    <w:rsid w:val="004D1D86"/>
    <w:rsid w:val="004D2149"/>
    <w:rsid w:val="004D2655"/>
    <w:rsid w:val="004D2818"/>
    <w:rsid w:val="004D3025"/>
    <w:rsid w:val="004D31C2"/>
    <w:rsid w:val="004D36F5"/>
    <w:rsid w:val="004D3A78"/>
    <w:rsid w:val="004D41C4"/>
    <w:rsid w:val="004D4B06"/>
    <w:rsid w:val="004D4E0B"/>
    <w:rsid w:val="004D58B4"/>
    <w:rsid w:val="004D5D87"/>
    <w:rsid w:val="004D5E1B"/>
    <w:rsid w:val="004D657C"/>
    <w:rsid w:val="004D6C00"/>
    <w:rsid w:val="004D6CE2"/>
    <w:rsid w:val="004D6E24"/>
    <w:rsid w:val="004D7B8E"/>
    <w:rsid w:val="004D7D98"/>
    <w:rsid w:val="004E07B6"/>
    <w:rsid w:val="004E087C"/>
    <w:rsid w:val="004E0899"/>
    <w:rsid w:val="004E0A49"/>
    <w:rsid w:val="004E0FD2"/>
    <w:rsid w:val="004E1095"/>
    <w:rsid w:val="004E1251"/>
    <w:rsid w:val="004E157B"/>
    <w:rsid w:val="004E1876"/>
    <w:rsid w:val="004E1896"/>
    <w:rsid w:val="004E257F"/>
    <w:rsid w:val="004E2D40"/>
    <w:rsid w:val="004E33A9"/>
    <w:rsid w:val="004E34D5"/>
    <w:rsid w:val="004E3CB7"/>
    <w:rsid w:val="004E4012"/>
    <w:rsid w:val="004E46BE"/>
    <w:rsid w:val="004E4F06"/>
    <w:rsid w:val="004E57A6"/>
    <w:rsid w:val="004E5893"/>
    <w:rsid w:val="004E5CB1"/>
    <w:rsid w:val="004E62F1"/>
    <w:rsid w:val="004E6C86"/>
    <w:rsid w:val="004E72EE"/>
    <w:rsid w:val="004E73AC"/>
    <w:rsid w:val="004E74B4"/>
    <w:rsid w:val="004E774D"/>
    <w:rsid w:val="004E77B3"/>
    <w:rsid w:val="004F09C2"/>
    <w:rsid w:val="004F1131"/>
    <w:rsid w:val="004F1265"/>
    <w:rsid w:val="004F15CA"/>
    <w:rsid w:val="004F1935"/>
    <w:rsid w:val="004F1B36"/>
    <w:rsid w:val="004F2095"/>
    <w:rsid w:val="004F2537"/>
    <w:rsid w:val="004F2AAA"/>
    <w:rsid w:val="004F2C40"/>
    <w:rsid w:val="004F2E24"/>
    <w:rsid w:val="004F3A46"/>
    <w:rsid w:val="004F47B6"/>
    <w:rsid w:val="004F4D1D"/>
    <w:rsid w:val="004F4D76"/>
    <w:rsid w:val="004F5156"/>
    <w:rsid w:val="004F5AFB"/>
    <w:rsid w:val="004F5DF3"/>
    <w:rsid w:val="004F61F3"/>
    <w:rsid w:val="004F6776"/>
    <w:rsid w:val="004F6DC5"/>
    <w:rsid w:val="004F75CC"/>
    <w:rsid w:val="004F76C8"/>
    <w:rsid w:val="004F7E58"/>
    <w:rsid w:val="004F7FBD"/>
    <w:rsid w:val="004F7FDF"/>
    <w:rsid w:val="005001B9"/>
    <w:rsid w:val="0050043E"/>
    <w:rsid w:val="00500D56"/>
    <w:rsid w:val="00500ED1"/>
    <w:rsid w:val="0050103A"/>
    <w:rsid w:val="00502125"/>
    <w:rsid w:val="0050217E"/>
    <w:rsid w:val="005021E9"/>
    <w:rsid w:val="00502290"/>
    <w:rsid w:val="005026D1"/>
    <w:rsid w:val="00502982"/>
    <w:rsid w:val="00503182"/>
    <w:rsid w:val="0050338F"/>
    <w:rsid w:val="005035F8"/>
    <w:rsid w:val="00503AE4"/>
    <w:rsid w:val="00503ECC"/>
    <w:rsid w:val="0050432C"/>
    <w:rsid w:val="00504490"/>
    <w:rsid w:val="00504D1A"/>
    <w:rsid w:val="0050545A"/>
    <w:rsid w:val="005056EB"/>
    <w:rsid w:val="00505ED2"/>
    <w:rsid w:val="00506418"/>
    <w:rsid w:val="00506C54"/>
    <w:rsid w:val="00506C92"/>
    <w:rsid w:val="005070A4"/>
    <w:rsid w:val="00510313"/>
    <w:rsid w:val="0051038C"/>
    <w:rsid w:val="00510679"/>
    <w:rsid w:val="005106C0"/>
    <w:rsid w:val="00510F18"/>
    <w:rsid w:val="00510F47"/>
    <w:rsid w:val="00511137"/>
    <w:rsid w:val="0051145E"/>
    <w:rsid w:val="005118A3"/>
    <w:rsid w:val="00511BAF"/>
    <w:rsid w:val="00511DD1"/>
    <w:rsid w:val="0051208A"/>
    <w:rsid w:val="0051233F"/>
    <w:rsid w:val="00512427"/>
    <w:rsid w:val="005126A6"/>
    <w:rsid w:val="00512723"/>
    <w:rsid w:val="005132E2"/>
    <w:rsid w:val="00513350"/>
    <w:rsid w:val="005136AF"/>
    <w:rsid w:val="00513BEA"/>
    <w:rsid w:val="0051408B"/>
    <w:rsid w:val="00514FC4"/>
    <w:rsid w:val="0051500E"/>
    <w:rsid w:val="005150E9"/>
    <w:rsid w:val="0051543C"/>
    <w:rsid w:val="00515440"/>
    <w:rsid w:val="005154CC"/>
    <w:rsid w:val="00516387"/>
    <w:rsid w:val="00517845"/>
    <w:rsid w:val="00517C01"/>
    <w:rsid w:val="00517CB2"/>
    <w:rsid w:val="00517DC1"/>
    <w:rsid w:val="00517E24"/>
    <w:rsid w:val="00520631"/>
    <w:rsid w:val="005206E0"/>
    <w:rsid w:val="00520AB5"/>
    <w:rsid w:val="00520DAD"/>
    <w:rsid w:val="00520FBC"/>
    <w:rsid w:val="00521B05"/>
    <w:rsid w:val="00521FB4"/>
    <w:rsid w:val="005221BA"/>
    <w:rsid w:val="0052220D"/>
    <w:rsid w:val="00522648"/>
    <w:rsid w:val="005226FC"/>
    <w:rsid w:val="00522E7D"/>
    <w:rsid w:val="0052308C"/>
    <w:rsid w:val="005233D2"/>
    <w:rsid w:val="0052377F"/>
    <w:rsid w:val="00523FAA"/>
    <w:rsid w:val="005243F9"/>
    <w:rsid w:val="005248E5"/>
    <w:rsid w:val="00524C34"/>
    <w:rsid w:val="00524D6D"/>
    <w:rsid w:val="00525415"/>
    <w:rsid w:val="0052568D"/>
    <w:rsid w:val="00526356"/>
    <w:rsid w:val="005264EE"/>
    <w:rsid w:val="00526937"/>
    <w:rsid w:val="00526CCB"/>
    <w:rsid w:val="00526D1D"/>
    <w:rsid w:val="00527383"/>
    <w:rsid w:val="0052740D"/>
    <w:rsid w:val="00527AE2"/>
    <w:rsid w:val="00527AF8"/>
    <w:rsid w:val="00527C68"/>
    <w:rsid w:val="0053054A"/>
    <w:rsid w:val="00530D74"/>
    <w:rsid w:val="00530EB5"/>
    <w:rsid w:val="00530ED2"/>
    <w:rsid w:val="00531020"/>
    <w:rsid w:val="00531069"/>
    <w:rsid w:val="00531412"/>
    <w:rsid w:val="005316D4"/>
    <w:rsid w:val="00531AFB"/>
    <w:rsid w:val="00531D4B"/>
    <w:rsid w:val="00531EF2"/>
    <w:rsid w:val="00532059"/>
    <w:rsid w:val="005320C4"/>
    <w:rsid w:val="0053258E"/>
    <w:rsid w:val="005326E6"/>
    <w:rsid w:val="00532CFB"/>
    <w:rsid w:val="00533063"/>
    <w:rsid w:val="00533355"/>
    <w:rsid w:val="005336C9"/>
    <w:rsid w:val="00534734"/>
    <w:rsid w:val="00534843"/>
    <w:rsid w:val="0053494E"/>
    <w:rsid w:val="00534AF4"/>
    <w:rsid w:val="00534E3F"/>
    <w:rsid w:val="005351E1"/>
    <w:rsid w:val="00535A45"/>
    <w:rsid w:val="00535A57"/>
    <w:rsid w:val="00535DD6"/>
    <w:rsid w:val="00536084"/>
    <w:rsid w:val="005366F8"/>
    <w:rsid w:val="00536AFD"/>
    <w:rsid w:val="00537260"/>
    <w:rsid w:val="00537369"/>
    <w:rsid w:val="0054005D"/>
    <w:rsid w:val="005402EB"/>
    <w:rsid w:val="0054080C"/>
    <w:rsid w:val="00541760"/>
    <w:rsid w:val="0054257A"/>
    <w:rsid w:val="00542D25"/>
    <w:rsid w:val="00542DD7"/>
    <w:rsid w:val="00543109"/>
    <w:rsid w:val="005433AD"/>
    <w:rsid w:val="005438EF"/>
    <w:rsid w:val="00543EFC"/>
    <w:rsid w:val="00544261"/>
    <w:rsid w:val="005447DB"/>
    <w:rsid w:val="00544C21"/>
    <w:rsid w:val="00544D59"/>
    <w:rsid w:val="00545034"/>
    <w:rsid w:val="0054503F"/>
    <w:rsid w:val="00545705"/>
    <w:rsid w:val="00545AC8"/>
    <w:rsid w:val="00545D06"/>
    <w:rsid w:val="00545F1E"/>
    <w:rsid w:val="005474A1"/>
    <w:rsid w:val="00547504"/>
    <w:rsid w:val="0054767F"/>
    <w:rsid w:val="00547855"/>
    <w:rsid w:val="00547858"/>
    <w:rsid w:val="00547A39"/>
    <w:rsid w:val="005500F0"/>
    <w:rsid w:val="005508C0"/>
    <w:rsid w:val="00551DB8"/>
    <w:rsid w:val="00551EC1"/>
    <w:rsid w:val="005524F0"/>
    <w:rsid w:val="005528F3"/>
    <w:rsid w:val="0055290A"/>
    <w:rsid w:val="0055298B"/>
    <w:rsid w:val="00552F8B"/>
    <w:rsid w:val="0055315F"/>
    <w:rsid w:val="005533D4"/>
    <w:rsid w:val="0055346D"/>
    <w:rsid w:val="0055347C"/>
    <w:rsid w:val="0055361A"/>
    <w:rsid w:val="00554BCA"/>
    <w:rsid w:val="00554E55"/>
    <w:rsid w:val="0055570E"/>
    <w:rsid w:val="00556985"/>
    <w:rsid w:val="00557408"/>
    <w:rsid w:val="00557AA6"/>
    <w:rsid w:val="00557B9E"/>
    <w:rsid w:val="00557F4D"/>
    <w:rsid w:val="00557F8F"/>
    <w:rsid w:val="0056022D"/>
    <w:rsid w:val="00560660"/>
    <w:rsid w:val="005606F1"/>
    <w:rsid w:val="00560B5E"/>
    <w:rsid w:val="0056178F"/>
    <w:rsid w:val="005617B4"/>
    <w:rsid w:val="00561991"/>
    <w:rsid w:val="00561F9C"/>
    <w:rsid w:val="005620D0"/>
    <w:rsid w:val="005620DC"/>
    <w:rsid w:val="00562432"/>
    <w:rsid w:val="00562710"/>
    <w:rsid w:val="005628B7"/>
    <w:rsid w:val="005628DA"/>
    <w:rsid w:val="00562987"/>
    <w:rsid w:val="005645FD"/>
    <w:rsid w:val="00564667"/>
    <w:rsid w:val="0056474B"/>
    <w:rsid w:val="00564840"/>
    <w:rsid w:val="00564BD8"/>
    <w:rsid w:val="00564FB2"/>
    <w:rsid w:val="0056509A"/>
    <w:rsid w:val="00565169"/>
    <w:rsid w:val="00565967"/>
    <w:rsid w:val="00565AAF"/>
    <w:rsid w:val="00566146"/>
    <w:rsid w:val="00566AF2"/>
    <w:rsid w:val="005676EF"/>
    <w:rsid w:val="00570096"/>
    <w:rsid w:val="005700DE"/>
    <w:rsid w:val="0057046F"/>
    <w:rsid w:val="005704D6"/>
    <w:rsid w:val="005713EB"/>
    <w:rsid w:val="005715D9"/>
    <w:rsid w:val="005716DA"/>
    <w:rsid w:val="0057281E"/>
    <w:rsid w:val="00572A24"/>
    <w:rsid w:val="0057330D"/>
    <w:rsid w:val="005734C0"/>
    <w:rsid w:val="005735B3"/>
    <w:rsid w:val="00573E4E"/>
    <w:rsid w:val="00573EDD"/>
    <w:rsid w:val="00573F45"/>
    <w:rsid w:val="0057407F"/>
    <w:rsid w:val="005752C6"/>
    <w:rsid w:val="00575623"/>
    <w:rsid w:val="00575899"/>
    <w:rsid w:val="00575E93"/>
    <w:rsid w:val="00576084"/>
    <w:rsid w:val="0057687D"/>
    <w:rsid w:val="00576A5D"/>
    <w:rsid w:val="00576C36"/>
    <w:rsid w:val="005770BA"/>
    <w:rsid w:val="0057773F"/>
    <w:rsid w:val="005778E3"/>
    <w:rsid w:val="00577CEF"/>
    <w:rsid w:val="00577EFB"/>
    <w:rsid w:val="00580B41"/>
    <w:rsid w:val="0058109A"/>
    <w:rsid w:val="005819C6"/>
    <w:rsid w:val="00582507"/>
    <w:rsid w:val="005825EA"/>
    <w:rsid w:val="005826EB"/>
    <w:rsid w:val="00582D5A"/>
    <w:rsid w:val="00583498"/>
    <w:rsid w:val="00583BBA"/>
    <w:rsid w:val="00583C5E"/>
    <w:rsid w:val="00585068"/>
    <w:rsid w:val="00585722"/>
    <w:rsid w:val="00585916"/>
    <w:rsid w:val="00585B44"/>
    <w:rsid w:val="00585BCE"/>
    <w:rsid w:val="00585F97"/>
    <w:rsid w:val="005867C2"/>
    <w:rsid w:val="00586955"/>
    <w:rsid w:val="00586A72"/>
    <w:rsid w:val="00587180"/>
    <w:rsid w:val="005873EC"/>
    <w:rsid w:val="00587881"/>
    <w:rsid w:val="00587A7D"/>
    <w:rsid w:val="00587D55"/>
    <w:rsid w:val="005900E6"/>
    <w:rsid w:val="005901B6"/>
    <w:rsid w:val="00590467"/>
    <w:rsid w:val="00590593"/>
    <w:rsid w:val="005906E4"/>
    <w:rsid w:val="005918CF"/>
    <w:rsid w:val="00592E06"/>
    <w:rsid w:val="00592FCC"/>
    <w:rsid w:val="0059358D"/>
    <w:rsid w:val="00593645"/>
    <w:rsid w:val="00593895"/>
    <w:rsid w:val="00593934"/>
    <w:rsid w:val="005942EB"/>
    <w:rsid w:val="00594941"/>
    <w:rsid w:val="00595AE8"/>
    <w:rsid w:val="00595DC3"/>
    <w:rsid w:val="0059678C"/>
    <w:rsid w:val="00596E2F"/>
    <w:rsid w:val="00597B99"/>
    <w:rsid w:val="00597E5C"/>
    <w:rsid w:val="00597E71"/>
    <w:rsid w:val="00597F7A"/>
    <w:rsid w:val="005A0880"/>
    <w:rsid w:val="005A09AE"/>
    <w:rsid w:val="005A0C2D"/>
    <w:rsid w:val="005A0F85"/>
    <w:rsid w:val="005A109C"/>
    <w:rsid w:val="005A2FA8"/>
    <w:rsid w:val="005A337F"/>
    <w:rsid w:val="005A3568"/>
    <w:rsid w:val="005A43C0"/>
    <w:rsid w:val="005A4567"/>
    <w:rsid w:val="005A535F"/>
    <w:rsid w:val="005A569A"/>
    <w:rsid w:val="005A6024"/>
    <w:rsid w:val="005A60FA"/>
    <w:rsid w:val="005A6198"/>
    <w:rsid w:val="005A6920"/>
    <w:rsid w:val="005A6F22"/>
    <w:rsid w:val="005A6F97"/>
    <w:rsid w:val="005A790B"/>
    <w:rsid w:val="005B0743"/>
    <w:rsid w:val="005B074F"/>
    <w:rsid w:val="005B0C8B"/>
    <w:rsid w:val="005B12BB"/>
    <w:rsid w:val="005B19AC"/>
    <w:rsid w:val="005B19B3"/>
    <w:rsid w:val="005B1CEE"/>
    <w:rsid w:val="005B2470"/>
    <w:rsid w:val="005B2D81"/>
    <w:rsid w:val="005B30C6"/>
    <w:rsid w:val="005B3181"/>
    <w:rsid w:val="005B356C"/>
    <w:rsid w:val="005B35CA"/>
    <w:rsid w:val="005B41F7"/>
    <w:rsid w:val="005B4230"/>
    <w:rsid w:val="005B56B2"/>
    <w:rsid w:val="005B59A8"/>
    <w:rsid w:val="005B5EC4"/>
    <w:rsid w:val="005B639B"/>
    <w:rsid w:val="005B641E"/>
    <w:rsid w:val="005B66CA"/>
    <w:rsid w:val="005B681D"/>
    <w:rsid w:val="005B7288"/>
    <w:rsid w:val="005B74AB"/>
    <w:rsid w:val="005B7898"/>
    <w:rsid w:val="005B7B32"/>
    <w:rsid w:val="005B7D5F"/>
    <w:rsid w:val="005B7F3C"/>
    <w:rsid w:val="005C005A"/>
    <w:rsid w:val="005C016A"/>
    <w:rsid w:val="005C0328"/>
    <w:rsid w:val="005C06C2"/>
    <w:rsid w:val="005C1D46"/>
    <w:rsid w:val="005C2240"/>
    <w:rsid w:val="005C2668"/>
    <w:rsid w:val="005C2D99"/>
    <w:rsid w:val="005C2E24"/>
    <w:rsid w:val="005C3206"/>
    <w:rsid w:val="005C32D9"/>
    <w:rsid w:val="005C3F17"/>
    <w:rsid w:val="005C47EB"/>
    <w:rsid w:val="005C56F1"/>
    <w:rsid w:val="005C5E89"/>
    <w:rsid w:val="005C6615"/>
    <w:rsid w:val="005C6B0A"/>
    <w:rsid w:val="005C6EA0"/>
    <w:rsid w:val="005C7388"/>
    <w:rsid w:val="005C79E3"/>
    <w:rsid w:val="005D07B8"/>
    <w:rsid w:val="005D0A0F"/>
    <w:rsid w:val="005D0CAC"/>
    <w:rsid w:val="005D12A8"/>
    <w:rsid w:val="005D1A76"/>
    <w:rsid w:val="005D25C2"/>
    <w:rsid w:val="005D2B7A"/>
    <w:rsid w:val="005D310A"/>
    <w:rsid w:val="005D330D"/>
    <w:rsid w:val="005D3DB0"/>
    <w:rsid w:val="005D3E14"/>
    <w:rsid w:val="005D4553"/>
    <w:rsid w:val="005D4A62"/>
    <w:rsid w:val="005D4C4D"/>
    <w:rsid w:val="005D5446"/>
    <w:rsid w:val="005D576C"/>
    <w:rsid w:val="005D62D1"/>
    <w:rsid w:val="005D6612"/>
    <w:rsid w:val="005D6631"/>
    <w:rsid w:val="005D688B"/>
    <w:rsid w:val="005D7050"/>
    <w:rsid w:val="005E0154"/>
    <w:rsid w:val="005E0B5A"/>
    <w:rsid w:val="005E0C25"/>
    <w:rsid w:val="005E0D48"/>
    <w:rsid w:val="005E0FDE"/>
    <w:rsid w:val="005E10DB"/>
    <w:rsid w:val="005E12D8"/>
    <w:rsid w:val="005E1655"/>
    <w:rsid w:val="005E21D9"/>
    <w:rsid w:val="005E2410"/>
    <w:rsid w:val="005E26BD"/>
    <w:rsid w:val="005E2FCA"/>
    <w:rsid w:val="005E331C"/>
    <w:rsid w:val="005E3709"/>
    <w:rsid w:val="005E379C"/>
    <w:rsid w:val="005E5300"/>
    <w:rsid w:val="005E5912"/>
    <w:rsid w:val="005E5990"/>
    <w:rsid w:val="005E5B2A"/>
    <w:rsid w:val="005E5B52"/>
    <w:rsid w:val="005E5EB3"/>
    <w:rsid w:val="005E61DB"/>
    <w:rsid w:val="005E64E2"/>
    <w:rsid w:val="005E683D"/>
    <w:rsid w:val="005E6F2A"/>
    <w:rsid w:val="005E74C6"/>
    <w:rsid w:val="005E7549"/>
    <w:rsid w:val="005F0289"/>
    <w:rsid w:val="005F07AF"/>
    <w:rsid w:val="005F0B93"/>
    <w:rsid w:val="005F0BAB"/>
    <w:rsid w:val="005F14D3"/>
    <w:rsid w:val="005F1C2A"/>
    <w:rsid w:val="005F21DB"/>
    <w:rsid w:val="005F2300"/>
    <w:rsid w:val="005F27B7"/>
    <w:rsid w:val="005F2F84"/>
    <w:rsid w:val="005F37F2"/>
    <w:rsid w:val="005F3C22"/>
    <w:rsid w:val="005F47F2"/>
    <w:rsid w:val="005F4A63"/>
    <w:rsid w:val="005F4CE6"/>
    <w:rsid w:val="005F4DE9"/>
    <w:rsid w:val="005F50A1"/>
    <w:rsid w:val="005F58AE"/>
    <w:rsid w:val="005F68C4"/>
    <w:rsid w:val="005F6C9A"/>
    <w:rsid w:val="005F70AD"/>
    <w:rsid w:val="005F78A1"/>
    <w:rsid w:val="00600846"/>
    <w:rsid w:val="00600917"/>
    <w:rsid w:val="00600E74"/>
    <w:rsid w:val="00600EA2"/>
    <w:rsid w:val="006014C4"/>
    <w:rsid w:val="006016A9"/>
    <w:rsid w:val="00601977"/>
    <w:rsid w:val="00601DA6"/>
    <w:rsid w:val="00601E08"/>
    <w:rsid w:val="00601F2E"/>
    <w:rsid w:val="0060258A"/>
    <w:rsid w:val="0060264F"/>
    <w:rsid w:val="006030F5"/>
    <w:rsid w:val="00603329"/>
    <w:rsid w:val="00603406"/>
    <w:rsid w:val="0060344C"/>
    <w:rsid w:val="0060354B"/>
    <w:rsid w:val="0060376F"/>
    <w:rsid w:val="00603921"/>
    <w:rsid w:val="00603C47"/>
    <w:rsid w:val="006040B1"/>
    <w:rsid w:val="0060470E"/>
    <w:rsid w:val="00604965"/>
    <w:rsid w:val="006055B0"/>
    <w:rsid w:val="00605961"/>
    <w:rsid w:val="00605FD6"/>
    <w:rsid w:val="0060690B"/>
    <w:rsid w:val="006069CE"/>
    <w:rsid w:val="00606DFC"/>
    <w:rsid w:val="00606EB7"/>
    <w:rsid w:val="00606F59"/>
    <w:rsid w:val="006070F1"/>
    <w:rsid w:val="00607A43"/>
    <w:rsid w:val="00607BCB"/>
    <w:rsid w:val="0061009A"/>
    <w:rsid w:val="006103B5"/>
    <w:rsid w:val="00610F21"/>
    <w:rsid w:val="00611054"/>
    <w:rsid w:val="006114AB"/>
    <w:rsid w:val="00611D37"/>
    <w:rsid w:val="006122C4"/>
    <w:rsid w:val="0061266C"/>
    <w:rsid w:val="00612D24"/>
    <w:rsid w:val="00612E19"/>
    <w:rsid w:val="0061371B"/>
    <w:rsid w:val="006139CC"/>
    <w:rsid w:val="00614670"/>
    <w:rsid w:val="0061481C"/>
    <w:rsid w:val="00614E14"/>
    <w:rsid w:val="00614F37"/>
    <w:rsid w:val="00615760"/>
    <w:rsid w:val="00615C0E"/>
    <w:rsid w:val="006164E4"/>
    <w:rsid w:val="0061651F"/>
    <w:rsid w:val="00617A1E"/>
    <w:rsid w:val="00617AAC"/>
    <w:rsid w:val="00617FEB"/>
    <w:rsid w:val="006202DC"/>
    <w:rsid w:val="006202FC"/>
    <w:rsid w:val="006216E0"/>
    <w:rsid w:val="006219C8"/>
    <w:rsid w:val="00621BA9"/>
    <w:rsid w:val="00621C77"/>
    <w:rsid w:val="00622337"/>
    <w:rsid w:val="006225C1"/>
    <w:rsid w:val="00623327"/>
    <w:rsid w:val="006238D8"/>
    <w:rsid w:val="00623AC4"/>
    <w:rsid w:val="00623B99"/>
    <w:rsid w:val="00623BCF"/>
    <w:rsid w:val="0062406A"/>
    <w:rsid w:val="00624587"/>
    <w:rsid w:val="00624861"/>
    <w:rsid w:val="00624903"/>
    <w:rsid w:val="00625491"/>
    <w:rsid w:val="00625568"/>
    <w:rsid w:val="00625A06"/>
    <w:rsid w:val="00626316"/>
    <w:rsid w:val="00626345"/>
    <w:rsid w:val="00626675"/>
    <w:rsid w:val="00626D57"/>
    <w:rsid w:val="00626E09"/>
    <w:rsid w:val="00630080"/>
    <w:rsid w:val="00630632"/>
    <w:rsid w:val="006307D7"/>
    <w:rsid w:val="00630882"/>
    <w:rsid w:val="00631312"/>
    <w:rsid w:val="00632570"/>
    <w:rsid w:val="0063298C"/>
    <w:rsid w:val="006349EC"/>
    <w:rsid w:val="006353BD"/>
    <w:rsid w:val="0063584F"/>
    <w:rsid w:val="00635FE3"/>
    <w:rsid w:val="00636C8A"/>
    <w:rsid w:val="00636F4D"/>
    <w:rsid w:val="0063746A"/>
    <w:rsid w:val="006376FC"/>
    <w:rsid w:val="00637986"/>
    <w:rsid w:val="00637A57"/>
    <w:rsid w:val="0064011A"/>
    <w:rsid w:val="0064030E"/>
    <w:rsid w:val="00640388"/>
    <w:rsid w:val="00640583"/>
    <w:rsid w:val="00640688"/>
    <w:rsid w:val="0064079F"/>
    <w:rsid w:val="00640978"/>
    <w:rsid w:val="006412A7"/>
    <w:rsid w:val="00641536"/>
    <w:rsid w:val="00641B33"/>
    <w:rsid w:val="006425EB"/>
    <w:rsid w:val="006429CE"/>
    <w:rsid w:val="00642B95"/>
    <w:rsid w:val="00642E80"/>
    <w:rsid w:val="00643511"/>
    <w:rsid w:val="00643647"/>
    <w:rsid w:val="00643B91"/>
    <w:rsid w:val="0064409B"/>
    <w:rsid w:val="00644B56"/>
    <w:rsid w:val="00645437"/>
    <w:rsid w:val="00646A20"/>
    <w:rsid w:val="00646A27"/>
    <w:rsid w:val="006477D0"/>
    <w:rsid w:val="00647934"/>
    <w:rsid w:val="00647ACD"/>
    <w:rsid w:val="00650645"/>
    <w:rsid w:val="0065097B"/>
    <w:rsid w:val="00650B08"/>
    <w:rsid w:val="00650B2A"/>
    <w:rsid w:val="0065138A"/>
    <w:rsid w:val="0065158C"/>
    <w:rsid w:val="0065190F"/>
    <w:rsid w:val="00651A86"/>
    <w:rsid w:val="00651B48"/>
    <w:rsid w:val="006520EE"/>
    <w:rsid w:val="00652841"/>
    <w:rsid w:val="006529B4"/>
    <w:rsid w:val="00653039"/>
    <w:rsid w:val="0065355F"/>
    <w:rsid w:val="006537D7"/>
    <w:rsid w:val="00653986"/>
    <w:rsid w:val="00653BC0"/>
    <w:rsid w:val="0065433C"/>
    <w:rsid w:val="006551F0"/>
    <w:rsid w:val="00655F7C"/>
    <w:rsid w:val="0065665C"/>
    <w:rsid w:val="0065714C"/>
    <w:rsid w:val="006573E5"/>
    <w:rsid w:val="006579E5"/>
    <w:rsid w:val="0066019D"/>
    <w:rsid w:val="0066024F"/>
    <w:rsid w:val="006603D2"/>
    <w:rsid w:val="0066042B"/>
    <w:rsid w:val="00660472"/>
    <w:rsid w:val="00660737"/>
    <w:rsid w:val="00660E79"/>
    <w:rsid w:val="00660F8D"/>
    <w:rsid w:val="0066129D"/>
    <w:rsid w:val="00661598"/>
    <w:rsid w:val="00661C4A"/>
    <w:rsid w:val="00661D73"/>
    <w:rsid w:val="00661DDE"/>
    <w:rsid w:val="00661E97"/>
    <w:rsid w:val="00662002"/>
    <w:rsid w:val="0066256D"/>
    <w:rsid w:val="00662768"/>
    <w:rsid w:val="00663200"/>
    <w:rsid w:val="00663332"/>
    <w:rsid w:val="00663B3E"/>
    <w:rsid w:val="006641BE"/>
    <w:rsid w:val="006643BB"/>
    <w:rsid w:val="006643E1"/>
    <w:rsid w:val="00664765"/>
    <w:rsid w:val="0066499F"/>
    <w:rsid w:val="00664A66"/>
    <w:rsid w:val="006654C4"/>
    <w:rsid w:val="00665E79"/>
    <w:rsid w:val="0066609C"/>
    <w:rsid w:val="006662B0"/>
    <w:rsid w:val="00666341"/>
    <w:rsid w:val="00666499"/>
    <w:rsid w:val="0066662A"/>
    <w:rsid w:val="00666965"/>
    <w:rsid w:val="00666A69"/>
    <w:rsid w:val="00666BB1"/>
    <w:rsid w:val="00666EB7"/>
    <w:rsid w:val="00666F84"/>
    <w:rsid w:val="00667451"/>
    <w:rsid w:val="00667D87"/>
    <w:rsid w:val="00667F10"/>
    <w:rsid w:val="00670128"/>
    <w:rsid w:val="00670340"/>
    <w:rsid w:val="00670E20"/>
    <w:rsid w:val="00670F72"/>
    <w:rsid w:val="00670F8C"/>
    <w:rsid w:val="006710A2"/>
    <w:rsid w:val="00671344"/>
    <w:rsid w:val="00671421"/>
    <w:rsid w:val="00671E9C"/>
    <w:rsid w:val="00672134"/>
    <w:rsid w:val="006727C4"/>
    <w:rsid w:val="006728F6"/>
    <w:rsid w:val="00673005"/>
    <w:rsid w:val="00673E01"/>
    <w:rsid w:val="0067411C"/>
    <w:rsid w:val="00674404"/>
    <w:rsid w:val="006745F4"/>
    <w:rsid w:val="00674C0C"/>
    <w:rsid w:val="00674C0D"/>
    <w:rsid w:val="006753B8"/>
    <w:rsid w:val="00675869"/>
    <w:rsid w:val="00675B53"/>
    <w:rsid w:val="00675E89"/>
    <w:rsid w:val="006769D6"/>
    <w:rsid w:val="0067709D"/>
    <w:rsid w:val="006770D5"/>
    <w:rsid w:val="006772BC"/>
    <w:rsid w:val="00677A80"/>
    <w:rsid w:val="00677D7A"/>
    <w:rsid w:val="00677E9F"/>
    <w:rsid w:val="00680C7B"/>
    <w:rsid w:val="00680D3B"/>
    <w:rsid w:val="00681007"/>
    <w:rsid w:val="006819BD"/>
    <w:rsid w:val="00681B75"/>
    <w:rsid w:val="00681C5C"/>
    <w:rsid w:val="00682123"/>
    <w:rsid w:val="0068223A"/>
    <w:rsid w:val="006823E0"/>
    <w:rsid w:val="006825BD"/>
    <w:rsid w:val="00682643"/>
    <w:rsid w:val="006826C3"/>
    <w:rsid w:val="00683E7A"/>
    <w:rsid w:val="006841AB"/>
    <w:rsid w:val="00685468"/>
    <w:rsid w:val="0068645B"/>
    <w:rsid w:val="006873A7"/>
    <w:rsid w:val="00687E27"/>
    <w:rsid w:val="00690923"/>
    <w:rsid w:val="0069102E"/>
    <w:rsid w:val="00691073"/>
    <w:rsid w:val="00691BB1"/>
    <w:rsid w:val="0069200A"/>
    <w:rsid w:val="00692852"/>
    <w:rsid w:val="006931E3"/>
    <w:rsid w:val="006943D8"/>
    <w:rsid w:val="0069476C"/>
    <w:rsid w:val="0069509F"/>
    <w:rsid w:val="006952C2"/>
    <w:rsid w:val="006957E2"/>
    <w:rsid w:val="00695C33"/>
    <w:rsid w:val="00695E8F"/>
    <w:rsid w:val="00695F35"/>
    <w:rsid w:val="00695F6A"/>
    <w:rsid w:val="00695FCC"/>
    <w:rsid w:val="00697893"/>
    <w:rsid w:val="00697C0A"/>
    <w:rsid w:val="006A0D57"/>
    <w:rsid w:val="006A1EDA"/>
    <w:rsid w:val="006A1FAB"/>
    <w:rsid w:val="006A28EB"/>
    <w:rsid w:val="006A3007"/>
    <w:rsid w:val="006A314E"/>
    <w:rsid w:val="006A3201"/>
    <w:rsid w:val="006A3E97"/>
    <w:rsid w:val="006A49C8"/>
    <w:rsid w:val="006A4DD3"/>
    <w:rsid w:val="006A530C"/>
    <w:rsid w:val="006A5764"/>
    <w:rsid w:val="006A5895"/>
    <w:rsid w:val="006A6049"/>
    <w:rsid w:val="006A64F5"/>
    <w:rsid w:val="006A66E9"/>
    <w:rsid w:val="006A68B9"/>
    <w:rsid w:val="006A6E1F"/>
    <w:rsid w:val="006A6E6D"/>
    <w:rsid w:val="006A7704"/>
    <w:rsid w:val="006A7AEA"/>
    <w:rsid w:val="006A7ECE"/>
    <w:rsid w:val="006B038F"/>
    <w:rsid w:val="006B0698"/>
    <w:rsid w:val="006B06B1"/>
    <w:rsid w:val="006B08FC"/>
    <w:rsid w:val="006B0D4C"/>
    <w:rsid w:val="006B0F62"/>
    <w:rsid w:val="006B187A"/>
    <w:rsid w:val="006B1F90"/>
    <w:rsid w:val="006B234F"/>
    <w:rsid w:val="006B29A6"/>
    <w:rsid w:val="006B29E7"/>
    <w:rsid w:val="006B2A74"/>
    <w:rsid w:val="006B2BD5"/>
    <w:rsid w:val="006B2BF9"/>
    <w:rsid w:val="006B36C3"/>
    <w:rsid w:val="006B37CC"/>
    <w:rsid w:val="006B3C44"/>
    <w:rsid w:val="006B4665"/>
    <w:rsid w:val="006B4B5F"/>
    <w:rsid w:val="006B5278"/>
    <w:rsid w:val="006B551F"/>
    <w:rsid w:val="006B564D"/>
    <w:rsid w:val="006B5EF3"/>
    <w:rsid w:val="006B5F5D"/>
    <w:rsid w:val="006B63C6"/>
    <w:rsid w:val="006B6623"/>
    <w:rsid w:val="006B774D"/>
    <w:rsid w:val="006B79D1"/>
    <w:rsid w:val="006B7AAB"/>
    <w:rsid w:val="006C0184"/>
    <w:rsid w:val="006C0264"/>
    <w:rsid w:val="006C0568"/>
    <w:rsid w:val="006C05BC"/>
    <w:rsid w:val="006C06DC"/>
    <w:rsid w:val="006C0C11"/>
    <w:rsid w:val="006C0C51"/>
    <w:rsid w:val="006C17FF"/>
    <w:rsid w:val="006C19B0"/>
    <w:rsid w:val="006C1B6A"/>
    <w:rsid w:val="006C1DDC"/>
    <w:rsid w:val="006C2562"/>
    <w:rsid w:val="006C271D"/>
    <w:rsid w:val="006C2887"/>
    <w:rsid w:val="006C33A5"/>
    <w:rsid w:val="006C33F4"/>
    <w:rsid w:val="006C3CBE"/>
    <w:rsid w:val="006C41E9"/>
    <w:rsid w:val="006C5CE1"/>
    <w:rsid w:val="006C6337"/>
    <w:rsid w:val="006C67AB"/>
    <w:rsid w:val="006C6B0F"/>
    <w:rsid w:val="006C7483"/>
    <w:rsid w:val="006C7563"/>
    <w:rsid w:val="006C779E"/>
    <w:rsid w:val="006C7EAC"/>
    <w:rsid w:val="006D06F2"/>
    <w:rsid w:val="006D088E"/>
    <w:rsid w:val="006D0A5C"/>
    <w:rsid w:val="006D0BBA"/>
    <w:rsid w:val="006D1233"/>
    <w:rsid w:val="006D1E87"/>
    <w:rsid w:val="006D2374"/>
    <w:rsid w:val="006D2BD8"/>
    <w:rsid w:val="006D3A61"/>
    <w:rsid w:val="006D3AD1"/>
    <w:rsid w:val="006D3D9C"/>
    <w:rsid w:val="006D430D"/>
    <w:rsid w:val="006D4453"/>
    <w:rsid w:val="006D4B57"/>
    <w:rsid w:val="006D4DB1"/>
    <w:rsid w:val="006D561C"/>
    <w:rsid w:val="006D5869"/>
    <w:rsid w:val="006D59CE"/>
    <w:rsid w:val="006D5C47"/>
    <w:rsid w:val="006D5CCF"/>
    <w:rsid w:val="006D5F9F"/>
    <w:rsid w:val="006D6113"/>
    <w:rsid w:val="006D64AD"/>
    <w:rsid w:val="006D64D1"/>
    <w:rsid w:val="006D65E9"/>
    <w:rsid w:val="006D6FA8"/>
    <w:rsid w:val="006D73D1"/>
    <w:rsid w:val="006D792A"/>
    <w:rsid w:val="006D7CE4"/>
    <w:rsid w:val="006D7D25"/>
    <w:rsid w:val="006D7F2E"/>
    <w:rsid w:val="006E03F2"/>
    <w:rsid w:val="006E0428"/>
    <w:rsid w:val="006E0DD1"/>
    <w:rsid w:val="006E12F0"/>
    <w:rsid w:val="006E13A6"/>
    <w:rsid w:val="006E1A60"/>
    <w:rsid w:val="006E1A6E"/>
    <w:rsid w:val="006E2F18"/>
    <w:rsid w:val="006E44CF"/>
    <w:rsid w:val="006E4849"/>
    <w:rsid w:val="006E486D"/>
    <w:rsid w:val="006E51DB"/>
    <w:rsid w:val="006E55A1"/>
    <w:rsid w:val="006E6217"/>
    <w:rsid w:val="006E6BDD"/>
    <w:rsid w:val="006E6EE8"/>
    <w:rsid w:val="006E7099"/>
    <w:rsid w:val="006E7113"/>
    <w:rsid w:val="006F0012"/>
    <w:rsid w:val="006F06E4"/>
    <w:rsid w:val="006F0881"/>
    <w:rsid w:val="006F0E18"/>
    <w:rsid w:val="006F145D"/>
    <w:rsid w:val="006F15FD"/>
    <w:rsid w:val="006F19C4"/>
    <w:rsid w:val="006F25B3"/>
    <w:rsid w:val="006F296C"/>
    <w:rsid w:val="006F2DDB"/>
    <w:rsid w:val="006F3608"/>
    <w:rsid w:val="006F36B3"/>
    <w:rsid w:val="006F3C31"/>
    <w:rsid w:val="006F45D4"/>
    <w:rsid w:val="006F4749"/>
    <w:rsid w:val="006F48AF"/>
    <w:rsid w:val="006F4EFA"/>
    <w:rsid w:val="006F51EF"/>
    <w:rsid w:val="006F57DB"/>
    <w:rsid w:val="006F5832"/>
    <w:rsid w:val="006F5A5B"/>
    <w:rsid w:val="006F5DAB"/>
    <w:rsid w:val="006F5FF3"/>
    <w:rsid w:val="006F6166"/>
    <w:rsid w:val="006F6A0F"/>
    <w:rsid w:val="006F6B81"/>
    <w:rsid w:val="006F6C9C"/>
    <w:rsid w:val="006F7905"/>
    <w:rsid w:val="007012AC"/>
    <w:rsid w:val="00701F95"/>
    <w:rsid w:val="0070225E"/>
    <w:rsid w:val="0070230B"/>
    <w:rsid w:val="00702439"/>
    <w:rsid w:val="007024B4"/>
    <w:rsid w:val="0070255B"/>
    <w:rsid w:val="007026AF"/>
    <w:rsid w:val="00702D57"/>
    <w:rsid w:val="00703045"/>
    <w:rsid w:val="007031EB"/>
    <w:rsid w:val="00703A1D"/>
    <w:rsid w:val="00703C13"/>
    <w:rsid w:val="00703CD1"/>
    <w:rsid w:val="00703D1E"/>
    <w:rsid w:val="00703F3A"/>
    <w:rsid w:val="007043D4"/>
    <w:rsid w:val="0070465C"/>
    <w:rsid w:val="0070468A"/>
    <w:rsid w:val="00704FB2"/>
    <w:rsid w:val="00705056"/>
    <w:rsid w:val="00705868"/>
    <w:rsid w:val="00705C24"/>
    <w:rsid w:val="0070619C"/>
    <w:rsid w:val="007062A3"/>
    <w:rsid w:val="0070652A"/>
    <w:rsid w:val="00706A0E"/>
    <w:rsid w:val="00706C52"/>
    <w:rsid w:val="00706F57"/>
    <w:rsid w:val="00706FCC"/>
    <w:rsid w:val="007070CB"/>
    <w:rsid w:val="00707B28"/>
    <w:rsid w:val="00710171"/>
    <w:rsid w:val="007107E9"/>
    <w:rsid w:val="00711083"/>
    <w:rsid w:val="0071142A"/>
    <w:rsid w:val="00711845"/>
    <w:rsid w:val="00711A46"/>
    <w:rsid w:val="00711DAA"/>
    <w:rsid w:val="00712BEE"/>
    <w:rsid w:val="00712C26"/>
    <w:rsid w:val="0071306F"/>
    <w:rsid w:val="00713217"/>
    <w:rsid w:val="007135BC"/>
    <w:rsid w:val="0071365C"/>
    <w:rsid w:val="00714A23"/>
    <w:rsid w:val="00714BF7"/>
    <w:rsid w:val="00714C8A"/>
    <w:rsid w:val="00714D6D"/>
    <w:rsid w:val="0071516B"/>
    <w:rsid w:val="00715893"/>
    <w:rsid w:val="00715BCA"/>
    <w:rsid w:val="00716057"/>
    <w:rsid w:val="0071689E"/>
    <w:rsid w:val="007168CA"/>
    <w:rsid w:val="00716B6F"/>
    <w:rsid w:val="00716E73"/>
    <w:rsid w:val="00716EA8"/>
    <w:rsid w:val="007173B1"/>
    <w:rsid w:val="00717C33"/>
    <w:rsid w:val="0072003A"/>
    <w:rsid w:val="0072051B"/>
    <w:rsid w:val="00721951"/>
    <w:rsid w:val="00721B7B"/>
    <w:rsid w:val="00721EB9"/>
    <w:rsid w:val="0072245D"/>
    <w:rsid w:val="007225C3"/>
    <w:rsid w:val="00723F98"/>
    <w:rsid w:val="00723FAA"/>
    <w:rsid w:val="0072498B"/>
    <w:rsid w:val="00724DAD"/>
    <w:rsid w:val="00725337"/>
    <w:rsid w:val="00725544"/>
    <w:rsid w:val="00725B7F"/>
    <w:rsid w:val="00725CB6"/>
    <w:rsid w:val="00725F51"/>
    <w:rsid w:val="007261A0"/>
    <w:rsid w:val="0072654C"/>
    <w:rsid w:val="00726AE1"/>
    <w:rsid w:val="00726E9C"/>
    <w:rsid w:val="007270E1"/>
    <w:rsid w:val="0072718A"/>
    <w:rsid w:val="0072721B"/>
    <w:rsid w:val="0072767B"/>
    <w:rsid w:val="007276DE"/>
    <w:rsid w:val="00727A9E"/>
    <w:rsid w:val="00727F95"/>
    <w:rsid w:val="00730147"/>
    <w:rsid w:val="00730396"/>
    <w:rsid w:val="0073073D"/>
    <w:rsid w:val="00730B0C"/>
    <w:rsid w:val="00731594"/>
    <w:rsid w:val="00731F8A"/>
    <w:rsid w:val="00732138"/>
    <w:rsid w:val="00732B65"/>
    <w:rsid w:val="00732D36"/>
    <w:rsid w:val="0073365B"/>
    <w:rsid w:val="0073386D"/>
    <w:rsid w:val="00733B8A"/>
    <w:rsid w:val="00733DED"/>
    <w:rsid w:val="007341DC"/>
    <w:rsid w:val="00734511"/>
    <w:rsid w:val="00734E8E"/>
    <w:rsid w:val="0073580B"/>
    <w:rsid w:val="007358DB"/>
    <w:rsid w:val="00735C70"/>
    <w:rsid w:val="00735FB5"/>
    <w:rsid w:val="007368CC"/>
    <w:rsid w:val="00737C78"/>
    <w:rsid w:val="0074040F"/>
    <w:rsid w:val="00740813"/>
    <w:rsid w:val="00740C82"/>
    <w:rsid w:val="00740CED"/>
    <w:rsid w:val="00741132"/>
    <w:rsid w:val="007420ED"/>
    <w:rsid w:val="007423E3"/>
    <w:rsid w:val="00743037"/>
    <w:rsid w:val="00743575"/>
    <w:rsid w:val="0074376B"/>
    <w:rsid w:val="0074497C"/>
    <w:rsid w:val="007452EA"/>
    <w:rsid w:val="00745510"/>
    <w:rsid w:val="00745888"/>
    <w:rsid w:val="00745A78"/>
    <w:rsid w:val="00745C4E"/>
    <w:rsid w:val="00745C5A"/>
    <w:rsid w:val="00745D0C"/>
    <w:rsid w:val="00745D87"/>
    <w:rsid w:val="00746329"/>
    <w:rsid w:val="0074682F"/>
    <w:rsid w:val="00746A98"/>
    <w:rsid w:val="00746D31"/>
    <w:rsid w:val="0074746F"/>
    <w:rsid w:val="00747AC7"/>
    <w:rsid w:val="00750A4E"/>
    <w:rsid w:val="00750C8B"/>
    <w:rsid w:val="0075175F"/>
    <w:rsid w:val="00751D35"/>
    <w:rsid w:val="0075305D"/>
    <w:rsid w:val="0075358B"/>
    <w:rsid w:val="00753A12"/>
    <w:rsid w:val="00753B27"/>
    <w:rsid w:val="00753C52"/>
    <w:rsid w:val="0075455A"/>
    <w:rsid w:val="007545FC"/>
    <w:rsid w:val="007548E3"/>
    <w:rsid w:val="00754BCB"/>
    <w:rsid w:val="00754D9B"/>
    <w:rsid w:val="00755421"/>
    <w:rsid w:val="00755781"/>
    <w:rsid w:val="00755881"/>
    <w:rsid w:val="007561CA"/>
    <w:rsid w:val="00756675"/>
    <w:rsid w:val="00756811"/>
    <w:rsid w:val="0075691D"/>
    <w:rsid w:val="007569C3"/>
    <w:rsid w:val="00757083"/>
    <w:rsid w:val="007571BF"/>
    <w:rsid w:val="0075723F"/>
    <w:rsid w:val="007575A2"/>
    <w:rsid w:val="00757AC5"/>
    <w:rsid w:val="00757E7E"/>
    <w:rsid w:val="00760637"/>
    <w:rsid w:val="00760785"/>
    <w:rsid w:val="00760902"/>
    <w:rsid w:val="00760B32"/>
    <w:rsid w:val="00760B7A"/>
    <w:rsid w:val="00762412"/>
    <w:rsid w:val="007629AD"/>
    <w:rsid w:val="00762A4D"/>
    <w:rsid w:val="00762C95"/>
    <w:rsid w:val="00762F1E"/>
    <w:rsid w:val="0076380F"/>
    <w:rsid w:val="007643A4"/>
    <w:rsid w:val="007645B3"/>
    <w:rsid w:val="00764B6F"/>
    <w:rsid w:val="00765247"/>
    <w:rsid w:val="0076539B"/>
    <w:rsid w:val="0076564B"/>
    <w:rsid w:val="007658B5"/>
    <w:rsid w:val="0076596D"/>
    <w:rsid w:val="007664C0"/>
    <w:rsid w:val="00767087"/>
    <w:rsid w:val="00767476"/>
    <w:rsid w:val="007677D8"/>
    <w:rsid w:val="00767AB5"/>
    <w:rsid w:val="00770122"/>
    <w:rsid w:val="007701EC"/>
    <w:rsid w:val="007709B5"/>
    <w:rsid w:val="00771A27"/>
    <w:rsid w:val="00771C74"/>
    <w:rsid w:val="00772402"/>
    <w:rsid w:val="0077274F"/>
    <w:rsid w:val="00772D60"/>
    <w:rsid w:val="00772DE8"/>
    <w:rsid w:val="0077318F"/>
    <w:rsid w:val="007737E1"/>
    <w:rsid w:val="00774FD4"/>
    <w:rsid w:val="00775635"/>
    <w:rsid w:val="0077604D"/>
    <w:rsid w:val="007768FF"/>
    <w:rsid w:val="007772EC"/>
    <w:rsid w:val="0077775D"/>
    <w:rsid w:val="00777780"/>
    <w:rsid w:val="00777AAD"/>
    <w:rsid w:val="00777E3E"/>
    <w:rsid w:val="00780D8F"/>
    <w:rsid w:val="00781255"/>
    <w:rsid w:val="00781EDB"/>
    <w:rsid w:val="00782B0E"/>
    <w:rsid w:val="00783436"/>
    <w:rsid w:val="00783D22"/>
    <w:rsid w:val="00783D30"/>
    <w:rsid w:val="00783ED9"/>
    <w:rsid w:val="00783F24"/>
    <w:rsid w:val="00784368"/>
    <w:rsid w:val="0078524F"/>
    <w:rsid w:val="00786708"/>
    <w:rsid w:val="00786D01"/>
    <w:rsid w:val="007870D9"/>
    <w:rsid w:val="00790E4D"/>
    <w:rsid w:val="00791038"/>
    <w:rsid w:val="0079121A"/>
    <w:rsid w:val="00791305"/>
    <w:rsid w:val="00791438"/>
    <w:rsid w:val="00792647"/>
    <w:rsid w:val="007928C1"/>
    <w:rsid w:val="00792D86"/>
    <w:rsid w:val="00792D97"/>
    <w:rsid w:val="00792F8C"/>
    <w:rsid w:val="00793588"/>
    <w:rsid w:val="00793661"/>
    <w:rsid w:val="00793867"/>
    <w:rsid w:val="00793C4D"/>
    <w:rsid w:val="00796302"/>
    <w:rsid w:val="007966FD"/>
    <w:rsid w:val="00796A6F"/>
    <w:rsid w:val="00796BCB"/>
    <w:rsid w:val="00796CBD"/>
    <w:rsid w:val="00796F39"/>
    <w:rsid w:val="0079723D"/>
    <w:rsid w:val="007972A6"/>
    <w:rsid w:val="0079730D"/>
    <w:rsid w:val="007A000D"/>
    <w:rsid w:val="007A02FD"/>
    <w:rsid w:val="007A05CB"/>
    <w:rsid w:val="007A097B"/>
    <w:rsid w:val="007A202A"/>
    <w:rsid w:val="007A27BE"/>
    <w:rsid w:val="007A2D0E"/>
    <w:rsid w:val="007A2F19"/>
    <w:rsid w:val="007A302A"/>
    <w:rsid w:val="007A3075"/>
    <w:rsid w:val="007A3273"/>
    <w:rsid w:val="007A4094"/>
    <w:rsid w:val="007A448E"/>
    <w:rsid w:val="007A4500"/>
    <w:rsid w:val="007A524F"/>
    <w:rsid w:val="007A568E"/>
    <w:rsid w:val="007A5963"/>
    <w:rsid w:val="007A5A60"/>
    <w:rsid w:val="007A645E"/>
    <w:rsid w:val="007A6BFC"/>
    <w:rsid w:val="007A6C6A"/>
    <w:rsid w:val="007A6E97"/>
    <w:rsid w:val="007A7302"/>
    <w:rsid w:val="007A7491"/>
    <w:rsid w:val="007A7B03"/>
    <w:rsid w:val="007A7E85"/>
    <w:rsid w:val="007B05CE"/>
    <w:rsid w:val="007B067A"/>
    <w:rsid w:val="007B0A8D"/>
    <w:rsid w:val="007B0DF7"/>
    <w:rsid w:val="007B1001"/>
    <w:rsid w:val="007B1AED"/>
    <w:rsid w:val="007B2ADA"/>
    <w:rsid w:val="007B2E9B"/>
    <w:rsid w:val="007B3468"/>
    <w:rsid w:val="007B3E51"/>
    <w:rsid w:val="007B4252"/>
    <w:rsid w:val="007B504E"/>
    <w:rsid w:val="007B525D"/>
    <w:rsid w:val="007B5A60"/>
    <w:rsid w:val="007B5C3D"/>
    <w:rsid w:val="007B63E6"/>
    <w:rsid w:val="007B64A9"/>
    <w:rsid w:val="007B68AB"/>
    <w:rsid w:val="007B6BFA"/>
    <w:rsid w:val="007B7223"/>
    <w:rsid w:val="007B73B4"/>
    <w:rsid w:val="007B7768"/>
    <w:rsid w:val="007B7EF2"/>
    <w:rsid w:val="007C0485"/>
    <w:rsid w:val="007C0A13"/>
    <w:rsid w:val="007C0C78"/>
    <w:rsid w:val="007C2835"/>
    <w:rsid w:val="007C2918"/>
    <w:rsid w:val="007C295E"/>
    <w:rsid w:val="007C2CDC"/>
    <w:rsid w:val="007C347E"/>
    <w:rsid w:val="007C3532"/>
    <w:rsid w:val="007C353B"/>
    <w:rsid w:val="007C3F3D"/>
    <w:rsid w:val="007C3FF1"/>
    <w:rsid w:val="007C436B"/>
    <w:rsid w:val="007C4A4A"/>
    <w:rsid w:val="007C4E8C"/>
    <w:rsid w:val="007C5244"/>
    <w:rsid w:val="007C540C"/>
    <w:rsid w:val="007C59EC"/>
    <w:rsid w:val="007C5C4F"/>
    <w:rsid w:val="007C60C8"/>
    <w:rsid w:val="007C6792"/>
    <w:rsid w:val="007C679E"/>
    <w:rsid w:val="007C73BB"/>
    <w:rsid w:val="007C7411"/>
    <w:rsid w:val="007C7A26"/>
    <w:rsid w:val="007C7E18"/>
    <w:rsid w:val="007D0B27"/>
    <w:rsid w:val="007D0EFC"/>
    <w:rsid w:val="007D12B0"/>
    <w:rsid w:val="007D2148"/>
    <w:rsid w:val="007D27AF"/>
    <w:rsid w:val="007D2C17"/>
    <w:rsid w:val="007D2F9F"/>
    <w:rsid w:val="007D34CB"/>
    <w:rsid w:val="007D3612"/>
    <w:rsid w:val="007D399E"/>
    <w:rsid w:val="007D4045"/>
    <w:rsid w:val="007D45E9"/>
    <w:rsid w:val="007D4A25"/>
    <w:rsid w:val="007D4A36"/>
    <w:rsid w:val="007D4E96"/>
    <w:rsid w:val="007D52E2"/>
    <w:rsid w:val="007D5680"/>
    <w:rsid w:val="007D5775"/>
    <w:rsid w:val="007D57E9"/>
    <w:rsid w:val="007D591C"/>
    <w:rsid w:val="007D5970"/>
    <w:rsid w:val="007D5973"/>
    <w:rsid w:val="007D5E83"/>
    <w:rsid w:val="007D6396"/>
    <w:rsid w:val="007D6D7E"/>
    <w:rsid w:val="007D6E02"/>
    <w:rsid w:val="007D7103"/>
    <w:rsid w:val="007D73FC"/>
    <w:rsid w:val="007D770C"/>
    <w:rsid w:val="007D7926"/>
    <w:rsid w:val="007D7977"/>
    <w:rsid w:val="007D7BF8"/>
    <w:rsid w:val="007D7CEF"/>
    <w:rsid w:val="007E007D"/>
    <w:rsid w:val="007E00B9"/>
    <w:rsid w:val="007E021F"/>
    <w:rsid w:val="007E08F6"/>
    <w:rsid w:val="007E0A8B"/>
    <w:rsid w:val="007E0BC3"/>
    <w:rsid w:val="007E0BE0"/>
    <w:rsid w:val="007E1C39"/>
    <w:rsid w:val="007E2928"/>
    <w:rsid w:val="007E2CFB"/>
    <w:rsid w:val="007E303B"/>
    <w:rsid w:val="007E311B"/>
    <w:rsid w:val="007E3529"/>
    <w:rsid w:val="007E3756"/>
    <w:rsid w:val="007E3CE2"/>
    <w:rsid w:val="007E43D0"/>
    <w:rsid w:val="007E44D5"/>
    <w:rsid w:val="007E4A67"/>
    <w:rsid w:val="007E4C29"/>
    <w:rsid w:val="007E4F45"/>
    <w:rsid w:val="007E5369"/>
    <w:rsid w:val="007E5BF3"/>
    <w:rsid w:val="007E5D73"/>
    <w:rsid w:val="007E608E"/>
    <w:rsid w:val="007E660A"/>
    <w:rsid w:val="007E6868"/>
    <w:rsid w:val="007E6EB5"/>
    <w:rsid w:val="007E6F31"/>
    <w:rsid w:val="007E715A"/>
    <w:rsid w:val="007E71EA"/>
    <w:rsid w:val="007E749C"/>
    <w:rsid w:val="007E7830"/>
    <w:rsid w:val="007E7C36"/>
    <w:rsid w:val="007E7EE0"/>
    <w:rsid w:val="007F026A"/>
    <w:rsid w:val="007F064D"/>
    <w:rsid w:val="007F0B72"/>
    <w:rsid w:val="007F0D7C"/>
    <w:rsid w:val="007F13EC"/>
    <w:rsid w:val="007F15EA"/>
    <w:rsid w:val="007F1FD3"/>
    <w:rsid w:val="007F229C"/>
    <w:rsid w:val="007F2C49"/>
    <w:rsid w:val="007F2DA7"/>
    <w:rsid w:val="007F327B"/>
    <w:rsid w:val="007F32D3"/>
    <w:rsid w:val="007F3B07"/>
    <w:rsid w:val="007F425A"/>
    <w:rsid w:val="007F4535"/>
    <w:rsid w:val="007F45D3"/>
    <w:rsid w:val="007F4B58"/>
    <w:rsid w:val="007F4EBA"/>
    <w:rsid w:val="007F4FC4"/>
    <w:rsid w:val="007F5066"/>
    <w:rsid w:val="007F520D"/>
    <w:rsid w:val="007F56C1"/>
    <w:rsid w:val="007F56D6"/>
    <w:rsid w:val="007F5814"/>
    <w:rsid w:val="007F5BA7"/>
    <w:rsid w:val="007F5EFE"/>
    <w:rsid w:val="007F5FCB"/>
    <w:rsid w:val="007F67C4"/>
    <w:rsid w:val="007F681A"/>
    <w:rsid w:val="007F68FE"/>
    <w:rsid w:val="007F725B"/>
    <w:rsid w:val="007F7507"/>
    <w:rsid w:val="007F785E"/>
    <w:rsid w:val="007F79CE"/>
    <w:rsid w:val="008002B3"/>
    <w:rsid w:val="008003C3"/>
    <w:rsid w:val="00800641"/>
    <w:rsid w:val="00800CE0"/>
    <w:rsid w:val="00800FAB"/>
    <w:rsid w:val="00802217"/>
    <w:rsid w:val="00802795"/>
    <w:rsid w:val="008034BF"/>
    <w:rsid w:val="00803846"/>
    <w:rsid w:val="00803B9D"/>
    <w:rsid w:val="00803C61"/>
    <w:rsid w:val="00804235"/>
    <w:rsid w:val="00804420"/>
    <w:rsid w:val="00804603"/>
    <w:rsid w:val="008049DA"/>
    <w:rsid w:val="00805802"/>
    <w:rsid w:val="00805D8A"/>
    <w:rsid w:val="008064D9"/>
    <w:rsid w:val="008065EB"/>
    <w:rsid w:val="00807507"/>
    <w:rsid w:val="0080767C"/>
    <w:rsid w:val="00807B0C"/>
    <w:rsid w:val="00810D17"/>
    <w:rsid w:val="00810E39"/>
    <w:rsid w:val="008110BF"/>
    <w:rsid w:val="00811801"/>
    <w:rsid w:val="00811AD2"/>
    <w:rsid w:val="00811D46"/>
    <w:rsid w:val="008123DA"/>
    <w:rsid w:val="00812B03"/>
    <w:rsid w:val="00812C25"/>
    <w:rsid w:val="00813720"/>
    <w:rsid w:val="00814008"/>
    <w:rsid w:val="00814129"/>
    <w:rsid w:val="008144C5"/>
    <w:rsid w:val="00815021"/>
    <w:rsid w:val="008151E9"/>
    <w:rsid w:val="0081595E"/>
    <w:rsid w:val="00815AEB"/>
    <w:rsid w:val="00815B96"/>
    <w:rsid w:val="00815C4B"/>
    <w:rsid w:val="0081665F"/>
    <w:rsid w:val="00816C63"/>
    <w:rsid w:val="00816D0F"/>
    <w:rsid w:val="008171F8"/>
    <w:rsid w:val="0081732C"/>
    <w:rsid w:val="00817C81"/>
    <w:rsid w:val="00817FBD"/>
    <w:rsid w:val="00820565"/>
    <w:rsid w:val="008207F9"/>
    <w:rsid w:val="0082128E"/>
    <w:rsid w:val="00821424"/>
    <w:rsid w:val="008217FC"/>
    <w:rsid w:val="00821F69"/>
    <w:rsid w:val="00822754"/>
    <w:rsid w:val="00822867"/>
    <w:rsid w:val="00822EED"/>
    <w:rsid w:val="008231CB"/>
    <w:rsid w:val="008234F0"/>
    <w:rsid w:val="00823834"/>
    <w:rsid w:val="0082438C"/>
    <w:rsid w:val="008243FD"/>
    <w:rsid w:val="00825741"/>
    <w:rsid w:val="00826550"/>
    <w:rsid w:val="008265F4"/>
    <w:rsid w:val="00826A37"/>
    <w:rsid w:val="00827208"/>
    <w:rsid w:val="0082747A"/>
    <w:rsid w:val="008274E2"/>
    <w:rsid w:val="00827584"/>
    <w:rsid w:val="008278CC"/>
    <w:rsid w:val="0083051E"/>
    <w:rsid w:val="00830BE9"/>
    <w:rsid w:val="00830EF3"/>
    <w:rsid w:val="00831484"/>
    <w:rsid w:val="0083160E"/>
    <w:rsid w:val="00831832"/>
    <w:rsid w:val="0083252E"/>
    <w:rsid w:val="008326D5"/>
    <w:rsid w:val="0083271D"/>
    <w:rsid w:val="00832D30"/>
    <w:rsid w:val="00832EB2"/>
    <w:rsid w:val="00832ED6"/>
    <w:rsid w:val="008336C8"/>
    <w:rsid w:val="00833A9D"/>
    <w:rsid w:val="00834041"/>
    <w:rsid w:val="00834606"/>
    <w:rsid w:val="00834A92"/>
    <w:rsid w:val="00834B3B"/>
    <w:rsid w:val="0083538F"/>
    <w:rsid w:val="008354B7"/>
    <w:rsid w:val="008354C7"/>
    <w:rsid w:val="0083551F"/>
    <w:rsid w:val="00835D79"/>
    <w:rsid w:val="00835EF9"/>
    <w:rsid w:val="00836EB2"/>
    <w:rsid w:val="00836FE1"/>
    <w:rsid w:val="00837220"/>
    <w:rsid w:val="008376F1"/>
    <w:rsid w:val="00837BC7"/>
    <w:rsid w:val="00837CC2"/>
    <w:rsid w:val="00840314"/>
    <w:rsid w:val="0084151B"/>
    <w:rsid w:val="00841B65"/>
    <w:rsid w:val="00841D8D"/>
    <w:rsid w:val="00841E01"/>
    <w:rsid w:val="00841E02"/>
    <w:rsid w:val="00841FDB"/>
    <w:rsid w:val="008420A1"/>
    <w:rsid w:val="00842236"/>
    <w:rsid w:val="00842475"/>
    <w:rsid w:val="00843B0E"/>
    <w:rsid w:val="00843BAA"/>
    <w:rsid w:val="00843D2B"/>
    <w:rsid w:val="00843D56"/>
    <w:rsid w:val="00843D68"/>
    <w:rsid w:val="00844337"/>
    <w:rsid w:val="00844896"/>
    <w:rsid w:val="00844FBF"/>
    <w:rsid w:val="0084521B"/>
    <w:rsid w:val="008464BA"/>
    <w:rsid w:val="008469B3"/>
    <w:rsid w:val="00846CB7"/>
    <w:rsid w:val="00846D0A"/>
    <w:rsid w:val="00846FB0"/>
    <w:rsid w:val="00847796"/>
    <w:rsid w:val="00847E1C"/>
    <w:rsid w:val="00850155"/>
    <w:rsid w:val="00850E22"/>
    <w:rsid w:val="00850FA6"/>
    <w:rsid w:val="0085108C"/>
    <w:rsid w:val="00851A52"/>
    <w:rsid w:val="008525A0"/>
    <w:rsid w:val="0085277D"/>
    <w:rsid w:val="00852B72"/>
    <w:rsid w:val="00853CB3"/>
    <w:rsid w:val="00853E32"/>
    <w:rsid w:val="008549B0"/>
    <w:rsid w:val="00854BFE"/>
    <w:rsid w:val="00854DE9"/>
    <w:rsid w:val="00855C49"/>
    <w:rsid w:val="00855E3D"/>
    <w:rsid w:val="00855E9C"/>
    <w:rsid w:val="00856208"/>
    <w:rsid w:val="008564E6"/>
    <w:rsid w:val="0085700C"/>
    <w:rsid w:val="0085720B"/>
    <w:rsid w:val="008575FB"/>
    <w:rsid w:val="00857C6B"/>
    <w:rsid w:val="00857E82"/>
    <w:rsid w:val="00860427"/>
    <w:rsid w:val="00861016"/>
    <w:rsid w:val="00861365"/>
    <w:rsid w:val="008616F2"/>
    <w:rsid w:val="00861ACD"/>
    <w:rsid w:val="00861BA9"/>
    <w:rsid w:val="00862512"/>
    <w:rsid w:val="0086289A"/>
    <w:rsid w:val="00862BAE"/>
    <w:rsid w:val="00862E1C"/>
    <w:rsid w:val="008632FC"/>
    <w:rsid w:val="0086398B"/>
    <w:rsid w:val="008639BD"/>
    <w:rsid w:val="00863A30"/>
    <w:rsid w:val="00864136"/>
    <w:rsid w:val="00864AFF"/>
    <w:rsid w:val="00864CE9"/>
    <w:rsid w:val="0086553B"/>
    <w:rsid w:val="008656FD"/>
    <w:rsid w:val="00865715"/>
    <w:rsid w:val="00865F3E"/>
    <w:rsid w:val="008665D8"/>
    <w:rsid w:val="00866678"/>
    <w:rsid w:val="008668AF"/>
    <w:rsid w:val="00867C19"/>
    <w:rsid w:val="00867EFE"/>
    <w:rsid w:val="00870117"/>
    <w:rsid w:val="00870862"/>
    <w:rsid w:val="00871927"/>
    <w:rsid w:val="008719FA"/>
    <w:rsid w:val="00871CBD"/>
    <w:rsid w:val="008722EA"/>
    <w:rsid w:val="0087276B"/>
    <w:rsid w:val="00872FCA"/>
    <w:rsid w:val="008736F5"/>
    <w:rsid w:val="008738E2"/>
    <w:rsid w:val="00873A06"/>
    <w:rsid w:val="00874AB2"/>
    <w:rsid w:val="0087509C"/>
    <w:rsid w:val="00875137"/>
    <w:rsid w:val="00875179"/>
    <w:rsid w:val="0087519A"/>
    <w:rsid w:val="008754DB"/>
    <w:rsid w:val="00875A87"/>
    <w:rsid w:val="008763A1"/>
    <w:rsid w:val="008765AB"/>
    <w:rsid w:val="00877098"/>
    <w:rsid w:val="008771F8"/>
    <w:rsid w:val="00877561"/>
    <w:rsid w:val="00877579"/>
    <w:rsid w:val="008775AA"/>
    <w:rsid w:val="00877980"/>
    <w:rsid w:val="00880A99"/>
    <w:rsid w:val="00881570"/>
    <w:rsid w:val="00881C48"/>
    <w:rsid w:val="008826BD"/>
    <w:rsid w:val="00882719"/>
    <w:rsid w:val="00882975"/>
    <w:rsid w:val="00882AE1"/>
    <w:rsid w:val="0088313C"/>
    <w:rsid w:val="00883327"/>
    <w:rsid w:val="0088340A"/>
    <w:rsid w:val="008839E1"/>
    <w:rsid w:val="008844E2"/>
    <w:rsid w:val="008845C2"/>
    <w:rsid w:val="00884C5C"/>
    <w:rsid w:val="00885A9E"/>
    <w:rsid w:val="00885E3E"/>
    <w:rsid w:val="008860AD"/>
    <w:rsid w:val="0088688C"/>
    <w:rsid w:val="00887AA2"/>
    <w:rsid w:val="00887C5D"/>
    <w:rsid w:val="00887DD0"/>
    <w:rsid w:val="00890351"/>
    <w:rsid w:val="008910B5"/>
    <w:rsid w:val="008910CB"/>
    <w:rsid w:val="008925B9"/>
    <w:rsid w:val="00892882"/>
    <w:rsid w:val="008928F0"/>
    <w:rsid w:val="00892E0E"/>
    <w:rsid w:val="0089306A"/>
    <w:rsid w:val="00893641"/>
    <w:rsid w:val="00893D67"/>
    <w:rsid w:val="00893E58"/>
    <w:rsid w:val="0089440A"/>
    <w:rsid w:val="008946C8"/>
    <w:rsid w:val="00894F32"/>
    <w:rsid w:val="0089517E"/>
    <w:rsid w:val="00895461"/>
    <w:rsid w:val="0089610E"/>
    <w:rsid w:val="00896264"/>
    <w:rsid w:val="00896306"/>
    <w:rsid w:val="00896992"/>
    <w:rsid w:val="008A02A2"/>
    <w:rsid w:val="008A0608"/>
    <w:rsid w:val="008A0E60"/>
    <w:rsid w:val="008A11AA"/>
    <w:rsid w:val="008A18FF"/>
    <w:rsid w:val="008A1C8F"/>
    <w:rsid w:val="008A2341"/>
    <w:rsid w:val="008A3883"/>
    <w:rsid w:val="008A3BED"/>
    <w:rsid w:val="008A4614"/>
    <w:rsid w:val="008A4744"/>
    <w:rsid w:val="008A4ADC"/>
    <w:rsid w:val="008A5309"/>
    <w:rsid w:val="008A5325"/>
    <w:rsid w:val="008A55DE"/>
    <w:rsid w:val="008A55E8"/>
    <w:rsid w:val="008A5F21"/>
    <w:rsid w:val="008A6021"/>
    <w:rsid w:val="008A6454"/>
    <w:rsid w:val="008A66DB"/>
    <w:rsid w:val="008A689A"/>
    <w:rsid w:val="008A6D7F"/>
    <w:rsid w:val="008A6FAD"/>
    <w:rsid w:val="008A70CE"/>
    <w:rsid w:val="008A7147"/>
    <w:rsid w:val="008A79DC"/>
    <w:rsid w:val="008A79ED"/>
    <w:rsid w:val="008B069C"/>
    <w:rsid w:val="008B0A35"/>
    <w:rsid w:val="008B0AC7"/>
    <w:rsid w:val="008B0AF2"/>
    <w:rsid w:val="008B0CDE"/>
    <w:rsid w:val="008B0DC3"/>
    <w:rsid w:val="008B113E"/>
    <w:rsid w:val="008B16B4"/>
    <w:rsid w:val="008B1A94"/>
    <w:rsid w:val="008B1EA4"/>
    <w:rsid w:val="008B2152"/>
    <w:rsid w:val="008B2FB3"/>
    <w:rsid w:val="008B2FF4"/>
    <w:rsid w:val="008B36CD"/>
    <w:rsid w:val="008B3E66"/>
    <w:rsid w:val="008B454B"/>
    <w:rsid w:val="008B45F2"/>
    <w:rsid w:val="008B51CE"/>
    <w:rsid w:val="008B598B"/>
    <w:rsid w:val="008B626B"/>
    <w:rsid w:val="008B640E"/>
    <w:rsid w:val="008B668E"/>
    <w:rsid w:val="008B6823"/>
    <w:rsid w:val="008B7695"/>
    <w:rsid w:val="008B7C9D"/>
    <w:rsid w:val="008B7E81"/>
    <w:rsid w:val="008C00F9"/>
    <w:rsid w:val="008C03E8"/>
    <w:rsid w:val="008C0709"/>
    <w:rsid w:val="008C0E63"/>
    <w:rsid w:val="008C0F2B"/>
    <w:rsid w:val="008C19BE"/>
    <w:rsid w:val="008C2BC4"/>
    <w:rsid w:val="008C34B5"/>
    <w:rsid w:val="008C3BA6"/>
    <w:rsid w:val="008C40D5"/>
    <w:rsid w:val="008C4549"/>
    <w:rsid w:val="008C5B8F"/>
    <w:rsid w:val="008C5E3F"/>
    <w:rsid w:val="008C673E"/>
    <w:rsid w:val="008C6D99"/>
    <w:rsid w:val="008C7A52"/>
    <w:rsid w:val="008C7BE6"/>
    <w:rsid w:val="008D0247"/>
    <w:rsid w:val="008D02B9"/>
    <w:rsid w:val="008D0AFD"/>
    <w:rsid w:val="008D0B81"/>
    <w:rsid w:val="008D0C33"/>
    <w:rsid w:val="008D0D84"/>
    <w:rsid w:val="008D0D92"/>
    <w:rsid w:val="008D1275"/>
    <w:rsid w:val="008D1386"/>
    <w:rsid w:val="008D2418"/>
    <w:rsid w:val="008D2582"/>
    <w:rsid w:val="008D2D4A"/>
    <w:rsid w:val="008D2D6D"/>
    <w:rsid w:val="008D2E96"/>
    <w:rsid w:val="008D327C"/>
    <w:rsid w:val="008D32BC"/>
    <w:rsid w:val="008D353C"/>
    <w:rsid w:val="008D3957"/>
    <w:rsid w:val="008D3AC9"/>
    <w:rsid w:val="008D490E"/>
    <w:rsid w:val="008D5188"/>
    <w:rsid w:val="008D55E4"/>
    <w:rsid w:val="008D6449"/>
    <w:rsid w:val="008D652F"/>
    <w:rsid w:val="008D6B85"/>
    <w:rsid w:val="008D6DD7"/>
    <w:rsid w:val="008D6F8D"/>
    <w:rsid w:val="008D7316"/>
    <w:rsid w:val="008D7A32"/>
    <w:rsid w:val="008D7EE0"/>
    <w:rsid w:val="008E0208"/>
    <w:rsid w:val="008E046C"/>
    <w:rsid w:val="008E0701"/>
    <w:rsid w:val="008E0F2A"/>
    <w:rsid w:val="008E0F76"/>
    <w:rsid w:val="008E0FE5"/>
    <w:rsid w:val="008E11A0"/>
    <w:rsid w:val="008E1843"/>
    <w:rsid w:val="008E1B94"/>
    <w:rsid w:val="008E2590"/>
    <w:rsid w:val="008E28B8"/>
    <w:rsid w:val="008E2956"/>
    <w:rsid w:val="008E29A3"/>
    <w:rsid w:val="008E2AAB"/>
    <w:rsid w:val="008E2E3D"/>
    <w:rsid w:val="008E3127"/>
    <w:rsid w:val="008E3279"/>
    <w:rsid w:val="008E3532"/>
    <w:rsid w:val="008E38C5"/>
    <w:rsid w:val="008E3DC6"/>
    <w:rsid w:val="008E442F"/>
    <w:rsid w:val="008E4649"/>
    <w:rsid w:val="008E4E47"/>
    <w:rsid w:val="008E5140"/>
    <w:rsid w:val="008E525F"/>
    <w:rsid w:val="008E54FA"/>
    <w:rsid w:val="008E6512"/>
    <w:rsid w:val="008E657F"/>
    <w:rsid w:val="008E6706"/>
    <w:rsid w:val="008E6D3F"/>
    <w:rsid w:val="008E71A3"/>
    <w:rsid w:val="008E7263"/>
    <w:rsid w:val="008E72E1"/>
    <w:rsid w:val="008E778C"/>
    <w:rsid w:val="008E7874"/>
    <w:rsid w:val="008E78C1"/>
    <w:rsid w:val="008E7DDE"/>
    <w:rsid w:val="008E7FD1"/>
    <w:rsid w:val="008F005F"/>
    <w:rsid w:val="008F007D"/>
    <w:rsid w:val="008F045C"/>
    <w:rsid w:val="008F1535"/>
    <w:rsid w:val="008F1895"/>
    <w:rsid w:val="008F1B58"/>
    <w:rsid w:val="008F1F21"/>
    <w:rsid w:val="008F1F49"/>
    <w:rsid w:val="008F21FF"/>
    <w:rsid w:val="008F2E53"/>
    <w:rsid w:val="008F376E"/>
    <w:rsid w:val="008F3CFB"/>
    <w:rsid w:val="008F3FFF"/>
    <w:rsid w:val="008F419F"/>
    <w:rsid w:val="008F44B3"/>
    <w:rsid w:val="008F4A27"/>
    <w:rsid w:val="008F4ADB"/>
    <w:rsid w:val="008F4CE9"/>
    <w:rsid w:val="008F4D4C"/>
    <w:rsid w:val="008F5022"/>
    <w:rsid w:val="008F533A"/>
    <w:rsid w:val="008F5464"/>
    <w:rsid w:val="008F5AA5"/>
    <w:rsid w:val="008F5F25"/>
    <w:rsid w:val="008F61A9"/>
    <w:rsid w:val="008F6584"/>
    <w:rsid w:val="008F6615"/>
    <w:rsid w:val="008F66A2"/>
    <w:rsid w:val="008F6A35"/>
    <w:rsid w:val="008F6CE6"/>
    <w:rsid w:val="008F72C6"/>
    <w:rsid w:val="008F77FD"/>
    <w:rsid w:val="00900346"/>
    <w:rsid w:val="0090060D"/>
    <w:rsid w:val="009007DF"/>
    <w:rsid w:val="00901EDE"/>
    <w:rsid w:val="00901FDF"/>
    <w:rsid w:val="00902B6E"/>
    <w:rsid w:val="00903C2A"/>
    <w:rsid w:val="00903E44"/>
    <w:rsid w:val="00903FD2"/>
    <w:rsid w:val="009042AF"/>
    <w:rsid w:val="009042E3"/>
    <w:rsid w:val="00904622"/>
    <w:rsid w:val="0090462B"/>
    <w:rsid w:val="00904969"/>
    <w:rsid w:val="00905586"/>
    <w:rsid w:val="0090597C"/>
    <w:rsid w:val="009064DB"/>
    <w:rsid w:val="009069F3"/>
    <w:rsid w:val="00906C07"/>
    <w:rsid w:val="00906DD5"/>
    <w:rsid w:val="00906DF1"/>
    <w:rsid w:val="00906FC5"/>
    <w:rsid w:val="009077D6"/>
    <w:rsid w:val="009078C6"/>
    <w:rsid w:val="00907B12"/>
    <w:rsid w:val="00907C79"/>
    <w:rsid w:val="00907DA4"/>
    <w:rsid w:val="00907F74"/>
    <w:rsid w:val="00910371"/>
    <w:rsid w:val="009106B9"/>
    <w:rsid w:val="00910D62"/>
    <w:rsid w:val="00911FC2"/>
    <w:rsid w:val="00912614"/>
    <w:rsid w:val="0091310B"/>
    <w:rsid w:val="009134EB"/>
    <w:rsid w:val="00913AD6"/>
    <w:rsid w:val="00913D73"/>
    <w:rsid w:val="009140EB"/>
    <w:rsid w:val="00914137"/>
    <w:rsid w:val="009147B2"/>
    <w:rsid w:val="00914875"/>
    <w:rsid w:val="00914C9D"/>
    <w:rsid w:val="00915EC0"/>
    <w:rsid w:val="00916283"/>
    <w:rsid w:val="00916A2F"/>
    <w:rsid w:val="00916FFC"/>
    <w:rsid w:val="00917788"/>
    <w:rsid w:val="00917B74"/>
    <w:rsid w:val="00920053"/>
    <w:rsid w:val="009203C4"/>
    <w:rsid w:val="009204F7"/>
    <w:rsid w:val="009206A6"/>
    <w:rsid w:val="00920928"/>
    <w:rsid w:val="00920DAA"/>
    <w:rsid w:val="00920DBD"/>
    <w:rsid w:val="009220D3"/>
    <w:rsid w:val="00923169"/>
    <w:rsid w:val="00923378"/>
    <w:rsid w:val="009234F4"/>
    <w:rsid w:val="00923D04"/>
    <w:rsid w:val="009249D8"/>
    <w:rsid w:val="00924DCB"/>
    <w:rsid w:val="00925B62"/>
    <w:rsid w:val="00925D3B"/>
    <w:rsid w:val="00925F44"/>
    <w:rsid w:val="0092714F"/>
    <w:rsid w:val="00927349"/>
    <w:rsid w:val="0092736B"/>
    <w:rsid w:val="00927B7E"/>
    <w:rsid w:val="0093050A"/>
    <w:rsid w:val="00930B2B"/>
    <w:rsid w:val="00930F67"/>
    <w:rsid w:val="0093240D"/>
    <w:rsid w:val="0093258D"/>
    <w:rsid w:val="00932A90"/>
    <w:rsid w:val="0093337C"/>
    <w:rsid w:val="00933863"/>
    <w:rsid w:val="00934474"/>
    <w:rsid w:val="00934699"/>
    <w:rsid w:val="009349C2"/>
    <w:rsid w:val="00935199"/>
    <w:rsid w:val="00935762"/>
    <w:rsid w:val="00935B85"/>
    <w:rsid w:val="00935C28"/>
    <w:rsid w:val="00935DD3"/>
    <w:rsid w:val="00936135"/>
    <w:rsid w:val="00936AD5"/>
    <w:rsid w:val="00937B2E"/>
    <w:rsid w:val="00940553"/>
    <w:rsid w:val="00940AC9"/>
    <w:rsid w:val="00940C7D"/>
    <w:rsid w:val="00941512"/>
    <w:rsid w:val="0094176E"/>
    <w:rsid w:val="009419B5"/>
    <w:rsid w:val="00941B9F"/>
    <w:rsid w:val="00941F94"/>
    <w:rsid w:val="0094254A"/>
    <w:rsid w:val="00942F44"/>
    <w:rsid w:val="00942FBF"/>
    <w:rsid w:val="009432B5"/>
    <w:rsid w:val="0094337D"/>
    <w:rsid w:val="00943411"/>
    <w:rsid w:val="00943497"/>
    <w:rsid w:val="0094381B"/>
    <w:rsid w:val="00944E1C"/>
    <w:rsid w:val="009452C3"/>
    <w:rsid w:val="0094550A"/>
    <w:rsid w:val="00946059"/>
    <w:rsid w:val="00946F76"/>
    <w:rsid w:val="0094712C"/>
    <w:rsid w:val="00947331"/>
    <w:rsid w:val="00947341"/>
    <w:rsid w:val="00947491"/>
    <w:rsid w:val="00947922"/>
    <w:rsid w:val="00950356"/>
    <w:rsid w:val="00950F63"/>
    <w:rsid w:val="00951149"/>
    <w:rsid w:val="00951508"/>
    <w:rsid w:val="00951967"/>
    <w:rsid w:val="00951BA3"/>
    <w:rsid w:val="00951E4C"/>
    <w:rsid w:val="00952126"/>
    <w:rsid w:val="0095220B"/>
    <w:rsid w:val="00952340"/>
    <w:rsid w:val="00952396"/>
    <w:rsid w:val="009528A7"/>
    <w:rsid w:val="009529A3"/>
    <w:rsid w:val="00952BE0"/>
    <w:rsid w:val="00953658"/>
    <w:rsid w:val="00953B40"/>
    <w:rsid w:val="009545E0"/>
    <w:rsid w:val="00954CA9"/>
    <w:rsid w:val="00954F71"/>
    <w:rsid w:val="00955728"/>
    <w:rsid w:val="0095573D"/>
    <w:rsid w:val="009558F0"/>
    <w:rsid w:val="0095617C"/>
    <w:rsid w:val="00956449"/>
    <w:rsid w:val="00956C1E"/>
    <w:rsid w:val="00956D54"/>
    <w:rsid w:val="00957439"/>
    <w:rsid w:val="009577A6"/>
    <w:rsid w:val="009603B5"/>
    <w:rsid w:val="00960942"/>
    <w:rsid w:val="00960C7F"/>
    <w:rsid w:val="00961149"/>
    <w:rsid w:val="0096136F"/>
    <w:rsid w:val="00961653"/>
    <w:rsid w:val="009616FD"/>
    <w:rsid w:val="0096192E"/>
    <w:rsid w:val="00961D8D"/>
    <w:rsid w:val="00962E3E"/>
    <w:rsid w:val="009630BA"/>
    <w:rsid w:val="00963919"/>
    <w:rsid w:val="0096482D"/>
    <w:rsid w:val="00965B57"/>
    <w:rsid w:val="00965CD2"/>
    <w:rsid w:val="00966161"/>
    <w:rsid w:val="0096691C"/>
    <w:rsid w:val="00967289"/>
    <w:rsid w:val="00967860"/>
    <w:rsid w:val="00967AF0"/>
    <w:rsid w:val="00967E8D"/>
    <w:rsid w:val="0097022B"/>
    <w:rsid w:val="00970704"/>
    <w:rsid w:val="00970BE3"/>
    <w:rsid w:val="009715E9"/>
    <w:rsid w:val="00971E99"/>
    <w:rsid w:val="00972501"/>
    <w:rsid w:val="00972741"/>
    <w:rsid w:val="009728CC"/>
    <w:rsid w:val="00972A96"/>
    <w:rsid w:val="00972B56"/>
    <w:rsid w:val="00972B61"/>
    <w:rsid w:val="0097366B"/>
    <w:rsid w:val="009742D7"/>
    <w:rsid w:val="009742DC"/>
    <w:rsid w:val="009745D6"/>
    <w:rsid w:val="00975676"/>
    <w:rsid w:val="009756D6"/>
    <w:rsid w:val="00975DCA"/>
    <w:rsid w:val="00976821"/>
    <w:rsid w:val="00976B4E"/>
    <w:rsid w:val="009776BE"/>
    <w:rsid w:val="009807C8"/>
    <w:rsid w:val="0098145D"/>
    <w:rsid w:val="00981C7B"/>
    <w:rsid w:val="00982B02"/>
    <w:rsid w:val="00983031"/>
    <w:rsid w:val="00983B38"/>
    <w:rsid w:val="00983B72"/>
    <w:rsid w:val="00983BCB"/>
    <w:rsid w:val="00984299"/>
    <w:rsid w:val="00984E53"/>
    <w:rsid w:val="0098523B"/>
    <w:rsid w:val="009854AD"/>
    <w:rsid w:val="0098555A"/>
    <w:rsid w:val="00985A04"/>
    <w:rsid w:val="00985DEF"/>
    <w:rsid w:val="00985ECE"/>
    <w:rsid w:val="0098622C"/>
    <w:rsid w:val="0098683C"/>
    <w:rsid w:val="00986B55"/>
    <w:rsid w:val="009870DB"/>
    <w:rsid w:val="009873ED"/>
    <w:rsid w:val="009876EE"/>
    <w:rsid w:val="00990050"/>
    <w:rsid w:val="009902E5"/>
    <w:rsid w:val="00990AD8"/>
    <w:rsid w:val="00990ADA"/>
    <w:rsid w:val="00990CC5"/>
    <w:rsid w:val="009915EC"/>
    <w:rsid w:val="009915FF"/>
    <w:rsid w:val="00991CAC"/>
    <w:rsid w:val="00991F32"/>
    <w:rsid w:val="009923B1"/>
    <w:rsid w:val="009928B8"/>
    <w:rsid w:val="0099331E"/>
    <w:rsid w:val="00993657"/>
    <w:rsid w:val="00994D31"/>
    <w:rsid w:val="00995063"/>
    <w:rsid w:val="009952F6"/>
    <w:rsid w:val="00995599"/>
    <w:rsid w:val="00995AAF"/>
    <w:rsid w:val="00995D79"/>
    <w:rsid w:val="00996855"/>
    <w:rsid w:val="00996CF7"/>
    <w:rsid w:val="00996F34"/>
    <w:rsid w:val="0099754E"/>
    <w:rsid w:val="00997A01"/>
    <w:rsid w:val="00997D64"/>
    <w:rsid w:val="00997F17"/>
    <w:rsid w:val="009A0584"/>
    <w:rsid w:val="009A1573"/>
    <w:rsid w:val="009A159F"/>
    <w:rsid w:val="009A19E6"/>
    <w:rsid w:val="009A2715"/>
    <w:rsid w:val="009A2B4C"/>
    <w:rsid w:val="009A2BFA"/>
    <w:rsid w:val="009A2CE5"/>
    <w:rsid w:val="009A2FEF"/>
    <w:rsid w:val="009A3072"/>
    <w:rsid w:val="009A3AE2"/>
    <w:rsid w:val="009A3DBF"/>
    <w:rsid w:val="009A3DFA"/>
    <w:rsid w:val="009A4F0B"/>
    <w:rsid w:val="009A5043"/>
    <w:rsid w:val="009A509A"/>
    <w:rsid w:val="009A55F6"/>
    <w:rsid w:val="009A68F3"/>
    <w:rsid w:val="009A6C1B"/>
    <w:rsid w:val="009A6E7F"/>
    <w:rsid w:val="009A75B5"/>
    <w:rsid w:val="009B0ADF"/>
    <w:rsid w:val="009B1D8E"/>
    <w:rsid w:val="009B1E9D"/>
    <w:rsid w:val="009B24D4"/>
    <w:rsid w:val="009B27CB"/>
    <w:rsid w:val="009B2A63"/>
    <w:rsid w:val="009B2B18"/>
    <w:rsid w:val="009B313B"/>
    <w:rsid w:val="009B3334"/>
    <w:rsid w:val="009B3522"/>
    <w:rsid w:val="009B3798"/>
    <w:rsid w:val="009B42AB"/>
    <w:rsid w:val="009B5E8F"/>
    <w:rsid w:val="009B641D"/>
    <w:rsid w:val="009B688E"/>
    <w:rsid w:val="009B6F3F"/>
    <w:rsid w:val="009B7514"/>
    <w:rsid w:val="009B77C4"/>
    <w:rsid w:val="009B79F1"/>
    <w:rsid w:val="009B7CE6"/>
    <w:rsid w:val="009C09E5"/>
    <w:rsid w:val="009C0B32"/>
    <w:rsid w:val="009C0DB2"/>
    <w:rsid w:val="009C0DFA"/>
    <w:rsid w:val="009C1B47"/>
    <w:rsid w:val="009C2477"/>
    <w:rsid w:val="009C252F"/>
    <w:rsid w:val="009C26AA"/>
    <w:rsid w:val="009C379F"/>
    <w:rsid w:val="009C3CF8"/>
    <w:rsid w:val="009C3F1B"/>
    <w:rsid w:val="009C4623"/>
    <w:rsid w:val="009C4F6F"/>
    <w:rsid w:val="009C5095"/>
    <w:rsid w:val="009C5F61"/>
    <w:rsid w:val="009C6203"/>
    <w:rsid w:val="009C633C"/>
    <w:rsid w:val="009C6517"/>
    <w:rsid w:val="009C6656"/>
    <w:rsid w:val="009C673A"/>
    <w:rsid w:val="009C70E6"/>
    <w:rsid w:val="009C710A"/>
    <w:rsid w:val="009C7663"/>
    <w:rsid w:val="009C7F46"/>
    <w:rsid w:val="009D0530"/>
    <w:rsid w:val="009D0741"/>
    <w:rsid w:val="009D0EDA"/>
    <w:rsid w:val="009D10F7"/>
    <w:rsid w:val="009D18D2"/>
    <w:rsid w:val="009D1AF6"/>
    <w:rsid w:val="009D1B7C"/>
    <w:rsid w:val="009D1ED2"/>
    <w:rsid w:val="009D23F3"/>
    <w:rsid w:val="009D2F55"/>
    <w:rsid w:val="009D3B88"/>
    <w:rsid w:val="009D46FD"/>
    <w:rsid w:val="009D5BF7"/>
    <w:rsid w:val="009D5CBC"/>
    <w:rsid w:val="009D5EE1"/>
    <w:rsid w:val="009D661D"/>
    <w:rsid w:val="009D6B42"/>
    <w:rsid w:val="009D7A0D"/>
    <w:rsid w:val="009D7A9B"/>
    <w:rsid w:val="009D7AB7"/>
    <w:rsid w:val="009E0059"/>
    <w:rsid w:val="009E0088"/>
    <w:rsid w:val="009E07CA"/>
    <w:rsid w:val="009E096F"/>
    <w:rsid w:val="009E0D5F"/>
    <w:rsid w:val="009E1506"/>
    <w:rsid w:val="009E289D"/>
    <w:rsid w:val="009E2C6E"/>
    <w:rsid w:val="009E304D"/>
    <w:rsid w:val="009E33AD"/>
    <w:rsid w:val="009E4082"/>
    <w:rsid w:val="009E40B5"/>
    <w:rsid w:val="009E41CA"/>
    <w:rsid w:val="009E4579"/>
    <w:rsid w:val="009E4E57"/>
    <w:rsid w:val="009E4FF6"/>
    <w:rsid w:val="009E56B6"/>
    <w:rsid w:val="009E67FF"/>
    <w:rsid w:val="009E70E6"/>
    <w:rsid w:val="009E795A"/>
    <w:rsid w:val="009F0212"/>
    <w:rsid w:val="009F0214"/>
    <w:rsid w:val="009F04F4"/>
    <w:rsid w:val="009F0E80"/>
    <w:rsid w:val="009F1B68"/>
    <w:rsid w:val="009F22B8"/>
    <w:rsid w:val="009F32CB"/>
    <w:rsid w:val="009F34F7"/>
    <w:rsid w:val="009F3672"/>
    <w:rsid w:val="009F3791"/>
    <w:rsid w:val="009F384D"/>
    <w:rsid w:val="009F3E6C"/>
    <w:rsid w:val="009F4202"/>
    <w:rsid w:val="009F495E"/>
    <w:rsid w:val="009F499A"/>
    <w:rsid w:val="009F4F09"/>
    <w:rsid w:val="009F4FA4"/>
    <w:rsid w:val="009F5301"/>
    <w:rsid w:val="009F5648"/>
    <w:rsid w:val="009F56DF"/>
    <w:rsid w:val="009F5B8D"/>
    <w:rsid w:val="009F6451"/>
    <w:rsid w:val="009F67FE"/>
    <w:rsid w:val="009F683F"/>
    <w:rsid w:val="009F6AA2"/>
    <w:rsid w:val="009F6EFE"/>
    <w:rsid w:val="009F7453"/>
    <w:rsid w:val="00A003AB"/>
    <w:rsid w:val="00A00713"/>
    <w:rsid w:val="00A0159E"/>
    <w:rsid w:val="00A01DB4"/>
    <w:rsid w:val="00A01E5A"/>
    <w:rsid w:val="00A01F44"/>
    <w:rsid w:val="00A0227B"/>
    <w:rsid w:val="00A02999"/>
    <w:rsid w:val="00A03446"/>
    <w:rsid w:val="00A03554"/>
    <w:rsid w:val="00A044B0"/>
    <w:rsid w:val="00A044C9"/>
    <w:rsid w:val="00A04E8E"/>
    <w:rsid w:val="00A04EC1"/>
    <w:rsid w:val="00A04F02"/>
    <w:rsid w:val="00A05711"/>
    <w:rsid w:val="00A05774"/>
    <w:rsid w:val="00A0587E"/>
    <w:rsid w:val="00A05FB7"/>
    <w:rsid w:val="00A063A8"/>
    <w:rsid w:val="00A06751"/>
    <w:rsid w:val="00A06ECF"/>
    <w:rsid w:val="00A07117"/>
    <w:rsid w:val="00A0747F"/>
    <w:rsid w:val="00A0749C"/>
    <w:rsid w:val="00A07E64"/>
    <w:rsid w:val="00A07EB2"/>
    <w:rsid w:val="00A1061B"/>
    <w:rsid w:val="00A10621"/>
    <w:rsid w:val="00A10793"/>
    <w:rsid w:val="00A10D56"/>
    <w:rsid w:val="00A11525"/>
    <w:rsid w:val="00A12049"/>
    <w:rsid w:val="00A120D1"/>
    <w:rsid w:val="00A12DA7"/>
    <w:rsid w:val="00A132F9"/>
    <w:rsid w:val="00A1362B"/>
    <w:rsid w:val="00A136A0"/>
    <w:rsid w:val="00A137B4"/>
    <w:rsid w:val="00A13B12"/>
    <w:rsid w:val="00A13B15"/>
    <w:rsid w:val="00A145CB"/>
    <w:rsid w:val="00A146A2"/>
    <w:rsid w:val="00A1470E"/>
    <w:rsid w:val="00A1476A"/>
    <w:rsid w:val="00A1482D"/>
    <w:rsid w:val="00A14C2D"/>
    <w:rsid w:val="00A14F5A"/>
    <w:rsid w:val="00A164CB"/>
    <w:rsid w:val="00A1703E"/>
    <w:rsid w:val="00A17081"/>
    <w:rsid w:val="00A179C5"/>
    <w:rsid w:val="00A20896"/>
    <w:rsid w:val="00A20C92"/>
    <w:rsid w:val="00A20DB6"/>
    <w:rsid w:val="00A21648"/>
    <w:rsid w:val="00A2167D"/>
    <w:rsid w:val="00A216D7"/>
    <w:rsid w:val="00A21FD9"/>
    <w:rsid w:val="00A222A8"/>
    <w:rsid w:val="00A227EE"/>
    <w:rsid w:val="00A228B6"/>
    <w:rsid w:val="00A22FAE"/>
    <w:rsid w:val="00A2323A"/>
    <w:rsid w:val="00A234AA"/>
    <w:rsid w:val="00A238C6"/>
    <w:rsid w:val="00A23FC3"/>
    <w:rsid w:val="00A24742"/>
    <w:rsid w:val="00A2484E"/>
    <w:rsid w:val="00A24853"/>
    <w:rsid w:val="00A24945"/>
    <w:rsid w:val="00A24B9E"/>
    <w:rsid w:val="00A25192"/>
    <w:rsid w:val="00A25A2C"/>
    <w:rsid w:val="00A26CFA"/>
    <w:rsid w:val="00A27393"/>
    <w:rsid w:val="00A274E2"/>
    <w:rsid w:val="00A27845"/>
    <w:rsid w:val="00A3213C"/>
    <w:rsid w:val="00A328EF"/>
    <w:rsid w:val="00A33C02"/>
    <w:rsid w:val="00A34432"/>
    <w:rsid w:val="00A3460C"/>
    <w:rsid w:val="00A35472"/>
    <w:rsid w:val="00A3599D"/>
    <w:rsid w:val="00A359C0"/>
    <w:rsid w:val="00A36320"/>
    <w:rsid w:val="00A36ADD"/>
    <w:rsid w:val="00A36C4E"/>
    <w:rsid w:val="00A3709C"/>
    <w:rsid w:val="00A37476"/>
    <w:rsid w:val="00A402F5"/>
    <w:rsid w:val="00A40980"/>
    <w:rsid w:val="00A40B16"/>
    <w:rsid w:val="00A40D9B"/>
    <w:rsid w:val="00A414EE"/>
    <w:rsid w:val="00A41C63"/>
    <w:rsid w:val="00A4261B"/>
    <w:rsid w:val="00A42902"/>
    <w:rsid w:val="00A42DC9"/>
    <w:rsid w:val="00A43034"/>
    <w:rsid w:val="00A43948"/>
    <w:rsid w:val="00A43E32"/>
    <w:rsid w:val="00A43F39"/>
    <w:rsid w:val="00A44733"/>
    <w:rsid w:val="00A44AB3"/>
    <w:rsid w:val="00A45B2E"/>
    <w:rsid w:val="00A4629F"/>
    <w:rsid w:val="00A46C11"/>
    <w:rsid w:val="00A46FEC"/>
    <w:rsid w:val="00A47ECF"/>
    <w:rsid w:val="00A50334"/>
    <w:rsid w:val="00A50E94"/>
    <w:rsid w:val="00A5112B"/>
    <w:rsid w:val="00A517C3"/>
    <w:rsid w:val="00A51EBF"/>
    <w:rsid w:val="00A530CB"/>
    <w:rsid w:val="00A53322"/>
    <w:rsid w:val="00A5409E"/>
    <w:rsid w:val="00A546CD"/>
    <w:rsid w:val="00A55226"/>
    <w:rsid w:val="00A555FB"/>
    <w:rsid w:val="00A557D5"/>
    <w:rsid w:val="00A558B9"/>
    <w:rsid w:val="00A5599B"/>
    <w:rsid w:val="00A55A85"/>
    <w:rsid w:val="00A56196"/>
    <w:rsid w:val="00A562B8"/>
    <w:rsid w:val="00A563EA"/>
    <w:rsid w:val="00A565EB"/>
    <w:rsid w:val="00A56ED6"/>
    <w:rsid w:val="00A574D6"/>
    <w:rsid w:val="00A60ED4"/>
    <w:rsid w:val="00A610EE"/>
    <w:rsid w:val="00A6149D"/>
    <w:rsid w:val="00A6171A"/>
    <w:rsid w:val="00A617A7"/>
    <w:rsid w:val="00A618E0"/>
    <w:rsid w:val="00A61FFD"/>
    <w:rsid w:val="00A621DF"/>
    <w:rsid w:val="00A62721"/>
    <w:rsid w:val="00A62BD7"/>
    <w:rsid w:val="00A62F95"/>
    <w:rsid w:val="00A62FAC"/>
    <w:rsid w:val="00A62FBB"/>
    <w:rsid w:val="00A6398A"/>
    <w:rsid w:val="00A639BE"/>
    <w:rsid w:val="00A63A9E"/>
    <w:rsid w:val="00A63ADE"/>
    <w:rsid w:val="00A63B4A"/>
    <w:rsid w:val="00A63BD2"/>
    <w:rsid w:val="00A641E0"/>
    <w:rsid w:val="00A64932"/>
    <w:rsid w:val="00A64DBF"/>
    <w:rsid w:val="00A6588C"/>
    <w:rsid w:val="00A65C9F"/>
    <w:rsid w:val="00A65DE1"/>
    <w:rsid w:val="00A65EA1"/>
    <w:rsid w:val="00A6690D"/>
    <w:rsid w:val="00A67011"/>
    <w:rsid w:val="00A67E08"/>
    <w:rsid w:val="00A7039B"/>
    <w:rsid w:val="00A708A1"/>
    <w:rsid w:val="00A70E2C"/>
    <w:rsid w:val="00A70F0D"/>
    <w:rsid w:val="00A714D8"/>
    <w:rsid w:val="00A7185C"/>
    <w:rsid w:val="00A71B38"/>
    <w:rsid w:val="00A71BA2"/>
    <w:rsid w:val="00A71E15"/>
    <w:rsid w:val="00A72307"/>
    <w:rsid w:val="00A72771"/>
    <w:rsid w:val="00A72C91"/>
    <w:rsid w:val="00A72DC5"/>
    <w:rsid w:val="00A72EAF"/>
    <w:rsid w:val="00A731B4"/>
    <w:rsid w:val="00A736C2"/>
    <w:rsid w:val="00A73B21"/>
    <w:rsid w:val="00A73B56"/>
    <w:rsid w:val="00A747EF"/>
    <w:rsid w:val="00A748B0"/>
    <w:rsid w:val="00A754F8"/>
    <w:rsid w:val="00A76704"/>
    <w:rsid w:val="00A76ADF"/>
    <w:rsid w:val="00A76BEC"/>
    <w:rsid w:val="00A76D71"/>
    <w:rsid w:val="00A76E86"/>
    <w:rsid w:val="00A76F5C"/>
    <w:rsid w:val="00A805AA"/>
    <w:rsid w:val="00A805DF"/>
    <w:rsid w:val="00A80F60"/>
    <w:rsid w:val="00A8119D"/>
    <w:rsid w:val="00A812DE"/>
    <w:rsid w:val="00A82739"/>
    <w:rsid w:val="00A8295B"/>
    <w:rsid w:val="00A829A0"/>
    <w:rsid w:val="00A82B5C"/>
    <w:rsid w:val="00A82D7E"/>
    <w:rsid w:val="00A831D5"/>
    <w:rsid w:val="00A837B8"/>
    <w:rsid w:val="00A838E5"/>
    <w:rsid w:val="00A84032"/>
    <w:rsid w:val="00A84E3C"/>
    <w:rsid w:val="00A84F2E"/>
    <w:rsid w:val="00A85358"/>
    <w:rsid w:val="00A854BE"/>
    <w:rsid w:val="00A85856"/>
    <w:rsid w:val="00A85D2E"/>
    <w:rsid w:val="00A8606E"/>
    <w:rsid w:val="00A8683A"/>
    <w:rsid w:val="00A870DB"/>
    <w:rsid w:val="00A87818"/>
    <w:rsid w:val="00A90B40"/>
    <w:rsid w:val="00A90E65"/>
    <w:rsid w:val="00A91728"/>
    <w:rsid w:val="00A91A45"/>
    <w:rsid w:val="00A91BB3"/>
    <w:rsid w:val="00A91F23"/>
    <w:rsid w:val="00A92025"/>
    <w:rsid w:val="00A92034"/>
    <w:rsid w:val="00A9204B"/>
    <w:rsid w:val="00A92476"/>
    <w:rsid w:val="00A92EF2"/>
    <w:rsid w:val="00A93044"/>
    <w:rsid w:val="00A9350D"/>
    <w:rsid w:val="00A936C8"/>
    <w:rsid w:val="00A93E22"/>
    <w:rsid w:val="00A94677"/>
    <w:rsid w:val="00A954A4"/>
    <w:rsid w:val="00A959DA"/>
    <w:rsid w:val="00A95A3E"/>
    <w:rsid w:val="00A95EE6"/>
    <w:rsid w:val="00A96AD7"/>
    <w:rsid w:val="00A96F76"/>
    <w:rsid w:val="00A9719E"/>
    <w:rsid w:val="00A97200"/>
    <w:rsid w:val="00A974CB"/>
    <w:rsid w:val="00AA03AE"/>
    <w:rsid w:val="00AA08A0"/>
    <w:rsid w:val="00AA164F"/>
    <w:rsid w:val="00AA1BDE"/>
    <w:rsid w:val="00AA2015"/>
    <w:rsid w:val="00AA213C"/>
    <w:rsid w:val="00AA2224"/>
    <w:rsid w:val="00AA2FB4"/>
    <w:rsid w:val="00AA3945"/>
    <w:rsid w:val="00AA6013"/>
    <w:rsid w:val="00AA675E"/>
    <w:rsid w:val="00AA6C7C"/>
    <w:rsid w:val="00AA76CE"/>
    <w:rsid w:val="00AA7C8E"/>
    <w:rsid w:val="00AA7D99"/>
    <w:rsid w:val="00AB09DE"/>
    <w:rsid w:val="00AB0D54"/>
    <w:rsid w:val="00AB1029"/>
    <w:rsid w:val="00AB27CD"/>
    <w:rsid w:val="00AB2805"/>
    <w:rsid w:val="00AB3534"/>
    <w:rsid w:val="00AB4021"/>
    <w:rsid w:val="00AB4384"/>
    <w:rsid w:val="00AB4CA8"/>
    <w:rsid w:val="00AB567C"/>
    <w:rsid w:val="00AB5869"/>
    <w:rsid w:val="00AB5AB0"/>
    <w:rsid w:val="00AB63AB"/>
    <w:rsid w:val="00AB6987"/>
    <w:rsid w:val="00AB6B4A"/>
    <w:rsid w:val="00AB7444"/>
    <w:rsid w:val="00AB7A0D"/>
    <w:rsid w:val="00AB7CDF"/>
    <w:rsid w:val="00AB7F07"/>
    <w:rsid w:val="00AB7FB1"/>
    <w:rsid w:val="00AC0257"/>
    <w:rsid w:val="00AC02FA"/>
    <w:rsid w:val="00AC07A9"/>
    <w:rsid w:val="00AC0ADE"/>
    <w:rsid w:val="00AC0F39"/>
    <w:rsid w:val="00AC11D9"/>
    <w:rsid w:val="00AC1676"/>
    <w:rsid w:val="00AC1C32"/>
    <w:rsid w:val="00AC2029"/>
    <w:rsid w:val="00AC2BD3"/>
    <w:rsid w:val="00AC2F8D"/>
    <w:rsid w:val="00AC334F"/>
    <w:rsid w:val="00AC38C0"/>
    <w:rsid w:val="00AC38C1"/>
    <w:rsid w:val="00AC3F62"/>
    <w:rsid w:val="00AC435F"/>
    <w:rsid w:val="00AC438C"/>
    <w:rsid w:val="00AC4836"/>
    <w:rsid w:val="00AC48D2"/>
    <w:rsid w:val="00AC49DE"/>
    <w:rsid w:val="00AC4B63"/>
    <w:rsid w:val="00AC5558"/>
    <w:rsid w:val="00AC5D24"/>
    <w:rsid w:val="00AC5EC2"/>
    <w:rsid w:val="00AC61D5"/>
    <w:rsid w:val="00AC706D"/>
    <w:rsid w:val="00AC7334"/>
    <w:rsid w:val="00AC73CE"/>
    <w:rsid w:val="00AC7402"/>
    <w:rsid w:val="00AC7EFC"/>
    <w:rsid w:val="00AD017B"/>
    <w:rsid w:val="00AD0A7B"/>
    <w:rsid w:val="00AD0CED"/>
    <w:rsid w:val="00AD11A3"/>
    <w:rsid w:val="00AD1863"/>
    <w:rsid w:val="00AD2628"/>
    <w:rsid w:val="00AD2911"/>
    <w:rsid w:val="00AD2EDA"/>
    <w:rsid w:val="00AD3741"/>
    <w:rsid w:val="00AD3CF0"/>
    <w:rsid w:val="00AD3D6E"/>
    <w:rsid w:val="00AD3D79"/>
    <w:rsid w:val="00AD3EC4"/>
    <w:rsid w:val="00AD4051"/>
    <w:rsid w:val="00AD475A"/>
    <w:rsid w:val="00AD475C"/>
    <w:rsid w:val="00AD4897"/>
    <w:rsid w:val="00AD48AE"/>
    <w:rsid w:val="00AD5696"/>
    <w:rsid w:val="00AD5777"/>
    <w:rsid w:val="00AD68BA"/>
    <w:rsid w:val="00AD69A5"/>
    <w:rsid w:val="00AD6E9F"/>
    <w:rsid w:val="00AD6F76"/>
    <w:rsid w:val="00AD773E"/>
    <w:rsid w:val="00AD7AAA"/>
    <w:rsid w:val="00AE06C5"/>
    <w:rsid w:val="00AE09A3"/>
    <w:rsid w:val="00AE1739"/>
    <w:rsid w:val="00AE1DE6"/>
    <w:rsid w:val="00AE233A"/>
    <w:rsid w:val="00AE241B"/>
    <w:rsid w:val="00AE2A55"/>
    <w:rsid w:val="00AE3557"/>
    <w:rsid w:val="00AE374A"/>
    <w:rsid w:val="00AE4BC4"/>
    <w:rsid w:val="00AE500F"/>
    <w:rsid w:val="00AE5250"/>
    <w:rsid w:val="00AE5493"/>
    <w:rsid w:val="00AE5BEB"/>
    <w:rsid w:val="00AE6350"/>
    <w:rsid w:val="00AE6748"/>
    <w:rsid w:val="00AE6854"/>
    <w:rsid w:val="00AE6AE5"/>
    <w:rsid w:val="00AE7DE8"/>
    <w:rsid w:val="00AE7E31"/>
    <w:rsid w:val="00AF03CC"/>
    <w:rsid w:val="00AF07E0"/>
    <w:rsid w:val="00AF0BE6"/>
    <w:rsid w:val="00AF15F5"/>
    <w:rsid w:val="00AF1A04"/>
    <w:rsid w:val="00AF23C3"/>
    <w:rsid w:val="00AF2966"/>
    <w:rsid w:val="00AF2CAE"/>
    <w:rsid w:val="00AF306C"/>
    <w:rsid w:val="00AF32C5"/>
    <w:rsid w:val="00AF38AC"/>
    <w:rsid w:val="00AF3B10"/>
    <w:rsid w:val="00AF3DDF"/>
    <w:rsid w:val="00AF45C5"/>
    <w:rsid w:val="00AF4653"/>
    <w:rsid w:val="00AF4974"/>
    <w:rsid w:val="00AF4A67"/>
    <w:rsid w:val="00AF6399"/>
    <w:rsid w:val="00AF6452"/>
    <w:rsid w:val="00AF64F0"/>
    <w:rsid w:val="00AF6704"/>
    <w:rsid w:val="00AF6A69"/>
    <w:rsid w:val="00AF6F97"/>
    <w:rsid w:val="00AF7AC7"/>
    <w:rsid w:val="00B001E1"/>
    <w:rsid w:val="00B00771"/>
    <w:rsid w:val="00B007DF"/>
    <w:rsid w:val="00B00EF5"/>
    <w:rsid w:val="00B01167"/>
    <w:rsid w:val="00B017A6"/>
    <w:rsid w:val="00B01EA4"/>
    <w:rsid w:val="00B02BA4"/>
    <w:rsid w:val="00B02E33"/>
    <w:rsid w:val="00B032CE"/>
    <w:rsid w:val="00B03865"/>
    <w:rsid w:val="00B0460C"/>
    <w:rsid w:val="00B04A0D"/>
    <w:rsid w:val="00B04C6E"/>
    <w:rsid w:val="00B053B7"/>
    <w:rsid w:val="00B059F7"/>
    <w:rsid w:val="00B05A9B"/>
    <w:rsid w:val="00B06C4F"/>
    <w:rsid w:val="00B06DFB"/>
    <w:rsid w:val="00B1004D"/>
    <w:rsid w:val="00B1078A"/>
    <w:rsid w:val="00B10909"/>
    <w:rsid w:val="00B10970"/>
    <w:rsid w:val="00B10EB3"/>
    <w:rsid w:val="00B11F75"/>
    <w:rsid w:val="00B1208C"/>
    <w:rsid w:val="00B123EA"/>
    <w:rsid w:val="00B129FE"/>
    <w:rsid w:val="00B12CAB"/>
    <w:rsid w:val="00B130E3"/>
    <w:rsid w:val="00B14B3E"/>
    <w:rsid w:val="00B14CEA"/>
    <w:rsid w:val="00B14D3F"/>
    <w:rsid w:val="00B15343"/>
    <w:rsid w:val="00B1593D"/>
    <w:rsid w:val="00B15C27"/>
    <w:rsid w:val="00B15C60"/>
    <w:rsid w:val="00B16AED"/>
    <w:rsid w:val="00B16DCE"/>
    <w:rsid w:val="00B16E5D"/>
    <w:rsid w:val="00B172F9"/>
    <w:rsid w:val="00B202D5"/>
    <w:rsid w:val="00B2138A"/>
    <w:rsid w:val="00B2165E"/>
    <w:rsid w:val="00B21860"/>
    <w:rsid w:val="00B21876"/>
    <w:rsid w:val="00B225C3"/>
    <w:rsid w:val="00B2326F"/>
    <w:rsid w:val="00B23449"/>
    <w:rsid w:val="00B23535"/>
    <w:rsid w:val="00B236D6"/>
    <w:rsid w:val="00B23F2F"/>
    <w:rsid w:val="00B24711"/>
    <w:rsid w:val="00B2496B"/>
    <w:rsid w:val="00B249B0"/>
    <w:rsid w:val="00B24C3C"/>
    <w:rsid w:val="00B251AF"/>
    <w:rsid w:val="00B255D5"/>
    <w:rsid w:val="00B26390"/>
    <w:rsid w:val="00B26DB3"/>
    <w:rsid w:val="00B26F96"/>
    <w:rsid w:val="00B270BA"/>
    <w:rsid w:val="00B27394"/>
    <w:rsid w:val="00B2773C"/>
    <w:rsid w:val="00B27E8D"/>
    <w:rsid w:val="00B30A0E"/>
    <w:rsid w:val="00B30CF1"/>
    <w:rsid w:val="00B30DD6"/>
    <w:rsid w:val="00B312FE"/>
    <w:rsid w:val="00B31488"/>
    <w:rsid w:val="00B314F1"/>
    <w:rsid w:val="00B3249E"/>
    <w:rsid w:val="00B326A8"/>
    <w:rsid w:val="00B32AC5"/>
    <w:rsid w:val="00B330D0"/>
    <w:rsid w:val="00B34397"/>
    <w:rsid w:val="00B3499D"/>
    <w:rsid w:val="00B3534E"/>
    <w:rsid w:val="00B35C96"/>
    <w:rsid w:val="00B361AF"/>
    <w:rsid w:val="00B362BA"/>
    <w:rsid w:val="00B36364"/>
    <w:rsid w:val="00B3739D"/>
    <w:rsid w:val="00B3746C"/>
    <w:rsid w:val="00B40E3C"/>
    <w:rsid w:val="00B41659"/>
    <w:rsid w:val="00B41E73"/>
    <w:rsid w:val="00B4258C"/>
    <w:rsid w:val="00B425E8"/>
    <w:rsid w:val="00B4273E"/>
    <w:rsid w:val="00B427B1"/>
    <w:rsid w:val="00B4285C"/>
    <w:rsid w:val="00B4369C"/>
    <w:rsid w:val="00B4466B"/>
    <w:rsid w:val="00B44FB0"/>
    <w:rsid w:val="00B450DC"/>
    <w:rsid w:val="00B451B9"/>
    <w:rsid w:val="00B45703"/>
    <w:rsid w:val="00B45724"/>
    <w:rsid w:val="00B45A75"/>
    <w:rsid w:val="00B45AAD"/>
    <w:rsid w:val="00B46B2D"/>
    <w:rsid w:val="00B47412"/>
    <w:rsid w:val="00B502A2"/>
    <w:rsid w:val="00B50D2E"/>
    <w:rsid w:val="00B51062"/>
    <w:rsid w:val="00B51252"/>
    <w:rsid w:val="00B51491"/>
    <w:rsid w:val="00B51DED"/>
    <w:rsid w:val="00B520D0"/>
    <w:rsid w:val="00B53626"/>
    <w:rsid w:val="00B536A9"/>
    <w:rsid w:val="00B54556"/>
    <w:rsid w:val="00B54F34"/>
    <w:rsid w:val="00B55274"/>
    <w:rsid w:val="00B55D1B"/>
    <w:rsid w:val="00B55DDE"/>
    <w:rsid w:val="00B55F51"/>
    <w:rsid w:val="00B56386"/>
    <w:rsid w:val="00B564D5"/>
    <w:rsid w:val="00B56707"/>
    <w:rsid w:val="00B567DF"/>
    <w:rsid w:val="00B56F06"/>
    <w:rsid w:val="00B57084"/>
    <w:rsid w:val="00B5759F"/>
    <w:rsid w:val="00B60481"/>
    <w:rsid w:val="00B6086A"/>
    <w:rsid w:val="00B60A70"/>
    <w:rsid w:val="00B617EC"/>
    <w:rsid w:val="00B61855"/>
    <w:rsid w:val="00B618A5"/>
    <w:rsid w:val="00B61A00"/>
    <w:rsid w:val="00B61B17"/>
    <w:rsid w:val="00B61C65"/>
    <w:rsid w:val="00B62156"/>
    <w:rsid w:val="00B6236A"/>
    <w:rsid w:val="00B635B7"/>
    <w:rsid w:val="00B63914"/>
    <w:rsid w:val="00B63BC9"/>
    <w:rsid w:val="00B63E67"/>
    <w:rsid w:val="00B641BB"/>
    <w:rsid w:val="00B6459F"/>
    <w:rsid w:val="00B645A5"/>
    <w:rsid w:val="00B64632"/>
    <w:rsid w:val="00B648D1"/>
    <w:rsid w:val="00B64C9D"/>
    <w:rsid w:val="00B64D2E"/>
    <w:rsid w:val="00B653DE"/>
    <w:rsid w:val="00B656C3"/>
    <w:rsid w:val="00B658AF"/>
    <w:rsid w:val="00B6615B"/>
    <w:rsid w:val="00B661A6"/>
    <w:rsid w:val="00B661AC"/>
    <w:rsid w:val="00B6637B"/>
    <w:rsid w:val="00B66399"/>
    <w:rsid w:val="00B66B4A"/>
    <w:rsid w:val="00B66F23"/>
    <w:rsid w:val="00B67087"/>
    <w:rsid w:val="00B671FE"/>
    <w:rsid w:val="00B674FB"/>
    <w:rsid w:val="00B67559"/>
    <w:rsid w:val="00B675F8"/>
    <w:rsid w:val="00B701AE"/>
    <w:rsid w:val="00B70C88"/>
    <w:rsid w:val="00B70ECB"/>
    <w:rsid w:val="00B712A6"/>
    <w:rsid w:val="00B71E0A"/>
    <w:rsid w:val="00B7217C"/>
    <w:rsid w:val="00B723CA"/>
    <w:rsid w:val="00B72BD9"/>
    <w:rsid w:val="00B730F7"/>
    <w:rsid w:val="00B736F9"/>
    <w:rsid w:val="00B73994"/>
    <w:rsid w:val="00B73B06"/>
    <w:rsid w:val="00B73C67"/>
    <w:rsid w:val="00B7476B"/>
    <w:rsid w:val="00B7539F"/>
    <w:rsid w:val="00B75864"/>
    <w:rsid w:val="00B76577"/>
    <w:rsid w:val="00B76FAD"/>
    <w:rsid w:val="00B76FAE"/>
    <w:rsid w:val="00B77479"/>
    <w:rsid w:val="00B77631"/>
    <w:rsid w:val="00B77938"/>
    <w:rsid w:val="00B77971"/>
    <w:rsid w:val="00B77D9D"/>
    <w:rsid w:val="00B77E89"/>
    <w:rsid w:val="00B77F44"/>
    <w:rsid w:val="00B80069"/>
    <w:rsid w:val="00B8076C"/>
    <w:rsid w:val="00B8099F"/>
    <w:rsid w:val="00B80CC7"/>
    <w:rsid w:val="00B80EB1"/>
    <w:rsid w:val="00B80F14"/>
    <w:rsid w:val="00B814A2"/>
    <w:rsid w:val="00B820E4"/>
    <w:rsid w:val="00B8269C"/>
    <w:rsid w:val="00B82723"/>
    <w:rsid w:val="00B83456"/>
    <w:rsid w:val="00B835F4"/>
    <w:rsid w:val="00B83AF3"/>
    <w:rsid w:val="00B83AFD"/>
    <w:rsid w:val="00B83B17"/>
    <w:rsid w:val="00B83CEA"/>
    <w:rsid w:val="00B84798"/>
    <w:rsid w:val="00B8484D"/>
    <w:rsid w:val="00B849D1"/>
    <w:rsid w:val="00B84A58"/>
    <w:rsid w:val="00B84DF2"/>
    <w:rsid w:val="00B84E64"/>
    <w:rsid w:val="00B8558E"/>
    <w:rsid w:val="00B85C54"/>
    <w:rsid w:val="00B85E50"/>
    <w:rsid w:val="00B86240"/>
    <w:rsid w:val="00B86E6F"/>
    <w:rsid w:val="00B87032"/>
    <w:rsid w:val="00B87A96"/>
    <w:rsid w:val="00B9073C"/>
    <w:rsid w:val="00B90AA8"/>
    <w:rsid w:val="00B90D7B"/>
    <w:rsid w:val="00B90DAA"/>
    <w:rsid w:val="00B90E7F"/>
    <w:rsid w:val="00B91149"/>
    <w:rsid w:val="00B913AF"/>
    <w:rsid w:val="00B91629"/>
    <w:rsid w:val="00B9208E"/>
    <w:rsid w:val="00B92B5D"/>
    <w:rsid w:val="00B92B73"/>
    <w:rsid w:val="00B933BB"/>
    <w:rsid w:val="00B936B9"/>
    <w:rsid w:val="00B938CE"/>
    <w:rsid w:val="00B94F7E"/>
    <w:rsid w:val="00B95047"/>
    <w:rsid w:val="00B95300"/>
    <w:rsid w:val="00B95795"/>
    <w:rsid w:val="00B9585E"/>
    <w:rsid w:val="00B95F3F"/>
    <w:rsid w:val="00B966E1"/>
    <w:rsid w:val="00B96820"/>
    <w:rsid w:val="00B97078"/>
    <w:rsid w:val="00B97972"/>
    <w:rsid w:val="00B97C3C"/>
    <w:rsid w:val="00B97E67"/>
    <w:rsid w:val="00BA023D"/>
    <w:rsid w:val="00BA046B"/>
    <w:rsid w:val="00BA08BE"/>
    <w:rsid w:val="00BA0AF8"/>
    <w:rsid w:val="00BA0F62"/>
    <w:rsid w:val="00BA1179"/>
    <w:rsid w:val="00BA1479"/>
    <w:rsid w:val="00BA1A34"/>
    <w:rsid w:val="00BA1B3F"/>
    <w:rsid w:val="00BA21E7"/>
    <w:rsid w:val="00BA24F4"/>
    <w:rsid w:val="00BA2630"/>
    <w:rsid w:val="00BA271B"/>
    <w:rsid w:val="00BA2750"/>
    <w:rsid w:val="00BA2C86"/>
    <w:rsid w:val="00BA3B72"/>
    <w:rsid w:val="00BA3C90"/>
    <w:rsid w:val="00BA463F"/>
    <w:rsid w:val="00BA70FB"/>
    <w:rsid w:val="00BA7BB1"/>
    <w:rsid w:val="00BA7D64"/>
    <w:rsid w:val="00BB011D"/>
    <w:rsid w:val="00BB026D"/>
    <w:rsid w:val="00BB0823"/>
    <w:rsid w:val="00BB09B0"/>
    <w:rsid w:val="00BB0FBB"/>
    <w:rsid w:val="00BB1415"/>
    <w:rsid w:val="00BB1582"/>
    <w:rsid w:val="00BB159D"/>
    <w:rsid w:val="00BB15E3"/>
    <w:rsid w:val="00BB1B38"/>
    <w:rsid w:val="00BB2426"/>
    <w:rsid w:val="00BB242A"/>
    <w:rsid w:val="00BB2D93"/>
    <w:rsid w:val="00BB2E98"/>
    <w:rsid w:val="00BB2F58"/>
    <w:rsid w:val="00BB3C18"/>
    <w:rsid w:val="00BB47DE"/>
    <w:rsid w:val="00BB5350"/>
    <w:rsid w:val="00BB5425"/>
    <w:rsid w:val="00BB5576"/>
    <w:rsid w:val="00BB5649"/>
    <w:rsid w:val="00BB57C2"/>
    <w:rsid w:val="00BB5AD7"/>
    <w:rsid w:val="00BB5B26"/>
    <w:rsid w:val="00BB5BA9"/>
    <w:rsid w:val="00BB5CAB"/>
    <w:rsid w:val="00BB618E"/>
    <w:rsid w:val="00BB680F"/>
    <w:rsid w:val="00BB6F86"/>
    <w:rsid w:val="00BB7185"/>
    <w:rsid w:val="00BB75D0"/>
    <w:rsid w:val="00BB79EF"/>
    <w:rsid w:val="00BB7C7C"/>
    <w:rsid w:val="00BB7EEE"/>
    <w:rsid w:val="00BC0114"/>
    <w:rsid w:val="00BC19B0"/>
    <w:rsid w:val="00BC1DD0"/>
    <w:rsid w:val="00BC3343"/>
    <w:rsid w:val="00BC33FB"/>
    <w:rsid w:val="00BC4662"/>
    <w:rsid w:val="00BC4924"/>
    <w:rsid w:val="00BC4B99"/>
    <w:rsid w:val="00BC4DC9"/>
    <w:rsid w:val="00BC51E1"/>
    <w:rsid w:val="00BC546F"/>
    <w:rsid w:val="00BC5501"/>
    <w:rsid w:val="00BC594B"/>
    <w:rsid w:val="00BC603E"/>
    <w:rsid w:val="00BC6567"/>
    <w:rsid w:val="00BC6848"/>
    <w:rsid w:val="00BC7063"/>
    <w:rsid w:val="00BC77F7"/>
    <w:rsid w:val="00BC7C24"/>
    <w:rsid w:val="00BC7D58"/>
    <w:rsid w:val="00BD0DE6"/>
    <w:rsid w:val="00BD0F05"/>
    <w:rsid w:val="00BD1070"/>
    <w:rsid w:val="00BD10DE"/>
    <w:rsid w:val="00BD217B"/>
    <w:rsid w:val="00BD274B"/>
    <w:rsid w:val="00BD2C28"/>
    <w:rsid w:val="00BD2DD2"/>
    <w:rsid w:val="00BD2E94"/>
    <w:rsid w:val="00BD3E50"/>
    <w:rsid w:val="00BD401C"/>
    <w:rsid w:val="00BD46B2"/>
    <w:rsid w:val="00BD4873"/>
    <w:rsid w:val="00BD5285"/>
    <w:rsid w:val="00BD55BC"/>
    <w:rsid w:val="00BD78D2"/>
    <w:rsid w:val="00BD7BF4"/>
    <w:rsid w:val="00BD7E09"/>
    <w:rsid w:val="00BD7FA7"/>
    <w:rsid w:val="00BE0362"/>
    <w:rsid w:val="00BE0607"/>
    <w:rsid w:val="00BE0908"/>
    <w:rsid w:val="00BE0C91"/>
    <w:rsid w:val="00BE0D80"/>
    <w:rsid w:val="00BE16B1"/>
    <w:rsid w:val="00BE1A03"/>
    <w:rsid w:val="00BE22E1"/>
    <w:rsid w:val="00BE23CC"/>
    <w:rsid w:val="00BE23FE"/>
    <w:rsid w:val="00BE276A"/>
    <w:rsid w:val="00BE2AC4"/>
    <w:rsid w:val="00BE328A"/>
    <w:rsid w:val="00BE3821"/>
    <w:rsid w:val="00BE394B"/>
    <w:rsid w:val="00BE3DEF"/>
    <w:rsid w:val="00BE45F8"/>
    <w:rsid w:val="00BE4BD3"/>
    <w:rsid w:val="00BE4ED9"/>
    <w:rsid w:val="00BE4F19"/>
    <w:rsid w:val="00BE5EA9"/>
    <w:rsid w:val="00BE6804"/>
    <w:rsid w:val="00BE6A8E"/>
    <w:rsid w:val="00BE6E56"/>
    <w:rsid w:val="00BE6F40"/>
    <w:rsid w:val="00BE70FB"/>
    <w:rsid w:val="00BE76B3"/>
    <w:rsid w:val="00BF008C"/>
    <w:rsid w:val="00BF1036"/>
    <w:rsid w:val="00BF12BB"/>
    <w:rsid w:val="00BF201B"/>
    <w:rsid w:val="00BF29AF"/>
    <w:rsid w:val="00BF3030"/>
    <w:rsid w:val="00BF37C5"/>
    <w:rsid w:val="00BF3A1D"/>
    <w:rsid w:val="00BF4BC4"/>
    <w:rsid w:val="00BF52C0"/>
    <w:rsid w:val="00BF5848"/>
    <w:rsid w:val="00BF591F"/>
    <w:rsid w:val="00BF5AE3"/>
    <w:rsid w:val="00BF6078"/>
    <w:rsid w:val="00BF60E4"/>
    <w:rsid w:val="00BF6152"/>
    <w:rsid w:val="00BF61D9"/>
    <w:rsid w:val="00BF63DC"/>
    <w:rsid w:val="00BF68F7"/>
    <w:rsid w:val="00BF6C1A"/>
    <w:rsid w:val="00BF6D22"/>
    <w:rsid w:val="00BF6D7E"/>
    <w:rsid w:val="00BF7BE0"/>
    <w:rsid w:val="00C00426"/>
    <w:rsid w:val="00C00842"/>
    <w:rsid w:val="00C008B5"/>
    <w:rsid w:val="00C010E5"/>
    <w:rsid w:val="00C011C4"/>
    <w:rsid w:val="00C0197D"/>
    <w:rsid w:val="00C020CE"/>
    <w:rsid w:val="00C024E4"/>
    <w:rsid w:val="00C0328F"/>
    <w:rsid w:val="00C03606"/>
    <w:rsid w:val="00C03CA5"/>
    <w:rsid w:val="00C03DC7"/>
    <w:rsid w:val="00C0441B"/>
    <w:rsid w:val="00C045AE"/>
    <w:rsid w:val="00C050BD"/>
    <w:rsid w:val="00C05189"/>
    <w:rsid w:val="00C055A4"/>
    <w:rsid w:val="00C05EDA"/>
    <w:rsid w:val="00C05F30"/>
    <w:rsid w:val="00C0655B"/>
    <w:rsid w:val="00C06FBD"/>
    <w:rsid w:val="00C07A2E"/>
    <w:rsid w:val="00C10D7F"/>
    <w:rsid w:val="00C10FDE"/>
    <w:rsid w:val="00C115FB"/>
    <w:rsid w:val="00C11C6A"/>
    <w:rsid w:val="00C11E8C"/>
    <w:rsid w:val="00C121F9"/>
    <w:rsid w:val="00C12473"/>
    <w:rsid w:val="00C1255C"/>
    <w:rsid w:val="00C12BD3"/>
    <w:rsid w:val="00C13709"/>
    <w:rsid w:val="00C13DB1"/>
    <w:rsid w:val="00C14218"/>
    <w:rsid w:val="00C143D9"/>
    <w:rsid w:val="00C14477"/>
    <w:rsid w:val="00C145CE"/>
    <w:rsid w:val="00C14999"/>
    <w:rsid w:val="00C14B3B"/>
    <w:rsid w:val="00C15269"/>
    <w:rsid w:val="00C15F9C"/>
    <w:rsid w:val="00C1631B"/>
    <w:rsid w:val="00C163DD"/>
    <w:rsid w:val="00C168E5"/>
    <w:rsid w:val="00C170D5"/>
    <w:rsid w:val="00C17E02"/>
    <w:rsid w:val="00C2003C"/>
    <w:rsid w:val="00C208A8"/>
    <w:rsid w:val="00C21582"/>
    <w:rsid w:val="00C218DB"/>
    <w:rsid w:val="00C21A2E"/>
    <w:rsid w:val="00C22B09"/>
    <w:rsid w:val="00C233E3"/>
    <w:rsid w:val="00C23682"/>
    <w:rsid w:val="00C2397D"/>
    <w:rsid w:val="00C24168"/>
    <w:rsid w:val="00C2417A"/>
    <w:rsid w:val="00C2452C"/>
    <w:rsid w:val="00C24DAF"/>
    <w:rsid w:val="00C24E27"/>
    <w:rsid w:val="00C24F1E"/>
    <w:rsid w:val="00C251D1"/>
    <w:rsid w:val="00C2546C"/>
    <w:rsid w:val="00C257EE"/>
    <w:rsid w:val="00C26B0F"/>
    <w:rsid w:val="00C26E73"/>
    <w:rsid w:val="00C26F53"/>
    <w:rsid w:val="00C278D4"/>
    <w:rsid w:val="00C27942"/>
    <w:rsid w:val="00C30676"/>
    <w:rsid w:val="00C30687"/>
    <w:rsid w:val="00C311A4"/>
    <w:rsid w:val="00C31793"/>
    <w:rsid w:val="00C31EBC"/>
    <w:rsid w:val="00C31F35"/>
    <w:rsid w:val="00C320A5"/>
    <w:rsid w:val="00C326EE"/>
    <w:rsid w:val="00C329D8"/>
    <w:rsid w:val="00C33570"/>
    <w:rsid w:val="00C33679"/>
    <w:rsid w:val="00C342C6"/>
    <w:rsid w:val="00C348E4"/>
    <w:rsid w:val="00C3544B"/>
    <w:rsid w:val="00C3573D"/>
    <w:rsid w:val="00C357BF"/>
    <w:rsid w:val="00C36644"/>
    <w:rsid w:val="00C36950"/>
    <w:rsid w:val="00C36F8D"/>
    <w:rsid w:val="00C372C1"/>
    <w:rsid w:val="00C37824"/>
    <w:rsid w:val="00C37A34"/>
    <w:rsid w:val="00C37AA4"/>
    <w:rsid w:val="00C37EE3"/>
    <w:rsid w:val="00C4011B"/>
    <w:rsid w:val="00C404C2"/>
    <w:rsid w:val="00C41B5F"/>
    <w:rsid w:val="00C4224E"/>
    <w:rsid w:val="00C428AA"/>
    <w:rsid w:val="00C42CBD"/>
    <w:rsid w:val="00C430B4"/>
    <w:rsid w:val="00C43CE8"/>
    <w:rsid w:val="00C43D09"/>
    <w:rsid w:val="00C44271"/>
    <w:rsid w:val="00C44F58"/>
    <w:rsid w:val="00C45048"/>
    <w:rsid w:val="00C453FF"/>
    <w:rsid w:val="00C46015"/>
    <w:rsid w:val="00C46A0D"/>
    <w:rsid w:val="00C46C98"/>
    <w:rsid w:val="00C46E31"/>
    <w:rsid w:val="00C47898"/>
    <w:rsid w:val="00C47B1E"/>
    <w:rsid w:val="00C47B6E"/>
    <w:rsid w:val="00C5017A"/>
    <w:rsid w:val="00C503F9"/>
    <w:rsid w:val="00C50567"/>
    <w:rsid w:val="00C50ADB"/>
    <w:rsid w:val="00C50E11"/>
    <w:rsid w:val="00C50F0A"/>
    <w:rsid w:val="00C51295"/>
    <w:rsid w:val="00C5193D"/>
    <w:rsid w:val="00C519B2"/>
    <w:rsid w:val="00C51D72"/>
    <w:rsid w:val="00C5227C"/>
    <w:rsid w:val="00C526DD"/>
    <w:rsid w:val="00C527E4"/>
    <w:rsid w:val="00C529E2"/>
    <w:rsid w:val="00C52CB3"/>
    <w:rsid w:val="00C52E00"/>
    <w:rsid w:val="00C532ED"/>
    <w:rsid w:val="00C5356E"/>
    <w:rsid w:val="00C53608"/>
    <w:rsid w:val="00C53659"/>
    <w:rsid w:val="00C54126"/>
    <w:rsid w:val="00C5451C"/>
    <w:rsid w:val="00C5463F"/>
    <w:rsid w:val="00C54B7D"/>
    <w:rsid w:val="00C54E6D"/>
    <w:rsid w:val="00C55042"/>
    <w:rsid w:val="00C567C0"/>
    <w:rsid w:val="00C56D43"/>
    <w:rsid w:val="00C5757D"/>
    <w:rsid w:val="00C5790B"/>
    <w:rsid w:val="00C60B65"/>
    <w:rsid w:val="00C60F58"/>
    <w:rsid w:val="00C6105F"/>
    <w:rsid w:val="00C62266"/>
    <w:rsid w:val="00C624D3"/>
    <w:rsid w:val="00C626A9"/>
    <w:rsid w:val="00C62708"/>
    <w:rsid w:val="00C62836"/>
    <w:rsid w:val="00C628F6"/>
    <w:rsid w:val="00C62B22"/>
    <w:rsid w:val="00C63474"/>
    <w:rsid w:val="00C6408D"/>
    <w:rsid w:val="00C64C26"/>
    <w:rsid w:val="00C655B1"/>
    <w:rsid w:val="00C66007"/>
    <w:rsid w:val="00C6640B"/>
    <w:rsid w:val="00C665F9"/>
    <w:rsid w:val="00C6672D"/>
    <w:rsid w:val="00C66EC4"/>
    <w:rsid w:val="00C67267"/>
    <w:rsid w:val="00C67934"/>
    <w:rsid w:val="00C7036D"/>
    <w:rsid w:val="00C70538"/>
    <w:rsid w:val="00C70BA4"/>
    <w:rsid w:val="00C70C38"/>
    <w:rsid w:val="00C70D54"/>
    <w:rsid w:val="00C71083"/>
    <w:rsid w:val="00C711C7"/>
    <w:rsid w:val="00C71E20"/>
    <w:rsid w:val="00C721EF"/>
    <w:rsid w:val="00C72994"/>
    <w:rsid w:val="00C72C35"/>
    <w:rsid w:val="00C72CE8"/>
    <w:rsid w:val="00C72D93"/>
    <w:rsid w:val="00C72DA1"/>
    <w:rsid w:val="00C7393D"/>
    <w:rsid w:val="00C7423C"/>
    <w:rsid w:val="00C74304"/>
    <w:rsid w:val="00C744F9"/>
    <w:rsid w:val="00C74636"/>
    <w:rsid w:val="00C74B3D"/>
    <w:rsid w:val="00C74B59"/>
    <w:rsid w:val="00C7537D"/>
    <w:rsid w:val="00C75530"/>
    <w:rsid w:val="00C75DE3"/>
    <w:rsid w:val="00C760F0"/>
    <w:rsid w:val="00C76353"/>
    <w:rsid w:val="00C76A49"/>
    <w:rsid w:val="00C76C34"/>
    <w:rsid w:val="00C76E82"/>
    <w:rsid w:val="00C76ECD"/>
    <w:rsid w:val="00C77054"/>
    <w:rsid w:val="00C771E1"/>
    <w:rsid w:val="00C77374"/>
    <w:rsid w:val="00C804C2"/>
    <w:rsid w:val="00C8060E"/>
    <w:rsid w:val="00C80641"/>
    <w:rsid w:val="00C809DC"/>
    <w:rsid w:val="00C80AC5"/>
    <w:rsid w:val="00C80E8B"/>
    <w:rsid w:val="00C813BD"/>
    <w:rsid w:val="00C81BCB"/>
    <w:rsid w:val="00C82050"/>
    <w:rsid w:val="00C821A9"/>
    <w:rsid w:val="00C824DB"/>
    <w:rsid w:val="00C83063"/>
    <w:rsid w:val="00C834A9"/>
    <w:rsid w:val="00C83C2D"/>
    <w:rsid w:val="00C8456C"/>
    <w:rsid w:val="00C84EF7"/>
    <w:rsid w:val="00C8533F"/>
    <w:rsid w:val="00C85E1D"/>
    <w:rsid w:val="00C8651F"/>
    <w:rsid w:val="00C87AD6"/>
    <w:rsid w:val="00C87EC7"/>
    <w:rsid w:val="00C87F68"/>
    <w:rsid w:val="00C900C7"/>
    <w:rsid w:val="00C903AC"/>
    <w:rsid w:val="00C90531"/>
    <w:rsid w:val="00C90A4E"/>
    <w:rsid w:val="00C90F49"/>
    <w:rsid w:val="00C913E2"/>
    <w:rsid w:val="00C91F47"/>
    <w:rsid w:val="00C927A0"/>
    <w:rsid w:val="00C93213"/>
    <w:rsid w:val="00C93440"/>
    <w:rsid w:val="00C93E64"/>
    <w:rsid w:val="00C94A71"/>
    <w:rsid w:val="00C94DCC"/>
    <w:rsid w:val="00C950E1"/>
    <w:rsid w:val="00C9518F"/>
    <w:rsid w:val="00C95368"/>
    <w:rsid w:val="00C95D87"/>
    <w:rsid w:val="00C962ED"/>
    <w:rsid w:val="00C96832"/>
    <w:rsid w:val="00C97373"/>
    <w:rsid w:val="00C974B8"/>
    <w:rsid w:val="00C97725"/>
    <w:rsid w:val="00C977EF"/>
    <w:rsid w:val="00C977FD"/>
    <w:rsid w:val="00C97F37"/>
    <w:rsid w:val="00C97F48"/>
    <w:rsid w:val="00CA074B"/>
    <w:rsid w:val="00CA08F9"/>
    <w:rsid w:val="00CA1623"/>
    <w:rsid w:val="00CA1672"/>
    <w:rsid w:val="00CA17BB"/>
    <w:rsid w:val="00CA1A8B"/>
    <w:rsid w:val="00CA21C5"/>
    <w:rsid w:val="00CA231B"/>
    <w:rsid w:val="00CA2388"/>
    <w:rsid w:val="00CA24DC"/>
    <w:rsid w:val="00CA2557"/>
    <w:rsid w:val="00CA26A7"/>
    <w:rsid w:val="00CA2995"/>
    <w:rsid w:val="00CA29AA"/>
    <w:rsid w:val="00CA2A09"/>
    <w:rsid w:val="00CA4062"/>
    <w:rsid w:val="00CA4088"/>
    <w:rsid w:val="00CA4092"/>
    <w:rsid w:val="00CA47DA"/>
    <w:rsid w:val="00CA4EB5"/>
    <w:rsid w:val="00CA532B"/>
    <w:rsid w:val="00CA5528"/>
    <w:rsid w:val="00CA5F4E"/>
    <w:rsid w:val="00CA64F1"/>
    <w:rsid w:val="00CA6929"/>
    <w:rsid w:val="00CA6D87"/>
    <w:rsid w:val="00CA6DBD"/>
    <w:rsid w:val="00CA7566"/>
    <w:rsid w:val="00CA7A17"/>
    <w:rsid w:val="00CA7FF3"/>
    <w:rsid w:val="00CB0A1D"/>
    <w:rsid w:val="00CB0A59"/>
    <w:rsid w:val="00CB0F14"/>
    <w:rsid w:val="00CB12E6"/>
    <w:rsid w:val="00CB13CB"/>
    <w:rsid w:val="00CB1961"/>
    <w:rsid w:val="00CB31AD"/>
    <w:rsid w:val="00CB39BE"/>
    <w:rsid w:val="00CB3D47"/>
    <w:rsid w:val="00CB5415"/>
    <w:rsid w:val="00CB587B"/>
    <w:rsid w:val="00CB6287"/>
    <w:rsid w:val="00CB62AC"/>
    <w:rsid w:val="00CB683F"/>
    <w:rsid w:val="00CB6AAC"/>
    <w:rsid w:val="00CB6C96"/>
    <w:rsid w:val="00CB6DCC"/>
    <w:rsid w:val="00CB73DE"/>
    <w:rsid w:val="00CB79EE"/>
    <w:rsid w:val="00CB7D49"/>
    <w:rsid w:val="00CC034C"/>
    <w:rsid w:val="00CC097D"/>
    <w:rsid w:val="00CC2868"/>
    <w:rsid w:val="00CC2FF8"/>
    <w:rsid w:val="00CC3CA7"/>
    <w:rsid w:val="00CC3EC8"/>
    <w:rsid w:val="00CC4443"/>
    <w:rsid w:val="00CC4553"/>
    <w:rsid w:val="00CC45A0"/>
    <w:rsid w:val="00CC50EB"/>
    <w:rsid w:val="00CC5279"/>
    <w:rsid w:val="00CC58FF"/>
    <w:rsid w:val="00CC5E5A"/>
    <w:rsid w:val="00CC754D"/>
    <w:rsid w:val="00CC773B"/>
    <w:rsid w:val="00CC7780"/>
    <w:rsid w:val="00CC7943"/>
    <w:rsid w:val="00CD0190"/>
    <w:rsid w:val="00CD06C0"/>
    <w:rsid w:val="00CD0A0D"/>
    <w:rsid w:val="00CD0FA0"/>
    <w:rsid w:val="00CD233C"/>
    <w:rsid w:val="00CD23E2"/>
    <w:rsid w:val="00CD2839"/>
    <w:rsid w:val="00CD293D"/>
    <w:rsid w:val="00CD29DC"/>
    <w:rsid w:val="00CD2B9C"/>
    <w:rsid w:val="00CD4175"/>
    <w:rsid w:val="00CD58E2"/>
    <w:rsid w:val="00CD5B07"/>
    <w:rsid w:val="00CD5FEF"/>
    <w:rsid w:val="00CD6065"/>
    <w:rsid w:val="00CD649D"/>
    <w:rsid w:val="00CD72EB"/>
    <w:rsid w:val="00CD79E1"/>
    <w:rsid w:val="00CD7D71"/>
    <w:rsid w:val="00CD7DAC"/>
    <w:rsid w:val="00CE0201"/>
    <w:rsid w:val="00CE0967"/>
    <w:rsid w:val="00CE0BB1"/>
    <w:rsid w:val="00CE0D69"/>
    <w:rsid w:val="00CE1193"/>
    <w:rsid w:val="00CE1198"/>
    <w:rsid w:val="00CE13C2"/>
    <w:rsid w:val="00CE1413"/>
    <w:rsid w:val="00CE226D"/>
    <w:rsid w:val="00CE261C"/>
    <w:rsid w:val="00CE2A37"/>
    <w:rsid w:val="00CE2CE6"/>
    <w:rsid w:val="00CE2EBA"/>
    <w:rsid w:val="00CE3053"/>
    <w:rsid w:val="00CE344B"/>
    <w:rsid w:val="00CE4507"/>
    <w:rsid w:val="00CE4651"/>
    <w:rsid w:val="00CE4660"/>
    <w:rsid w:val="00CE4825"/>
    <w:rsid w:val="00CE4B5F"/>
    <w:rsid w:val="00CE4CC4"/>
    <w:rsid w:val="00CE4E83"/>
    <w:rsid w:val="00CE4E8D"/>
    <w:rsid w:val="00CE574D"/>
    <w:rsid w:val="00CE59F8"/>
    <w:rsid w:val="00CE5A2C"/>
    <w:rsid w:val="00CE5B55"/>
    <w:rsid w:val="00CE7979"/>
    <w:rsid w:val="00CE7A29"/>
    <w:rsid w:val="00CE7DB5"/>
    <w:rsid w:val="00CF0771"/>
    <w:rsid w:val="00CF0963"/>
    <w:rsid w:val="00CF0CEA"/>
    <w:rsid w:val="00CF0FA1"/>
    <w:rsid w:val="00CF14C9"/>
    <w:rsid w:val="00CF1A86"/>
    <w:rsid w:val="00CF1EC8"/>
    <w:rsid w:val="00CF1F97"/>
    <w:rsid w:val="00CF2D1D"/>
    <w:rsid w:val="00CF3184"/>
    <w:rsid w:val="00CF32EF"/>
    <w:rsid w:val="00CF4465"/>
    <w:rsid w:val="00CF469D"/>
    <w:rsid w:val="00CF4948"/>
    <w:rsid w:val="00CF4C5F"/>
    <w:rsid w:val="00CF5077"/>
    <w:rsid w:val="00CF5530"/>
    <w:rsid w:val="00CF60D8"/>
    <w:rsid w:val="00CF6303"/>
    <w:rsid w:val="00CF6456"/>
    <w:rsid w:val="00CF65FF"/>
    <w:rsid w:val="00CF76FB"/>
    <w:rsid w:val="00CF7B47"/>
    <w:rsid w:val="00CF7C54"/>
    <w:rsid w:val="00CF7D0A"/>
    <w:rsid w:val="00CF7DCC"/>
    <w:rsid w:val="00D006D3"/>
    <w:rsid w:val="00D00777"/>
    <w:rsid w:val="00D00778"/>
    <w:rsid w:val="00D00CF7"/>
    <w:rsid w:val="00D024DD"/>
    <w:rsid w:val="00D02B6A"/>
    <w:rsid w:val="00D02FB0"/>
    <w:rsid w:val="00D031F2"/>
    <w:rsid w:val="00D031F3"/>
    <w:rsid w:val="00D03584"/>
    <w:rsid w:val="00D03621"/>
    <w:rsid w:val="00D0379E"/>
    <w:rsid w:val="00D038FE"/>
    <w:rsid w:val="00D042D6"/>
    <w:rsid w:val="00D05031"/>
    <w:rsid w:val="00D05664"/>
    <w:rsid w:val="00D059CC"/>
    <w:rsid w:val="00D05B61"/>
    <w:rsid w:val="00D05C03"/>
    <w:rsid w:val="00D0620A"/>
    <w:rsid w:val="00D064BF"/>
    <w:rsid w:val="00D0668B"/>
    <w:rsid w:val="00D06691"/>
    <w:rsid w:val="00D066C3"/>
    <w:rsid w:val="00D06CFD"/>
    <w:rsid w:val="00D07308"/>
    <w:rsid w:val="00D07449"/>
    <w:rsid w:val="00D10275"/>
    <w:rsid w:val="00D10FC3"/>
    <w:rsid w:val="00D11324"/>
    <w:rsid w:val="00D114AF"/>
    <w:rsid w:val="00D11924"/>
    <w:rsid w:val="00D11D01"/>
    <w:rsid w:val="00D11F67"/>
    <w:rsid w:val="00D120A5"/>
    <w:rsid w:val="00D12381"/>
    <w:rsid w:val="00D12398"/>
    <w:rsid w:val="00D1254B"/>
    <w:rsid w:val="00D12980"/>
    <w:rsid w:val="00D133A2"/>
    <w:rsid w:val="00D13806"/>
    <w:rsid w:val="00D1392F"/>
    <w:rsid w:val="00D13931"/>
    <w:rsid w:val="00D14E98"/>
    <w:rsid w:val="00D15C2A"/>
    <w:rsid w:val="00D160D4"/>
    <w:rsid w:val="00D16AC1"/>
    <w:rsid w:val="00D16B82"/>
    <w:rsid w:val="00D16E3B"/>
    <w:rsid w:val="00D17550"/>
    <w:rsid w:val="00D17CDE"/>
    <w:rsid w:val="00D200D3"/>
    <w:rsid w:val="00D20117"/>
    <w:rsid w:val="00D207CA"/>
    <w:rsid w:val="00D22D00"/>
    <w:rsid w:val="00D23752"/>
    <w:rsid w:val="00D237F8"/>
    <w:rsid w:val="00D23AB6"/>
    <w:rsid w:val="00D23D29"/>
    <w:rsid w:val="00D24186"/>
    <w:rsid w:val="00D242BA"/>
    <w:rsid w:val="00D24535"/>
    <w:rsid w:val="00D245C2"/>
    <w:rsid w:val="00D249CB"/>
    <w:rsid w:val="00D24C82"/>
    <w:rsid w:val="00D252EC"/>
    <w:rsid w:val="00D25FC5"/>
    <w:rsid w:val="00D260F7"/>
    <w:rsid w:val="00D2629C"/>
    <w:rsid w:val="00D2643B"/>
    <w:rsid w:val="00D2754D"/>
    <w:rsid w:val="00D27B62"/>
    <w:rsid w:val="00D3006D"/>
    <w:rsid w:val="00D30158"/>
    <w:rsid w:val="00D30677"/>
    <w:rsid w:val="00D30B6C"/>
    <w:rsid w:val="00D316BE"/>
    <w:rsid w:val="00D317AA"/>
    <w:rsid w:val="00D33007"/>
    <w:rsid w:val="00D3379B"/>
    <w:rsid w:val="00D33B26"/>
    <w:rsid w:val="00D33E72"/>
    <w:rsid w:val="00D33ED5"/>
    <w:rsid w:val="00D343FC"/>
    <w:rsid w:val="00D3481B"/>
    <w:rsid w:val="00D349DC"/>
    <w:rsid w:val="00D34CA0"/>
    <w:rsid w:val="00D34FFB"/>
    <w:rsid w:val="00D35812"/>
    <w:rsid w:val="00D35A4D"/>
    <w:rsid w:val="00D3693E"/>
    <w:rsid w:val="00D37432"/>
    <w:rsid w:val="00D3778C"/>
    <w:rsid w:val="00D37BDC"/>
    <w:rsid w:val="00D37C95"/>
    <w:rsid w:val="00D37CF1"/>
    <w:rsid w:val="00D403E6"/>
    <w:rsid w:val="00D4043C"/>
    <w:rsid w:val="00D40FA2"/>
    <w:rsid w:val="00D41836"/>
    <w:rsid w:val="00D419EB"/>
    <w:rsid w:val="00D41A7D"/>
    <w:rsid w:val="00D427D1"/>
    <w:rsid w:val="00D4313B"/>
    <w:rsid w:val="00D43607"/>
    <w:rsid w:val="00D43BA3"/>
    <w:rsid w:val="00D43C0A"/>
    <w:rsid w:val="00D43CAD"/>
    <w:rsid w:val="00D4402E"/>
    <w:rsid w:val="00D4403B"/>
    <w:rsid w:val="00D44468"/>
    <w:rsid w:val="00D44F85"/>
    <w:rsid w:val="00D44FE7"/>
    <w:rsid w:val="00D463FA"/>
    <w:rsid w:val="00D46AB4"/>
    <w:rsid w:val="00D46D31"/>
    <w:rsid w:val="00D4705B"/>
    <w:rsid w:val="00D47107"/>
    <w:rsid w:val="00D4715B"/>
    <w:rsid w:val="00D47241"/>
    <w:rsid w:val="00D4744A"/>
    <w:rsid w:val="00D4755B"/>
    <w:rsid w:val="00D47728"/>
    <w:rsid w:val="00D50791"/>
    <w:rsid w:val="00D507BD"/>
    <w:rsid w:val="00D51365"/>
    <w:rsid w:val="00D5154F"/>
    <w:rsid w:val="00D5155A"/>
    <w:rsid w:val="00D51620"/>
    <w:rsid w:val="00D51AE8"/>
    <w:rsid w:val="00D51AEF"/>
    <w:rsid w:val="00D5236C"/>
    <w:rsid w:val="00D52863"/>
    <w:rsid w:val="00D52C3D"/>
    <w:rsid w:val="00D52F44"/>
    <w:rsid w:val="00D5307F"/>
    <w:rsid w:val="00D5347E"/>
    <w:rsid w:val="00D5418E"/>
    <w:rsid w:val="00D54F70"/>
    <w:rsid w:val="00D550AD"/>
    <w:rsid w:val="00D55A27"/>
    <w:rsid w:val="00D56193"/>
    <w:rsid w:val="00D5683B"/>
    <w:rsid w:val="00D56E0A"/>
    <w:rsid w:val="00D56F18"/>
    <w:rsid w:val="00D5744D"/>
    <w:rsid w:val="00D5786D"/>
    <w:rsid w:val="00D57AEE"/>
    <w:rsid w:val="00D57EFD"/>
    <w:rsid w:val="00D57FB4"/>
    <w:rsid w:val="00D602E3"/>
    <w:rsid w:val="00D60563"/>
    <w:rsid w:val="00D60AF4"/>
    <w:rsid w:val="00D610DB"/>
    <w:rsid w:val="00D61434"/>
    <w:rsid w:val="00D62109"/>
    <w:rsid w:val="00D62181"/>
    <w:rsid w:val="00D6297A"/>
    <w:rsid w:val="00D62A72"/>
    <w:rsid w:val="00D6368E"/>
    <w:rsid w:val="00D6378C"/>
    <w:rsid w:val="00D63A52"/>
    <w:rsid w:val="00D64B7D"/>
    <w:rsid w:val="00D65888"/>
    <w:rsid w:val="00D65B2B"/>
    <w:rsid w:val="00D65DAA"/>
    <w:rsid w:val="00D67AE6"/>
    <w:rsid w:val="00D67DBC"/>
    <w:rsid w:val="00D700C6"/>
    <w:rsid w:val="00D70A1C"/>
    <w:rsid w:val="00D70B7C"/>
    <w:rsid w:val="00D70BC9"/>
    <w:rsid w:val="00D71D8D"/>
    <w:rsid w:val="00D71F39"/>
    <w:rsid w:val="00D71F43"/>
    <w:rsid w:val="00D72249"/>
    <w:rsid w:val="00D7227D"/>
    <w:rsid w:val="00D72B18"/>
    <w:rsid w:val="00D72C2D"/>
    <w:rsid w:val="00D73CC4"/>
    <w:rsid w:val="00D73FB5"/>
    <w:rsid w:val="00D74526"/>
    <w:rsid w:val="00D747DA"/>
    <w:rsid w:val="00D758D6"/>
    <w:rsid w:val="00D75BBF"/>
    <w:rsid w:val="00D75C11"/>
    <w:rsid w:val="00D7636A"/>
    <w:rsid w:val="00D7694C"/>
    <w:rsid w:val="00D76C0B"/>
    <w:rsid w:val="00D76E12"/>
    <w:rsid w:val="00D771ED"/>
    <w:rsid w:val="00D801A8"/>
    <w:rsid w:val="00D80290"/>
    <w:rsid w:val="00D809E8"/>
    <w:rsid w:val="00D8110B"/>
    <w:rsid w:val="00D8174F"/>
    <w:rsid w:val="00D81BC8"/>
    <w:rsid w:val="00D81E6F"/>
    <w:rsid w:val="00D82490"/>
    <w:rsid w:val="00D82C6B"/>
    <w:rsid w:val="00D83372"/>
    <w:rsid w:val="00D8484F"/>
    <w:rsid w:val="00D84A20"/>
    <w:rsid w:val="00D84AA2"/>
    <w:rsid w:val="00D850D9"/>
    <w:rsid w:val="00D85358"/>
    <w:rsid w:val="00D8541F"/>
    <w:rsid w:val="00D85817"/>
    <w:rsid w:val="00D85AE8"/>
    <w:rsid w:val="00D85F49"/>
    <w:rsid w:val="00D861C8"/>
    <w:rsid w:val="00D866B6"/>
    <w:rsid w:val="00D86A4F"/>
    <w:rsid w:val="00D86A70"/>
    <w:rsid w:val="00D87158"/>
    <w:rsid w:val="00D87A3E"/>
    <w:rsid w:val="00D87D04"/>
    <w:rsid w:val="00D900D3"/>
    <w:rsid w:val="00D90B22"/>
    <w:rsid w:val="00D910CA"/>
    <w:rsid w:val="00D91403"/>
    <w:rsid w:val="00D9146F"/>
    <w:rsid w:val="00D91588"/>
    <w:rsid w:val="00D91806"/>
    <w:rsid w:val="00D919D9"/>
    <w:rsid w:val="00D91F03"/>
    <w:rsid w:val="00D920D0"/>
    <w:rsid w:val="00D9327C"/>
    <w:rsid w:val="00D9338B"/>
    <w:rsid w:val="00D93F03"/>
    <w:rsid w:val="00D94418"/>
    <w:rsid w:val="00D946CB"/>
    <w:rsid w:val="00D94A82"/>
    <w:rsid w:val="00D94AA5"/>
    <w:rsid w:val="00D952BE"/>
    <w:rsid w:val="00D954CE"/>
    <w:rsid w:val="00D95CD9"/>
    <w:rsid w:val="00D95F3D"/>
    <w:rsid w:val="00D96C82"/>
    <w:rsid w:val="00D96E65"/>
    <w:rsid w:val="00D97654"/>
    <w:rsid w:val="00DA071E"/>
    <w:rsid w:val="00DA07B1"/>
    <w:rsid w:val="00DA0860"/>
    <w:rsid w:val="00DA1202"/>
    <w:rsid w:val="00DA1500"/>
    <w:rsid w:val="00DA1B84"/>
    <w:rsid w:val="00DA2094"/>
    <w:rsid w:val="00DA2553"/>
    <w:rsid w:val="00DA2AB6"/>
    <w:rsid w:val="00DA2DF2"/>
    <w:rsid w:val="00DA3132"/>
    <w:rsid w:val="00DA39BA"/>
    <w:rsid w:val="00DA484D"/>
    <w:rsid w:val="00DA4CF3"/>
    <w:rsid w:val="00DA51FD"/>
    <w:rsid w:val="00DA556D"/>
    <w:rsid w:val="00DA57BE"/>
    <w:rsid w:val="00DA57F3"/>
    <w:rsid w:val="00DA5A51"/>
    <w:rsid w:val="00DA5BD6"/>
    <w:rsid w:val="00DA5C26"/>
    <w:rsid w:val="00DA5EB4"/>
    <w:rsid w:val="00DA6146"/>
    <w:rsid w:val="00DA65E6"/>
    <w:rsid w:val="00DA6694"/>
    <w:rsid w:val="00DA68B8"/>
    <w:rsid w:val="00DA6F9D"/>
    <w:rsid w:val="00DB00E3"/>
    <w:rsid w:val="00DB0F65"/>
    <w:rsid w:val="00DB1321"/>
    <w:rsid w:val="00DB14F1"/>
    <w:rsid w:val="00DB19A9"/>
    <w:rsid w:val="00DB1E08"/>
    <w:rsid w:val="00DB29DA"/>
    <w:rsid w:val="00DB2E47"/>
    <w:rsid w:val="00DB2E8E"/>
    <w:rsid w:val="00DB3419"/>
    <w:rsid w:val="00DB35EC"/>
    <w:rsid w:val="00DB4057"/>
    <w:rsid w:val="00DB418D"/>
    <w:rsid w:val="00DB41C1"/>
    <w:rsid w:val="00DB4AB3"/>
    <w:rsid w:val="00DB5921"/>
    <w:rsid w:val="00DB5995"/>
    <w:rsid w:val="00DB59F5"/>
    <w:rsid w:val="00DB617A"/>
    <w:rsid w:val="00DB6207"/>
    <w:rsid w:val="00DB65FC"/>
    <w:rsid w:val="00DB6C82"/>
    <w:rsid w:val="00DB735A"/>
    <w:rsid w:val="00DB73C7"/>
    <w:rsid w:val="00DB77C1"/>
    <w:rsid w:val="00DB7EF6"/>
    <w:rsid w:val="00DC066A"/>
    <w:rsid w:val="00DC06E6"/>
    <w:rsid w:val="00DC0E7D"/>
    <w:rsid w:val="00DC1108"/>
    <w:rsid w:val="00DC1ED8"/>
    <w:rsid w:val="00DC21D0"/>
    <w:rsid w:val="00DC3042"/>
    <w:rsid w:val="00DC3326"/>
    <w:rsid w:val="00DC3FB4"/>
    <w:rsid w:val="00DC4046"/>
    <w:rsid w:val="00DC40B4"/>
    <w:rsid w:val="00DC4A20"/>
    <w:rsid w:val="00DC50A0"/>
    <w:rsid w:val="00DC547C"/>
    <w:rsid w:val="00DC5553"/>
    <w:rsid w:val="00DC6910"/>
    <w:rsid w:val="00DC6B99"/>
    <w:rsid w:val="00DC6DF0"/>
    <w:rsid w:val="00DC6E6A"/>
    <w:rsid w:val="00DC70EA"/>
    <w:rsid w:val="00DC7A4C"/>
    <w:rsid w:val="00DC7E99"/>
    <w:rsid w:val="00DD0088"/>
    <w:rsid w:val="00DD0911"/>
    <w:rsid w:val="00DD0C68"/>
    <w:rsid w:val="00DD0EDB"/>
    <w:rsid w:val="00DD0FC8"/>
    <w:rsid w:val="00DD1186"/>
    <w:rsid w:val="00DD18FA"/>
    <w:rsid w:val="00DD1CA2"/>
    <w:rsid w:val="00DD233D"/>
    <w:rsid w:val="00DD25C7"/>
    <w:rsid w:val="00DD2D40"/>
    <w:rsid w:val="00DD2E1E"/>
    <w:rsid w:val="00DD3850"/>
    <w:rsid w:val="00DD4914"/>
    <w:rsid w:val="00DD4E4A"/>
    <w:rsid w:val="00DD54C5"/>
    <w:rsid w:val="00DD54E2"/>
    <w:rsid w:val="00DD55C0"/>
    <w:rsid w:val="00DD563C"/>
    <w:rsid w:val="00DD57BF"/>
    <w:rsid w:val="00DD630A"/>
    <w:rsid w:val="00DD647F"/>
    <w:rsid w:val="00DD71D8"/>
    <w:rsid w:val="00DD730F"/>
    <w:rsid w:val="00DD73FD"/>
    <w:rsid w:val="00DD7EFD"/>
    <w:rsid w:val="00DD7F10"/>
    <w:rsid w:val="00DD7F3A"/>
    <w:rsid w:val="00DE06BA"/>
    <w:rsid w:val="00DE1091"/>
    <w:rsid w:val="00DE1303"/>
    <w:rsid w:val="00DE1989"/>
    <w:rsid w:val="00DE1A4C"/>
    <w:rsid w:val="00DE201A"/>
    <w:rsid w:val="00DE2449"/>
    <w:rsid w:val="00DE2F0C"/>
    <w:rsid w:val="00DE3A8F"/>
    <w:rsid w:val="00DE3BB2"/>
    <w:rsid w:val="00DE45A8"/>
    <w:rsid w:val="00DE4F14"/>
    <w:rsid w:val="00DE5090"/>
    <w:rsid w:val="00DE626F"/>
    <w:rsid w:val="00DE646A"/>
    <w:rsid w:val="00DE66A8"/>
    <w:rsid w:val="00DE66E2"/>
    <w:rsid w:val="00DE73FF"/>
    <w:rsid w:val="00DE7624"/>
    <w:rsid w:val="00DE7C53"/>
    <w:rsid w:val="00DF087D"/>
    <w:rsid w:val="00DF0A08"/>
    <w:rsid w:val="00DF0EE2"/>
    <w:rsid w:val="00DF1B83"/>
    <w:rsid w:val="00DF2204"/>
    <w:rsid w:val="00DF2672"/>
    <w:rsid w:val="00DF297F"/>
    <w:rsid w:val="00DF2BFF"/>
    <w:rsid w:val="00DF3F2C"/>
    <w:rsid w:val="00DF406A"/>
    <w:rsid w:val="00DF4BDB"/>
    <w:rsid w:val="00DF5D26"/>
    <w:rsid w:val="00DF6086"/>
    <w:rsid w:val="00DF613A"/>
    <w:rsid w:val="00DF62EB"/>
    <w:rsid w:val="00DF6ACD"/>
    <w:rsid w:val="00DF6E81"/>
    <w:rsid w:val="00DF78B3"/>
    <w:rsid w:val="00E0037D"/>
    <w:rsid w:val="00E003EF"/>
    <w:rsid w:val="00E00771"/>
    <w:rsid w:val="00E00C8A"/>
    <w:rsid w:val="00E00E97"/>
    <w:rsid w:val="00E00FB8"/>
    <w:rsid w:val="00E011A5"/>
    <w:rsid w:val="00E01A1C"/>
    <w:rsid w:val="00E01AA4"/>
    <w:rsid w:val="00E01D3A"/>
    <w:rsid w:val="00E022E1"/>
    <w:rsid w:val="00E028A0"/>
    <w:rsid w:val="00E02998"/>
    <w:rsid w:val="00E02B97"/>
    <w:rsid w:val="00E0339C"/>
    <w:rsid w:val="00E037FB"/>
    <w:rsid w:val="00E03A22"/>
    <w:rsid w:val="00E046C3"/>
    <w:rsid w:val="00E05925"/>
    <w:rsid w:val="00E05A36"/>
    <w:rsid w:val="00E05ABB"/>
    <w:rsid w:val="00E05E7D"/>
    <w:rsid w:val="00E06218"/>
    <w:rsid w:val="00E063F5"/>
    <w:rsid w:val="00E07CAD"/>
    <w:rsid w:val="00E105AD"/>
    <w:rsid w:val="00E10AEF"/>
    <w:rsid w:val="00E11293"/>
    <w:rsid w:val="00E118A3"/>
    <w:rsid w:val="00E11F88"/>
    <w:rsid w:val="00E12093"/>
    <w:rsid w:val="00E12491"/>
    <w:rsid w:val="00E12846"/>
    <w:rsid w:val="00E130EA"/>
    <w:rsid w:val="00E13B23"/>
    <w:rsid w:val="00E13D0B"/>
    <w:rsid w:val="00E14BC7"/>
    <w:rsid w:val="00E14CD2"/>
    <w:rsid w:val="00E15609"/>
    <w:rsid w:val="00E15674"/>
    <w:rsid w:val="00E15BEF"/>
    <w:rsid w:val="00E16078"/>
    <w:rsid w:val="00E166A0"/>
    <w:rsid w:val="00E16ACF"/>
    <w:rsid w:val="00E16C02"/>
    <w:rsid w:val="00E16FB1"/>
    <w:rsid w:val="00E1702B"/>
    <w:rsid w:val="00E172CE"/>
    <w:rsid w:val="00E17413"/>
    <w:rsid w:val="00E174B3"/>
    <w:rsid w:val="00E2002E"/>
    <w:rsid w:val="00E2097B"/>
    <w:rsid w:val="00E20AAF"/>
    <w:rsid w:val="00E215BB"/>
    <w:rsid w:val="00E21661"/>
    <w:rsid w:val="00E219DF"/>
    <w:rsid w:val="00E21C67"/>
    <w:rsid w:val="00E230ED"/>
    <w:rsid w:val="00E23112"/>
    <w:rsid w:val="00E23AFA"/>
    <w:rsid w:val="00E24430"/>
    <w:rsid w:val="00E2472D"/>
    <w:rsid w:val="00E249DC"/>
    <w:rsid w:val="00E24C91"/>
    <w:rsid w:val="00E2533F"/>
    <w:rsid w:val="00E25E09"/>
    <w:rsid w:val="00E26A70"/>
    <w:rsid w:val="00E26BC4"/>
    <w:rsid w:val="00E26DB6"/>
    <w:rsid w:val="00E26E00"/>
    <w:rsid w:val="00E27587"/>
    <w:rsid w:val="00E279A0"/>
    <w:rsid w:val="00E27AEA"/>
    <w:rsid w:val="00E3043E"/>
    <w:rsid w:val="00E305C8"/>
    <w:rsid w:val="00E309A1"/>
    <w:rsid w:val="00E313F0"/>
    <w:rsid w:val="00E317DB"/>
    <w:rsid w:val="00E31A77"/>
    <w:rsid w:val="00E31BCE"/>
    <w:rsid w:val="00E31E60"/>
    <w:rsid w:val="00E324E2"/>
    <w:rsid w:val="00E327F6"/>
    <w:rsid w:val="00E33BCC"/>
    <w:rsid w:val="00E33EBB"/>
    <w:rsid w:val="00E34106"/>
    <w:rsid w:val="00E34200"/>
    <w:rsid w:val="00E344BB"/>
    <w:rsid w:val="00E34741"/>
    <w:rsid w:val="00E34AD3"/>
    <w:rsid w:val="00E34C7E"/>
    <w:rsid w:val="00E34DF7"/>
    <w:rsid w:val="00E34FBE"/>
    <w:rsid w:val="00E3504B"/>
    <w:rsid w:val="00E35145"/>
    <w:rsid w:val="00E3564C"/>
    <w:rsid w:val="00E35B04"/>
    <w:rsid w:val="00E35E09"/>
    <w:rsid w:val="00E35F59"/>
    <w:rsid w:val="00E35F84"/>
    <w:rsid w:val="00E35FC4"/>
    <w:rsid w:val="00E370F0"/>
    <w:rsid w:val="00E3796C"/>
    <w:rsid w:val="00E37BE3"/>
    <w:rsid w:val="00E37F76"/>
    <w:rsid w:val="00E405DF"/>
    <w:rsid w:val="00E40A9A"/>
    <w:rsid w:val="00E40B73"/>
    <w:rsid w:val="00E40DAA"/>
    <w:rsid w:val="00E40F21"/>
    <w:rsid w:val="00E413E2"/>
    <w:rsid w:val="00E4142D"/>
    <w:rsid w:val="00E41C92"/>
    <w:rsid w:val="00E41D7F"/>
    <w:rsid w:val="00E4216B"/>
    <w:rsid w:val="00E425F8"/>
    <w:rsid w:val="00E42932"/>
    <w:rsid w:val="00E4354F"/>
    <w:rsid w:val="00E43B97"/>
    <w:rsid w:val="00E4498F"/>
    <w:rsid w:val="00E45491"/>
    <w:rsid w:val="00E4637D"/>
    <w:rsid w:val="00E464E0"/>
    <w:rsid w:val="00E46CA7"/>
    <w:rsid w:val="00E46D6C"/>
    <w:rsid w:val="00E46EB5"/>
    <w:rsid w:val="00E470A7"/>
    <w:rsid w:val="00E473C1"/>
    <w:rsid w:val="00E47B94"/>
    <w:rsid w:val="00E47CC0"/>
    <w:rsid w:val="00E47E89"/>
    <w:rsid w:val="00E5035D"/>
    <w:rsid w:val="00E503C5"/>
    <w:rsid w:val="00E50B1F"/>
    <w:rsid w:val="00E50D10"/>
    <w:rsid w:val="00E50EF3"/>
    <w:rsid w:val="00E5155D"/>
    <w:rsid w:val="00E51CE0"/>
    <w:rsid w:val="00E52361"/>
    <w:rsid w:val="00E5276E"/>
    <w:rsid w:val="00E52C64"/>
    <w:rsid w:val="00E5395D"/>
    <w:rsid w:val="00E53A2B"/>
    <w:rsid w:val="00E54904"/>
    <w:rsid w:val="00E54C04"/>
    <w:rsid w:val="00E551B1"/>
    <w:rsid w:val="00E556ED"/>
    <w:rsid w:val="00E55C2A"/>
    <w:rsid w:val="00E55D84"/>
    <w:rsid w:val="00E572CE"/>
    <w:rsid w:val="00E57874"/>
    <w:rsid w:val="00E578F4"/>
    <w:rsid w:val="00E604F1"/>
    <w:rsid w:val="00E609D0"/>
    <w:rsid w:val="00E60F36"/>
    <w:rsid w:val="00E61032"/>
    <w:rsid w:val="00E61462"/>
    <w:rsid w:val="00E61AEE"/>
    <w:rsid w:val="00E61EB3"/>
    <w:rsid w:val="00E6207C"/>
    <w:rsid w:val="00E6214F"/>
    <w:rsid w:val="00E62242"/>
    <w:rsid w:val="00E624E6"/>
    <w:rsid w:val="00E62764"/>
    <w:rsid w:val="00E62C49"/>
    <w:rsid w:val="00E6333E"/>
    <w:rsid w:val="00E6346E"/>
    <w:rsid w:val="00E63986"/>
    <w:rsid w:val="00E63BD6"/>
    <w:rsid w:val="00E63D73"/>
    <w:rsid w:val="00E63FD7"/>
    <w:rsid w:val="00E64BCF"/>
    <w:rsid w:val="00E64F24"/>
    <w:rsid w:val="00E6522E"/>
    <w:rsid w:val="00E652B6"/>
    <w:rsid w:val="00E654BA"/>
    <w:rsid w:val="00E6576C"/>
    <w:rsid w:val="00E65F4D"/>
    <w:rsid w:val="00E66303"/>
    <w:rsid w:val="00E6675E"/>
    <w:rsid w:val="00E66B2F"/>
    <w:rsid w:val="00E66F00"/>
    <w:rsid w:val="00E66F2D"/>
    <w:rsid w:val="00E66FB4"/>
    <w:rsid w:val="00E67357"/>
    <w:rsid w:val="00E67764"/>
    <w:rsid w:val="00E67CA2"/>
    <w:rsid w:val="00E70064"/>
    <w:rsid w:val="00E70154"/>
    <w:rsid w:val="00E7130E"/>
    <w:rsid w:val="00E7146E"/>
    <w:rsid w:val="00E717FD"/>
    <w:rsid w:val="00E71F7E"/>
    <w:rsid w:val="00E72545"/>
    <w:rsid w:val="00E72DEE"/>
    <w:rsid w:val="00E73262"/>
    <w:rsid w:val="00E733FF"/>
    <w:rsid w:val="00E73431"/>
    <w:rsid w:val="00E73BF3"/>
    <w:rsid w:val="00E73FDF"/>
    <w:rsid w:val="00E74502"/>
    <w:rsid w:val="00E74751"/>
    <w:rsid w:val="00E753B3"/>
    <w:rsid w:val="00E755DF"/>
    <w:rsid w:val="00E75632"/>
    <w:rsid w:val="00E75700"/>
    <w:rsid w:val="00E757F0"/>
    <w:rsid w:val="00E75BE9"/>
    <w:rsid w:val="00E75FB4"/>
    <w:rsid w:val="00E7612A"/>
    <w:rsid w:val="00E76153"/>
    <w:rsid w:val="00E766C1"/>
    <w:rsid w:val="00E77108"/>
    <w:rsid w:val="00E7731D"/>
    <w:rsid w:val="00E77683"/>
    <w:rsid w:val="00E8038E"/>
    <w:rsid w:val="00E8040F"/>
    <w:rsid w:val="00E80C90"/>
    <w:rsid w:val="00E81361"/>
    <w:rsid w:val="00E82061"/>
    <w:rsid w:val="00E82BD1"/>
    <w:rsid w:val="00E82F83"/>
    <w:rsid w:val="00E83CE0"/>
    <w:rsid w:val="00E8404F"/>
    <w:rsid w:val="00E842CB"/>
    <w:rsid w:val="00E84347"/>
    <w:rsid w:val="00E850E6"/>
    <w:rsid w:val="00E85C62"/>
    <w:rsid w:val="00E85C88"/>
    <w:rsid w:val="00E85CF7"/>
    <w:rsid w:val="00E8603D"/>
    <w:rsid w:val="00E862D3"/>
    <w:rsid w:val="00E865B1"/>
    <w:rsid w:val="00E867D7"/>
    <w:rsid w:val="00E8682C"/>
    <w:rsid w:val="00E873C9"/>
    <w:rsid w:val="00E8792B"/>
    <w:rsid w:val="00E87A30"/>
    <w:rsid w:val="00E87B2C"/>
    <w:rsid w:val="00E90017"/>
    <w:rsid w:val="00E900D0"/>
    <w:rsid w:val="00E907A5"/>
    <w:rsid w:val="00E90A27"/>
    <w:rsid w:val="00E91098"/>
    <w:rsid w:val="00E91925"/>
    <w:rsid w:val="00E91B08"/>
    <w:rsid w:val="00E91BC2"/>
    <w:rsid w:val="00E92130"/>
    <w:rsid w:val="00E92193"/>
    <w:rsid w:val="00E92303"/>
    <w:rsid w:val="00E925AE"/>
    <w:rsid w:val="00E925F8"/>
    <w:rsid w:val="00E92637"/>
    <w:rsid w:val="00E92BC6"/>
    <w:rsid w:val="00E93329"/>
    <w:rsid w:val="00E93820"/>
    <w:rsid w:val="00E943CF"/>
    <w:rsid w:val="00E945F3"/>
    <w:rsid w:val="00E94DD6"/>
    <w:rsid w:val="00E95057"/>
    <w:rsid w:val="00E9552E"/>
    <w:rsid w:val="00E9559D"/>
    <w:rsid w:val="00E95C08"/>
    <w:rsid w:val="00E95DF0"/>
    <w:rsid w:val="00E96291"/>
    <w:rsid w:val="00E965E6"/>
    <w:rsid w:val="00E9678C"/>
    <w:rsid w:val="00E96F47"/>
    <w:rsid w:val="00E97630"/>
    <w:rsid w:val="00E976A4"/>
    <w:rsid w:val="00E97B5B"/>
    <w:rsid w:val="00EA0353"/>
    <w:rsid w:val="00EA0962"/>
    <w:rsid w:val="00EA0BB0"/>
    <w:rsid w:val="00EA0CE4"/>
    <w:rsid w:val="00EA11B8"/>
    <w:rsid w:val="00EA12B6"/>
    <w:rsid w:val="00EA1625"/>
    <w:rsid w:val="00EA1BE9"/>
    <w:rsid w:val="00EA2099"/>
    <w:rsid w:val="00EA2123"/>
    <w:rsid w:val="00EA240D"/>
    <w:rsid w:val="00EA2AE6"/>
    <w:rsid w:val="00EA2B19"/>
    <w:rsid w:val="00EA2D42"/>
    <w:rsid w:val="00EA2E70"/>
    <w:rsid w:val="00EA2FCE"/>
    <w:rsid w:val="00EA337D"/>
    <w:rsid w:val="00EA3781"/>
    <w:rsid w:val="00EA37AB"/>
    <w:rsid w:val="00EA3BFF"/>
    <w:rsid w:val="00EA3C11"/>
    <w:rsid w:val="00EA3F47"/>
    <w:rsid w:val="00EA4487"/>
    <w:rsid w:val="00EA4758"/>
    <w:rsid w:val="00EA5002"/>
    <w:rsid w:val="00EA5313"/>
    <w:rsid w:val="00EA54FE"/>
    <w:rsid w:val="00EA5A67"/>
    <w:rsid w:val="00EA68E4"/>
    <w:rsid w:val="00EA7C19"/>
    <w:rsid w:val="00EB0281"/>
    <w:rsid w:val="00EB05ED"/>
    <w:rsid w:val="00EB0722"/>
    <w:rsid w:val="00EB0E69"/>
    <w:rsid w:val="00EB106A"/>
    <w:rsid w:val="00EB116C"/>
    <w:rsid w:val="00EB189A"/>
    <w:rsid w:val="00EB29A5"/>
    <w:rsid w:val="00EB29D3"/>
    <w:rsid w:val="00EB2CAB"/>
    <w:rsid w:val="00EB302D"/>
    <w:rsid w:val="00EB30B8"/>
    <w:rsid w:val="00EB35C2"/>
    <w:rsid w:val="00EB362B"/>
    <w:rsid w:val="00EB39A5"/>
    <w:rsid w:val="00EB43B0"/>
    <w:rsid w:val="00EB46EB"/>
    <w:rsid w:val="00EB4853"/>
    <w:rsid w:val="00EB49A8"/>
    <w:rsid w:val="00EB4ED2"/>
    <w:rsid w:val="00EB5A84"/>
    <w:rsid w:val="00EB5DA8"/>
    <w:rsid w:val="00EB625A"/>
    <w:rsid w:val="00EB6E5C"/>
    <w:rsid w:val="00EB703E"/>
    <w:rsid w:val="00EB706A"/>
    <w:rsid w:val="00EB7B03"/>
    <w:rsid w:val="00EB7B41"/>
    <w:rsid w:val="00EB7BAB"/>
    <w:rsid w:val="00EB7CD1"/>
    <w:rsid w:val="00EB7D71"/>
    <w:rsid w:val="00EC008B"/>
    <w:rsid w:val="00EC0144"/>
    <w:rsid w:val="00EC0C63"/>
    <w:rsid w:val="00EC0D0E"/>
    <w:rsid w:val="00EC0D8F"/>
    <w:rsid w:val="00EC0FDE"/>
    <w:rsid w:val="00EC10FF"/>
    <w:rsid w:val="00EC18CD"/>
    <w:rsid w:val="00EC2959"/>
    <w:rsid w:val="00EC2B2E"/>
    <w:rsid w:val="00EC3593"/>
    <w:rsid w:val="00EC3DE9"/>
    <w:rsid w:val="00EC3EED"/>
    <w:rsid w:val="00EC4681"/>
    <w:rsid w:val="00EC4CF4"/>
    <w:rsid w:val="00EC4F86"/>
    <w:rsid w:val="00EC4FE4"/>
    <w:rsid w:val="00EC5213"/>
    <w:rsid w:val="00EC538E"/>
    <w:rsid w:val="00EC54B7"/>
    <w:rsid w:val="00EC566B"/>
    <w:rsid w:val="00EC58AC"/>
    <w:rsid w:val="00EC5B44"/>
    <w:rsid w:val="00EC5C5C"/>
    <w:rsid w:val="00EC6083"/>
    <w:rsid w:val="00EC6299"/>
    <w:rsid w:val="00EC6C99"/>
    <w:rsid w:val="00EC7719"/>
    <w:rsid w:val="00EC7793"/>
    <w:rsid w:val="00ED001F"/>
    <w:rsid w:val="00ED0345"/>
    <w:rsid w:val="00ED075E"/>
    <w:rsid w:val="00ED0B28"/>
    <w:rsid w:val="00ED0B66"/>
    <w:rsid w:val="00ED0BB1"/>
    <w:rsid w:val="00ED1872"/>
    <w:rsid w:val="00ED2332"/>
    <w:rsid w:val="00ED2B55"/>
    <w:rsid w:val="00ED2DCB"/>
    <w:rsid w:val="00ED2E0C"/>
    <w:rsid w:val="00ED3066"/>
    <w:rsid w:val="00ED3348"/>
    <w:rsid w:val="00ED3958"/>
    <w:rsid w:val="00ED4C32"/>
    <w:rsid w:val="00ED4C3D"/>
    <w:rsid w:val="00ED4CC4"/>
    <w:rsid w:val="00ED6650"/>
    <w:rsid w:val="00ED66D9"/>
    <w:rsid w:val="00ED6720"/>
    <w:rsid w:val="00ED6C27"/>
    <w:rsid w:val="00ED7960"/>
    <w:rsid w:val="00EE0755"/>
    <w:rsid w:val="00EE1431"/>
    <w:rsid w:val="00EE17B4"/>
    <w:rsid w:val="00EE1A64"/>
    <w:rsid w:val="00EE1B41"/>
    <w:rsid w:val="00EE23EA"/>
    <w:rsid w:val="00EE2951"/>
    <w:rsid w:val="00EE2BE7"/>
    <w:rsid w:val="00EE350D"/>
    <w:rsid w:val="00EE3661"/>
    <w:rsid w:val="00EE46EE"/>
    <w:rsid w:val="00EE4DCE"/>
    <w:rsid w:val="00EE53F2"/>
    <w:rsid w:val="00EE5C78"/>
    <w:rsid w:val="00EE5D32"/>
    <w:rsid w:val="00EE6422"/>
    <w:rsid w:val="00EE7359"/>
    <w:rsid w:val="00EE7382"/>
    <w:rsid w:val="00EE738E"/>
    <w:rsid w:val="00EE75B4"/>
    <w:rsid w:val="00EF054F"/>
    <w:rsid w:val="00EF0855"/>
    <w:rsid w:val="00EF13AB"/>
    <w:rsid w:val="00EF19B8"/>
    <w:rsid w:val="00EF1BA3"/>
    <w:rsid w:val="00EF1D08"/>
    <w:rsid w:val="00EF1FFB"/>
    <w:rsid w:val="00EF2015"/>
    <w:rsid w:val="00EF28C1"/>
    <w:rsid w:val="00EF2B84"/>
    <w:rsid w:val="00EF2CEE"/>
    <w:rsid w:val="00EF2E68"/>
    <w:rsid w:val="00EF2FBF"/>
    <w:rsid w:val="00EF3AB6"/>
    <w:rsid w:val="00EF3B4C"/>
    <w:rsid w:val="00EF3D9F"/>
    <w:rsid w:val="00EF3FE3"/>
    <w:rsid w:val="00EF44BB"/>
    <w:rsid w:val="00EF4997"/>
    <w:rsid w:val="00EF5187"/>
    <w:rsid w:val="00EF5DE0"/>
    <w:rsid w:val="00EF6487"/>
    <w:rsid w:val="00EF70B4"/>
    <w:rsid w:val="00EF7A90"/>
    <w:rsid w:val="00EF7B63"/>
    <w:rsid w:val="00F00291"/>
    <w:rsid w:val="00F00616"/>
    <w:rsid w:val="00F00A68"/>
    <w:rsid w:val="00F00EFA"/>
    <w:rsid w:val="00F011C5"/>
    <w:rsid w:val="00F013C5"/>
    <w:rsid w:val="00F015B4"/>
    <w:rsid w:val="00F017BC"/>
    <w:rsid w:val="00F01B07"/>
    <w:rsid w:val="00F020E3"/>
    <w:rsid w:val="00F02654"/>
    <w:rsid w:val="00F0271B"/>
    <w:rsid w:val="00F02D20"/>
    <w:rsid w:val="00F03091"/>
    <w:rsid w:val="00F031C2"/>
    <w:rsid w:val="00F039D5"/>
    <w:rsid w:val="00F03A8F"/>
    <w:rsid w:val="00F04015"/>
    <w:rsid w:val="00F0470E"/>
    <w:rsid w:val="00F05138"/>
    <w:rsid w:val="00F0520D"/>
    <w:rsid w:val="00F05319"/>
    <w:rsid w:val="00F05938"/>
    <w:rsid w:val="00F07000"/>
    <w:rsid w:val="00F07A43"/>
    <w:rsid w:val="00F07AA5"/>
    <w:rsid w:val="00F07E34"/>
    <w:rsid w:val="00F1027D"/>
    <w:rsid w:val="00F10852"/>
    <w:rsid w:val="00F1145B"/>
    <w:rsid w:val="00F11544"/>
    <w:rsid w:val="00F116DF"/>
    <w:rsid w:val="00F11A30"/>
    <w:rsid w:val="00F120FA"/>
    <w:rsid w:val="00F13393"/>
    <w:rsid w:val="00F1351D"/>
    <w:rsid w:val="00F13FEF"/>
    <w:rsid w:val="00F14049"/>
    <w:rsid w:val="00F14515"/>
    <w:rsid w:val="00F1468A"/>
    <w:rsid w:val="00F147D8"/>
    <w:rsid w:val="00F14DFE"/>
    <w:rsid w:val="00F14E75"/>
    <w:rsid w:val="00F151A1"/>
    <w:rsid w:val="00F1552C"/>
    <w:rsid w:val="00F15A98"/>
    <w:rsid w:val="00F161EE"/>
    <w:rsid w:val="00F164D7"/>
    <w:rsid w:val="00F16A66"/>
    <w:rsid w:val="00F16B03"/>
    <w:rsid w:val="00F1707F"/>
    <w:rsid w:val="00F20618"/>
    <w:rsid w:val="00F20F6F"/>
    <w:rsid w:val="00F2147A"/>
    <w:rsid w:val="00F215C7"/>
    <w:rsid w:val="00F21C58"/>
    <w:rsid w:val="00F21F8F"/>
    <w:rsid w:val="00F2229C"/>
    <w:rsid w:val="00F22538"/>
    <w:rsid w:val="00F225BD"/>
    <w:rsid w:val="00F23241"/>
    <w:rsid w:val="00F23255"/>
    <w:rsid w:val="00F238BA"/>
    <w:rsid w:val="00F23C2E"/>
    <w:rsid w:val="00F25189"/>
    <w:rsid w:val="00F25255"/>
    <w:rsid w:val="00F25A68"/>
    <w:rsid w:val="00F2614A"/>
    <w:rsid w:val="00F2666A"/>
    <w:rsid w:val="00F27868"/>
    <w:rsid w:val="00F305BD"/>
    <w:rsid w:val="00F30964"/>
    <w:rsid w:val="00F3125D"/>
    <w:rsid w:val="00F31672"/>
    <w:rsid w:val="00F31775"/>
    <w:rsid w:val="00F31884"/>
    <w:rsid w:val="00F319BC"/>
    <w:rsid w:val="00F31B6A"/>
    <w:rsid w:val="00F31F7D"/>
    <w:rsid w:val="00F32070"/>
    <w:rsid w:val="00F3236F"/>
    <w:rsid w:val="00F32C2C"/>
    <w:rsid w:val="00F3370B"/>
    <w:rsid w:val="00F34285"/>
    <w:rsid w:val="00F345C3"/>
    <w:rsid w:val="00F3475D"/>
    <w:rsid w:val="00F34B6E"/>
    <w:rsid w:val="00F34F65"/>
    <w:rsid w:val="00F356B6"/>
    <w:rsid w:val="00F3572D"/>
    <w:rsid w:val="00F3626D"/>
    <w:rsid w:val="00F36843"/>
    <w:rsid w:val="00F370C2"/>
    <w:rsid w:val="00F37D6B"/>
    <w:rsid w:val="00F40249"/>
    <w:rsid w:val="00F40A32"/>
    <w:rsid w:val="00F40F0F"/>
    <w:rsid w:val="00F41070"/>
    <w:rsid w:val="00F41332"/>
    <w:rsid w:val="00F41827"/>
    <w:rsid w:val="00F4207E"/>
    <w:rsid w:val="00F42460"/>
    <w:rsid w:val="00F42A98"/>
    <w:rsid w:val="00F430E1"/>
    <w:rsid w:val="00F43862"/>
    <w:rsid w:val="00F44000"/>
    <w:rsid w:val="00F4484B"/>
    <w:rsid w:val="00F44949"/>
    <w:rsid w:val="00F44C34"/>
    <w:rsid w:val="00F46198"/>
    <w:rsid w:val="00F4657E"/>
    <w:rsid w:val="00F4667F"/>
    <w:rsid w:val="00F46933"/>
    <w:rsid w:val="00F469B3"/>
    <w:rsid w:val="00F469C5"/>
    <w:rsid w:val="00F46BCC"/>
    <w:rsid w:val="00F47794"/>
    <w:rsid w:val="00F47F7B"/>
    <w:rsid w:val="00F504DE"/>
    <w:rsid w:val="00F5073D"/>
    <w:rsid w:val="00F50D4E"/>
    <w:rsid w:val="00F50EC3"/>
    <w:rsid w:val="00F518AE"/>
    <w:rsid w:val="00F521A1"/>
    <w:rsid w:val="00F52642"/>
    <w:rsid w:val="00F52A64"/>
    <w:rsid w:val="00F54435"/>
    <w:rsid w:val="00F5454E"/>
    <w:rsid w:val="00F546CE"/>
    <w:rsid w:val="00F5481B"/>
    <w:rsid w:val="00F54978"/>
    <w:rsid w:val="00F54DD7"/>
    <w:rsid w:val="00F553F6"/>
    <w:rsid w:val="00F55798"/>
    <w:rsid w:val="00F558CF"/>
    <w:rsid w:val="00F55991"/>
    <w:rsid w:val="00F564E6"/>
    <w:rsid w:val="00F566CA"/>
    <w:rsid w:val="00F57E74"/>
    <w:rsid w:val="00F57F6A"/>
    <w:rsid w:val="00F6004C"/>
    <w:rsid w:val="00F604DE"/>
    <w:rsid w:val="00F60736"/>
    <w:rsid w:val="00F6099E"/>
    <w:rsid w:val="00F611B9"/>
    <w:rsid w:val="00F611F4"/>
    <w:rsid w:val="00F612DF"/>
    <w:rsid w:val="00F6172E"/>
    <w:rsid w:val="00F617FD"/>
    <w:rsid w:val="00F61B27"/>
    <w:rsid w:val="00F6207C"/>
    <w:rsid w:val="00F626E9"/>
    <w:rsid w:val="00F631BB"/>
    <w:rsid w:val="00F632CA"/>
    <w:rsid w:val="00F632EE"/>
    <w:rsid w:val="00F637C8"/>
    <w:rsid w:val="00F63AA0"/>
    <w:rsid w:val="00F648BF"/>
    <w:rsid w:val="00F64C7C"/>
    <w:rsid w:val="00F64DD5"/>
    <w:rsid w:val="00F64F64"/>
    <w:rsid w:val="00F64F9D"/>
    <w:rsid w:val="00F650CD"/>
    <w:rsid w:val="00F65C40"/>
    <w:rsid w:val="00F66725"/>
    <w:rsid w:val="00F668B9"/>
    <w:rsid w:val="00F67998"/>
    <w:rsid w:val="00F67EB8"/>
    <w:rsid w:val="00F700C0"/>
    <w:rsid w:val="00F702DB"/>
    <w:rsid w:val="00F705E8"/>
    <w:rsid w:val="00F70ED5"/>
    <w:rsid w:val="00F7104D"/>
    <w:rsid w:val="00F716D6"/>
    <w:rsid w:val="00F71959"/>
    <w:rsid w:val="00F71D63"/>
    <w:rsid w:val="00F72863"/>
    <w:rsid w:val="00F728FB"/>
    <w:rsid w:val="00F738AD"/>
    <w:rsid w:val="00F73D5E"/>
    <w:rsid w:val="00F74004"/>
    <w:rsid w:val="00F7403E"/>
    <w:rsid w:val="00F743F6"/>
    <w:rsid w:val="00F74E7A"/>
    <w:rsid w:val="00F75341"/>
    <w:rsid w:val="00F75396"/>
    <w:rsid w:val="00F75BAD"/>
    <w:rsid w:val="00F76368"/>
    <w:rsid w:val="00F765FB"/>
    <w:rsid w:val="00F766B5"/>
    <w:rsid w:val="00F77518"/>
    <w:rsid w:val="00F77C3A"/>
    <w:rsid w:val="00F800A4"/>
    <w:rsid w:val="00F801CF"/>
    <w:rsid w:val="00F8051E"/>
    <w:rsid w:val="00F8055A"/>
    <w:rsid w:val="00F808AA"/>
    <w:rsid w:val="00F814EA"/>
    <w:rsid w:val="00F818BE"/>
    <w:rsid w:val="00F81A6F"/>
    <w:rsid w:val="00F82128"/>
    <w:rsid w:val="00F82253"/>
    <w:rsid w:val="00F8231D"/>
    <w:rsid w:val="00F82386"/>
    <w:rsid w:val="00F826DE"/>
    <w:rsid w:val="00F83BE5"/>
    <w:rsid w:val="00F83DF3"/>
    <w:rsid w:val="00F8412F"/>
    <w:rsid w:val="00F8413A"/>
    <w:rsid w:val="00F84FFC"/>
    <w:rsid w:val="00F85282"/>
    <w:rsid w:val="00F86593"/>
    <w:rsid w:val="00F865D2"/>
    <w:rsid w:val="00F865F2"/>
    <w:rsid w:val="00F8673C"/>
    <w:rsid w:val="00F86872"/>
    <w:rsid w:val="00F86D8B"/>
    <w:rsid w:val="00F86EE7"/>
    <w:rsid w:val="00F877B3"/>
    <w:rsid w:val="00F90C87"/>
    <w:rsid w:val="00F91045"/>
    <w:rsid w:val="00F91284"/>
    <w:rsid w:val="00F9142D"/>
    <w:rsid w:val="00F91508"/>
    <w:rsid w:val="00F925E6"/>
    <w:rsid w:val="00F933D6"/>
    <w:rsid w:val="00F934D3"/>
    <w:rsid w:val="00F93F25"/>
    <w:rsid w:val="00F9409D"/>
    <w:rsid w:val="00F941E0"/>
    <w:rsid w:val="00F948B6"/>
    <w:rsid w:val="00F94AAD"/>
    <w:rsid w:val="00F94B7A"/>
    <w:rsid w:val="00F95808"/>
    <w:rsid w:val="00F95AEE"/>
    <w:rsid w:val="00F963C2"/>
    <w:rsid w:val="00F9644E"/>
    <w:rsid w:val="00F967AB"/>
    <w:rsid w:val="00F96814"/>
    <w:rsid w:val="00F96A97"/>
    <w:rsid w:val="00F96ECB"/>
    <w:rsid w:val="00F971F3"/>
    <w:rsid w:val="00F973B8"/>
    <w:rsid w:val="00F975A7"/>
    <w:rsid w:val="00F97AD5"/>
    <w:rsid w:val="00F97B69"/>
    <w:rsid w:val="00FA0303"/>
    <w:rsid w:val="00FA0798"/>
    <w:rsid w:val="00FA0F7E"/>
    <w:rsid w:val="00FA12F5"/>
    <w:rsid w:val="00FA1628"/>
    <w:rsid w:val="00FA167B"/>
    <w:rsid w:val="00FA2803"/>
    <w:rsid w:val="00FA2A9D"/>
    <w:rsid w:val="00FA2AC7"/>
    <w:rsid w:val="00FA2E19"/>
    <w:rsid w:val="00FA332A"/>
    <w:rsid w:val="00FA3867"/>
    <w:rsid w:val="00FA4984"/>
    <w:rsid w:val="00FA4F0D"/>
    <w:rsid w:val="00FA5187"/>
    <w:rsid w:val="00FA61F3"/>
    <w:rsid w:val="00FA6D39"/>
    <w:rsid w:val="00FA7008"/>
    <w:rsid w:val="00FB01D9"/>
    <w:rsid w:val="00FB0899"/>
    <w:rsid w:val="00FB0ABD"/>
    <w:rsid w:val="00FB0D2B"/>
    <w:rsid w:val="00FB15FA"/>
    <w:rsid w:val="00FB244D"/>
    <w:rsid w:val="00FB24C0"/>
    <w:rsid w:val="00FB27CB"/>
    <w:rsid w:val="00FB2CF7"/>
    <w:rsid w:val="00FB2D8D"/>
    <w:rsid w:val="00FB3927"/>
    <w:rsid w:val="00FB3EE2"/>
    <w:rsid w:val="00FB444E"/>
    <w:rsid w:val="00FB45B9"/>
    <w:rsid w:val="00FB46A1"/>
    <w:rsid w:val="00FB4815"/>
    <w:rsid w:val="00FB50FC"/>
    <w:rsid w:val="00FB5704"/>
    <w:rsid w:val="00FB57CF"/>
    <w:rsid w:val="00FB65D5"/>
    <w:rsid w:val="00FB700B"/>
    <w:rsid w:val="00FB7571"/>
    <w:rsid w:val="00FB7B13"/>
    <w:rsid w:val="00FB7C32"/>
    <w:rsid w:val="00FB7E04"/>
    <w:rsid w:val="00FC00D1"/>
    <w:rsid w:val="00FC010F"/>
    <w:rsid w:val="00FC06FC"/>
    <w:rsid w:val="00FC1382"/>
    <w:rsid w:val="00FC1838"/>
    <w:rsid w:val="00FC19F3"/>
    <w:rsid w:val="00FC1EA1"/>
    <w:rsid w:val="00FC2706"/>
    <w:rsid w:val="00FC2813"/>
    <w:rsid w:val="00FC2E5C"/>
    <w:rsid w:val="00FC33E1"/>
    <w:rsid w:val="00FC372D"/>
    <w:rsid w:val="00FC381A"/>
    <w:rsid w:val="00FC3A03"/>
    <w:rsid w:val="00FC3A84"/>
    <w:rsid w:val="00FC405A"/>
    <w:rsid w:val="00FC41AB"/>
    <w:rsid w:val="00FC4CA6"/>
    <w:rsid w:val="00FC4F05"/>
    <w:rsid w:val="00FC4F3E"/>
    <w:rsid w:val="00FC5187"/>
    <w:rsid w:val="00FC5BF3"/>
    <w:rsid w:val="00FC5E97"/>
    <w:rsid w:val="00FC6814"/>
    <w:rsid w:val="00FC6CCA"/>
    <w:rsid w:val="00FC713A"/>
    <w:rsid w:val="00FC72F2"/>
    <w:rsid w:val="00FC757D"/>
    <w:rsid w:val="00FC7770"/>
    <w:rsid w:val="00FC7853"/>
    <w:rsid w:val="00FC79B8"/>
    <w:rsid w:val="00FC7CAB"/>
    <w:rsid w:val="00FC7D15"/>
    <w:rsid w:val="00FC7E8F"/>
    <w:rsid w:val="00FC7FFD"/>
    <w:rsid w:val="00FD08A4"/>
    <w:rsid w:val="00FD093A"/>
    <w:rsid w:val="00FD0D84"/>
    <w:rsid w:val="00FD1151"/>
    <w:rsid w:val="00FD123B"/>
    <w:rsid w:val="00FD1520"/>
    <w:rsid w:val="00FD16ED"/>
    <w:rsid w:val="00FD18D8"/>
    <w:rsid w:val="00FD1B15"/>
    <w:rsid w:val="00FD22C3"/>
    <w:rsid w:val="00FD3C44"/>
    <w:rsid w:val="00FD3F00"/>
    <w:rsid w:val="00FD41BF"/>
    <w:rsid w:val="00FD42DF"/>
    <w:rsid w:val="00FD42E2"/>
    <w:rsid w:val="00FD4467"/>
    <w:rsid w:val="00FD499B"/>
    <w:rsid w:val="00FD4D36"/>
    <w:rsid w:val="00FD5618"/>
    <w:rsid w:val="00FD5854"/>
    <w:rsid w:val="00FD5C3C"/>
    <w:rsid w:val="00FD6245"/>
    <w:rsid w:val="00FD655D"/>
    <w:rsid w:val="00FD6571"/>
    <w:rsid w:val="00FD6AB7"/>
    <w:rsid w:val="00FD6C8B"/>
    <w:rsid w:val="00FD7C3D"/>
    <w:rsid w:val="00FE0241"/>
    <w:rsid w:val="00FE03D8"/>
    <w:rsid w:val="00FE0555"/>
    <w:rsid w:val="00FE07DB"/>
    <w:rsid w:val="00FE0C50"/>
    <w:rsid w:val="00FE218B"/>
    <w:rsid w:val="00FE22E4"/>
    <w:rsid w:val="00FE23A3"/>
    <w:rsid w:val="00FE2523"/>
    <w:rsid w:val="00FE29E3"/>
    <w:rsid w:val="00FE29E5"/>
    <w:rsid w:val="00FE397A"/>
    <w:rsid w:val="00FE3C8E"/>
    <w:rsid w:val="00FE4031"/>
    <w:rsid w:val="00FE4396"/>
    <w:rsid w:val="00FE4478"/>
    <w:rsid w:val="00FE450F"/>
    <w:rsid w:val="00FE4662"/>
    <w:rsid w:val="00FE4922"/>
    <w:rsid w:val="00FE5DD5"/>
    <w:rsid w:val="00FE60BD"/>
    <w:rsid w:val="00FE7022"/>
    <w:rsid w:val="00FE70B8"/>
    <w:rsid w:val="00FE76FA"/>
    <w:rsid w:val="00FE7BC2"/>
    <w:rsid w:val="00FE7D33"/>
    <w:rsid w:val="00FF00CE"/>
    <w:rsid w:val="00FF0646"/>
    <w:rsid w:val="00FF06C8"/>
    <w:rsid w:val="00FF0E3D"/>
    <w:rsid w:val="00FF1882"/>
    <w:rsid w:val="00FF198F"/>
    <w:rsid w:val="00FF2A7A"/>
    <w:rsid w:val="00FF2B09"/>
    <w:rsid w:val="00FF318F"/>
    <w:rsid w:val="00FF327F"/>
    <w:rsid w:val="00FF44AC"/>
    <w:rsid w:val="00FF4F32"/>
    <w:rsid w:val="00FF511E"/>
    <w:rsid w:val="00FF5999"/>
    <w:rsid w:val="00FF5C97"/>
    <w:rsid w:val="00FF70BE"/>
    <w:rsid w:val="00FF71F4"/>
    <w:rsid w:val="00FF7263"/>
    <w:rsid w:val="00FF7AA1"/>
    <w:rsid w:val="00FF7DAF"/>
    <w:rsid w:val="0271B946"/>
    <w:rsid w:val="02A7F29F"/>
    <w:rsid w:val="0303B0AC"/>
    <w:rsid w:val="039C2422"/>
    <w:rsid w:val="043508A4"/>
    <w:rsid w:val="0450A1F4"/>
    <w:rsid w:val="0475E067"/>
    <w:rsid w:val="050468D8"/>
    <w:rsid w:val="052A7DFD"/>
    <w:rsid w:val="05428BE9"/>
    <w:rsid w:val="06F1D898"/>
    <w:rsid w:val="070EB3E1"/>
    <w:rsid w:val="07D8D30D"/>
    <w:rsid w:val="091A65E9"/>
    <w:rsid w:val="0A48FEA8"/>
    <w:rsid w:val="0A89CC86"/>
    <w:rsid w:val="0AA5D1F4"/>
    <w:rsid w:val="0BE4075B"/>
    <w:rsid w:val="0D6B2E02"/>
    <w:rsid w:val="0DD55011"/>
    <w:rsid w:val="0DE18066"/>
    <w:rsid w:val="0DE70CE5"/>
    <w:rsid w:val="0EADFF37"/>
    <w:rsid w:val="0F954C42"/>
    <w:rsid w:val="0FCCC1B4"/>
    <w:rsid w:val="0FD638DE"/>
    <w:rsid w:val="1142D33E"/>
    <w:rsid w:val="11A37D42"/>
    <w:rsid w:val="1264384F"/>
    <w:rsid w:val="12CF661B"/>
    <w:rsid w:val="135158C0"/>
    <w:rsid w:val="1420AD8B"/>
    <w:rsid w:val="14982BA3"/>
    <w:rsid w:val="14BC7502"/>
    <w:rsid w:val="153966B0"/>
    <w:rsid w:val="159D301B"/>
    <w:rsid w:val="162F2D11"/>
    <w:rsid w:val="169846BD"/>
    <w:rsid w:val="16CDEDDE"/>
    <w:rsid w:val="16E25A16"/>
    <w:rsid w:val="17E694FA"/>
    <w:rsid w:val="184041D1"/>
    <w:rsid w:val="196DF047"/>
    <w:rsid w:val="1A9F7504"/>
    <w:rsid w:val="1BD62C14"/>
    <w:rsid w:val="1C08AA63"/>
    <w:rsid w:val="1D4BB1F3"/>
    <w:rsid w:val="1F1EC85A"/>
    <w:rsid w:val="1F53B027"/>
    <w:rsid w:val="204521B1"/>
    <w:rsid w:val="20F1F0F3"/>
    <w:rsid w:val="20FF988E"/>
    <w:rsid w:val="210D9CDE"/>
    <w:rsid w:val="22E521A5"/>
    <w:rsid w:val="230D967C"/>
    <w:rsid w:val="237631F1"/>
    <w:rsid w:val="242CBD67"/>
    <w:rsid w:val="246F6410"/>
    <w:rsid w:val="24982C44"/>
    <w:rsid w:val="24A3447B"/>
    <w:rsid w:val="27C6084F"/>
    <w:rsid w:val="27DBC944"/>
    <w:rsid w:val="285C15BB"/>
    <w:rsid w:val="2878D9F0"/>
    <w:rsid w:val="2905E5CD"/>
    <w:rsid w:val="29C0AB03"/>
    <w:rsid w:val="2A918C3C"/>
    <w:rsid w:val="2B331C67"/>
    <w:rsid w:val="2C28ED09"/>
    <w:rsid w:val="2C870A17"/>
    <w:rsid w:val="2C974E63"/>
    <w:rsid w:val="2CC6D32E"/>
    <w:rsid w:val="2CECE731"/>
    <w:rsid w:val="2CFD25B6"/>
    <w:rsid w:val="2D162BCD"/>
    <w:rsid w:val="2EC09AC5"/>
    <w:rsid w:val="2F1896F0"/>
    <w:rsid w:val="3059E0DE"/>
    <w:rsid w:val="310D3FE6"/>
    <w:rsid w:val="313EDEAB"/>
    <w:rsid w:val="31A3C36A"/>
    <w:rsid w:val="322AC739"/>
    <w:rsid w:val="32AD1FCF"/>
    <w:rsid w:val="330F4C3E"/>
    <w:rsid w:val="3312202A"/>
    <w:rsid w:val="3417AEF1"/>
    <w:rsid w:val="342949A1"/>
    <w:rsid w:val="3490B32E"/>
    <w:rsid w:val="35259407"/>
    <w:rsid w:val="354D3F89"/>
    <w:rsid w:val="3556142B"/>
    <w:rsid w:val="358A944A"/>
    <w:rsid w:val="35A14A5F"/>
    <w:rsid w:val="35D5951C"/>
    <w:rsid w:val="3679B20E"/>
    <w:rsid w:val="36E6203E"/>
    <w:rsid w:val="38284645"/>
    <w:rsid w:val="38BBA0CC"/>
    <w:rsid w:val="391FCE44"/>
    <w:rsid w:val="3A3FE803"/>
    <w:rsid w:val="3B776F41"/>
    <w:rsid w:val="3F4F8A2B"/>
    <w:rsid w:val="3FAFEE76"/>
    <w:rsid w:val="407F54C5"/>
    <w:rsid w:val="40DC38C6"/>
    <w:rsid w:val="41E43473"/>
    <w:rsid w:val="426F3558"/>
    <w:rsid w:val="427E851F"/>
    <w:rsid w:val="429D8260"/>
    <w:rsid w:val="433D3391"/>
    <w:rsid w:val="4342D884"/>
    <w:rsid w:val="43FDC07A"/>
    <w:rsid w:val="44180A1B"/>
    <w:rsid w:val="442FE26B"/>
    <w:rsid w:val="44DD9509"/>
    <w:rsid w:val="47E8E437"/>
    <w:rsid w:val="47FF8DD4"/>
    <w:rsid w:val="48923905"/>
    <w:rsid w:val="4B476F40"/>
    <w:rsid w:val="4BD46361"/>
    <w:rsid w:val="4CE08C32"/>
    <w:rsid w:val="4DB6639B"/>
    <w:rsid w:val="4E0A6F53"/>
    <w:rsid w:val="4E529907"/>
    <w:rsid w:val="4F7E13F3"/>
    <w:rsid w:val="4FAD228D"/>
    <w:rsid w:val="50808E6F"/>
    <w:rsid w:val="50B9A199"/>
    <w:rsid w:val="517E6861"/>
    <w:rsid w:val="53BEE0F1"/>
    <w:rsid w:val="549F103A"/>
    <w:rsid w:val="54CDABBD"/>
    <w:rsid w:val="55BBFA2E"/>
    <w:rsid w:val="5632E0F3"/>
    <w:rsid w:val="563E1101"/>
    <w:rsid w:val="567819F3"/>
    <w:rsid w:val="5762D7E2"/>
    <w:rsid w:val="58F71734"/>
    <w:rsid w:val="595F376E"/>
    <w:rsid w:val="5A71D28B"/>
    <w:rsid w:val="5B7445A0"/>
    <w:rsid w:val="5B8CB2C8"/>
    <w:rsid w:val="5BC4CF76"/>
    <w:rsid w:val="5C5D92A8"/>
    <w:rsid w:val="5CC2196A"/>
    <w:rsid w:val="5CCDB4B3"/>
    <w:rsid w:val="5DB08EA4"/>
    <w:rsid w:val="5E19587F"/>
    <w:rsid w:val="5E98A2DB"/>
    <w:rsid w:val="5EAC9C5C"/>
    <w:rsid w:val="5EFA25C3"/>
    <w:rsid w:val="6059ECB1"/>
    <w:rsid w:val="60B60EED"/>
    <w:rsid w:val="60C9B033"/>
    <w:rsid w:val="61FD4EB4"/>
    <w:rsid w:val="620983C8"/>
    <w:rsid w:val="6268827E"/>
    <w:rsid w:val="6277232A"/>
    <w:rsid w:val="62896C27"/>
    <w:rsid w:val="634366FA"/>
    <w:rsid w:val="63D21349"/>
    <w:rsid w:val="64705F59"/>
    <w:rsid w:val="65850A25"/>
    <w:rsid w:val="65BD906D"/>
    <w:rsid w:val="65CD3E85"/>
    <w:rsid w:val="65E03224"/>
    <w:rsid w:val="67A0AF4F"/>
    <w:rsid w:val="67A9DD47"/>
    <w:rsid w:val="67BBE997"/>
    <w:rsid w:val="67C5E093"/>
    <w:rsid w:val="67EBAAF6"/>
    <w:rsid w:val="680180EF"/>
    <w:rsid w:val="685590B6"/>
    <w:rsid w:val="689FDF17"/>
    <w:rsid w:val="693A09E0"/>
    <w:rsid w:val="6A498C22"/>
    <w:rsid w:val="6A64075C"/>
    <w:rsid w:val="6B283C95"/>
    <w:rsid w:val="6B2D4623"/>
    <w:rsid w:val="6B7F96B4"/>
    <w:rsid w:val="6C6BC325"/>
    <w:rsid w:val="6C7CFF70"/>
    <w:rsid w:val="6D27AAE0"/>
    <w:rsid w:val="6D40F2A0"/>
    <w:rsid w:val="6D9D4402"/>
    <w:rsid w:val="6DDAA9C3"/>
    <w:rsid w:val="6E1384B9"/>
    <w:rsid w:val="6E88C60E"/>
    <w:rsid w:val="6EB90E53"/>
    <w:rsid w:val="6F36DF65"/>
    <w:rsid w:val="6F7076F0"/>
    <w:rsid w:val="6FC7CFED"/>
    <w:rsid w:val="6FD82DF8"/>
    <w:rsid w:val="6FDAFC4A"/>
    <w:rsid w:val="6FF32B9C"/>
    <w:rsid w:val="708135D8"/>
    <w:rsid w:val="708F1531"/>
    <w:rsid w:val="70B41AC2"/>
    <w:rsid w:val="71393D62"/>
    <w:rsid w:val="7149B5B3"/>
    <w:rsid w:val="71BCB93F"/>
    <w:rsid w:val="71EDEF4B"/>
    <w:rsid w:val="72739E76"/>
    <w:rsid w:val="7283B8FC"/>
    <w:rsid w:val="7378202E"/>
    <w:rsid w:val="7541CD3F"/>
    <w:rsid w:val="75974588"/>
    <w:rsid w:val="759DFC17"/>
    <w:rsid w:val="75F78995"/>
    <w:rsid w:val="76414306"/>
    <w:rsid w:val="7672CD32"/>
    <w:rsid w:val="76F0EDA6"/>
    <w:rsid w:val="780887DB"/>
    <w:rsid w:val="786E4F73"/>
    <w:rsid w:val="78C5A5B5"/>
    <w:rsid w:val="78E90F13"/>
    <w:rsid w:val="7B3C08BC"/>
    <w:rsid w:val="7BF9AEA2"/>
    <w:rsid w:val="7C34F4E1"/>
    <w:rsid w:val="7D605D6D"/>
    <w:rsid w:val="7DEA5E5E"/>
    <w:rsid w:val="7E8A1498"/>
    <w:rsid w:val="7F184CC3"/>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B3817"/>
  <w15:docId w15:val="{476D0D12-038D-43BE-9B75-25B948B3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3565A" w:themeColor="text2"/>
        <w:sz w:val="21"/>
        <w:szCs w:val="21"/>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uiPriority="9"/>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locked="1" w:semiHidden="1" w:uiPriority="39"/>
    <w:lsdException w:name="Normal Indent" w:locked="1"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locked="1"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semiHidden="1" w:unhideWhenUsed="1"/>
    <w:lsdException w:name="List Number" w:locked="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nhideWhenUsed="1"/>
    <w:lsdException w:name="List Number 3" w:locked="1" w:semiHidden="1" w:unhideWhenUsed="1"/>
    <w:lsdException w:name="List Number 4" w:semiHidden="1" w:unhideWhenUsed="1"/>
    <w:lsdException w:name="List Number 5" w:semiHidden="1" w:unhideWhenUsed="1"/>
    <w:lsdException w:name="Title" w:locked="1" w:semiHidden="1" w:uiPriority="1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F97AD5"/>
    <w:pPr>
      <w:spacing w:before="180" w:after="120" w:line="264" w:lineRule="auto"/>
      <w:jc w:val="both"/>
    </w:pPr>
  </w:style>
  <w:style w:type="paragraph" w:styleId="Heading1">
    <w:name w:val="heading 1"/>
    <w:aliases w:val="~SectionHeading,Heading 1 (OST),RSKH1,RSKHeading 1,Section Heading,Section,H1,h1,(Alt+1),l1,Header1,1.,head:1#,Head 1,Ch,Chapter,LHFC1,Se,Paragraph,MPS Standard Heading 1,PA Chapter,numbered indent 1,ni1,Numbered - 1,Heading.CAPS,1,Headerm,t,L"/>
    <w:basedOn w:val="SecHeadNonToc"/>
    <w:next w:val="Normal"/>
    <w:link w:val="Heading1Char"/>
    <w:uiPriority w:val="9"/>
    <w:qFormat/>
    <w:rsid w:val="00F97AD5"/>
    <w:pPr>
      <w:numPr>
        <w:numId w:val="3"/>
      </w:numPr>
      <w:ind w:hanging="284"/>
      <w:outlineLvl w:val="0"/>
    </w:pPr>
    <w:rPr>
      <w:rFonts w:cs="Arial"/>
    </w:rPr>
  </w:style>
  <w:style w:type="paragraph" w:styleId="Heading2">
    <w:name w:val="heading 2"/>
    <w:aliases w:val="~SubHeading,Heading 2 (OST),DNV-H2,RSKH2,Heading 2 URS,Major,h2,(Alt+2),Lev 2,Sub-paragraph,MPS Sub-Heading,PA Major Section,numbered indent 2,ni2,ParaLvl2,Numbered - 2,Sub-section,1.1,B,#2,AITS 2,AITS Section Heading,Clause,H2,2,Table 2,L2"/>
    <w:basedOn w:val="Heading1"/>
    <w:next w:val="Normal"/>
    <w:link w:val="Heading2Char"/>
    <w:uiPriority w:val="9"/>
    <w:qFormat/>
    <w:rsid w:val="00451DE6"/>
    <w:pPr>
      <w:pageBreakBefore w:val="0"/>
      <w:numPr>
        <w:ilvl w:val="1"/>
      </w:numPr>
      <w:spacing w:before="280"/>
      <w:outlineLvl w:val="1"/>
    </w:pPr>
    <w:rPr>
      <w:sz w:val="32"/>
    </w:rPr>
  </w:style>
  <w:style w:type="paragraph" w:styleId="Heading3">
    <w:name w:val="heading 3"/>
    <w:aliases w:val="~MinorSubHeading,Heading 3 (OST),L3,Section SubHeading,L31,L32,Section SubHeading1,L311,L33,Section SubHeading2,L312,L321,Section SubHeading11,L3111,L34,Section SubHeading3,L313,L322,Section SubHeading12,L3112,L35,Section SubHeading4,L314,L323"/>
    <w:basedOn w:val="Heading2"/>
    <w:next w:val="Normal"/>
    <w:link w:val="Heading3Char"/>
    <w:uiPriority w:val="9"/>
    <w:qFormat/>
    <w:rsid w:val="00F97AD5"/>
    <w:pPr>
      <w:numPr>
        <w:ilvl w:val="2"/>
      </w:numPr>
      <w:spacing w:before="240"/>
      <w:ind w:hanging="284"/>
      <w:outlineLvl w:val="2"/>
    </w:pPr>
    <w:rPr>
      <w:sz w:val="28"/>
    </w:rPr>
  </w:style>
  <w:style w:type="paragraph" w:styleId="Heading4">
    <w:name w:val="heading 4"/>
    <w:aliases w:val="~Level4Heading,Subtitle 4,Normal Heading,(i),Agt Head 4,Normalhead4,MisHead4,rp_Heading 4,Normal Heading 4,h4,h4 sub sub heading,D Sub-Sub/Plain,COX4,Heading 4 Char1,Heading 4 Char Char,Agt Head 4 Char Char,Normalhead4 Char Char,Para4"/>
    <w:basedOn w:val="Heading3"/>
    <w:next w:val="Normal"/>
    <w:link w:val="Heading4Char"/>
    <w:uiPriority w:val="3"/>
    <w:rsid w:val="00F97AD5"/>
    <w:pPr>
      <w:numPr>
        <w:ilvl w:val="3"/>
      </w:numPr>
      <w:spacing w:before="180"/>
      <w:ind w:hanging="284"/>
      <w:outlineLvl w:val="3"/>
    </w:pPr>
    <w:rPr>
      <w:sz w:val="24"/>
    </w:rPr>
  </w:style>
  <w:style w:type="paragraph" w:styleId="Heading5">
    <w:name w:val="heading 5"/>
    <w:basedOn w:val="Normal"/>
    <w:next w:val="Normal"/>
    <w:link w:val="Heading5Char"/>
    <w:uiPriority w:val="9"/>
    <w:semiHidden/>
    <w:rsid w:val="00F97AD5"/>
    <w:pPr>
      <w:keepNext/>
      <w:keepLines/>
      <w:spacing w:before="200"/>
      <w:outlineLvl w:val="4"/>
    </w:pPr>
    <w:rPr>
      <w:rFonts w:asciiTheme="majorHAnsi" w:eastAsiaTheme="majorEastAsia" w:hAnsiTheme="majorHAnsi" w:cstheme="majorBidi"/>
      <w:color w:val="auto"/>
    </w:rPr>
  </w:style>
  <w:style w:type="paragraph" w:styleId="Heading6">
    <w:name w:val="heading 6"/>
    <w:basedOn w:val="SecHeadNonToc"/>
    <w:next w:val="Normal"/>
    <w:link w:val="Heading6Char"/>
    <w:semiHidden/>
    <w:rsid w:val="00F97AD5"/>
    <w:pPr>
      <w:outlineLvl w:val="5"/>
    </w:pPr>
  </w:style>
  <w:style w:type="paragraph" w:styleId="Heading7">
    <w:name w:val="heading 7"/>
    <w:basedOn w:val="Heading6"/>
    <w:next w:val="Normal"/>
    <w:link w:val="Heading7Char"/>
    <w:semiHidden/>
    <w:rsid w:val="00F97AD5"/>
    <w:pPr>
      <w:pageBreakBefore w:val="0"/>
      <w:numPr>
        <w:numId w:val="4"/>
      </w:numPr>
      <w:tabs>
        <w:tab w:val="left" w:pos="2127"/>
      </w:tabs>
      <w:spacing w:after="240"/>
      <w:outlineLvl w:val="6"/>
    </w:pPr>
    <w:rPr>
      <w:sz w:val="32"/>
    </w:rPr>
  </w:style>
  <w:style w:type="paragraph" w:styleId="Heading8">
    <w:name w:val="heading 8"/>
    <w:basedOn w:val="Heading7"/>
    <w:next w:val="Normal"/>
    <w:link w:val="Heading8Char"/>
    <w:semiHidden/>
    <w:rsid w:val="00F97AD5"/>
    <w:pPr>
      <w:numPr>
        <w:ilvl w:val="1"/>
      </w:numPr>
      <w:outlineLvl w:val="7"/>
    </w:pPr>
    <w:rPr>
      <w:sz w:val="28"/>
    </w:rPr>
  </w:style>
  <w:style w:type="paragraph" w:styleId="Heading9">
    <w:name w:val="heading 9"/>
    <w:basedOn w:val="Heading8"/>
    <w:next w:val="Normal"/>
    <w:link w:val="Heading9Char"/>
    <w:semiHidden/>
    <w:rsid w:val="00F97AD5"/>
    <w:pPr>
      <w:numPr>
        <w:ilvl w:val="2"/>
      </w:numPr>
      <w:outlineLvl w:val="8"/>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BaseStyle"/>
    <w:link w:val="NoSpacingChar"/>
    <w:uiPriority w:val="1"/>
    <w:qFormat/>
    <w:rsid w:val="00F97AD5"/>
    <w:pPr>
      <w:spacing w:after="0" w:line="240" w:lineRule="auto"/>
    </w:pPr>
  </w:style>
  <w:style w:type="paragraph" w:customStyle="1" w:styleId="DocDate">
    <w:name w:val="~DocDate"/>
    <w:basedOn w:val="NoSpacing"/>
    <w:qFormat/>
    <w:rsid w:val="00F97AD5"/>
    <w:rPr>
      <w:sz w:val="28"/>
    </w:rPr>
  </w:style>
  <w:style w:type="paragraph" w:customStyle="1" w:styleId="DocTitle">
    <w:name w:val="~DocTitle"/>
    <w:basedOn w:val="NoSpacing"/>
    <w:qFormat/>
    <w:rsid w:val="00F97AD5"/>
    <w:rPr>
      <w:color w:val="006BA6" w:themeColor="accent1"/>
      <w:sz w:val="48"/>
    </w:rPr>
  </w:style>
  <w:style w:type="paragraph" w:customStyle="1" w:styleId="DocSubTitle">
    <w:name w:val="~DocSubTitle"/>
    <w:basedOn w:val="NoSpacing"/>
    <w:qFormat/>
    <w:rsid w:val="00F97AD5"/>
    <w:rPr>
      <w:sz w:val="40"/>
    </w:rPr>
  </w:style>
  <w:style w:type="paragraph" w:customStyle="1" w:styleId="DocClient">
    <w:name w:val="~DocClient"/>
    <w:basedOn w:val="NoSpacing"/>
    <w:qFormat/>
    <w:rsid w:val="00F97AD5"/>
    <w:rPr>
      <w:sz w:val="36"/>
    </w:rPr>
  </w:style>
  <w:style w:type="paragraph" w:customStyle="1" w:styleId="DocDraft">
    <w:name w:val="~DocDraft"/>
    <w:basedOn w:val="NoSpacing"/>
    <w:qFormat/>
    <w:rsid w:val="00F97AD5"/>
    <w:pPr>
      <w:jc w:val="right"/>
    </w:pPr>
    <w:rPr>
      <w:sz w:val="28"/>
    </w:rPr>
  </w:style>
  <w:style w:type="paragraph" w:customStyle="1" w:styleId="SecHeadNonToc">
    <w:name w:val="~SecHeadNonToc"/>
    <w:basedOn w:val="NoSpacing"/>
    <w:next w:val="Normal"/>
    <w:uiPriority w:val="3"/>
    <w:qFormat/>
    <w:rsid w:val="00F97AD5"/>
    <w:pPr>
      <w:keepNext/>
      <w:pageBreakBefore/>
      <w:spacing w:before="360" w:after="180"/>
    </w:pPr>
    <w:rPr>
      <w:rFonts w:asciiTheme="majorHAnsi" w:hAnsiTheme="majorHAnsi"/>
      <w:color w:val="006BA6" w:themeColor="accent1"/>
      <w:sz w:val="36"/>
    </w:rPr>
  </w:style>
  <w:style w:type="character" w:customStyle="1" w:styleId="Heading7Char">
    <w:name w:val="Heading 7 Char"/>
    <w:basedOn w:val="DefaultParagraphFont"/>
    <w:link w:val="Heading7"/>
    <w:semiHidden/>
    <w:rsid w:val="00F97AD5"/>
    <w:rPr>
      <w:rFonts w:asciiTheme="majorHAnsi" w:hAnsiTheme="majorHAnsi"/>
      <w:color w:val="006BA6" w:themeColor="accent1"/>
      <w:sz w:val="32"/>
    </w:rPr>
  </w:style>
  <w:style w:type="character" w:customStyle="1" w:styleId="Heading8Char">
    <w:name w:val="Heading 8 Char"/>
    <w:basedOn w:val="DefaultParagraphFont"/>
    <w:link w:val="Heading8"/>
    <w:semiHidden/>
    <w:rsid w:val="00F97AD5"/>
    <w:rPr>
      <w:rFonts w:asciiTheme="majorHAnsi" w:hAnsiTheme="majorHAnsi"/>
      <w:color w:val="006BA6" w:themeColor="accent1"/>
      <w:sz w:val="28"/>
    </w:rPr>
  </w:style>
  <w:style w:type="character" w:customStyle="1" w:styleId="Heading9Char">
    <w:name w:val="Heading 9 Char"/>
    <w:basedOn w:val="DefaultParagraphFont"/>
    <w:link w:val="Heading9"/>
    <w:semiHidden/>
    <w:rsid w:val="00F97AD5"/>
    <w:rPr>
      <w:rFonts w:asciiTheme="majorHAnsi" w:hAnsiTheme="majorHAnsi"/>
      <w:i/>
      <w:color w:val="006BA6" w:themeColor="accent1"/>
      <w:sz w:val="24"/>
    </w:rPr>
  </w:style>
  <w:style w:type="character" w:styleId="PlaceholderText">
    <w:name w:val="Placeholder Text"/>
    <w:basedOn w:val="DefaultParagraphFont"/>
    <w:uiPriority w:val="99"/>
    <w:semiHidden/>
    <w:rsid w:val="00F97AD5"/>
    <w:rPr>
      <w:color w:val="808080"/>
    </w:rPr>
  </w:style>
  <w:style w:type="paragraph" w:customStyle="1" w:styleId="BodyHeading">
    <w:name w:val="~BodyHeading"/>
    <w:basedOn w:val="Normal"/>
    <w:next w:val="Normal"/>
    <w:qFormat/>
    <w:rsid w:val="00F97AD5"/>
    <w:pPr>
      <w:keepNext/>
      <w:spacing w:after="180"/>
    </w:pPr>
    <w:rPr>
      <w:b/>
      <w:color w:val="006BA6" w:themeColor="accent1"/>
    </w:rPr>
  </w:style>
  <w:style w:type="paragraph" w:customStyle="1" w:styleId="Bullet10">
    <w:name w:val="~Bullet1"/>
    <w:basedOn w:val="Normal"/>
    <w:link w:val="Bullet1Char"/>
    <w:qFormat/>
    <w:rsid w:val="00451DE6"/>
    <w:pPr>
      <w:numPr>
        <w:numId w:val="1"/>
      </w:numPr>
      <w:spacing w:before="0" w:after="0"/>
    </w:pPr>
    <w:rPr>
      <w:rFonts w:eastAsia="Calibri" w:cs="Arial"/>
    </w:rPr>
  </w:style>
  <w:style w:type="paragraph" w:customStyle="1" w:styleId="Bullet2">
    <w:name w:val="~Bullet2"/>
    <w:basedOn w:val="Bullet10"/>
    <w:qFormat/>
    <w:rsid w:val="00F97AD5"/>
    <w:pPr>
      <w:numPr>
        <w:ilvl w:val="1"/>
      </w:numPr>
      <w:tabs>
        <w:tab w:val="left" w:pos="680"/>
      </w:tabs>
    </w:pPr>
  </w:style>
  <w:style w:type="paragraph" w:customStyle="1" w:styleId="Bullet3">
    <w:name w:val="~Bullet3"/>
    <w:basedOn w:val="Bullet2"/>
    <w:qFormat/>
    <w:rsid w:val="00F97AD5"/>
    <w:pPr>
      <w:numPr>
        <w:ilvl w:val="2"/>
      </w:numPr>
      <w:tabs>
        <w:tab w:val="clear" w:pos="680"/>
        <w:tab w:val="left" w:pos="1021"/>
      </w:tabs>
      <w:ind w:left="1020" w:hanging="340"/>
    </w:pPr>
  </w:style>
  <w:style w:type="paragraph" w:styleId="Caption">
    <w:name w:val="caption"/>
    <w:aliases w:val="~Caption,Caption Char1,Caption Char Char,Caption Char2 Char Char,Caption Char1 Char Char Char,Caption Char Char Char Char Char,Caption Char2 Char Char Char Char Char,Caption Char1 Char1 Char Char Char Char Char,HBP,Caption Char2,Ma,Map,Char,M,HB"/>
    <w:basedOn w:val="BodyHeading"/>
    <w:next w:val="Normal"/>
    <w:link w:val="CaptionChar"/>
    <w:qFormat/>
    <w:rsid w:val="00F97AD5"/>
    <w:pPr>
      <w:tabs>
        <w:tab w:val="left" w:pos="993"/>
      </w:tabs>
      <w:spacing w:after="60"/>
      <w:ind w:left="992" w:hanging="992"/>
      <w:jc w:val="left"/>
    </w:pPr>
    <w:rPr>
      <w:rFonts w:eastAsia="Calibri" w:cs="Arial"/>
    </w:rPr>
  </w:style>
  <w:style w:type="paragraph" w:customStyle="1" w:styleId="ExecSumHead">
    <w:name w:val="~ExecSumHead"/>
    <w:basedOn w:val="SecHeadNonToc"/>
    <w:next w:val="Normal"/>
    <w:uiPriority w:val="4"/>
    <w:qFormat/>
    <w:rsid w:val="00F97AD5"/>
    <w:pPr>
      <w:outlineLvl w:val="0"/>
    </w:pPr>
  </w:style>
  <w:style w:type="paragraph" w:customStyle="1" w:styleId="ExecSumSubHead">
    <w:name w:val="~ExecSumSubHead"/>
    <w:basedOn w:val="Normal"/>
    <w:next w:val="Normal"/>
    <w:uiPriority w:val="4"/>
    <w:qFormat/>
    <w:rsid w:val="00F97AD5"/>
    <w:pPr>
      <w:keepNext/>
      <w:spacing w:before="280" w:after="180" w:line="240" w:lineRule="auto"/>
      <w:outlineLvl w:val="0"/>
    </w:pPr>
    <w:rPr>
      <w:rFonts w:asciiTheme="majorHAnsi" w:hAnsiTheme="majorHAnsi"/>
      <w:color w:val="006BA6" w:themeColor="accent1"/>
      <w:sz w:val="32"/>
    </w:rPr>
  </w:style>
  <w:style w:type="paragraph" w:customStyle="1" w:styleId="GraphicLeft">
    <w:name w:val="~GraphicLeft"/>
    <w:basedOn w:val="NoSpacing"/>
    <w:rsid w:val="00F97AD5"/>
  </w:style>
  <w:style w:type="paragraph" w:customStyle="1" w:styleId="GraphicCentre">
    <w:name w:val="~GraphicCentre"/>
    <w:basedOn w:val="GraphicLeft"/>
    <w:qFormat/>
    <w:rsid w:val="00F97AD5"/>
    <w:pPr>
      <w:jc w:val="center"/>
    </w:pPr>
  </w:style>
  <w:style w:type="paragraph" w:customStyle="1" w:styleId="GraphicRight">
    <w:name w:val="~GraphicRight"/>
    <w:basedOn w:val="GraphicLeft"/>
    <w:qFormat/>
    <w:rsid w:val="00F97AD5"/>
    <w:pPr>
      <w:jc w:val="right"/>
    </w:pPr>
  </w:style>
  <w:style w:type="paragraph" w:customStyle="1" w:styleId="IntroText">
    <w:name w:val="~IntroText"/>
    <w:basedOn w:val="Normal"/>
    <w:next w:val="Normal"/>
    <w:uiPriority w:val="2"/>
    <w:qFormat/>
    <w:rsid w:val="00F97AD5"/>
    <w:rPr>
      <w:i/>
      <w:color w:val="006BA6" w:themeColor="accent1"/>
      <w:sz w:val="24"/>
    </w:rPr>
  </w:style>
  <w:style w:type="paragraph" w:customStyle="1" w:styleId="KeyMsgStyleWide">
    <w:name w:val="~KeyMsgStyleWide"/>
    <w:basedOn w:val="KeyMsgStyleStd"/>
    <w:semiHidden/>
    <w:rsid w:val="00F97AD5"/>
    <w:pPr>
      <w:ind w:left="-2552"/>
    </w:pPr>
    <w:rPr>
      <w:rFonts w:ascii="Arial" w:hAnsi="Arial"/>
    </w:rPr>
  </w:style>
  <w:style w:type="paragraph" w:customStyle="1" w:styleId="NumBullet1">
    <w:name w:val="~NumBullet1"/>
    <w:basedOn w:val="Bullet10"/>
    <w:uiPriority w:val="1"/>
    <w:qFormat/>
    <w:rsid w:val="00F97AD5"/>
    <w:pPr>
      <w:numPr>
        <w:numId w:val="2"/>
      </w:numPr>
      <w:tabs>
        <w:tab w:val="left" w:pos="340"/>
      </w:tabs>
    </w:pPr>
  </w:style>
  <w:style w:type="paragraph" w:customStyle="1" w:styleId="NumBullet2">
    <w:name w:val="~NumBullet2"/>
    <w:basedOn w:val="NumBullet1"/>
    <w:uiPriority w:val="1"/>
    <w:qFormat/>
    <w:rsid w:val="00F97AD5"/>
    <w:pPr>
      <w:numPr>
        <w:ilvl w:val="1"/>
      </w:numPr>
      <w:tabs>
        <w:tab w:val="clear" w:pos="340"/>
        <w:tab w:val="left" w:pos="680"/>
      </w:tabs>
    </w:pPr>
  </w:style>
  <w:style w:type="paragraph" w:customStyle="1" w:styleId="NumBullet3">
    <w:name w:val="~NumBullet3"/>
    <w:basedOn w:val="NumBullet2"/>
    <w:uiPriority w:val="1"/>
    <w:qFormat/>
    <w:rsid w:val="00F97AD5"/>
    <w:pPr>
      <w:numPr>
        <w:ilvl w:val="2"/>
      </w:numPr>
      <w:tabs>
        <w:tab w:val="clear" w:pos="680"/>
        <w:tab w:val="left" w:pos="1021"/>
      </w:tabs>
      <w:ind w:left="1020" w:hanging="340"/>
    </w:pPr>
  </w:style>
  <w:style w:type="paragraph" w:customStyle="1" w:styleId="Source">
    <w:name w:val="~Source"/>
    <w:basedOn w:val="Normal"/>
    <w:next w:val="Normal"/>
    <w:uiPriority w:val="4"/>
    <w:qFormat/>
    <w:rsid w:val="00F97AD5"/>
    <w:pPr>
      <w:spacing w:before="60"/>
      <w:ind w:left="851" w:hanging="851"/>
      <w:jc w:val="left"/>
    </w:pPr>
    <w:rPr>
      <w:rFonts w:eastAsia="Calibri" w:cs="Arial"/>
      <w:i/>
      <w:sz w:val="18"/>
    </w:rPr>
  </w:style>
  <w:style w:type="paragraph" w:customStyle="1" w:styleId="SourceWide">
    <w:name w:val="~SourceWide"/>
    <w:basedOn w:val="Source"/>
    <w:next w:val="Normal"/>
    <w:semiHidden/>
    <w:rsid w:val="00F97AD5"/>
    <w:pPr>
      <w:ind w:left="0" w:hanging="1134"/>
    </w:pPr>
  </w:style>
  <w:style w:type="paragraph" w:customStyle="1" w:styleId="Spacer">
    <w:name w:val="~Spacer"/>
    <w:basedOn w:val="NoSpacing"/>
    <w:rsid w:val="00F97AD5"/>
    <w:rPr>
      <w:rFonts w:ascii="Arial" w:hAnsi="Arial"/>
      <w:sz w:val="2"/>
    </w:rPr>
  </w:style>
  <w:style w:type="paragraph" w:customStyle="1" w:styleId="TableTextLeft">
    <w:name w:val="~TableTextLeft"/>
    <w:basedOn w:val="Normal"/>
    <w:link w:val="TableTextLeftChar"/>
    <w:qFormat/>
    <w:rsid w:val="00F97AD5"/>
    <w:pPr>
      <w:spacing w:before="40" w:after="20"/>
      <w:jc w:val="left"/>
    </w:pPr>
  </w:style>
  <w:style w:type="paragraph" w:customStyle="1" w:styleId="TableBullet1">
    <w:name w:val="~TableBullet1"/>
    <w:basedOn w:val="TableTextLeft"/>
    <w:uiPriority w:val="4"/>
    <w:qFormat/>
    <w:rsid w:val="00F97AD5"/>
    <w:pPr>
      <w:numPr>
        <w:numId w:val="7"/>
      </w:numPr>
      <w:tabs>
        <w:tab w:val="clear" w:pos="170"/>
      </w:tabs>
      <w:spacing w:before="0" w:after="0"/>
    </w:pPr>
    <w:rPr>
      <w:rFonts w:eastAsia="Calibri" w:cs="Arial"/>
    </w:rPr>
  </w:style>
  <w:style w:type="paragraph" w:customStyle="1" w:styleId="TableHeadingLeft">
    <w:name w:val="~TableHeadingLeft"/>
    <w:basedOn w:val="TableTextLeft"/>
    <w:link w:val="TableHeadingLeftChar"/>
    <w:qFormat/>
    <w:rsid w:val="00F97AD5"/>
    <w:pPr>
      <w:keepNext/>
    </w:pPr>
    <w:rPr>
      <w:b/>
      <w:color w:val="FFFFFF" w:themeColor="background1"/>
      <w:szCs w:val="26"/>
    </w:rPr>
  </w:style>
  <w:style w:type="paragraph" w:customStyle="1" w:styleId="TableHeadingCentre">
    <w:name w:val="~TableHeadingCentre"/>
    <w:basedOn w:val="TableHeadingLeft"/>
    <w:uiPriority w:val="4"/>
    <w:qFormat/>
    <w:rsid w:val="00F97AD5"/>
    <w:pPr>
      <w:jc w:val="center"/>
    </w:pPr>
  </w:style>
  <w:style w:type="paragraph" w:customStyle="1" w:styleId="TableHeadingRight">
    <w:name w:val="~TableHeadingRight"/>
    <w:basedOn w:val="TableHeadingLeft"/>
    <w:uiPriority w:val="4"/>
    <w:qFormat/>
    <w:rsid w:val="00F97AD5"/>
    <w:pPr>
      <w:jc w:val="right"/>
    </w:pPr>
  </w:style>
  <w:style w:type="paragraph" w:customStyle="1" w:styleId="CaptionWide">
    <w:name w:val="~CaptionWide"/>
    <w:basedOn w:val="Caption"/>
    <w:next w:val="Normal"/>
    <w:semiHidden/>
    <w:rsid w:val="00F97AD5"/>
    <w:pPr>
      <w:tabs>
        <w:tab w:val="clear" w:pos="993"/>
        <w:tab w:val="left" w:pos="0"/>
      </w:tabs>
      <w:ind w:left="0" w:hanging="1134"/>
    </w:pPr>
    <w:rPr>
      <w:bCs/>
    </w:rPr>
  </w:style>
  <w:style w:type="paragraph" w:customStyle="1" w:styleId="TableTextCentre">
    <w:name w:val="~TableTextCentre"/>
    <w:basedOn w:val="TableTextLeft"/>
    <w:uiPriority w:val="4"/>
    <w:qFormat/>
    <w:rsid w:val="00F97AD5"/>
    <w:pPr>
      <w:jc w:val="center"/>
    </w:pPr>
  </w:style>
  <w:style w:type="paragraph" w:customStyle="1" w:styleId="TableTextRight">
    <w:name w:val="~TableTextRight"/>
    <w:basedOn w:val="TableTextLeft"/>
    <w:uiPriority w:val="4"/>
    <w:qFormat/>
    <w:rsid w:val="00F97AD5"/>
    <w:pPr>
      <w:jc w:val="right"/>
    </w:pPr>
  </w:style>
  <w:style w:type="paragraph" w:customStyle="1" w:styleId="TableTotalLeft">
    <w:name w:val="~TableTotalLeft"/>
    <w:basedOn w:val="TableTextLeft"/>
    <w:semiHidden/>
    <w:rsid w:val="00F97AD5"/>
    <w:rPr>
      <w:b/>
    </w:rPr>
  </w:style>
  <w:style w:type="paragraph" w:customStyle="1" w:styleId="TableTotalCentre">
    <w:name w:val="~TableTotalCentre"/>
    <w:basedOn w:val="TableTotalLeft"/>
    <w:semiHidden/>
    <w:rsid w:val="00F97AD5"/>
    <w:pPr>
      <w:framePr w:wrap="around" w:vAnchor="page" w:hAnchor="margin" w:y="1135"/>
      <w:suppressOverlap/>
      <w:jc w:val="center"/>
    </w:pPr>
  </w:style>
  <w:style w:type="paragraph" w:customStyle="1" w:styleId="TableTotalRight">
    <w:name w:val="~TableTotalRight"/>
    <w:basedOn w:val="TableTotalLeft"/>
    <w:semiHidden/>
    <w:rsid w:val="00F97AD5"/>
    <w:pPr>
      <w:framePr w:wrap="around" w:vAnchor="page" w:hAnchor="margin" w:y="1135"/>
      <w:suppressOverlap/>
      <w:jc w:val="right"/>
    </w:pPr>
  </w:style>
  <w:style w:type="paragraph" w:styleId="Footer">
    <w:name w:val="footer"/>
    <w:aliases w:val="~Footer"/>
    <w:basedOn w:val="NoSpacing"/>
    <w:link w:val="FooterChar"/>
    <w:uiPriority w:val="99"/>
    <w:rsid w:val="00F97AD5"/>
    <w:rPr>
      <w:color w:val="A6A6A6" w:themeColor="background1" w:themeShade="A6"/>
    </w:rPr>
  </w:style>
  <w:style w:type="character" w:customStyle="1" w:styleId="FooterChar">
    <w:name w:val="Footer Char"/>
    <w:aliases w:val="~Footer Char"/>
    <w:basedOn w:val="DefaultParagraphFont"/>
    <w:link w:val="Footer"/>
    <w:uiPriority w:val="99"/>
    <w:rsid w:val="00F97AD5"/>
    <w:rPr>
      <w:color w:val="A6A6A6" w:themeColor="background1" w:themeShade="A6"/>
    </w:rPr>
  </w:style>
  <w:style w:type="character" w:styleId="FootnoteReference">
    <w:name w:val="footnote reference"/>
    <w:basedOn w:val="DefaultParagraphFont"/>
    <w:rsid w:val="00F97AD5"/>
    <w:rPr>
      <w:rFonts w:asciiTheme="minorHAnsi" w:hAnsiTheme="minorHAnsi"/>
      <w:vertAlign w:val="superscript"/>
    </w:rPr>
  </w:style>
  <w:style w:type="paragraph" w:styleId="FootnoteText">
    <w:name w:val="footnote text"/>
    <w:aliases w:val="~FootnoteText"/>
    <w:basedOn w:val="NoSpacing"/>
    <w:link w:val="FootnoteTextChar"/>
    <w:rsid w:val="00F97AD5"/>
    <w:pPr>
      <w:spacing w:before="120" w:line="264" w:lineRule="auto"/>
      <w:ind w:left="284" w:hanging="284"/>
    </w:pPr>
    <w:rPr>
      <w:rFonts w:ascii="Arial" w:hAnsi="Arial"/>
      <w:sz w:val="18"/>
    </w:rPr>
  </w:style>
  <w:style w:type="character" w:customStyle="1" w:styleId="FootnoteTextChar">
    <w:name w:val="Footnote Text Char"/>
    <w:aliases w:val="~FootnoteText Char"/>
    <w:basedOn w:val="DefaultParagraphFont"/>
    <w:link w:val="FootnoteText"/>
    <w:rsid w:val="00F97AD5"/>
    <w:rPr>
      <w:rFonts w:ascii="Arial" w:hAnsi="Arial"/>
      <w:sz w:val="18"/>
    </w:rPr>
  </w:style>
  <w:style w:type="paragraph" w:styleId="Header">
    <w:name w:val="header"/>
    <w:aliases w:val="~Header"/>
    <w:basedOn w:val="NoSpacing"/>
    <w:link w:val="HeaderChar"/>
    <w:uiPriority w:val="99"/>
    <w:rsid w:val="00F97AD5"/>
    <w:rPr>
      <w:color w:val="A6A6A6" w:themeColor="background1" w:themeShade="A6"/>
    </w:rPr>
  </w:style>
  <w:style w:type="character" w:customStyle="1" w:styleId="HeaderChar">
    <w:name w:val="Header Char"/>
    <w:aliases w:val="~Header Char"/>
    <w:basedOn w:val="DefaultParagraphFont"/>
    <w:link w:val="Header"/>
    <w:uiPriority w:val="99"/>
    <w:rsid w:val="00F97AD5"/>
    <w:rPr>
      <w:color w:val="A6A6A6" w:themeColor="background1" w:themeShade="A6"/>
    </w:rPr>
  </w:style>
  <w:style w:type="character" w:customStyle="1" w:styleId="Heading1Char">
    <w:name w:val="Heading 1 Char"/>
    <w:aliases w:val="~SectionHeading Char,Heading 1 (OST) Char,RSKH1 Char,RSKHeading 1 Char,Section Heading Char,Section Char,H1 Char,h1 Char,(Alt+1) Char,l1 Char,Header1 Char,1. Char,head:1# Char,Head 1 Char,Ch Char,Chapter Char,LHFC1 Char,Se Char,ni1 Char"/>
    <w:basedOn w:val="DefaultParagraphFont"/>
    <w:link w:val="Heading1"/>
    <w:uiPriority w:val="9"/>
    <w:rsid w:val="00F97AD5"/>
    <w:rPr>
      <w:rFonts w:asciiTheme="majorHAnsi" w:hAnsiTheme="majorHAnsi" w:cs="Arial"/>
      <w:color w:val="006BA6" w:themeColor="accent1"/>
      <w:sz w:val="36"/>
    </w:rPr>
  </w:style>
  <w:style w:type="character" w:customStyle="1" w:styleId="Heading2Char">
    <w:name w:val="Heading 2 Char"/>
    <w:aliases w:val="~SubHeading Char,Heading 2 (OST) Char,DNV-H2 Char,RSKH2 Char,Heading 2 URS Char,Major Char,h2 Char,(Alt+2) Char,Lev 2 Char,Sub-paragraph Char,MPS Sub-Heading Char,PA Major Section Char,numbered indent 2 Char,ni2 Char,ParaLvl2 Char,B Char"/>
    <w:basedOn w:val="DefaultParagraphFont"/>
    <w:link w:val="Heading2"/>
    <w:uiPriority w:val="9"/>
    <w:rsid w:val="00F97AD5"/>
    <w:rPr>
      <w:rFonts w:asciiTheme="majorHAnsi" w:hAnsiTheme="majorHAnsi" w:cs="Arial"/>
      <w:color w:val="006BA6" w:themeColor="accent1"/>
      <w:sz w:val="32"/>
    </w:rPr>
  </w:style>
  <w:style w:type="character" w:customStyle="1" w:styleId="Heading3Char">
    <w:name w:val="Heading 3 Char"/>
    <w:aliases w:val="~MinorSubHeading Char,Heading 3 (OST) Char,L3 Char,Section SubHeading Char,L31 Char,L32 Char,Section SubHeading1 Char,L311 Char,L33 Char,Section SubHeading2 Char,L312 Char,L321 Char,Section SubHeading11 Char,L3111 Char,L34 Char,L313 Char"/>
    <w:basedOn w:val="DefaultParagraphFont"/>
    <w:link w:val="Heading3"/>
    <w:uiPriority w:val="9"/>
    <w:rsid w:val="00F97AD5"/>
    <w:rPr>
      <w:rFonts w:asciiTheme="majorHAnsi" w:hAnsiTheme="majorHAnsi" w:cs="Arial"/>
      <w:color w:val="006BA6" w:themeColor="accent1"/>
      <w:sz w:val="28"/>
    </w:rPr>
  </w:style>
  <w:style w:type="character" w:customStyle="1" w:styleId="Heading4Char">
    <w:name w:val="Heading 4 Char"/>
    <w:aliases w:val="~Level4Heading Char,Subtitle 4 Char,Normal Heading Char,(i) Char,Agt Head 4 Char,Normalhead4 Char,MisHead4 Char,rp_Heading 4 Char,Normal Heading 4 Char,h4 Char,h4 sub sub heading Char,D Sub-Sub/Plain Char,COX4 Char,Heading 4 Char1 Char"/>
    <w:basedOn w:val="DefaultParagraphFont"/>
    <w:link w:val="Heading4"/>
    <w:uiPriority w:val="3"/>
    <w:rsid w:val="00F97AD5"/>
    <w:rPr>
      <w:rFonts w:asciiTheme="majorHAnsi" w:hAnsiTheme="majorHAnsi" w:cs="Arial"/>
      <w:color w:val="006BA6" w:themeColor="accent1"/>
      <w:sz w:val="24"/>
    </w:rPr>
  </w:style>
  <w:style w:type="paragraph" w:styleId="TOC1">
    <w:name w:val="toc 1"/>
    <w:aliases w:val="~SectionHeadings"/>
    <w:basedOn w:val="NoSpacing"/>
    <w:next w:val="Normal"/>
    <w:uiPriority w:val="39"/>
    <w:rsid w:val="00F97AD5"/>
    <w:pPr>
      <w:tabs>
        <w:tab w:val="left" w:pos="426"/>
        <w:tab w:val="right" w:leader="dot" w:pos="9072"/>
      </w:tabs>
      <w:spacing w:before="120" w:after="40"/>
      <w:ind w:left="426" w:hanging="426"/>
    </w:pPr>
    <w:rPr>
      <w:rFonts w:asciiTheme="majorHAnsi" w:eastAsiaTheme="minorEastAsia" w:hAnsiTheme="majorHAnsi"/>
      <w:noProof/>
      <w:lang w:eastAsia="en-GB"/>
    </w:rPr>
  </w:style>
  <w:style w:type="paragraph" w:styleId="TOC2">
    <w:name w:val="toc 2"/>
    <w:aliases w:val="~SubHeadings"/>
    <w:basedOn w:val="TOC1"/>
    <w:next w:val="Normal"/>
    <w:uiPriority w:val="39"/>
    <w:rsid w:val="00F97AD5"/>
    <w:pPr>
      <w:tabs>
        <w:tab w:val="left" w:pos="993"/>
      </w:tabs>
      <w:spacing w:before="40"/>
      <w:ind w:left="993" w:hanging="567"/>
    </w:pPr>
    <w:rPr>
      <w:rFonts w:asciiTheme="minorHAnsi" w:hAnsiTheme="minorHAnsi"/>
    </w:rPr>
  </w:style>
  <w:style w:type="paragraph" w:styleId="TOC3">
    <w:name w:val="toc 3"/>
    <w:aliases w:val="~MinorSubheadings"/>
    <w:basedOn w:val="TOC2"/>
    <w:next w:val="Normal"/>
    <w:uiPriority w:val="39"/>
    <w:rsid w:val="00F97AD5"/>
    <w:pPr>
      <w:tabs>
        <w:tab w:val="left" w:pos="1701"/>
      </w:tabs>
      <w:ind w:left="1701" w:hanging="708"/>
    </w:pPr>
  </w:style>
  <w:style w:type="paragraph" w:styleId="TOC4">
    <w:name w:val="toc 4"/>
    <w:aliases w:val="~FourthHeadLevel"/>
    <w:basedOn w:val="TOC3"/>
    <w:next w:val="Normal"/>
    <w:uiPriority w:val="39"/>
    <w:rsid w:val="00F97AD5"/>
    <w:pPr>
      <w:tabs>
        <w:tab w:val="left" w:pos="2098"/>
      </w:tabs>
      <w:ind w:left="2098" w:hanging="794"/>
    </w:pPr>
  </w:style>
  <w:style w:type="paragraph" w:styleId="TOC5">
    <w:name w:val="toc 5"/>
    <w:aliases w:val="~ExecSumHeading"/>
    <w:basedOn w:val="TOC1"/>
    <w:next w:val="Normal"/>
    <w:uiPriority w:val="39"/>
    <w:rsid w:val="00F97AD5"/>
  </w:style>
  <w:style w:type="paragraph" w:styleId="TOC6">
    <w:name w:val="toc 6"/>
    <w:aliases w:val="~AppDivider"/>
    <w:basedOn w:val="TOC1"/>
    <w:next w:val="Normal"/>
    <w:autoRedefine/>
    <w:uiPriority w:val="39"/>
    <w:rsid w:val="00F97AD5"/>
    <w:pPr>
      <w:spacing w:before="240"/>
    </w:pPr>
  </w:style>
  <w:style w:type="paragraph" w:styleId="TOC7">
    <w:name w:val="toc 7"/>
    <w:aliases w:val="~AppHeadings"/>
    <w:basedOn w:val="TOC1"/>
    <w:next w:val="Normal"/>
    <w:uiPriority w:val="39"/>
    <w:rsid w:val="00F97AD5"/>
    <w:rPr>
      <w:rFonts w:asciiTheme="minorHAnsi" w:hAnsiTheme="minorHAnsi"/>
    </w:rPr>
  </w:style>
  <w:style w:type="paragraph" w:styleId="TOC8">
    <w:name w:val="toc 8"/>
    <w:aliases w:val="~AppSubHeadings"/>
    <w:basedOn w:val="TOC2"/>
    <w:next w:val="Normal"/>
    <w:uiPriority w:val="39"/>
    <w:rsid w:val="00F97AD5"/>
    <w:pPr>
      <w:tabs>
        <w:tab w:val="clear" w:pos="426"/>
      </w:tabs>
    </w:pPr>
  </w:style>
  <w:style w:type="character" w:customStyle="1" w:styleId="CaptionChar">
    <w:name w:val="Caption Char"/>
    <w:aliases w:val="~Caption Char,Caption Char1 Char,Caption Char Char Char,Caption Char2 Char Char Char,Caption Char1 Char Char Char Char,Caption Char Char Char Char Char Char,Caption Char2 Char Char Char Char Char Char,HBP Char,Caption Char2 Char,Ma Char"/>
    <w:basedOn w:val="DefaultParagraphFont"/>
    <w:link w:val="Caption"/>
    <w:rsid w:val="00F97AD5"/>
    <w:rPr>
      <w:rFonts w:eastAsia="Calibri" w:cs="Arial"/>
      <w:b/>
      <w:color w:val="006BA6" w:themeColor="accent1"/>
    </w:rPr>
  </w:style>
  <w:style w:type="paragraph" w:styleId="ListParagraph">
    <w:name w:val="List Paragraph"/>
    <w:basedOn w:val="Normal"/>
    <w:link w:val="ListParagraphChar"/>
    <w:uiPriority w:val="34"/>
    <w:rsid w:val="00F97AD5"/>
    <w:pPr>
      <w:ind w:left="720"/>
      <w:contextualSpacing/>
    </w:pPr>
    <w:rPr>
      <w:rFonts w:ascii="Arial" w:hAnsi="Arial"/>
    </w:rPr>
  </w:style>
  <w:style w:type="paragraph" w:styleId="BalloonText">
    <w:name w:val="Balloon Text"/>
    <w:basedOn w:val="Normal"/>
    <w:link w:val="BalloonTextChar"/>
    <w:uiPriority w:val="99"/>
    <w:semiHidden/>
    <w:unhideWhenUsed/>
    <w:rsid w:val="00F97A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AD5"/>
    <w:rPr>
      <w:rFonts w:ascii="Tahoma" w:hAnsi="Tahoma" w:cs="Tahoma"/>
      <w:sz w:val="16"/>
      <w:szCs w:val="16"/>
    </w:rPr>
  </w:style>
  <w:style w:type="paragraph" w:customStyle="1" w:styleId="KeyMsgFrameMargin">
    <w:name w:val="~KeyMsgFrameMargin"/>
    <w:basedOn w:val="KeyMsgStyleStd"/>
    <w:semiHidden/>
    <w:rsid w:val="00F97AD5"/>
    <w:pPr>
      <w:framePr w:w="2268" w:wrap="around" w:vAnchor="text" w:hAnchor="text" w:x="-2551" w:y="1"/>
    </w:pPr>
  </w:style>
  <w:style w:type="paragraph" w:customStyle="1" w:styleId="KeyMsgBoxText">
    <w:name w:val="~KeyMsgBoxText"/>
    <w:basedOn w:val="TableTextLeft"/>
    <w:uiPriority w:val="3"/>
    <w:qFormat/>
    <w:rsid w:val="00F97AD5"/>
    <w:pPr>
      <w:spacing w:before="180" w:after="120"/>
      <w:jc w:val="both"/>
    </w:pPr>
  </w:style>
  <w:style w:type="paragraph" w:customStyle="1" w:styleId="KeyMsgBoxHead">
    <w:name w:val="~KeyMsgBoxHead"/>
    <w:basedOn w:val="KeyMsgStyleStd"/>
    <w:uiPriority w:val="3"/>
    <w:qFormat/>
    <w:rsid w:val="00F97AD5"/>
    <w:pPr>
      <w:spacing w:after="180" w:line="240" w:lineRule="auto"/>
    </w:pPr>
    <w:rPr>
      <w:b/>
      <w:i w:val="0"/>
    </w:rPr>
  </w:style>
  <w:style w:type="paragraph" w:customStyle="1" w:styleId="QuoteBoxText">
    <w:name w:val="~QuoteBoxText"/>
    <w:basedOn w:val="Normal"/>
    <w:uiPriority w:val="3"/>
    <w:semiHidden/>
    <w:rsid w:val="00F97AD5"/>
  </w:style>
  <w:style w:type="paragraph" w:customStyle="1" w:styleId="Quote1">
    <w:name w:val="Quote1"/>
    <w:basedOn w:val="Normal"/>
    <w:next w:val="Normal"/>
    <w:uiPriority w:val="3"/>
    <w:qFormat/>
    <w:rsid w:val="00E40A9A"/>
    <w:pPr>
      <w:keepNext/>
      <w:framePr w:hSpace="3402" w:wrap="around" w:vAnchor="text" w:hAnchor="margin" w:x="-426" w:y="18"/>
    </w:pPr>
    <w:rPr>
      <w:i/>
      <w:sz w:val="24"/>
    </w:rPr>
  </w:style>
  <w:style w:type="paragraph" w:customStyle="1" w:styleId="KeyMsgStyleStd">
    <w:name w:val="~KeyMsgStyleStd"/>
    <w:basedOn w:val="Normal"/>
    <w:next w:val="Normal"/>
    <w:semiHidden/>
    <w:rsid w:val="00F97AD5"/>
    <w:rPr>
      <w:i/>
      <w:color w:val="006BA6" w:themeColor="accent1"/>
      <w:sz w:val="24"/>
    </w:rPr>
  </w:style>
  <w:style w:type="table" w:customStyle="1" w:styleId="TableNormal0">
    <w:name w:val="~TableNormal"/>
    <w:basedOn w:val="TableNormal"/>
    <w:semiHidden/>
    <w:rsid w:val="00F97AD5"/>
    <w:pPr>
      <w:spacing w:after="0" w:line="240" w:lineRule="auto"/>
    </w:pPr>
    <w:tblPr/>
  </w:style>
  <w:style w:type="paragraph" w:customStyle="1" w:styleId="LastPageHeadLeft">
    <w:name w:val="~LastPageHeadLeft"/>
    <w:basedOn w:val="Normal"/>
    <w:uiPriority w:val="5"/>
    <w:qFormat/>
    <w:rsid w:val="00F97AD5"/>
    <w:pPr>
      <w:framePr w:wrap="around" w:vAnchor="page" w:hAnchor="page" w:y="1"/>
    </w:pPr>
    <w:rPr>
      <w:b/>
      <w:color w:val="006BA6" w:themeColor="accent1"/>
      <w:lang w:val="de-DE"/>
    </w:rPr>
  </w:style>
  <w:style w:type="character" w:customStyle="1" w:styleId="Heading5Char">
    <w:name w:val="Heading 5 Char"/>
    <w:basedOn w:val="DefaultParagraphFont"/>
    <w:link w:val="Heading5"/>
    <w:uiPriority w:val="9"/>
    <w:semiHidden/>
    <w:rsid w:val="00F97AD5"/>
    <w:rPr>
      <w:rFonts w:asciiTheme="majorHAnsi" w:eastAsiaTheme="majorEastAsia" w:hAnsiTheme="majorHAnsi" w:cstheme="majorBidi"/>
      <w:color w:val="auto"/>
    </w:rPr>
  </w:style>
  <w:style w:type="character" w:customStyle="1" w:styleId="Heading6Char">
    <w:name w:val="Heading 6 Char"/>
    <w:basedOn w:val="DefaultParagraphFont"/>
    <w:link w:val="Heading6"/>
    <w:semiHidden/>
    <w:rsid w:val="00F97AD5"/>
    <w:rPr>
      <w:rFonts w:asciiTheme="majorHAnsi" w:hAnsiTheme="majorHAnsi"/>
      <w:color w:val="006BA6" w:themeColor="accent1"/>
      <w:sz w:val="36"/>
    </w:rPr>
  </w:style>
  <w:style w:type="character" w:styleId="Hyperlink">
    <w:name w:val="Hyperlink"/>
    <w:basedOn w:val="DefaultParagraphFont"/>
    <w:uiPriority w:val="99"/>
    <w:rsid w:val="00F97AD5"/>
    <w:rPr>
      <w:color w:val="006BA6" w:themeColor="hyperlink"/>
      <w:u w:val="single"/>
    </w:rPr>
  </w:style>
  <w:style w:type="paragraph" w:customStyle="1" w:styleId="Hidden">
    <w:name w:val="~Hidden"/>
    <w:basedOn w:val="NoSpacing"/>
    <w:semiHidden/>
    <w:qFormat/>
    <w:rsid w:val="00F97AD5"/>
    <w:pPr>
      <w:framePr w:wrap="around" w:vAnchor="page" w:hAnchor="page" w:xAlign="right" w:yAlign="bottom"/>
    </w:pPr>
    <w:rPr>
      <w:color w:val="C00000"/>
    </w:rPr>
  </w:style>
  <w:style w:type="paragraph" w:customStyle="1" w:styleId="AppendixDivider">
    <w:name w:val="~AppendixDivider"/>
    <w:basedOn w:val="SecHeadNonToc"/>
    <w:next w:val="Normal"/>
    <w:qFormat/>
    <w:rsid w:val="00F97AD5"/>
    <w:pPr>
      <w:outlineLvl w:val="0"/>
    </w:pPr>
  </w:style>
  <w:style w:type="paragraph" w:customStyle="1" w:styleId="AppHead">
    <w:name w:val="~AppHead"/>
    <w:basedOn w:val="AppendixDivider"/>
    <w:next w:val="Normal"/>
    <w:qFormat/>
    <w:rsid w:val="00F97AD5"/>
    <w:pPr>
      <w:pageBreakBefore w:val="0"/>
      <w:numPr>
        <w:numId w:val="5"/>
      </w:numPr>
    </w:pPr>
    <w:rPr>
      <w:sz w:val="32"/>
    </w:rPr>
  </w:style>
  <w:style w:type="paragraph" w:customStyle="1" w:styleId="AppSubHead">
    <w:name w:val="~AppSubHead"/>
    <w:basedOn w:val="AppHead"/>
    <w:next w:val="Normal"/>
    <w:qFormat/>
    <w:rsid w:val="00F97AD5"/>
    <w:pPr>
      <w:numPr>
        <w:ilvl w:val="1"/>
      </w:numPr>
      <w:spacing w:before="280"/>
      <w:outlineLvl w:val="1"/>
    </w:pPr>
    <w:rPr>
      <w:sz w:val="28"/>
    </w:rPr>
  </w:style>
  <w:style w:type="paragraph" w:customStyle="1" w:styleId="AppMinorSubHead">
    <w:name w:val="~AppMinorSubHead"/>
    <w:basedOn w:val="AppSubHead"/>
    <w:next w:val="Normal"/>
    <w:qFormat/>
    <w:rsid w:val="00F97AD5"/>
    <w:pPr>
      <w:numPr>
        <w:ilvl w:val="2"/>
      </w:numPr>
      <w:spacing w:before="240"/>
      <w:outlineLvl w:val="2"/>
    </w:pPr>
    <w:rPr>
      <w:sz w:val="24"/>
    </w:rPr>
  </w:style>
  <w:style w:type="paragraph" w:customStyle="1" w:styleId="QuoteSource">
    <w:name w:val="~QuoteSource"/>
    <w:basedOn w:val="Normal"/>
    <w:uiPriority w:val="3"/>
    <w:rsid w:val="00F97AD5"/>
    <w:rPr>
      <w:color w:val="006BA6" w:themeColor="accent1"/>
    </w:rPr>
  </w:style>
  <w:style w:type="table" w:customStyle="1" w:styleId="TableClear">
    <w:name w:val="~TableClear"/>
    <w:basedOn w:val="TableNormal"/>
    <w:uiPriority w:val="99"/>
    <w:rsid w:val="00F97AD5"/>
    <w:pPr>
      <w:spacing w:after="0" w:line="240" w:lineRule="auto"/>
    </w:pPr>
    <w:tblPr/>
  </w:style>
  <w:style w:type="table" w:customStyle="1" w:styleId="RINATable">
    <w:name w:val="RINA Table"/>
    <w:basedOn w:val="TableNormal"/>
    <w:uiPriority w:val="99"/>
    <w:rsid w:val="00F97AD5"/>
    <w:pPr>
      <w:spacing w:after="0" w:line="240" w:lineRule="auto"/>
    </w:pPr>
    <w:tblPr>
      <w:tblStyleRowBandSize w:val="1"/>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paragraph" w:customStyle="1" w:styleId="ContentPageHeading">
    <w:name w:val="~ContentPageHeading"/>
    <w:basedOn w:val="BodyHeading"/>
    <w:qFormat/>
    <w:rsid w:val="00F97AD5"/>
    <w:pPr>
      <w:spacing w:before="480"/>
    </w:pPr>
  </w:style>
  <w:style w:type="paragraph" w:customStyle="1" w:styleId="OfficeAddressLeft">
    <w:name w:val="~OfficeAddressLeft"/>
    <w:basedOn w:val="Normal"/>
    <w:uiPriority w:val="5"/>
    <w:qFormat/>
    <w:rsid w:val="00F97AD5"/>
    <w:pPr>
      <w:framePr w:wrap="around" w:vAnchor="page" w:hAnchor="page" w:y="1"/>
      <w:jc w:val="left"/>
    </w:pPr>
  </w:style>
  <w:style w:type="paragraph" w:customStyle="1" w:styleId="OfficeAddressRight">
    <w:name w:val="~OfficeAddressRight"/>
    <w:basedOn w:val="OfficeAddressLeft"/>
    <w:qFormat/>
    <w:rsid w:val="00F97AD5"/>
    <w:pPr>
      <w:framePr w:wrap="around"/>
      <w:jc w:val="right"/>
    </w:pPr>
    <w:rPr>
      <w:lang w:val="pt-BR"/>
    </w:rPr>
  </w:style>
  <w:style w:type="paragraph" w:customStyle="1" w:styleId="LastPageHeadRight">
    <w:name w:val="~LastPageHeadRight"/>
    <w:basedOn w:val="LastPageHeadLeft"/>
    <w:uiPriority w:val="5"/>
    <w:qFormat/>
    <w:rsid w:val="00F97AD5"/>
    <w:pPr>
      <w:framePr w:wrap="around"/>
      <w:jc w:val="right"/>
    </w:pPr>
  </w:style>
  <w:style w:type="paragraph" w:customStyle="1" w:styleId="OfficeLocationLeft">
    <w:name w:val="~OfficeLocationLeft"/>
    <w:basedOn w:val="TableTextLeft"/>
    <w:qFormat/>
    <w:rsid w:val="00F97AD5"/>
    <w:rPr>
      <w:b/>
      <w:caps/>
    </w:rPr>
  </w:style>
  <w:style w:type="paragraph" w:customStyle="1" w:styleId="OfficeLocationRight">
    <w:name w:val="~OfficeLocationRight"/>
    <w:basedOn w:val="OfficeLocationLeft"/>
    <w:qFormat/>
    <w:rsid w:val="00F97AD5"/>
    <w:pPr>
      <w:jc w:val="right"/>
    </w:pPr>
  </w:style>
  <w:style w:type="paragraph" w:customStyle="1" w:styleId="ExecSumMinorHead">
    <w:name w:val="~ExecSumMinorHead"/>
    <w:basedOn w:val="ExecSumSubHead"/>
    <w:next w:val="Normal"/>
    <w:uiPriority w:val="4"/>
    <w:qFormat/>
    <w:rsid w:val="00F97AD5"/>
    <w:pPr>
      <w:spacing w:before="240"/>
    </w:pPr>
    <w:rPr>
      <w:i/>
      <w:sz w:val="24"/>
    </w:rPr>
  </w:style>
  <w:style w:type="paragraph" w:customStyle="1" w:styleId="TableBullet2">
    <w:name w:val="~TableBullet2"/>
    <w:basedOn w:val="TableBullet1"/>
    <w:uiPriority w:val="4"/>
    <w:qFormat/>
    <w:rsid w:val="00F97AD5"/>
    <w:pPr>
      <w:numPr>
        <w:ilvl w:val="1"/>
      </w:numPr>
      <w:tabs>
        <w:tab w:val="clear" w:pos="1440"/>
        <w:tab w:val="left" w:pos="340"/>
      </w:tabs>
      <w:ind w:left="340" w:hanging="170"/>
    </w:pPr>
  </w:style>
  <w:style w:type="paragraph" w:customStyle="1" w:styleId="TableBullet3">
    <w:name w:val="~TableBullet3"/>
    <w:basedOn w:val="TableBullet2"/>
    <w:uiPriority w:val="4"/>
    <w:qFormat/>
    <w:rsid w:val="00F97AD5"/>
    <w:pPr>
      <w:numPr>
        <w:ilvl w:val="2"/>
      </w:numPr>
      <w:tabs>
        <w:tab w:val="clear" w:pos="340"/>
        <w:tab w:val="clear" w:pos="2160"/>
        <w:tab w:val="left" w:pos="510"/>
      </w:tabs>
      <w:ind w:left="510" w:hanging="170"/>
    </w:pPr>
  </w:style>
  <w:style w:type="table" w:styleId="LightShading-Accent2">
    <w:name w:val="Light Shading Accent 2"/>
    <w:basedOn w:val="TableNormal"/>
    <w:uiPriority w:val="60"/>
    <w:rsid w:val="00F97AD5"/>
    <w:pPr>
      <w:spacing w:after="0" w:line="240" w:lineRule="auto"/>
    </w:pPr>
    <w:rPr>
      <w:color w:val="306B8C" w:themeColor="accent2" w:themeShade="BF"/>
    </w:rPr>
    <w:tblPr>
      <w:tblStyleRowBandSize w:val="1"/>
      <w:tblStyleColBandSize w:val="1"/>
      <w:tblBorders>
        <w:top w:val="single" w:sz="8" w:space="0" w:color="4090BC" w:themeColor="accent2"/>
        <w:bottom w:val="single" w:sz="8" w:space="0" w:color="4090BC" w:themeColor="accent2"/>
      </w:tblBorders>
    </w:tblPr>
    <w:tblStylePr w:type="fir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la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3EE" w:themeFill="accent2" w:themeFillTint="3F"/>
      </w:tcPr>
    </w:tblStylePr>
    <w:tblStylePr w:type="band1Horz">
      <w:tblPr/>
      <w:tcPr>
        <w:tcBorders>
          <w:left w:val="nil"/>
          <w:right w:val="nil"/>
          <w:insideH w:val="nil"/>
          <w:insideV w:val="nil"/>
        </w:tcBorders>
        <w:shd w:val="clear" w:color="auto" w:fill="CFE3EE" w:themeFill="accent2" w:themeFillTint="3F"/>
      </w:tcPr>
    </w:tblStylePr>
  </w:style>
  <w:style w:type="table" w:styleId="LightShading-Accent3">
    <w:name w:val="Light Shading Accent 3"/>
    <w:basedOn w:val="TableNormal"/>
    <w:uiPriority w:val="60"/>
    <w:rsid w:val="00F97AD5"/>
    <w:pPr>
      <w:spacing w:after="0" w:line="240" w:lineRule="auto"/>
    </w:pPr>
    <w:rPr>
      <w:color w:val="6FABCD" w:themeColor="accent3" w:themeShade="BF"/>
    </w:rPr>
    <w:tblPr>
      <w:tblStyleRowBandSize w:val="1"/>
      <w:tblStyleColBandSize w:val="1"/>
      <w:tblBorders>
        <w:top w:val="single" w:sz="8" w:space="0" w:color="BFDAE9" w:themeColor="accent3"/>
        <w:bottom w:val="single" w:sz="8" w:space="0" w:color="BFDAE9" w:themeColor="accent3"/>
      </w:tblBorders>
    </w:tblPr>
    <w:tblStylePr w:type="fir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la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5F9" w:themeFill="accent3" w:themeFillTint="3F"/>
      </w:tcPr>
    </w:tblStylePr>
    <w:tblStylePr w:type="band1Horz">
      <w:tblPr/>
      <w:tcPr>
        <w:tcBorders>
          <w:left w:val="nil"/>
          <w:right w:val="nil"/>
          <w:insideH w:val="nil"/>
          <w:insideV w:val="nil"/>
        </w:tcBorders>
        <w:shd w:val="clear" w:color="auto" w:fill="EFF5F9" w:themeFill="accent3" w:themeFillTint="3F"/>
      </w:tcPr>
    </w:tblStylePr>
  </w:style>
  <w:style w:type="table" w:styleId="LightShading-Accent1">
    <w:name w:val="Light Shading Accent 1"/>
    <w:basedOn w:val="TableNormal"/>
    <w:uiPriority w:val="60"/>
    <w:rsid w:val="00F97AD5"/>
    <w:pPr>
      <w:spacing w:after="0" w:line="240" w:lineRule="auto"/>
    </w:pPr>
    <w:rPr>
      <w:color w:val="004F7C" w:themeColor="accent1" w:themeShade="BF"/>
    </w:rPr>
    <w:tblPr>
      <w:tblStyleRowBandSize w:val="1"/>
      <w:tblStyleColBandSize w:val="1"/>
      <w:tblBorders>
        <w:top w:val="single" w:sz="8" w:space="0" w:color="006BA6" w:themeColor="accent1"/>
        <w:bottom w:val="single" w:sz="8" w:space="0" w:color="006BA6" w:themeColor="accent1"/>
      </w:tblBorders>
    </w:tblPr>
    <w:tblStylePr w:type="fir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la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E0FF" w:themeFill="accent1" w:themeFillTint="3F"/>
      </w:tcPr>
    </w:tblStylePr>
    <w:tblStylePr w:type="band1Horz">
      <w:tblPr/>
      <w:tcPr>
        <w:tcBorders>
          <w:left w:val="nil"/>
          <w:right w:val="nil"/>
          <w:insideH w:val="nil"/>
          <w:insideV w:val="nil"/>
        </w:tcBorders>
        <w:shd w:val="clear" w:color="auto" w:fill="AAE0FF" w:themeFill="accent1" w:themeFillTint="3F"/>
      </w:tcPr>
    </w:tblStylePr>
  </w:style>
  <w:style w:type="table" w:styleId="LightShading">
    <w:name w:val="Light Shading"/>
    <w:basedOn w:val="TableNormal"/>
    <w:uiPriority w:val="60"/>
    <w:rsid w:val="00F9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ocTagline">
    <w:name w:val="~DocTagline"/>
    <w:basedOn w:val="DocDraft"/>
    <w:semiHidden/>
    <w:qFormat/>
    <w:rsid w:val="00F97AD5"/>
    <w:rPr>
      <w:b/>
      <w:color w:val="FFFFFF" w:themeColor="background1"/>
    </w:rPr>
  </w:style>
  <w:style w:type="paragraph" w:customStyle="1" w:styleId="TCBullet1">
    <w:name w:val="~TCBullet1"/>
    <w:basedOn w:val="Normal"/>
    <w:qFormat/>
    <w:rsid w:val="00F97AD5"/>
    <w:pPr>
      <w:numPr>
        <w:ilvl w:val="1"/>
        <w:numId w:val="11"/>
      </w:numPr>
      <w:spacing w:after="0"/>
    </w:pPr>
    <w:rPr>
      <w:rFonts w:ascii="Arial" w:eastAsia="Calibri" w:hAnsi="Arial" w:cs="Arial"/>
      <w:color w:val="53565A"/>
    </w:rPr>
  </w:style>
  <w:style w:type="paragraph" w:customStyle="1" w:styleId="TCBullet2">
    <w:name w:val="~TCBullet2"/>
    <w:basedOn w:val="Normal"/>
    <w:qFormat/>
    <w:rsid w:val="00F97AD5"/>
    <w:pPr>
      <w:numPr>
        <w:ilvl w:val="2"/>
        <w:numId w:val="11"/>
      </w:numPr>
      <w:spacing w:after="0"/>
    </w:pPr>
    <w:rPr>
      <w:rFonts w:eastAsia="Calibri" w:cs="Arial"/>
      <w:color w:val="53565A"/>
    </w:rPr>
  </w:style>
  <w:style w:type="paragraph" w:customStyle="1" w:styleId="TCHeading">
    <w:name w:val="~TCHeading"/>
    <w:basedOn w:val="Normal"/>
    <w:qFormat/>
    <w:rsid w:val="00F97AD5"/>
    <w:pPr>
      <w:keepNext/>
      <w:numPr>
        <w:numId w:val="11"/>
      </w:numPr>
      <w:spacing w:after="180"/>
    </w:pPr>
    <w:rPr>
      <w:rFonts w:ascii="Arial" w:eastAsia="Arial" w:hAnsi="Arial" w:cs="Times New Roman"/>
      <w:b/>
      <w:color w:val="006BA6"/>
    </w:rPr>
  </w:style>
  <w:style w:type="numbering" w:customStyle="1" w:styleId="TCListStyle">
    <w:name w:val="~TCListStyle"/>
    <w:uiPriority w:val="99"/>
    <w:rsid w:val="00F97AD5"/>
    <w:pPr>
      <w:numPr>
        <w:numId w:val="9"/>
      </w:numPr>
    </w:pPr>
  </w:style>
  <w:style w:type="character" w:styleId="CommentReference">
    <w:name w:val="annotation reference"/>
    <w:basedOn w:val="DefaultParagraphFont"/>
    <w:uiPriority w:val="99"/>
    <w:unhideWhenUsed/>
    <w:rsid w:val="00F97AD5"/>
    <w:rPr>
      <w:sz w:val="16"/>
      <w:szCs w:val="16"/>
    </w:rPr>
  </w:style>
  <w:style w:type="paragraph" w:styleId="CommentText">
    <w:name w:val="annotation text"/>
    <w:basedOn w:val="Normal"/>
    <w:link w:val="CommentTextChar"/>
    <w:uiPriority w:val="99"/>
    <w:unhideWhenUsed/>
    <w:rsid w:val="00F97AD5"/>
    <w:pPr>
      <w:spacing w:line="240" w:lineRule="auto"/>
    </w:pPr>
    <w:rPr>
      <w:color w:val="53565A"/>
      <w:sz w:val="20"/>
      <w:szCs w:val="20"/>
    </w:rPr>
  </w:style>
  <w:style w:type="character" w:customStyle="1" w:styleId="CommentTextChar">
    <w:name w:val="Comment Text Char"/>
    <w:basedOn w:val="DefaultParagraphFont"/>
    <w:link w:val="CommentText"/>
    <w:uiPriority w:val="99"/>
    <w:rsid w:val="00F97AD5"/>
    <w:rPr>
      <w:color w:val="53565A"/>
      <w:sz w:val="20"/>
      <w:szCs w:val="20"/>
    </w:rPr>
  </w:style>
  <w:style w:type="paragraph" w:styleId="TableofFigures">
    <w:name w:val="table of figures"/>
    <w:basedOn w:val="Normal"/>
    <w:next w:val="Normal"/>
    <w:uiPriority w:val="99"/>
    <w:semiHidden/>
    <w:unhideWhenUsed/>
    <w:rsid w:val="00AC435F"/>
    <w:pPr>
      <w:spacing w:after="0"/>
    </w:pPr>
  </w:style>
  <w:style w:type="paragraph" w:styleId="TOC9">
    <w:name w:val="toc 9"/>
    <w:basedOn w:val="Normal"/>
    <w:next w:val="Normal"/>
    <w:autoRedefine/>
    <w:uiPriority w:val="39"/>
    <w:rsid w:val="00AC435F"/>
    <w:pPr>
      <w:spacing w:after="100"/>
      <w:ind w:left="1680"/>
    </w:pPr>
  </w:style>
  <w:style w:type="paragraph" w:styleId="BodyText">
    <w:name w:val="Body Text"/>
    <w:basedOn w:val="Normal"/>
    <w:link w:val="BodyTextChar"/>
    <w:uiPriority w:val="99"/>
    <w:unhideWhenUsed/>
    <w:rsid w:val="00AC435F"/>
  </w:style>
  <w:style w:type="character" w:customStyle="1" w:styleId="BodyTextChar">
    <w:name w:val="Body Text Char"/>
    <w:basedOn w:val="DefaultParagraphFont"/>
    <w:link w:val="BodyText"/>
    <w:uiPriority w:val="99"/>
    <w:rsid w:val="00AC435F"/>
  </w:style>
  <w:style w:type="paragraph" w:styleId="Title">
    <w:name w:val="Title"/>
    <w:basedOn w:val="Normal"/>
    <w:next w:val="Normal"/>
    <w:link w:val="TitleChar"/>
    <w:uiPriority w:val="10"/>
    <w:semiHidden/>
    <w:qFormat/>
    <w:rsid w:val="00AC435F"/>
    <w:pPr>
      <w:spacing w:before="0"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AC435F"/>
    <w:rPr>
      <w:rFonts w:asciiTheme="majorHAnsi" w:eastAsiaTheme="majorEastAsia" w:hAnsiTheme="majorHAnsi" w:cstheme="majorBidi"/>
      <w:color w:val="auto"/>
      <w:spacing w:val="-10"/>
      <w:kern w:val="28"/>
      <w:sz w:val="56"/>
      <w:szCs w:val="56"/>
    </w:rPr>
  </w:style>
  <w:style w:type="paragraph" w:styleId="ListNumber">
    <w:name w:val="List Number"/>
    <w:basedOn w:val="Normal"/>
    <w:uiPriority w:val="99"/>
    <w:semiHidden/>
    <w:unhideWhenUsed/>
    <w:rsid w:val="00AC435F"/>
    <w:pPr>
      <w:tabs>
        <w:tab w:val="num" w:pos="360"/>
      </w:tabs>
      <w:ind w:left="360" w:hanging="360"/>
      <w:contextualSpacing/>
    </w:pPr>
  </w:style>
  <w:style w:type="character" w:styleId="Strong">
    <w:name w:val="Strong"/>
    <w:basedOn w:val="DefaultParagraphFont"/>
    <w:uiPriority w:val="22"/>
    <w:qFormat/>
    <w:rsid w:val="00AC435F"/>
    <w:rPr>
      <w:b/>
      <w:bCs/>
    </w:rPr>
  </w:style>
  <w:style w:type="paragraph" w:styleId="TOCHeading">
    <w:name w:val="TOC Heading"/>
    <w:basedOn w:val="Heading1"/>
    <w:next w:val="Normal"/>
    <w:uiPriority w:val="39"/>
    <w:unhideWhenUsed/>
    <w:qFormat/>
    <w:rsid w:val="00AC435F"/>
    <w:pPr>
      <w:keepLines/>
      <w:pageBreakBefore w:val="0"/>
      <w:numPr>
        <w:numId w:val="0"/>
      </w:numPr>
      <w:spacing w:before="240" w:after="0" w:line="264" w:lineRule="auto"/>
      <w:jc w:val="both"/>
      <w:outlineLvl w:val="9"/>
    </w:pPr>
    <w:rPr>
      <w:rFonts w:eastAsiaTheme="majorEastAsia" w:cstheme="majorBidi"/>
      <w:color w:val="004F7C" w:themeColor="accent1" w:themeShade="BF"/>
      <w:sz w:val="32"/>
      <w:szCs w:val="32"/>
    </w:rPr>
  </w:style>
  <w:style w:type="paragraph" w:styleId="ListNumber2">
    <w:name w:val="List Number 2"/>
    <w:basedOn w:val="Normal"/>
    <w:uiPriority w:val="99"/>
    <w:semiHidden/>
    <w:unhideWhenUsed/>
    <w:rsid w:val="00AC435F"/>
    <w:pPr>
      <w:tabs>
        <w:tab w:val="num" w:pos="643"/>
      </w:tabs>
      <w:ind w:left="643" w:hanging="360"/>
      <w:contextualSpacing/>
    </w:pPr>
  </w:style>
  <w:style w:type="paragraph" w:styleId="ListNumber3">
    <w:name w:val="List Number 3"/>
    <w:basedOn w:val="Normal"/>
    <w:uiPriority w:val="99"/>
    <w:semiHidden/>
    <w:unhideWhenUsed/>
    <w:rsid w:val="00AC435F"/>
    <w:pPr>
      <w:tabs>
        <w:tab w:val="num" w:pos="926"/>
      </w:tabs>
      <w:ind w:left="926" w:hanging="360"/>
      <w:contextualSpacing/>
    </w:pPr>
  </w:style>
  <w:style w:type="paragraph" w:styleId="CommentSubject">
    <w:name w:val="annotation subject"/>
    <w:basedOn w:val="CommentText"/>
    <w:next w:val="CommentText"/>
    <w:link w:val="CommentSubjectChar"/>
    <w:uiPriority w:val="99"/>
    <w:semiHidden/>
    <w:unhideWhenUsed/>
    <w:rsid w:val="00F97AD5"/>
    <w:rPr>
      <w:b/>
      <w:bCs/>
    </w:rPr>
  </w:style>
  <w:style w:type="character" w:customStyle="1" w:styleId="CommentSubjectChar">
    <w:name w:val="Comment Subject Char"/>
    <w:basedOn w:val="CommentTextChar"/>
    <w:link w:val="CommentSubject"/>
    <w:uiPriority w:val="99"/>
    <w:semiHidden/>
    <w:rsid w:val="00F97AD5"/>
    <w:rPr>
      <w:b/>
      <w:bCs/>
      <w:color w:val="53565A"/>
      <w:sz w:val="20"/>
      <w:szCs w:val="20"/>
    </w:rPr>
  </w:style>
  <w:style w:type="paragraph" w:styleId="NormalWeb">
    <w:name w:val="Normal (Web)"/>
    <w:basedOn w:val="Normal"/>
    <w:uiPriority w:val="99"/>
    <w:semiHidden/>
    <w:unhideWhenUsed/>
    <w:rsid w:val="00AC435F"/>
    <w:rPr>
      <w:rFonts w:ascii="Times New Roman" w:hAnsi="Times New Roman" w:cs="Times New Roman"/>
      <w:sz w:val="24"/>
      <w:szCs w:val="24"/>
    </w:rPr>
  </w:style>
  <w:style w:type="paragraph" w:styleId="NormalIndent">
    <w:name w:val="Normal Indent"/>
    <w:basedOn w:val="Normal"/>
    <w:uiPriority w:val="99"/>
    <w:semiHidden/>
    <w:unhideWhenUsed/>
    <w:rsid w:val="00AC435F"/>
    <w:pPr>
      <w:ind w:left="720"/>
    </w:pPr>
  </w:style>
  <w:style w:type="paragraph" w:styleId="ListBullet">
    <w:name w:val="List Bullet"/>
    <w:basedOn w:val="Normal"/>
    <w:uiPriority w:val="99"/>
    <w:unhideWhenUsed/>
    <w:rsid w:val="00774FD4"/>
    <w:pPr>
      <w:tabs>
        <w:tab w:val="num" w:pos="360"/>
      </w:tabs>
      <w:ind w:left="360" w:hanging="360"/>
      <w:contextualSpacing/>
    </w:pPr>
  </w:style>
  <w:style w:type="paragraph" w:customStyle="1" w:styleId="Bullet1">
    <w:name w:val="Bullet 1"/>
    <w:basedOn w:val="BodyText"/>
    <w:uiPriority w:val="6"/>
    <w:qFormat/>
    <w:rsid w:val="00774FD4"/>
    <w:pPr>
      <w:numPr>
        <w:numId w:val="6"/>
      </w:numPr>
      <w:spacing w:before="0" w:line="240" w:lineRule="auto"/>
      <w:jc w:val="left"/>
    </w:pPr>
    <w:rPr>
      <w:rFonts w:ascii="Arial" w:eastAsia="Times New Roman" w:hAnsi="Arial" w:cs="Times New Roman"/>
      <w:color w:val="auto"/>
      <w:sz w:val="20"/>
      <w:szCs w:val="18"/>
    </w:rPr>
  </w:style>
  <w:style w:type="character" w:customStyle="1" w:styleId="Bullet1Char">
    <w:name w:val="~Bullet1 Char"/>
    <w:basedOn w:val="DefaultParagraphFont"/>
    <w:link w:val="Bullet10"/>
    <w:locked/>
    <w:rsid w:val="00F97AD5"/>
    <w:rPr>
      <w:rFonts w:eastAsia="Calibri" w:cs="Arial"/>
    </w:rPr>
  </w:style>
  <w:style w:type="character" w:styleId="PageNumber">
    <w:name w:val="page number"/>
    <w:basedOn w:val="DefaultParagraphFont"/>
    <w:uiPriority w:val="99"/>
    <w:semiHidden/>
    <w:unhideWhenUsed/>
    <w:rsid w:val="00774FD4"/>
  </w:style>
  <w:style w:type="paragraph" w:styleId="BodyTextIndent">
    <w:name w:val="Body Text Indent"/>
    <w:basedOn w:val="Normal"/>
    <w:link w:val="BodyTextIndentChar"/>
    <w:uiPriority w:val="99"/>
    <w:semiHidden/>
    <w:unhideWhenUsed/>
    <w:rsid w:val="00774FD4"/>
    <w:pPr>
      <w:ind w:left="283"/>
    </w:pPr>
  </w:style>
  <w:style w:type="character" w:customStyle="1" w:styleId="BodyTextIndentChar">
    <w:name w:val="Body Text Indent Char"/>
    <w:basedOn w:val="DefaultParagraphFont"/>
    <w:link w:val="BodyTextIndent"/>
    <w:uiPriority w:val="99"/>
    <w:semiHidden/>
    <w:rsid w:val="00774FD4"/>
  </w:style>
  <w:style w:type="paragraph" w:styleId="BodyText3">
    <w:name w:val="Body Text 3"/>
    <w:basedOn w:val="Normal"/>
    <w:link w:val="BodyText3Char"/>
    <w:uiPriority w:val="99"/>
    <w:semiHidden/>
    <w:unhideWhenUsed/>
    <w:rsid w:val="00774FD4"/>
    <w:rPr>
      <w:sz w:val="16"/>
      <w:szCs w:val="16"/>
    </w:rPr>
  </w:style>
  <w:style w:type="character" w:customStyle="1" w:styleId="BodyText3Char">
    <w:name w:val="Body Text 3 Char"/>
    <w:basedOn w:val="DefaultParagraphFont"/>
    <w:link w:val="BodyText3"/>
    <w:uiPriority w:val="99"/>
    <w:semiHidden/>
    <w:rsid w:val="00774FD4"/>
    <w:rPr>
      <w:sz w:val="16"/>
      <w:szCs w:val="16"/>
    </w:rPr>
  </w:style>
  <w:style w:type="paragraph" w:styleId="BodyText2">
    <w:name w:val="Body Text 2"/>
    <w:basedOn w:val="Normal"/>
    <w:link w:val="BodyText2Char"/>
    <w:uiPriority w:val="99"/>
    <w:semiHidden/>
    <w:unhideWhenUsed/>
    <w:rsid w:val="00774FD4"/>
    <w:pPr>
      <w:spacing w:line="480" w:lineRule="auto"/>
    </w:pPr>
  </w:style>
  <w:style w:type="character" w:customStyle="1" w:styleId="BodyText2Char">
    <w:name w:val="Body Text 2 Char"/>
    <w:basedOn w:val="DefaultParagraphFont"/>
    <w:link w:val="BodyText2"/>
    <w:uiPriority w:val="99"/>
    <w:semiHidden/>
    <w:rsid w:val="00774FD4"/>
  </w:style>
  <w:style w:type="paragraph" w:styleId="BodyTextFirstIndent2">
    <w:name w:val="Body Text First Indent 2"/>
    <w:basedOn w:val="BodyTextIndent"/>
    <w:link w:val="BodyTextFirstIndent2Char"/>
    <w:uiPriority w:val="99"/>
    <w:semiHidden/>
    <w:unhideWhenUsed/>
    <w:rsid w:val="00774FD4"/>
    <w:pPr>
      <w:ind w:left="360" w:firstLine="360"/>
    </w:pPr>
  </w:style>
  <w:style w:type="character" w:customStyle="1" w:styleId="BodyTextFirstIndent2Char">
    <w:name w:val="Body Text First Indent 2 Char"/>
    <w:basedOn w:val="BodyTextIndentChar"/>
    <w:link w:val="BodyTextFirstIndent2"/>
    <w:uiPriority w:val="99"/>
    <w:semiHidden/>
    <w:rsid w:val="00774FD4"/>
  </w:style>
  <w:style w:type="paragraph" w:styleId="ListContinue">
    <w:name w:val="List Continue"/>
    <w:basedOn w:val="Normal"/>
    <w:uiPriority w:val="99"/>
    <w:semiHidden/>
    <w:unhideWhenUsed/>
    <w:rsid w:val="00774FD4"/>
    <w:pPr>
      <w:ind w:left="283"/>
      <w:contextualSpacing/>
    </w:pPr>
  </w:style>
  <w:style w:type="character" w:styleId="Emphasis">
    <w:name w:val="Emphasis"/>
    <w:basedOn w:val="DefaultParagraphFont"/>
    <w:uiPriority w:val="20"/>
    <w:semiHidden/>
    <w:qFormat/>
    <w:rsid w:val="00774FD4"/>
    <w:rPr>
      <w:i/>
      <w:iCs/>
    </w:rPr>
  </w:style>
  <w:style w:type="paragraph" w:styleId="PlainText">
    <w:name w:val="Plain Text"/>
    <w:basedOn w:val="Normal"/>
    <w:link w:val="PlainTextChar"/>
    <w:uiPriority w:val="99"/>
    <w:semiHidden/>
    <w:unhideWhenUsed/>
    <w:rsid w:val="00774FD4"/>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774FD4"/>
    <w:rPr>
      <w:rFonts w:ascii="Consolas" w:hAnsi="Consolas"/>
    </w:rPr>
  </w:style>
  <w:style w:type="paragraph" w:styleId="Subtitle">
    <w:name w:val="Subtitle"/>
    <w:basedOn w:val="Normal"/>
    <w:next w:val="Normal"/>
    <w:link w:val="SubtitleChar"/>
    <w:uiPriority w:val="11"/>
    <w:semiHidden/>
    <w:qFormat/>
    <w:rsid w:val="00774FD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774FD4"/>
    <w:rPr>
      <w:rFonts w:eastAsiaTheme="minorEastAsia"/>
      <w:color w:val="5A5A5A" w:themeColor="text1" w:themeTint="A5"/>
      <w:spacing w:val="15"/>
      <w:sz w:val="22"/>
      <w:szCs w:val="22"/>
    </w:rPr>
  </w:style>
  <w:style w:type="character" w:styleId="FollowedHyperlink">
    <w:name w:val="FollowedHyperlink"/>
    <w:basedOn w:val="DefaultParagraphFont"/>
    <w:uiPriority w:val="99"/>
    <w:semiHidden/>
    <w:unhideWhenUsed/>
    <w:rsid w:val="00774FD4"/>
    <w:rPr>
      <w:color w:val="A72B2A" w:themeColor="followedHyperlink"/>
      <w:u w:val="single"/>
    </w:rPr>
  </w:style>
  <w:style w:type="table" w:styleId="LightList-Accent5">
    <w:name w:val="Light List Accent 5"/>
    <w:basedOn w:val="TableNormal"/>
    <w:uiPriority w:val="61"/>
    <w:semiHidden/>
    <w:unhideWhenUsed/>
    <w:rsid w:val="00774FD4"/>
    <w:pPr>
      <w:spacing w:after="0" w:line="240" w:lineRule="auto"/>
    </w:pPr>
    <w:tblPr>
      <w:tblStyleRowBandSize w:val="1"/>
      <w:tblStyleColBandSize w:val="1"/>
      <w:tblBorders>
        <w:top w:val="single" w:sz="8" w:space="0" w:color="D4D5D6" w:themeColor="accent5"/>
        <w:left w:val="single" w:sz="8" w:space="0" w:color="D4D5D6" w:themeColor="accent5"/>
        <w:bottom w:val="single" w:sz="8" w:space="0" w:color="D4D5D6" w:themeColor="accent5"/>
        <w:right w:val="single" w:sz="8" w:space="0" w:color="D4D5D6" w:themeColor="accent5"/>
      </w:tblBorders>
    </w:tblPr>
    <w:tblStylePr w:type="firstRow">
      <w:pPr>
        <w:spacing w:before="0" w:after="0" w:line="240" w:lineRule="auto"/>
      </w:pPr>
      <w:rPr>
        <w:b/>
        <w:bCs/>
        <w:color w:val="FFFFFF" w:themeColor="background1"/>
      </w:rPr>
      <w:tblPr/>
      <w:tcPr>
        <w:shd w:val="clear" w:color="auto" w:fill="D4D5D6" w:themeFill="accent5"/>
      </w:tcPr>
    </w:tblStylePr>
    <w:tblStylePr w:type="lastRow">
      <w:pPr>
        <w:spacing w:before="0" w:after="0" w:line="240" w:lineRule="auto"/>
      </w:pPr>
      <w:rPr>
        <w:b/>
        <w:bCs/>
      </w:rPr>
      <w:tblPr/>
      <w:tcPr>
        <w:tcBorders>
          <w:top w:val="double" w:sz="6" w:space="0" w:color="D4D5D6" w:themeColor="accent5"/>
          <w:left w:val="single" w:sz="8" w:space="0" w:color="D4D5D6" w:themeColor="accent5"/>
          <w:bottom w:val="single" w:sz="8" w:space="0" w:color="D4D5D6" w:themeColor="accent5"/>
          <w:right w:val="single" w:sz="8" w:space="0" w:color="D4D5D6" w:themeColor="accent5"/>
        </w:tcBorders>
      </w:tcPr>
    </w:tblStylePr>
    <w:tblStylePr w:type="firstCol">
      <w:rPr>
        <w:b/>
        <w:bCs/>
      </w:rPr>
    </w:tblStylePr>
    <w:tblStylePr w:type="lastCol">
      <w:rPr>
        <w:b/>
        <w:bCs/>
      </w:rPr>
    </w:tblStylePr>
    <w:tblStylePr w:type="band1Vert">
      <w:tblPr/>
      <w:tcPr>
        <w:tcBorders>
          <w:top w:val="single" w:sz="8" w:space="0" w:color="D4D5D6" w:themeColor="accent5"/>
          <w:left w:val="single" w:sz="8" w:space="0" w:color="D4D5D6" w:themeColor="accent5"/>
          <w:bottom w:val="single" w:sz="8" w:space="0" w:color="D4D5D6" w:themeColor="accent5"/>
          <w:right w:val="single" w:sz="8" w:space="0" w:color="D4D5D6" w:themeColor="accent5"/>
        </w:tcBorders>
      </w:tcPr>
    </w:tblStylePr>
    <w:tblStylePr w:type="band1Horz">
      <w:tblPr/>
      <w:tcPr>
        <w:tcBorders>
          <w:top w:val="single" w:sz="8" w:space="0" w:color="D4D5D6" w:themeColor="accent5"/>
          <w:left w:val="single" w:sz="8" w:space="0" w:color="D4D5D6" w:themeColor="accent5"/>
          <w:bottom w:val="single" w:sz="8" w:space="0" w:color="D4D5D6" w:themeColor="accent5"/>
          <w:right w:val="single" w:sz="8" w:space="0" w:color="D4D5D6" w:themeColor="accent5"/>
        </w:tcBorders>
      </w:tcPr>
    </w:tblStylePr>
  </w:style>
  <w:style w:type="paragraph" w:styleId="DocumentMap">
    <w:name w:val="Document Map"/>
    <w:basedOn w:val="Normal"/>
    <w:link w:val="DocumentMapChar"/>
    <w:uiPriority w:val="99"/>
    <w:semiHidden/>
    <w:unhideWhenUsed/>
    <w:rsid w:val="00774FD4"/>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74FD4"/>
    <w:rPr>
      <w:rFonts w:ascii="Segoe UI" w:hAnsi="Segoe UI" w:cs="Segoe UI"/>
      <w:sz w:val="16"/>
      <w:szCs w:val="16"/>
    </w:rPr>
  </w:style>
  <w:style w:type="paragraph" w:styleId="List">
    <w:name w:val="List"/>
    <w:basedOn w:val="Normal"/>
    <w:uiPriority w:val="99"/>
    <w:semiHidden/>
    <w:unhideWhenUsed/>
    <w:rsid w:val="00774FD4"/>
    <w:pPr>
      <w:ind w:left="283" w:hanging="283"/>
      <w:contextualSpacing/>
    </w:pPr>
  </w:style>
  <w:style w:type="paragraph" w:styleId="List2">
    <w:name w:val="List 2"/>
    <w:basedOn w:val="Normal"/>
    <w:uiPriority w:val="99"/>
    <w:semiHidden/>
    <w:unhideWhenUsed/>
    <w:rsid w:val="00774FD4"/>
    <w:pPr>
      <w:ind w:left="566" w:hanging="283"/>
      <w:contextualSpacing/>
    </w:pPr>
  </w:style>
  <w:style w:type="paragraph" w:styleId="List3">
    <w:name w:val="List 3"/>
    <w:basedOn w:val="Normal"/>
    <w:uiPriority w:val="99"/>
    <w:semiHidden/>
    <w:unhideWhenUsed/>
    <w:rsid w:val="00774FD4"/>
    <w:pPr>
      <w:ind w:left="849" w:hanging="283"/>
      <w:contextualSpacing/>
    </w:pPr>
  </w:style>
  <w:style w:type="paragraph" w:styleId="List4">
    <w:name w:val="List 4"/>
    <w:basedOn w:val="Normal"/>
    <w:uiPriority w:val="99"/>
    <w:semiHidden/>
    <w:unhideWhenUsed/>
    <w:rsid w:val="00774FD4"/>
    <w:pPr>
      <w:ind w:left="1132" w:hanging="283"/>
      <w:contextualSpacing/>
    </w:pPr>
  </w:style>
  <w:style w:type="table" w:styleId="LightShading-Accent4">
    <w:name w:val="Light Shading Accent 4"/>
    <w:basedOn w:val="TableNormal"/>
    <w:uiPriority w:val="60"/>
    <w:semiHidden/>
    <w:unhideWhenUsed/>
    <w:rsid w:val="00774FD4"/>
    <w:pPr>
      <w:spacing w:after="0" w:line="240" w:lineRule="auto"/>
    </w:pPr>
    <w:rPr>
      <w:color w:val="5E5F62" w:themeColor="accent4" w:themeShade="BF"/>
    </w:rPr>
    <w:tblPr>
      <w:tblStyleRowBandSize w:val="1"/>
      <w:tblStyleColBandSize w:val="1"/>
      <w:tblBorders>
        <w:top w:val="single" w:sz="8" w:space="0" w:color="7E8083" w:themeColor="accent4"/>
        <w:bottom w:val="single" w:sz="8" w:space="0" w:color="7E8083" w:themeColor="accent4"/>
      </w:tblBorders>
    </w:tblPr>
    <w:tblStylePr w:type="firstRow">
      <w:pPr>
        <w:spacing w:before="0" w:after="0" w:line="240" w:lineRule="auto"/>
      </w:pPr>
      <w:rPr>
        <w:b/>
        <w:bCs/>
      </w:rPr>
      <w:tblPr/>
      <w:tcPr>
        <w:tcBorders>
          <w:top w:val="single" w:sz="8" w:space="0" w:color="7E8083" w:themeColor="accent4"/>
          <w:left w:val="nil"/>
          <w:bottom w:val="single" w:sz="8" w:space="0" w:color="7E8083" w:themeColor="accent4"/>
          <w:right w:val="nil"/>
          <w:insideH w:val="nil"/>
          <w:insideV w:val="nil"/>
        </w:tcBorders>
      </w:tcPr>
    </w:tblStylePr>
    <w:tblStylePr w:type="lastRow">
      <w:pPr>
        <w:spacing w:before="0" w:after="0" w:line="240" w:lineRule="auto"/>
      </w:pPr>
      <w:rPr>
        <w:b/>
        <w:bCs/>
      </w:rPr>
      <w:tblPr/>
      <w:tcPr>
        <w:tcBorders>
          <w:top w:val="single" w:sz="8" w:space="0" w:color="7E8083" w:themeColor="accent4"/>
          <w:left w:val="nil"/>
          <w:bottom w:val="single" w:sz="8" w:space="0" w:color="7E80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E0" w:themeFill="accent4" w:themeFillTint="3F"/>
      </w:tcPr>
    </w:tblStylePr>
    <w:tblStylePr w:type="band1Horz">
      <w:tblPr/>
      <w:tcPr>
        <w:tcBorders>
          <w:left w:val="nil"/>
          <w:right w:val="nil"/>
          <w:insideH w:val="nil"/>
          <w:insideV w:val="nil"/>
        </w:tcBorders>
        <w:shd w:val="clear" w:color="auto" w:fill="DFDFE0" w:themeFill="accent4" w:themeFillTint="3F"/>
      </w:tcPr>
    </w:tblStylePr>
  </w:style>
  <w:style w:type="table" w:styleId="MediumList1-Accent4">
    <w:name w:val="Medium List 1 Accent 4"/>
    <w:basedOn w:val="TableNormal"/>
    <w:uiPriority w:val="65"/>
    <w:semiHidden/>
    <w:unhideWhenUsed/>
    <w:rsid w:val="00774FD4"/>
    <w:pPr>
      <w:spacing w:after="0" w:line="240" w:lineRule="auto"/>
    </w:pPr>
    <w:rPr>
      <w:color w:val="000000" w:themeColor="text1"/>
    </w:rPr>
    <w:tblPr>
      <w:tblStyleRowBandSize w:val="1"/>
      <w:tblStyleColBandSize w:val="1"/>
      <w:tblBorders>
        <w:top w:val="single" w:sz="8" w:space="0" w:color="7E8083" w:themeColor="accent4"/>
        <w:bottom w:val="single" w:sz="8" w:space="0" w:color="7E8083" w:themeColor="accent4"/>
      </w:tblBorders>
    </w:tblPr>
    <w:tblStylePr w:type="firstRow">
      <w:rPr>
        <w:rFonts w:asciiTheme="majorHAnsi" w:eastAsiaTheme="majorEastAsia" w:hAnsiTheme="majorHAnsi" w:cstheme="majorBidi"/>
      </w:rPr>
      <w:tblPr/>
      <w:tcPr>
        <w:tcBorders>
          <w:top w:val="nil"/>
          <w:bottom w:val="single" w:sz="8" w:space="0" w:color="7E8083" w:themeColor="accent4"/>
        </w:tcBorders>
      </w:tcPr>
    </w:tblStylePr>
    <w:tblStylePr w:type="lastRow">
      <w:rPr>
        <w:b/>
        <w:bCs/>
        <w:color w:val="53565A" w:themeColor="text2"/>
      </w:rPr>
      <w:tblPr/>
      <w:tcPr>
        <w:tcBorders>
          <w:top w:val="single" w:sz="8" w:space="0" w:color="7E8083" w:themeColor="accent4"/>
          <w:bottom w:val="single" w:sz="8" w:space="0" w:color="7E8083" w:themeColor="accent4"/>
        </w:tcBorders>
      </w:tcPr>
    </w:tblStylePr>
    <w:tblStylePr w:type="firstCol">
      <w:rPr>
        <w:b/>
        <w:bCs/>
      </w:rPr>
    </w:tblStylePr>
    <w:tblStylePr w:type="lastCol">
      <w:rPr>
        <w:b/>
        <w:bCs/>
      </w:rPr>
      <w:tblPr/>
      <w:tcPr>
        <w:tcBorders>
          <w:top w:val="single" w:sz="8" w:space="0" w:color="7E8083" w:themeColor="accent4"/>
          <w:bottom w:val="single" w:sz="8" w:space="0" w:color="7E8083" w:themeColor="accent4"/>
        </w:tcBorders>
      </w:tcPr>
    </w:tblStylePr>
    <w:tblStylePr w:type="band1Vert">
      <w:tblPr/>
      <w:tcPr>
        <w:shd w:val="clear" w:color="auto" w:fill="DFDFE0" w:themeFill="accent4" w:themeFillTint="3F"/>
      </w:tcPr>
    </w:tblStylePr>
    <w:tblStylePr w:type="band1Horz">
      <w:tblPr/>
      <w:tcPr>
        <w:shd w:val="clear" w:color="auto" w:fill="DFDFE0" w:themeFill="accent4" w:themeFillTint="3F"/>
      </w:tcPr>
    </w:tblStylePr>
  </w:style>
  <w:style w:type="paragraph" w:styleId="Revision">
    <w:name w:val="Revision"/>
    <w:hidden/>
    <w:uiPriority w:val="99"/>
    <w:semiHidden/>
    <w:rsid w:val="00774FD4"/>
    <w:pPr>
      <w:spacing w:after="0" w:line="240" w:lineRule="auto"/>
    </w:pPr>
  </w:style>
  <w:style w:type="paragraph" w:styleId="EndnoteText">
    <w:name w:val="endnote text"/>
    <w:basedOn w:val="Normal"/>
    <w:link w:val="EndnoteTextChar"/>
    <w:uiPriority w:val="99"/>
    <w:semiHidden/>
    <w:unhideWhenUsed/>
    <w:rsid w:val="00774FD4"/>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74FD4"/>
    <w:rPr>
      <w:sz w:val="20"/>
      <w:szCs w:val="20"/>
    </w:rPr>
  </w:style>
  <w:style w:type="character" w:styleId="EndnoteReference">
    <w:name w:val="endnote reference"/>
    <w:basedOn w:val="DefaultParagraphFont"/>
    <w:uiPriority w:val="99"/>
    <w:semiHidden/>
    <w:unhideWhenUsed/>
    <w:rsid w:val="00774FD4"/>
    <w:rPr>
      <w:vertAlign w:val="superscript"/>
    </w:rPr>
  </w:style>
  <w:style w:type="table" w:customStyle="1" w:styleId="OSTEnergyTable">
    <w:name w:val="OST Energy Table"/>
    <w:basedOn w:val="TableNormal"/>
    <w:uiPriority w:val="99"/>
    <w:rsid w:val="00F97AD5"/>
    <w:pPr>
      <w:spacing w:after="0" w:line="240" w:lineRule="auto"/>
    </w:pPr>
    <w:tblPr>
      <w:tblStyleRowBandSize w:val="1"/>
      <w:tblInd w:w="0" w:type="nil"/>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character" w:customStyle="1" w:styleId="UnresolvedMention1">
    <w:name w:val="Unresolved Mention1"/>
    <w:basedOn w:val="DefaultParagraphFont"/>
    <w:uiPriority w:val="99"/>
    <w:semiHidden/>
    <w:unhideWhenUsed/>
    <w:rsid w:val="00774FD4"/>
    <w:rPr>
      <w:color w:val="808080"/>
      <w:shd w:val="clear" w:color="auto" w:fill="E6E6E6"/>
    </w:rPr>
  </w:style>
  <w:style w:type="character" w:customStyle="1" w:styleId="NoSpacingChar">
    <w:name w:val="No Spacing Char"/>
    <w:aliases w:val="~BaseStyle Char"/>
    <w:basedOn w:val="DefaultParagraphFont"/>
    <w:link w:val="NoSpacing"/>
    <w:uiPriority w:val="1"/>
    <w:rsid w:val="00774FD4"/>
  </w:style>
  <w:style w:type="table" w:customStyle="1" w:styleId="SSODesignBasis2">
    <w:name w:val="SSO_Design Basis 2"/>
    <w:basedOn w:val="TableNormal"/>
    <w:uiPriority w:val="99"/>
    <w:rsid w:val="00774FD4"/>
    <w:pPr>
      <w:spacing w:after="0" w:line="240" w:lineRule="auto"/>
    </w:pPr>
    <w:rPr>
      <w:color w:val="auto"/>
      <w:sz w:val="22"/>
      <w:szCs w:val="22"/>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heme="minorHAnsi" w:hAnsiTheme="minorHAnsi"/>
        <w:b/>
        <w:sz w:val="22"/>
      </w:rPr>
      <w:tblPr/>
      <w:tcPr>
        <w:shd w:val="clear" w:color="auto" w:fill="000000" w:themeFill="text1"/>
        <w:vAlign w:val="center"/>
      </w:tcPr>
    </w:tblStylePr>
    <w:tblStylePr w:type="firstCol">
      <w:rPr>
        <w:b/>
      </w:rPr>
    </w:tblStylePr>
    <w:tblStylePr w:type="band1Horz">
      <w:tblPr/>
      <w:tcPr>
        <w:shd w:val="clear" w:color="auto" w:fill="D9D9D9" w:themeFill="background1" w:themeFillShade="D9"/>
      </w:tcPr>
    </w:tblStylePr>
  </w:style>
  <w:style w:type="paragraph" w:customStyle="1" w:styleId="BGHeading1AltQ">
    <w:name w:val="BGHeading1 Alt+Q"/>
    <w:basedOn w:val="Heading1"/>
    <w:link w:val="BGHeading1AltQChar"/>
    <w:qFormat/>
    <w:rsid w:val="00774FD4"/>
    <w:pPr>
      <w:keepNext w:val="0"/>
      <w:pageBreakBefore w:val="0"/>
      <w:numPr>
        <w:numId w:val="8"/>
      </w:numPr>
      <w:spacing w:before="0" w:after="0" w:line="360" w:lineRule="auto"/>
      <w:jc w:val="both"/>
    </w:pPr>
    <w:rPr>
      <w:rFonts w:ascii="Book Antiqua" w:eastAsia="Times New Roman" w:hAnsi="Book Antiqua"/>
      <w:bCs/>
      <w:color w:val="auto"/>
      <w:kern w:val="32"/>
      <w:sz w:val="20"/>
      <w:szCs w:val="22"/>
      <w:lang w:val="en-ZA" w:eastAsia="en-ZA"/>
    </w:rPr>
  </w:style>
  <w:style w:type="paragraph" w:customStyle="1" w:styleId="BGHeading2AltA">
    <w:name w:val="BGHeading2 Alt+A"/>
    <w:basedOn w:val="Heading2"/>
    <w:link w:val="BGHeading2AltAChar"/>
    <w:qFormat/>
    <w:rsid w:val="00774FD4"/>
    <w:pPr>
      <w:keepNext w:val="0"/>
      <w:widowControl w:val="0"/>
      <w:numPr>
        <w:numId w:val="8"/>
      </w:numPr>
      <w:spacing w:before="0" w:after="0" w:line="360" w:lineRule="auto"/>
      <w:jc w:val="both"/>
    </w:pPr>
    <w:rPr>
      <w:rFonts w:ascii="Book Antiqua" w:eastAsia="Times New Roman" w:hAnsi="Book Antiqua"/>
      <w:bCs/>
      <w:iCs/>
      <w:color w:val="auto"/>
      <w:sz w:val="20"/>
      <w:szCs w:val="22"/>
      <w:lang w:val="en-ZA" w:eastAsia="en-ZA"/>
    </w:rPr>
  </w:style>
  <w:style w:type="paragraph" w:customStyle="1" w:styleId="BGHeading3AltZ">
    <w:name w:val="BGHeading3 Alt+Z"/>
    <w:basedOn w:val="Heading3"/>
    <w:link w:val="BGHeading3AltZChar"/>
    <w:qFormat/>
    <w:rsid w:val="00774FD4"/>
    <w:pPr>
      <w:keepNext w:val="0"/>
      <w:widowControl w:val="0"/>
      <w:numPr>
        <w:numId w:val="8"/>
      </w:numPr>
      <w:spacing w:before="0" w:after="0" w:line="360" w:lineRule="auto"/>
      <w:jc w:val="both"/>
    </w:pPr>
    <w:rPr>
      <w:rFonts w:ascii="Book Antiqua" w:eastAsia="Times New Roman" w:hAnsi="Book Antiqua"/>
      <w:bCs/>
      <w:color w:val="auto"/>
      <w:sz w:val="20"/>
      <w:szCs w:val="22"/>
      <w:lang w:val="en-ZA" w:eastAsia="en-ZA"/>
    </w:rPr>
  </w:style>
  <w:style w:type="paragraph" w:customStyle="1" w:styleId="BGHeading4AltX">
    <w:name w:val="BGHeading4 Alt+X"/>
    <w:basedOn w:val="Heading4"/>
    <w:qFormat/>
    <w:rsid w:val="00774FD4"/>
    <w:pPr>
      <w:keepNext w:val="0"/>
      <w:widowControl w:val="0"/>
      <w:numPr>
        <w:numId w:val="8"/>
      </w:numPr>
      <w:spacing w:before="0" w:after="0" w:line="360" w:lineRule="auto"/>
      <w:jc w:val="both"/>
    </w:pPr>
    <w:rPr>
      <w:rFonts w:ascii="Century Gothic" w:eastAsia="Times New Roman" w:hAnsi="Century Gothic" w:cs="Times New Roman"/>
      <w:bCs/>
      <w:color w:val="auto"/>
      <w:sz w:val="18"/>
      <w:szCs w:val="22"/>
      <w:lang w:val="en-ZA" w:eastAsia="en-ZA"/>
    </w:rPr>
  </w:style>
  <w:style w:type="paragraph" w:customStyle="1" w:styleId="BGHeading5AltC">
    <w:name w:val="BGHeading5 Alt+C"/>
    <w:basedOn w:val="Heading5"/>
    <w:rsid w:val="00774FD4"/>
    <w:pPr>
      <w:keepNext w:val="0"/>
      <w:keepLines w:val="0"/>
      <w:widowControl w:val="0"/>
      <w:numPr>
        <w:ilvl w:val="4"/>
        <w:numId w:val="8"/>
      </w:numPr>
      <w:spacing w:before="0" w:after="0" w:line="360" w:lineRule="auto"/>
    </w:pPr>
    <w:rPr>
      <w:rFonts w:ascii="Book Antiqua" w:eastAsia="Times New Roman" w:hAnsi="Book Antiqua" w:cs="Times New Roman"/>
      <w:bCs/>
      <w:iCs/>
      <w:sz w:val="20"/>
      <w:szCs w:val="22"/>
      <w:lang w:val="en-ZA" w:eastAsia="en-ZA"/>
    </w:rPr>
  </w:style>
  <w:style w:type="paragraph" w:customStyle="1" w:styleId="BGHeading6AltV">
    <w:name w:val="BGHeading6 Alt+V"/>
    <w:basedOn w:val="Heading6"/>
    <w:uiPriority w:val="2"/>
    <w:qFormat/>
    <w:rsid w:val="00774FD4"/>
    <w:pPr>
      <w:keepNext w:val="0"/>
      <w:pageBreakBefore w:val="0"/>
      <w:numPr>
        <w:ilvl w:val="5"/>
        <w:numId w:val="8"/>
      </w:numPr>
      <w:tabs>
        <w:tab w:val="left" w:pos="4321"/>
      </w:tabs>
      <w:spacing w:before="0" w:after="0" w:line="360" w:lineRule="auto"/>
    </w:pPr>
    <w:rPr>
      <w:rFonts w:ascii="Book Antiqua" w:eastAsia="Times New Roman" w:hAnsi="Book Antiqua" w:cs="Times New Roman"/>
      <w:bCs/>
      <w:color w:val="auto"/>
      <w:sz w:val="20"/>
      <w:szCs w:val="22"/>
      <w:lang w:val="en-ZA" w:eastAsia="en-ZA"/>
    </w:rPr>
  </w:style>
  <w:style w:type="character" w:customStyle="1" w:styleId="BGHeading2AltAChar">
    <w:name w:val="BGHeading2 Alt+A Char"/>
    <w:basedOn w:val="DefaultParagraphFont"/>
    <w:link w:val="BGHeading2AltA"/>
    <w:rsid w:val="00774FD4"/>
    <w:rPr>
      <w:rFonts w:ascii="Book Antiqua" w:eastAsia="Times New Roman" w:hAnsi="Book Antiqua" w:cs="Arial"/>
      <w:bCs/>
      <w:iCs/>
      <w:color w:val="auto"/>
      <w:sz w:val="20"/>
      <w:szCs w:val="22"/>
      <w:lang w:val="en-ZA" w:eastAsia="en-ZA"/>
    </w:rPr>
  </w:style>
  <w:style w:type="character" w:customStyle="1" w:styleId="BGHeading3AltZChar">
    <w:name w:val="BGHeading3 Alt+Z Char"/>
    <w:basedOn w:val="DefaultParagraphFont"/>
    <w:link w:val="BGHeading3AltZ"/>
    <w:locked/>
    <w:rsid w:val="00774FD4"/>
    <w:rPr>
      <w:rFonts w:ascii="Book Antiqua" w:eastAsia="Times New Roman" w:hAnsi="Book Antiqua" w:cs="Arial"/>
      <w:bCs/>
      <w:color w:val="auto"/>
      <w:sz w:val="20"/>
      <w:szCs w:val="22"/>
      <w:lang w:val="en-ZA" w:eastAsia="en-ZA"/>
    </w:rPr>
  </w:style>
  <w:style w:type="character" w:customStyle="1" w:styleId="BGHeading1AltQChar">
    <w:name w:val="BGHeading1 Alt+Q Char"/>
    <w:basedOn w:val="DefaultParagraphFont"/>
    <w:link w:val="BGHeading1AltQ"/>
    <w:rsid w:val="00774FD4"/>
    <w:rPr>
      <w:rFonts w:ascii="Book Antiqua" w:eastAsia="Times New Roman" w:hAnsi="Book Antiqua" w:cs="Arial"/>
      <w:bCs/>
      <w:color w:val="auto"/>
      <w:kern w:val="32"/>
      <w:sz w:val="20"/>
      <w:szCs w:val="22"/>
      <w:lang w:val="en-ZA" w:eastAsia="en-ZA"/>
    </w:rPr>
  </w:style>
  <w:style w:type="table" w:customStyle="1" w:styleId="TableGrid1">
    <w:name w:val="Table Grid1"/>
    <w:basedOn w:val="TableNormal"/>
    <w:next w:val="TableGrid"/>
    <w:uiPriority w:val="59"/>
    <w:rsid w:val="0077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Normal1"/>
    <w:basedOn w:val="TableNormal"/>
    <w:semiHidden/>
    <w:rsid w:val="00774FD4"/>
    <w:pPr>
      <w:spacing w:after="0" w:line="240" w:lineRule="auto"/>
    </w:pPr>
    <w:tblPr/>
  </w:style>
  <w:style w:type="table" w:customStyle="1" w:styleId="TableClear1">
    <w:name w:val="~TableClear1"/>
    <w:basedOn w:val="TableNormal"/>
    <w:uiPriority w:val="99"/>
    <w:rsid w:val="00774FD4"/>
    <w:pPr>
      <w:spacing w:after="0" w:line="240" w:lineRule="auto"/>
    </w:pPr>
    <w:tblPr/>
  </w:style>
  <w:style w:type="table" w:customStyle="1" w:styleId="OSTEnergyTable1">
    <w:name w:val="OST Energy Table1"/>
    <w:basedOn w:val="TableNormal"/>
    <w:uiPriority w:val="99"/>
    <w:rsid w:val="00774FD4"/>
    <w:pPr>
      <w:spacing w:after="0" w:line="240" w:lineRule="auto"/>
    </w:pPr>
    <w:tblPr>
      <w:tblStyleRowBandSize w:val="1"/>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table" w:customStyle="1" w:styleId="LightShading-Accent21">
    <w:name w:val="Light Shading - Accent 21"/>
    <w:basedOn w:val="TableNormal"/>
    <w:next w:val="LightShading-Accent2"/>
    <w:uiPriority w:val="60"/>
    <w:rsid w:val="00774FD4"/>
    <w:pPr>
      <w:spacing w:after="0" w:line="240" w:lineRule="auto"/>
    </w:pPr>
    <w:rPr>
      <w:color w:val="306B8C" w:themeColor="accent2" w:themeShade="BF"/>
    </w:rPr>
    <w:tblPr>
      <w:tblStyleRowBandSize w:val="1"/>
      <w:tblStyleColBandSize w:val="1"/>
      <w:tblBorders>
        <w:top w:val="single" w:sz="8" w:space="0" w:color="4090BC" w:themeColor="accent2"/>
        <w:bottom w:val="single" w:sz="8" w:space="0" w:color="4090BC" w:themeColor="accent2"/>
      </w:tblBorders>
    </w:tblPr>
    <w:tblStylePr w:type="fir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la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3EE" w:themeFill="accent2" w:themeFillTint="3F"/>
      </w:tcPr>
    </w:tblStylePr>
    <w:tblStylePr w:type="band1Horz">
      <w:tblPr/>
      <w:tcPr>
        <w:tcBorders>
          <w:left w:val="nil"/>
          <w:right w:val="nil"/>
          <w:insideH w:val="nil"/>
          <w:insideV w:val="nil"/>
        </w:tcBorders>
        <w:shd w:val="clear" w:color="auto" w:fill="CFE3EE" w:themeFill="accent2" w:themeFillTint="3F"/>
      </w:tcPr>
    </w:tblStylePr>
  </w:style>
  <w:style w:type="table" w:customStyle="1" w:styleId="LightShading-Accent31">
    <w:name w:val="Light Shading - Accent 31"/>
    <w:basedOn w:val="TableNormal"/>
    <w:next w:val="LightShading-Accent3"/>
    <w:uiPriority w:val="60"/>
    <w:rsid w:val="00774FD4"/>
    <w:pPr>
      <w:spacing w:after="0" w:line="240" w:lineRule="auto"/>
    </w:pPr>
    <w:rPr>
      <w:color w:val="6FABCD" w:themeColor="accent3" w:themeShade="BF"/>
    </w:rPr>
    <w:tblPr>
      <w:tblStyleRowBandSize w:val="1"/>
      <w:tblStyleColBandSize w:val="1"/>
      <w:tblBorders>
        <w:top w:val="single" w:sz="8" w:space="0" w:color="BFDAE9" w:themeColor="accent3"/>
        <w:bottom w:val="single" w:sz="8" w:space="0" w:color="BFDAE9" w:themeColor="accent3"/>
      </w:tblBorders>
    </w:tblPr>
    <w:tblStylePr w:type="fir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la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5F9" w:themeFill="accent3" w:themeFillTint="3F"/>
      </w:tcPr>
    </w:tblStylePr>
    <w:tblStylePr w:type="band1Horz">
      <w:tblPr/>
      <w:tcPr>
        <w:tcBorders>
          <w:left w:val="nil"/>
          <w:right w:val="nil"/>
          <w:insideH w:val="nil"/>
          <w:insideV w:val="nil"/>
        </w:tcBorders>
        <w:shd w:val="clear" w:color="auto" w:fill="EFF5F9" w:themeFill="accent3" w:themeFillTint="3F"/>
      </w:tcPr>
    </w:tblStylePr>
  </w:style>
  <w:style w:type="table" w:customStyle="1" w:styleId="LightShading-Accent11">
    <w:name w:val="Light Shading - Accent 11"/>
    <w:basedOn w:val="TableNormal"/>
    <w:next w:val="LightShading-Accent1"/>
    <w:uiPriority w:val="60"/>
    <w:rsid w:val="00774FD4"/>
    <w:pPr>
      <w:spacing w:after="0" w:line="240" w:lineRule="auto"/>
    </w:pPr>
    <w:rPr>
      <w:color w:val="004F7C" w:themeColor="accent1" w:themeShade="BF"/>
    </w:rPr>
    <w:tblPr>
      <w:tblStyleRowBandSize w:val="1"/>
      <w:tblStyleColBandSize w:val="1"/>
      <w:tblBorders>
        <w:top w:val="single" w:sz="8" w:space="0" w:color="006BA6" w:themeColor="accent1"/>
        <w:bottom w:val="single" w:sz="8" w:space="0" w:color="006BA6" w:themeColor="accent1"/>
      </w:tblBorders>
    </w:tblPr>
    <w:tblStylePr w:type="fir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la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E0FF" w:themeFill="accent1" w:themeFillTint="3F"/>
      </w:tcPr>
    </w:tblStylePr>
    <w:tblStylePr w:type="band1Horz">
      <w:tblPr/>
      <w:tcPr>
        <w:tcBorders>
          <w:left w:val="nil"/>
          <w:right w:val="nil"/>
          <w:insideH w:val="nil"/>
          <w:insideV w:val="nil"/>
        </w:tcBorders>
        <w:shd w:val="clear" w:color="auto" w:fill="AAE0FF" w:themeFill="accent1" w:themeFillTint="3F"/>
      </w:tcPr>
    </w:tblStylePr>
  </w:style>
  <w:style w:type="table" w:customStyle="1" w:styleId="LightShading1">
    <w:name w:val="Light Shading1"/>
    <w:basedOn w:val="TableNormal"/>
    <w:next w:val="LightShading"/>
    <w:uiPriority w:val="60"/>
    <w:rsid w:val="00774FD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EniText">
    <w:name w:val="Eni_Text"/>
    <w:basedOn w:val="NormalIndent"/>
    <w:link w:val="EniTextChar"/>
    <w:qFormat/>
    <w:rsid w:val="00774FD4"/>
    <w:pPr>
      <w:suppressAutoHyphens/>
      <w:spacing w:before="120" w:line="240" w:lineRule="auto"/>
      <w:ind w:left="0"/>
    </w:pPr>
    <w:rPr>
      <w:rFonts w:ascii="Arial" w:eastAsia="Times New Roman" w:hAnsi="Arial" w:cs="Arial"/>
      <w:color w:val="auto"/>
      <w:sz w:val="20"/>
      <w:szCs w:val="20"/>
      <w:lang w:val="it-IT" w:eastAsia="it-IT"/>
    </w:rPr>
  </w:style>
  <w:style w:type="character" w:customStyle="1" w:styleId="EniTextChar">
    <w:name w:val="Eni_Text Char"/>
    <w:link w:val="EniText"/>
    <w:rsid w:val="00774FD4"/>
    <w:rPr>
      <w:rFonts w:ascii="Arial" w:eastAsia="Times New Roman" w:hAnsi="Arial" w:cs="Arial"/>
      <w:color w:val="auto"/>
      <w:sz w:val="20"/>
      <w:szCs w:val="20"/>
      <w:lang w:val="it-IT" w:eastAsia="it-IT"/>
    </w:rPr>
  </w:style>
  <w:style w:type="character" w:customStyle="1" w:styleId="UnresolvedMention2">
    <w:name w:val="Unresolved Mention2"/>
    <w:basedOn w:val="DefaultParagraphFont"/>
    <w:uiPriority w:val="99"/>
    <w:semiHidden/>
    <w:unhideWhenUsed/>
    <w:rsid w:val="00774FD4"/>
    <w:rPr>
      <w:color w:val="605E5C"/>
      <w:shd w:val="clear" w:color="auto" w:fill="E1DFDD"/>
    </w:rPr>
  </w:style>
  <w:style w:type="character" w:customStyle="1" w:styleId="highlight">
    <w:name w:val="highlight"/>
    <w:basedOn w:val="DefaultParagraphFont"/>
    <w:rsid w:val="00774FD4"/>
  </w:style>
  <w:style w:type="character" w:customStyle="1" w:styleId="UnresolvedMention3">
    <w:name w:val="Unresolved Mention3"/>
    <w:basedOn w:val="DefaultParagraphFont"/>
    <w:uiPriority w:val="99"/>
    <w:semiHidden/>
    <w:unhideWhenUsed/>
    <w:rsid w:val="00C76C34"/>
    <w:rPr>
      <w:color w:val="605E5C"/>
      <w:shd w:val="clear" w:color="auto" w:fill="E1DFDD"/>
    </w:rPr>
  </w:style>
  <w:style w:type="character" w:customStyle="1" w:styleId="UnresolvedMention4">
    <w:name w:val="Unresolved Mention4"/>
    <w:basedOn w:val="DefaultParagraphFont"/>
    <w:uiPriority w:val="99"/>
    <w:semiHidden/>
    <w:unhideWhenUsed/>
    <w:rsid w:val="00A234AA"/>
    <w:rPr>
      <w:color w:val="605E5C"/>
      <w:shd w:val="clear" w:color="auto" w:fill="E1DFDD"/>
    </w:rPr>
  </w:style>
  <w:style w:type="table" w:styleId="ListTable3-Accent1">
    <w:name w:val="List Table 3 Accent 1"/>
    <w:basedOn w:val="TableNormal"/>
    <w:uiPriority w:val="48"/>
    <w:rsid w:val="00194FDC"/>
    <w:pPr>
      <w:spacing w:after="0" w:line="240" w:lineRule="auto"/>
    </w:pPr>
    <w:rPr>
      <w:color w:val="auto"/>
      <w:sz w:val="22"/>
      <w:szCs w:val="22"/>
      <w:lang w:val="en-US"/>
    </w:rPr>
    <w:tblPr>
      <w:tblStyleRowBandSize w:val="1"/>
      <w:tblStyleColBandSize w:val="1"/>
      <w:tblBorders>
        <w:top w:val="single" w:sz="4" w:space="0" w:color="006BA6" w:themeColor="accent1"/>
        <w:left w:val="single" w:sz="4" w:space="0" w:color="006BA6" w:themeColor="accent1"/>
        <w:bottom w:val="single" w:sz="4" w:space="0" w:color="006BA6" w:themeColor="accent1"/>
        <w:right w:val="single" w:sz="4" w:space="0" w:color="006BA6" w:themeColor="accent1"/>
      </w:tblBorders>
    </w:tblPr>
    <w:tblStylePr w:type="firstRow">
      <w:rPr>
        <w:b/>
        <w:bCs/>
        <w:color w:val="FFFFFF" w:themeColor="background1"/>
      </w:rPr>
      <w:tblPr/>
      <w:tcPr>
        <w:shd w:val="clear" w:color="auto" w:fill="006BA6" w:themeFill="accent1"/>
      </w:tcPr>
    </w:tblStylePr>
    <w:tblStylePr w:type="lastRow">
      <w:rPr>
        <w:b/>
        <w:bCs/>
      </w:rPr>
      <w:tblPr/>
      <w:tcPr>
        <w:tcBorders>
          <w:top w:val="double" w:sz="4" w:space="0" w:color="006B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BA6" w:themeColor="accent1"/>
          <w:right w:val="single" w:sz="4" w:space="0" w:color="006BA6" w:themeColor="accent1"/>
        </w:tcBorders>
      </w:tcPr>
    </w:tblStylePr>
    <w:tblStylePr w:type="band1Horz">
      <w:tblPr/>
      <w:tcPr>
        <w:tcBorders>
          <w:top w:val="single" w:sz="4" w:space="0" w:color="006BA6" w:themeColor="accent1"/>
          <w:bottom w:val="single" w:sz="4" w:space="0" w:color="006B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BA6" w:themeColor="accent1"/>
          <w:left w:val="nil"/>
        </w:tcBorders>
      </w:tcPr>
    </w:tblStylePr>
    <w:tblStylePr w:type="swCell">
      <w:tblPr/>
      <w:tcPr>
        <w:tcBorders>
          <w:top w:val="double" w:sz="4" w:space="0" w:color="006BA6" w:themeColor="accent1"/>
          <w:right w:val="nil"/>
        </w:tcBorders>
      </w:tcPr>
    </w:tblStylePr>
  </w:style>
  <w:style w:type="paragraph" w:customStyle="1" w:styleId="BasicParagraph">
    <w:name w:val="[Basic Paragraph]"/>
    <w:basedOn w:val="Normal"/>
    <w:uiPriority w:val="99"/>
    <w:rsid w:val="000B1C60"/>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UnresolvedMention5">
    <w:name w:val="Unresolved Mention5"/>
    <w:basedOn w:val="DefaultParagraphFont"/>
    <w:uiPriority w:val="99"/>
    <w:semiHidden/>
    <w:unhideWhenUsed/>
    <w:rsid w:val="00393F10"/>
    <w:rPr>
      <w:color w:val="605E5C"/>
      <w:shd w:val="clear" w:color="auto" w:fill="E1DFDD"/>
    </w:rPr>
  </w:style>
  <w:style w:type="character" w:customStyle="1" w:styleId="UnresolvedMention6">
    <w:name w:val="Unresolved Mention6"/>
    <w:basedOn w:val="DefaultParagraphFont"/>
    <w:uiPriority w:val="99"/>
    <w:semiHidden/>
    <w:unhideWhenUsed/>
    <w:rsid w:val="00E06218"/>
    <w:rPr>
      <w:color w:val="605E5C"/>
      <w:shd w:val="clear" w:color="auto" w:fill="E1DFDD"/>
    </w:rPr>
  </w:style>
  <w:style w:type="character" w:customStyle="1" w:styleId="UnresolvedMention7">
    <w:name w:val="Unresolved Mention7"/>
    <w:basedOn w:val="DefaultParagraphFont"/>
    <w:uiPriority w:val="99"/>
    <w:semiHidden/>
    <w:unhideWhenUsed/>
    <w:rsid w:val="00AD773E"/>
    <w:rPr>
      <w:color w:val="605E5C"/>
      <w:shd w:val="clear" w:color="auto" w:fill="E1DFDD"/>
    </w:rPr>
  </w:style>
  <w:style w:type="character" w:customStyle="1" w:styleId="UnresolvedMention8">
    <w:name w:val="Unresolved Mention8"/>
    <w:basedOn w:val="DefaultParagraphFont"/>
    <w:uiPriority w:val="99"/>
    <w:semiHidden/>
    <w:unhideWhenUsed/>
    <w:rsid w:val="007D591C"/>
    <w:rPr>
      <w:color w:val="605E5C"/>
      <w:shd w:val="clear" w:color="auto" w:fill="E1DFDD"/>
    </w:rPr>
  </w:style>
  <w:style w:type="character" w:styleId="UnresolvedMention">
    <w:name w:val="Unresolved Mention"/>
    <w:basedOn w:val="DefaultParagraphFont"/>
    <w:uiPriority w:val="99"/>
    <w:unhideWhenUsed/>
    <w:rsid w:val="00B91149"/>
    <w:rPr>
      <w:color w:val="605E5C"/>
      <w:shd w:val="clear" w:color="auto" w:fill="E1DFDD"/>
    </w:rPr>
  </w:style>
  <w:style w:type="character" w:customStyle="1" w:styleId="TableTextLeftChar">
    <w:name w:val="~TableTextLeft Char"/>
    <w:link w:val="TableTextLeft"/>
    <w:locked/>
    <w:rsid w:val="00F97AD5"/>
  </w:style>
  <w:style w:type="character" w:customStyle="1" w:styleId="TableHeadingLeftChar">
    <w:name w:val="~TableHeadingLeft Char"/>
    <w:link w:val="TableHeadingLeft"/>
    <w:locked/>
    <w:rsid w:val="00F97AD5"/>
    <w:rPr>
      <w:b/>
      <w:color w:val="FFFFFF" w:themeColor="background1"/>
      <w:szCs w:val="26"/>
    </w:rPr>
  </w:style>
  <w:style w:type="character" w:styleId="Mention">
    <w:name w:val="Mention"/>
    <w:basedOn w:val="DefaultParagraphFont"/>
    <w:uiPriority w:val="99"/>
    <w:unhideWhenUsed/>
    <w:rsid w:val="0068223A"/>
    <w:rPr>
      <w:color w:val="2B579A"/>
      <w:shd w:val="clear" w:color="auto" w:fill="E1DFDD"/>
    </w:rPr>
  </w:style>
  <w:style w:type="table" w:customStyle="1" w:styleId="OSTEnergyTable2">
    <w:name w:val="OST Energy Table2"/>
    <w:basedOn w:val="TableNormal"/>
    <w:uiPriority w:val="99"/>
    <w:rsid w:val="00F612DF"/>
    <w:pPr>
      <w:spacing w:after="0" w:line="240" w:lineRule="auto"/>
    </w:pPr>
    <w:rPr>
      <w:rFonts w:eastAsia="SimSun"/>
    </w:rPr>
    <w:tblPr>
      <w:tblStyleRowBandSize w:val="1"/>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paragraph" w:customStyle="1" w:styleId="Templatenotes">
    <w:name w:val="Template notes"/>
    <w:basedOn w:val="Normal"/>
    <w:link w:val="TemplatenotesChar"/>
    <w:qFormat/>
    <w:rsid w:val="00F97AD5"/>
    <w:pPr>
      <w:spacing w:before="0" w:after="0" w:line="240" w:lineRule="auto"/>
    </w:pPr>
    <w:rPr>
      <w:rFonts w:ascii="Gill Sans MT" w:eastAsia="Cambria" w:hAnsi="Gill Sans MT" w:cs="Times New Roman"/>
      <w:i/>
      <w:color w:val="A72B2A" w:themeColor="accent6"/>
      <w:sz w:val="22"/>
      <w:szCs w:val="22"/>
    </w:rPr>
  </w:style>
  <w:style w:type="paragraph" w:customStyle="1" w:styleId="Templatenotesbulletpoints">
    <w:name w:val="Template notes bullet points"/>
    <w:basedOn w:val="ListParagraph"/>
    <w:link w:val="TemplatenotesbulletpointsChar"/>
    <w:qFormat/>
    <w:rsid w:val="00F97AD5"/>
    <w:pPr>
      <w:numPr>
        <w:numId w:val="10"/>
      </w:numPr>
      <w:spacing w:before="0" w:after="0" w:line="220" w:lineRule="exact"/>
    </w:pPr>
    <w:rPr>
      <w:rFonts w:ascii="Gill Sans MT" w:eastAsia="Cambria" w:hAnsi="Gill Sans MT" w:cs="Times New Roman"/>
      <w:i/>
      <w:color w:val="A72B2A" w:themeColor="accent6"/>
      <w:sz w:val="22"/>
      <w:szCs w:val="20"/>
    </w:rPr>
  </w:style>
  <w:style w:type="character" w:customStyle="1" w:styleId="TemplatenotesChar">
    <w:name w:val="Template notes Char"/>
    <w:basedOn w:val="DefaultParagraphFont"/>
    <w:link w:val="Templatenotes"/>
    <w:rsid w:val="00F97AD5"/>
    <w:rPr>
      <w:rFonts w:ascii="Gill Sans MT" w:eastAsia="Cambria" w:hAnsi="Gill Sans MT" w:cs="Times New Roman"/>
      <w:i/>
      <w:color w:val="A72B2A" w:themeColor="accent6"/>
      <w:sz w:val="22"/>
      <w:szCs w:val="22"/>
    </w:rPr>
  </w:style>
  <w:style w:type="character" w:customStyle="1" w:styleId="TemplatenotesbulletpointsChar">
    <w:name w:val="Template notes bullet points Char"/>
    <w:basedOn w:val="TemplatenotesChar"/>
    <w:link w:val="Templatenotesbulletpoints"/>
    <w:rsid w:val="00F97AD5"/>
    <w:rPr>
      <w:rFonts w:ascii="Gill Sans MT" w:eastAsia="Cambria" w:hAnsi="Gill Sans MT" w:cs="Times New Roman"/>
      <w:i/>
      <w:color w:val="A72B2A" w:themeColor="accent6"/>
      <w:sz w:val="22"/>
      <w:szCs w:val="20"/>
    </w:rPr>
  </w:style>
  <w:style w:type="character" w:customStyle="1" w:styleId="normaltextrun">
    <w:name w:val="normaltextrun"/>
    <w:basedOn w:val="DefaultParagraphFont"/>
    <w:rsid w:val="0013446A"/>
  </w:style>
  <w:style w:type="paragraph" w:customStyle="1" w:styleId="paragraph">
    <w:name w:val="paragraph"/>
    <w:basedOn w:val="Normal"/>
    <w:rsid w:val="003818A9"/>
    <w:pPr>
      <w:spacing w:before="100" w:beforeAutospacing="1" w:after="100" w:afterAutospacing="1" w:line="240" w:lineRule="auto"/>
      <w:jc w:val="left"/>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3818A9"/>
  </w:style>
  <w:style w:type="paragraph" w:customStyle="1" w:styleId="Quote2">
    <w:name w:val="Quote2"/>
    <w:basedOn w:val="Normal"/>
    <w:next w:val="Normal"/>
    <w:uiPriority w:val="3"/>
    <w:qFormat/>
    <w:rsid w:val="0065665C"/>
    <w:pPr>
      <w:keepNext/>
      <w:framePr w:hSpace="3402" w:wrap="around" w:vAnchor="text" w:hAnchor="margin" w:x="-426" w:y="18"/>
    </w:pPr>
    <w:rPr>
      <w:i/>
      <w:sz w:val="24"/>
    </w:rPr>
  </w:style>
  <w:style w:type="paragraph" w:customStyle="1" w:styleId="Quote3">
    <w:name w:val="Quote3"/>
    <w:basedOn w:val="Normal"/>
    <w:next w:val="Normal"/>
    <w:uiPriority w:val="3"/>
    <w:qFormat/>
    <w:rsid w:val="006F45D4"/>
    <w:pPr>
      <w:keepNext/>
      <w:framePr w:hSpace="3402" w:wrap="around" w:vAnchor="text" w:hAnchor="margin" w:x="-426" w:y="18"/>
    </w:pPr>
    <w:rPr>
      <w:i/>
      <w:sz w:val="24"/>
    </w:rPr>
  </w:style>
  <w:style w:type="paragraph" w:customStyle="1" w:styleId="Quote30">
    <w:name w:val="Quote30"/>
    <w:basedOn w:val="Normal"/>
    <w:next w:val="Normal"/>
    <w:uiPriority w:val="3"/>
    <w:qFormat/>
    <w:rsid w:val="00D5155A"/>
    <w:pPr>
      <w:keepNext/>
      <w:framePr w:hSpace="3402" w:wrap="around" w:vAnchor="text" w:hAnchor="margin" w:x="-426" w:y="18"/>
    </w:pPr>
    <w:rPr>
      <w:i/>
      <w:sz w:val="24"/>
    </w:rPr>
  </w:style>
  <w:style w:type="character" w:customStyle="1" w:styleId="ListParagraphChar">
    <w:name w:val="List Paragraph Char"/>
    <w:link w:val="ListParagraph"/>
    <w:uiPriority w:val="34"/>
    <w:rsid w:val="00AC5D24"/>
    <w:rPr>
      <w:rFonts w:ascii="Arial" w:hAnsi="Arial"/>
    </w:rPr>
  </w:style>
  <w:style w:type="paragraph" w:customStyle="1" w:styleId="Quote">
    <w:name w:val="~Quote"/>
    <w:basedOn w:val="Normal"/>
    <w:next w:val="Normal"/>
    <w:uiPriority w:val="3"/>
    <w:qFormat/>
    <w:rsid w:val="00F97AD5"/>
    <w:pPr>
      <w:keepNext/>
      <w:framePr w:hSpace="3402" w:wrap="around" w:vAnchor="text" w:hAnchor="margin" w:x="-426" w:y="18"/>
    </w:pPr>
    <w:rPr>
      <w:i/>
      <w:sz w:val="24"/>
    </w:rPr>
  </w:style>
  <w:style w:type="paragraph" w:customStyle="1" w:styleId="pf0">
    <w:name w:val="pf0"/>
    <w:basedOn w:val="Normal"/>
    <w:rsid w:val="00CB0A59"/>
    <w:pPr>
      <w:spacing w:before="100" w:beforeAutospacing="1" w:after="100" w:afterAutospacing="1" w:line="240" w:lineRule="auto"/>
      <w:jc w:val="left"/>
    </w:pPr>
    <w:rPr>
      <w:rFonts w:ascii="Times New Roman" w:eastAsia="Times New Roman" w:hAnsi="Times New Roman" w:cs="Times New Roman"/>
      <w:color w:val="auto"/>
      <w:sz w:val="24"/>
      <w:szCs w:val="24"/>
      <w:lang w:eastAsia="en-GB"/>
    </w:rPr>
  </w:style>
  <w:style w:type="character" w:customStyle="1" w:styleId="cf01">
    <w:name w:val="cf01"/>
    <w:basedOn w:val="DefaultParagraphFont"/>
    <w:rsid w:val="00CB0A59"/>
    <w:rPr>
      <w:rFonts w:ascii="Segoe UI" w:hAnsi="Segoe UI" w:cs="Segoe UI" w:hint="default"/>
      <w:color w:val="53565A"/>
      <w:sz w:val="18"/>
      <w:szCs w:val="18"/>
    </w:rPr>
  </w:style>
  <w:style w:type="paragraph" w:customStyle="1" w:styleId="Quote300">
    <w:name w:val="Quote300"/>
    <w:basedOn w:val="Normal"/>
    <w:next w:val="Normal"/>
    <w:uiPriority w:val="3"/>
    <w:qFormat/>
    <w:rsid w:val="00750A4E"/>
    <w:pPr>
      <w:keepNext/>
      <w:framePr w:hSpace="3402" w:wrap="around" w:vAnchor="text" w:hAnchor="margin" w:x="-426" w:y="18"/>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7387">
      <w:bodyDiv w:val="1"/>
      <w:marLeft w:val="0"/>
      <w:marRight w:val="0"/>
      <w:marTop w:val="0"/>
      <w:marBottom w:val="0"/>
      <w:divBdr>
        <w:top w:val="none" w:sz="0" w:space="0" w:color="auto"/>
        <w:left w:val="none" w:sz="0" w:space="0" w:color="auto"/>
        <w:bottom w:val="none" w:sz="0" w:space="0" w:color="auto"/>
        <w:right w:val="none" w:sz="0" w:space="0" w:color="auto"/>
      </w:divBdr>
    </w:div>
    <w:div w:id="50153337">
      <w:bodyDiv w:val="1"/>
      <w:marLeft w:val="0"/>
      <w:marRight w:val="0"/>
      <w:marTop w:val="0"/>
      <w:marBottom w:val="0"/>
      <w:divBdr>
        <w:top w:val="none" w:sz="0" w:space="0" w:color="auto"/>
        <w:left w:val="none" w:sz="0" w:space="0" w:color="auto"/>
        <w:bottom w:val="none" w:sz="0" w:space="0" w:color="auto"/>
        <w:right w:val="none" w:sz="0" w:space="0" w:color="auto"/>
      </w:divBdr>
    </w:div>
    <w:div w:id="81073937">
      <w:bodyDiv w:val="1"/>
      <w:marLeft w:val="0"/>
      <w:marRight w:val="0"/>
      <w:marTop w:val="0"/>
      <w:marBottom w:val="0"/>
      <w:divBdr>
        <w:top w:val="none" w:sz="0" w:space="0" w:color="auto"/>
        <w:left w:val="none" w:sz="0" w:space="0" w:color="auto"/>
        <w:bottom w:val="none" w:sz="0" w:space="0" w:color="auto"/>
        <w:right w:val="none" w:sz="0" w:space="0" w:color="auto"/>
      </w:divBdr>
    </w:div>
    <w:div w:id="95641589">
      <w:bodyDiv w:val="1"/>
      <w:marLeft w:val="0"/>
      <w:marRight w:val="0"/>
      <w:marTop w:val="0"/>
      <w:marBottom w:val="0"/>
      <w:divBdr>
        <w:top w:val="none" w:sz="0" w:space="0" w:color="auto"/>
        <w:left w:val="none" w:sz="0" w:space="0" w:color="auto"/>
        <w:bottom w:val="none" w:sz="0" w:space="0" w:color="auto"/>
        <w:right w:val="none" w:sz="0" w:space="0" w:color="auto"/>
      </w:divBdr>
    </w:div>
    <w:div w:id="99111989">
      <w:bodyDiv w:val="1"/>
      <w:marLeft w:val="0"/>
      <w:marRight w:val="0"/>
      <w:marTop w:val="0"/>
      <w:marBottom w:val="0"/>
      <w:divBdr>
        <w:top w:val="none" w:sz="0" w:space="0" w:color="auto"/>
        <w:left w:val="none" w:sz="0" w:space="0" w:color="auto"/>
        <w:bottom w:val="none" w:sz="0" w:space="0" w:color="auto"/>
        <w:right w:val="none" w:sz="0" w:space="0" w:color="auto"/>
      </w:divBdr>
    </w:div>
    <w:div w:id="168764683">
      <w:bodyDiv w:val="1"/>
      <w:marLeft w:val="0"/>
      <w:marRight w:val="0"/>
      <w:marTop w:val="0"/>
      <w:marBottom w:val="0"/>
      <w:divBdr>
        <w:top w:val="none" w:sz="0" w:space="0" w:color="auto"/>
        <w:left w:val="none" w:sz="0" w:space="0" w:color="auto"/>
        <w:bottom w:val="none" w:sz="0" w:space="0" w:color="auto"/>
        <w:right w:val="none" w:sz="0" w:space="0" w:color="auto"/>
      </w:divBdr>
    </w:div>
    <w:div w:id="226381627">
      <w:bodyDiv w:val="1"/>
      <w:marLeft w:val="0"/>
      <w:marRight w:val="0"/>
      <w:marTop w:val="0"/>
      <w:marBottom w:val="0"/>
      <w:divBdr>
        <w:top w:val="none" w:sz="0" w:space="0" w:color="auto"/>
        <w:left w:val="none" w:sz="0" w:space="0" w:color="auto"/>
        <w:bottom w:val="none" w:sz="0" w:space="0" w:color="auto"/>
        <w:right w:val="none" w:sz="0" w:space="0" w:color="auto"/>
      </w:divBdr>
    </w:div>
    <w:div w:id="227309523">
      <w:bodyDiv w:val="1"/>
      <w:marLeft w:val="0"/>
      <w:marRight w:val="0"/>
      <w:marTop w:val="0"/>
      <w:marBottom w:val="0"/>
      <w:divBdr>
        <w:top w:val="none" w:sz="0" w:space="0" w:color="auto"/>
        <w:left w:val="none" w:sz="0" w:space="0" w:color="auto"/>
        <w:bottom w:val="none" w:sz="0" w:space="0" w:color="auto"/>
        <w:right w:val="none" w:sz="0" w:space="0" w:color="auto"/>
      </w:divBdr>
    </w:div>
    <w:div w:id="283272909">
      <w:bodyDiv w:val="1"/>
      <w:marLeft w:val="0"/>
      <w:marRight w:val="0"/>
      <w:marTop w:val="0"/>
      <w:marBottom w:val="0"/>
      <w:divBdr>
        <w:top w:val="none" w:sz="0" w:space="0" w:color="auto"/>
        <w:left w:val="none" w:sz="0" w:space="0" w:color="auto"/>
        <w:bottom w:val="none" w:sz="0" w:space="0" w:color="auto"/>
        <w:right w:val="none" w:sz="0" w:space="0" w:color="auto"/>
      </w:divBdr>
    </w:div>
    <w:div w:id="306474345">
      <w:bodyDiv w:val="1"/>
      <w:marLeft w:val="0"/>
      <w:marRight w:val="0"/>
      <w:marTop w:val="0"/>
      <w:marBottom w:val="0"/>
      <w:divBdr>
        <w:top w:val="none" w:sz="0" w:space="0" w:color="auto"/>
        <w:left w:val="none" w:sz="0" w:space="0" w:color="auto"/>
        <w:bottom w:val="none" w:sz="0" w:space="0" w:color="auto"/>
        <w:right w:val="none" w:sz="0" w:space="0" w:color="auto"/>
      </w:divBdr>
    </w:div>
    <w:div w:id="315308436">
      <w:bodyDiv w:val="1"/>
      <w:marLeft w:val="0"/>
      <w:marRight w:val="0"/>
      <w:marTop w:val="0"/>
      <w:marBottom w:val="0"/>
      <w:divBdr>
        <w:top w:val="none" w:sz="0" w:space="0" w:color="auto"/>
        <w:left w:val="none" w:sz="0" w:space="0" w:color="auto"/>
        <w:bottom w:val="none" w:sz="0" w:space="0" w:color="auto"/>
        <w:right w:val="none" w:sz="0" w:space="0" w:color="auto"/>
      </w:divBdr>
    </w:div>
    <w:div w:id="352997836">
      <w:bodyDiv w:val="1"/>
      <w:marLeft w:val="0"/>
      <w:marRight w:val="0"/>
      <w:marTop w:val="0"/>
      <w:marBottom w:val="0"/>
      <w:divBdr>
        <w:top w:val="none" w:sz="0" w:space="0" w:color="auto"/>
        <w:left w:val="none" w:sz="0" w:space="0" w:color="auto"/>
        <w:bottom w:val="none" w:sz="0" w:space="0" w:color="auto"/>
        <w:right w:val="none" w:sz="0" w:space="0" w:color="auto"/>
      </w:divBdr>
    </w:div>
    <w:div w:id="365450158">
      <w:bodyDiv w:val="1"/>
      <w:marLeft w:val="0"/>
      <w:marRight w:val="0"/>
      <w:marTop w:val="0"/>
      <w:marBottom w:val="0"/>
      <w:divBdr>
        <w:top w:val="none" w:sz="0" w:space="0" w:color="auto"/>
        <w:left w:val="none" w:sz="0" w:space="0" w:color="auto"/>
        <w:bottom w:val="none" w:sz="0" w:space="0" w:color="auto"/>
        <w:right w:val="none" w:sz="0" w:space="0" w:color="auto"/>
      </w:divBdr>
    </w:div>
    <w:div w:id="432407907">
      <w:bodyDiv w:val="1"/>
      <w:marLeft w:val="0"/>
      <w:marRight w:val="0"/>
      <w:marTop w:val="0"/>
      <w:marBottom w:val="0"/>
      <w:divBdr>
        <w:top w:val="none" w:sz="0" w:space="0" w:color="auto"/>
        <w:left w:val="none" w:sz="0" w:space="0" w:color="auto"/>
        <w:bottom w:val="none" w:sz="0" w:space="0" w:color="auto"/>
        <w:right w:val="none" w:sz="0" w:space="0" w:color="auto"/>
      </w:divBdr>
    </w:div>
    <w:div w:id="458190548">
      <w:bodyDiv w:val="1"/>
      <w:marLeft w:val="0"/>
      <w:marRight w:val="0"/>
      <w:marTop w:val="0"/>
      <w:marBottom w:val="0"/>
      <w:divBdr>
        <w:top w:val="none" w:sz="0" w:space="0" w:color="auto"/>
        <w:left w:val="none" w:sz="0" w:space="0" w:color="auto"/>
        <w:bottom w:val="none" w:sz="0" w:space="0" w:color="auto"/>
        <w:right w:val="none" w:sz="0" w:space="0" w:color="auto"/>
      </w:divBdr>
      <w:divsChild>
        <w:div w:id="396318663">
          <w:marLeft w:val="0"/>
          <w:marRight w:val="0"/>
          <w:marTop w:val="0"/>
          <w:marBottom w:val="0"/>
          <w:divBdr>
            <w:top w:val="none" w:sz="0" w:space="0" w:color="auto"/>
            <w:left w:val="none" w:sz="0" w:space="0" w:color="auto"/>
            <w:bottom w:val="none" w:sz="0" w:space="0" w:color="auto"/>
            <w:right w:val="none" w:sz="0" w:space="0" w:color="auto"/>
          </w:divBdr>
          <w:divsChild>
            <w:div w:id="884176733">
              <w:marLeft w:val="0"/>
              <w:marRight w:val="0"/>
              <w:marTop w:val="0"/>
              <w:marBottom w:val="0"/>
              <w:divBdr>
                <w:top w:val="none" w:sz="0" w:space="0" w:color="auto"/>
                <w:left w:val="none" w:sz="0" w:space="0" w:color="auto"/>
                <w:bottom w:val="none" w:sz="0" w:space="0" w:color="auto"/>
                <w:right w:val="none" w:sz="0" w:space="0" w:color="auto"/>
              </w:divBdr>
            </w:div>
            <w:div w:id="959918100">
              <w:marLeft w:val="0"/>
              <w:marRight w:val="0"/>
              <w:marTop w:val="0"/>
              <w:marBottom w:val="0"/>
              <w:divBdr>
                <w:top w:val="none" w:sz="0" w:space="0" w:color="auto"/>
                <w:left w:val="none" w:sz="0" w:space="0" w:color="auto"/>
                <w:bottom w:val="none" w:sz="0" w:space="0" w:color="auto"/>
                <w:right w:val="none" w:sz="0" w:space="0" w:color="auto"/>
              </w:divBdr>
            </w:div>
            <w:div w:id="1178499085">
              <w:marLeft w:val="0"/>
              <w:marRight w:val="0"/>
              <w:marTop w:val="0"/>
              <w:marBottom w:val="0"/>
              <w:divBdr>
                <w:top w:val="none" w:sz="0" w:space="0" w:color="auto"/>
                <w:left w:val="none" w:sz="0" w:space="0" w:color="auto"/>
                <w:bottom w:val="none" w:sz="0" w:space="0" w:color="auto"/>
                <w:right w:val="none" w:sz="0" w:space="0" w:color="auto"/>
              </w:divBdr>
            </w:div>
            <w:div w:id="1433862797">
              <w:marLeft w:val="0"/>
              <w:marRight w:val="0"/>
              <w:marTop w:val="0"/>
              <w:marBottom w:val="0"/>
              <w:divBdr>
                <w:top w:val="none" w:sz="0" w:space="0" w:color="auto"/>
                <w:left w:val="none" w:sz="0" w:space="0" w:color="auto"/>
                <w:bottom w:val="none" w:sz="0" w:space="0" w:color="auto"/>
                <w:right w:val="none" w:sz="0" w:space="0" w:color="auto"/>
              </w:divBdr>
            </w:div>
            <w:div w:id="1543132004">
              <w:marLeft w:val="0"/>
              <w:marRight w:val="0"/>
              <w:marTop w:val="0"/>
              <w:marBottom w:val="0"/>
              <w:divBdr>
                <w:top w:val="none" w:sz="0" w:space="0" w:color="auto"/>
                <w:left w:val="none" w:sz="0" w:space="0" w:color="auto"/>
                <w:bottom w:val="none" w:sz="0" w:space="0" w:color="auto"/>
                <w:right w:val="none" w:sz="0" w:space="0" w:color="auto"/>
              </w:divBdr>
            </w:div>
          </w:divsChild>
        </w:div>
        <w:div w:id="913130760">
          <w:marLeft w:val="0"/>
          <w:marRight w:val="0"/>
          <w:marTop w:val="0"/>
          <w:marBottom w:val="0"/>
          <w:divBdr>
            <w:top w:val="none" w:sz="0" w:space="0" w:color="auto"/>
            <w:left w:val="none" w:sz="0" w:space="0" w:color="auto"/>
            <w:bottom w:val="none" w:sz="0" w:space="0" w:color="auto"/>
            <w:right w:val="none" w:sz="0" w:space="0" w:color="auto"/>
          </w:divBdr>
          <w:divsChild>
            <w:div w:id="473067687">
              <w:marLeft w:val="0"/>
              <w:marRight w:val="0"/>
              <w:marTop w:val="0"/>
              <w:marBottom w:val="0"/>
              <w:divBdr>
                <w:top w:val="none" w:sz="0" w:space="0" w:color="auto"/>
                <w:left w:val="none" w:sz="0" w:space="0" w:color="auto"/>
                <w:bottom w:val="none" w:sz="0" w:space="0" w:color="auto"/>
                <w:right w:val="none" w:sz="0" w:space="0" w:color="auto"/>
              </w:divBdr>
            </w:div>
            <w:div w:id="553811577">
              <w:marLeft w:val="0"/>
              <w:marRight w:val="0"/>
              <w:marTop w:val="0"/>
              <w:marBottom w:val="0"/>
              <w:divBdr>
                <w:top w:val="none" w:sz="0" w:space="0" w:color="auto"/>
                <w:left w:val="none" w:sz="0" w:space="0" w:color="auto"/>
                <w:bottom w:val="none" w:sz="0" w:space="0" w:color="auto"/>
                <w:right w:val="none" w:sz="0" w:space="0" w:color="auto"/>
              </w:divBdr>
            </w:div>
            <w:div w:id="936447816">
              <w:marLeft w:val="0"/>
              <w:marRight w:val="0"/>
              <w:marTop w:val="0"/>
              <w:marBottom w:val="0"/>
              <w:divBdr>
                <w:top w:val="none" w:sz="0" w:space="0" w:color="auto"/>
                <w:left w:val="none" w:sz="0" w:space="0" w:color="auto"/>
                <w:bottom w:val="none" w:sz="0" w:space="0" w:color="auto"/>
                <w:right w:val="none" w:sz="0" w:space="0" w:color="auto"/>
              </w:divBdr>
            </w:div>
            <w:div w:id="1194657493">
              <w:marLeft w:val="0"/>
              <w:marRight w:val="0"/>
              <w:marTop w:val="0"/>
              <w:marBottom w:val="0"/>
              <w:divBdr>
                <w:top w:val="none" w:sz="0" w:space="0" w:color="auto"/>
                <w:left w:val="none" w:sz="0" w:space="0" w:color="auto"/>
                <w:bottom w:val="none" w:sz="0" w:space="0" w:color="auto"/>
                <w:right w:val="none" w:sz="0" w:space="0" w:color="auto"/>
              </w:divBdr>
            </w:div>
            <w:div w:id="1574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2750">
      <w:bodyDiv w:val="1"/>
      <w:marLeft w:val="0"/>
      <w:marRight w:val="0"/>
      <w:marTop w:val="0"/>
      <w:marBottom w:val="0"/>
      <w:divBdr>
        <w:top w:val="none" w:sz="0" w:space="0" w:color="auto"/>
        <w:left w:val="none" w:sz="0" w:space="0" w:color="auto"/>
        <w:bottom w:val="none" w:sz="0" w:space="0" w:color="auto"/>
        <w:right w:val="none" w:sz="0" w:space="0" w:color="auto"/>
      </w:divBdr>
    </w:div>
    <w:div w:id="566112295">
      <w:bodyDiv w:val="1"/>
      <w:marLeft w:val="0"/>
      <w:marRight w:val="0"/>
      <w:marTop w:val="0"/>
      <w:marBottom w:val="0"/>
      <w:divBdr>
        <w:top w:val="none" w:sz="0" w:space="0" w:color="auto"/>
        <w:left w:val="none" w:sz="0" w:space="0" w:color="auto"/>
        <w:bottom w:val="none" w:sz="0" w:space="0" w:color="auto"/>
        <w:right w:val="none" w:sz="0" w:space="0" w:color="auto"/>
      </w:divBdr>
    </w:div>
    <w:div w:id="573978305">
      <w:bodyDiv w:val="1"/>
      <w:marLeft w:val="0"/>
      <w:marRight w:val="0"/>
      <w:marTop w:val="0"/>
      <w:marBottom w:val="0"/>
      <w:divBdr>
        <w:top w:val="none" w:sz="0" w:space="0" w:color="auto"/>
        <w:left w:val="none" w:sz="0" w:space="0" w:color="auto"/>
        <w:bottom w:val="none" w:sz="0" w:space="0" w:color="auto"/>
        <w:right w:val="none" w:sz="0" w:space="0" w:color="auto"/>
      </w:divBdr>
    </w:div>
    <w:div w:id="588126047">
      <w:bodyDiv w:val="1"/>
      <w:marLeft w:val="0"/>
      <w:marRight w:val="0"/>
      <w:marTop w:val="0"/>
      <w:marBottom w:val="0"/>
      <w:divBdr>
        <w:top w:val="none" w:sz="0" w:space="0" w:color="auto"/>
        <w:left w:val="none" w:sz="0" w:space="0" w:color="auto"/>
        <w:bottom w:val="none" w:sz="0" w:space="0" w:color="auto"/>
        <w:right w:val="none" w:sz="0" w:space="0" w:color="auto"/>
      </w:divBdr>
    </w:div>
    <w:div w:id="640428002">
      <w:bodyDiv w:val="1"/>
      <w:marLeft w:val="0"/>
      <w:marRight w:val="0"/>
      <w:marTop w:val="0"/>
      <w:marBottom w:val="0"/>
      <w:divBdr>
        <w:top w:val="none" w:sz="0" w:space="0" w:color="auto"/>
        <w:left w:val="none" w:sz="0" w:space="0" w:color="auto"/>
        <w:bottom w:val="none" w:sz="0" w:space="0" w:color="auto"/>
        <w:right w:val="none" w:sz="0" w:space="0" w:color="auto"/>
      </w:divBdr>
    </w:div>
    <w:div w:id="694692860">
      <w:bodyDiv w:val="1"/>
      <w:marLeft w:val="0"/>
      <w:marRight w:val="0"/>
      <w:marTop w:val="0"/>
      <w:marBottom w:val="0"/>
      <w:divBdr>
        <w:top w:val="none" w:sz="0" w:space="0" w:color="auto"/>
        <w:left w:val="none" w:sz="0" w:space="0" w:color="auto"/>
        <w:bottom w:val="none" w:sz="0" w:space="0" w:color="auto"/>
        <w:right w:val="none" w:sz="0" w:space="0" w:color="auto"/>
      </w:divBdr>
    </w:div>
    <w:div w:id="702632430">
      <w:bodyDiv w:val="1"/>
      <w:marLeft w:val="0"/>
      <w:marRight w:val="0"/>
      <w:marTop w:val="0"/>
      <w:marBottom w:val="0"/>
      <w:divBdr>
        <w:top w:val="none" w:sz="0" w:space="0" w:color="auto"/>
        <w:left w:val="none" w:sz="0" w:space="0" w:color="auto"/>
        <w:bottom w:val="none" w:sz="0" w:space="0" w:color="auto"/>
        <w:right w:val="none" w:sz="0" w:space="0" w:color="auto"/>
      </w:divBdr>
    </w:div>
    <w:div w:id="783110217">
      <w:bodyDiv w:val="1"/>
      <w:marLeft w:val="0"/>
      <w:marRight w:val="0"/>
      <w:marTop w:val="0"/>
      <w:marBottom w:val="0"/>
      <w:divBdr>
        <w:top w:val="none" w:sz="0" w:space="0" w:color="auto"/>
        <w:left w:val="none" w:sz="0" w:space="0" w:color="auto"/>
        <w:bottom w:val="none" w:sz="0" w:space="0" w:color="auto"/>
        <w:right w:val="none" w:sz="0" w:space="0" w:color="auto"/>
      </w:divBdr>
    </w:div>
    <w:div w:id="803541595">
      <w:bodyDiv w:val="1"/>
      <w:marLeft w:val="0"/>
      <w:marRight w:val="0"/>
      <w:marTop w:val="0"/>
      <w:marBottom w:val="0"/>
      <w:divBdr>
        <w:top w:val="none" w:sz="0" w:space="0" w:color="auto"/>
        <w:left w:val="none" w:sz="0" w:space="0" w:color="auto"/>
        <w:bottom w:val="none" w:sz="0" w:space="0" w:color="auto"/>
        <w:right w:val="none" w:sz="0" w:space="0" w:color="auto"/>
      </w:divBdr>
    </w:div>
    <w:div w:id="884566138">
      <w:bodyDiv w:val="1"/>
      <w:marLeft w:val="0"/>
      <w:marRight w:val="0"/>
      <w:marTop w:val="0"/>
      <w:marBottom w:val="0"/>
      <w:divBdr>
        <w:top w:val="none" w:sz="0" w:space="0" w:color="auto"/>
        <w:left w:val="none" w:sz="0" w:space="0" w:color="auto"/>
        <w:bottom w:val="none" w:sz="0" w:space="0" w:color="auto"/>
        <w:right w:val="none" w:sz="0" w:space="0" w:color="auto"/>
      </w:divBdr>
    </w:div>
    <w:div w:id="902839415">
      <w:bodyDiv w:val="1"/>
      <w:marLeft w:val="0"/>
      <w:marRight w:val="0"/>
      <w:marTop w:val="0"/>
      <w:marBottom w:val="0"/>
      <w:divBdr>
        <w:top w:val="none" w:sz="0" w:space="0" w:color="auto"/>
        <w:left w:val="none" w:sz="0" w:space="0" w:color="auto"/>
        <w:bottom w:val="none" w:sz="0" w:space="0" w:color="auto"/>
        <w:right w:val="none" w:sz="0" w:space="0" w:color="auto"/>
      </w:divBdr>
    </w:div>
    <w:div w:id="903371797">
      <w:bodyDiv w:val="1"/>
      <w:marLeft w:val="0"/>
      <w:marRight w:val="0"/>
      <w:marTop w:val="0"/>
      <w:marBottom w:val="0"/>
      <w:divBdr>
        <w:top w:val="none" w:sz="0" w:space="0" w:color="auto"/>
        <w:left w:val="none" w:sz="0" w:space="0" w:color="auto"/>
        <w:bottom w:val="none" w:sz="0" w:space="0" w:color="auto"/>
        <w:right w:val="none" w:sz="0" w:space="0" w:color="auto"/>
      </w:divBdr>
    </w:div>
    <w:div w:id="924799829">
      <w:bodyDiv w:val="1"/>
      <w:marLeft w:val="0"/>
      <w:marRight w:val="0"/>
      <w:marTop w:val="0"/>
      <w:marBottom w:val="0"/>
      <w:divBdr>
        <w:top w:val="none" w:sz="0" w:space="0" w:color="auto"/>
        <w:left w:val="none" w:sz="0" w:space="0" w:color="auto"/>
        <w:bottom w:val="none" w:sz="0" w:space="0" w:color="auto"/>
        <w:right w:val="none" w:sz="0" w:space="0" w:color="auto"/>
      </w:divBdr>
    </w:div>
    <w:div w:id="928587210">
      <w:bodyDiv w:val="1"/>
      <w:marLeft w:val="0"/>
      <w:marRight w:val="0"/>
      <w:marTop w:val="0"/>
      <w:marBottom w:val="0"/>
      <w:divBdr>
        <w:top w:val="none" w:sz="0" w:space="0" w:color="auto"/>
        <w:left w:val="none" w:sz="0" w:space="0" w:color="auto"/>
        <w:bottom w:val="none" w:sz="0" w:space="0" w:color="auto"/>
        <w:right w:val="none" w:sz="0" w:space="0" w:color="auto"/>
      </w:divBdr>
    </w:div>
    <w:div w:id="941374450">
      <w:bodyDiv w:val="1"/>
      <w:marLeft w:val="0"/>
      <w:marRight w:val="0"/>
      <w:marTop w:val="0"/>
      <w:marBottom w:val="0"/>
      <w:divBdr>
        <w:top w:val="none" w:sz="0" w:space="0" w:color="auto"/>
        <w:left w:val="none" w:sz="0" w:space="0" w:color="auto"/>
        <w:bottom w:val="none" w:sz="0" w:space="0" w:color="auto"/>
        <w:right w:val="none" w:sz="0" w:space="0" w:color="auto"/>
      </w:divBdr>
    </w:div>
    <w:div w:id="956982312">
      <w:bodyDiv w:val="1"/>
      <w:marLeft w:val="0"/>
      <w:marRight w:val="0"/>
      <w:marTop w:val="0"/>
      <w:marBottom w:val="0"/>
      <w:divBdr>
        <w:top w:val="none" w:sz="0" w:space="0" w:color="auto"/>
        <w:left w:val="none" w:sz="0" w:space="0" w:color="auto"/>
        <w:bottom w:val="none" w:sz="0" w:space="0" w:color="auto"/>
        <w:right w:val="none" w:sz="0" w:space="0" w:color="auto"/>
      </w:divBdr>
    </w:div>
    <w:div w:id="972102993">
      <w:bodyDiv w:val="1"/>
      <w:marLeft w:val="0"/>
      <w:marRight w:val="0"/>
      <w:marTop w:val="0"/>
      <w:marBottom w:val="0"/>
      <w:divBdr>
        <w:top w:val="none" w:sz="0" w:space="0" w:color="auto"/>
        <w:left w:val="none" w:sz="0" w:space="0" w:color="auto"/>
        <w:bottom w:val="none" w:sz="0" w:space="0" w:color="auto"/>
        <w:right w:val="none" w:sz="0" w:space="0" w:color="auto"/>
      </w:divBdr>
      <w:divsChild>
        <w:div w:id="1143236557">
          <w:marLeft w:val="0"/>
          <w:marRight w:val="0"/>
          <w:marTop w:val="0"/>
          <w:marBottom w:val="0"/>
          <w:divBdr>
            <w:top w:val="none" w:sz="0" w:space="0" w:color="auto"/>
            <w:left w:val="none" w:sz="0" w:space="0" w:color="auto"/>
            <w:bottom w:val="none" w:sz="0" w:space="0" w:color="auto"/>
            <w:right w:val="none" w:sz="0" w:space="0" w:color="auto"/>
          </w:divBdr>
          <w:divsChild>
            <w:div w:id="269437212">
              <w:marLeft w:val="0"/>
              <w:marRight w:val="0"/>
              <w:marTop w:val="0"/>
              <w:marBottom w:val="0"/>
              <w:divBdr>
                <w:top w:val="none" w:sz="0" w:space="0" w:color="auto"/>
                <w:left w:val="none" w:sz="0" w:space="0" w:color="auto"/>
                <w:bottom w:val="none" w:sz="0" w:space="0" w:color="auto"/>
                <w:right w:val="none" w:sz="0" w:space="0" w:color="auto"/>
              </w:divBdr>
            </w:div>
            <w:div w:id="744455796">
              <w:marLeft w:val="0"/>
              <w:marRight w:val="0"/>
              <w:marTop w:val="0"/>
              <w:marBottom w:val="0"/>
              <w:divBdr>
                <w:top w:val="none" w:sz="0" w:space="0" w:color="auto"/>
                <w:left w:val="none" w:sz="0" w:space="0" w:color="auto"/>
                <w:bottom w:val="none" w:sz="0" w:space="0" w:color="auto"/>
                <w:right w:val="none" w:sz="0" w:space="0" w:color="auto"/>
              </w:divBdr>
            </w:div>
            <w:div w:id="1186940452">
              <w:marLeft w:val="0"/>
              <w:marRight w:val="0"/>
              <w:marTop w:val="0"/>
              <w:marBottom w:val="0"/>
              <w:divBdr>
                <w:top w:val="none" w:sz="0" w:space="0" w:color="auto"/>
                <w:left w:val="none" w:sz="0" w:space="0" w:color="auto"/>
                <w:bottom w:val="none" w:sz="0" w:space="0" w:color="auto"/>
                <w:right w:val="none" w:sz="0" w:space="0" w:color="auto"/>
              </w:divBdr>
            </w:div>
            <w:div w:id="1310020490">
              <w:marLeft w:val="0"/>
              <w:marRight w:val="0"/>
              <w:marTop w:val="0"/>
              <w:marBottom w:val="0"/>
              <w:divBdr>
                <w:top w:val="none" w:sz="0" w:space="0" w:color="auto"/>
                <w:left w:val="none" w:sz="0" w:space="0" w:color="auto"/>
                <w:bottom w:val="none" w:sz="0" w:space="0" w:color="auto"/>
                <w:right w:val="none" w:sz="0" w:space="0" w:color="auto"/>
              </w:divBdr>
            </w:div>
            <w:div w:id="1844859081">
              <w:marLeft w:val="0"/>
              <w:marRight w:val="0"/>
              <w:marTop w:val="0"/>
              <w:marBottom w:val="0"/>
              <w:divBdr>
                <w:top w:val="none" w:sz="0" w:space="0" w:color="auto"/>
                <w:left w:val="none" w:sz="0" w:space="0" w:color="auto"/>
                <w:bottom w:val="none" w:sz="0" w:space="0" w:color="auto"/>
                <w:right w:val="none" w:sz="0" w:space="0" w:color="auto"/>
              </w:divBdr>
            </w:div>
          </w:divsChild>
        </w:div>
        <w:div w:id="1238248082">
          <w:marLeft w:val="0"/>
          <w:marRight w:val="0"/>
          <w:marTop w:val="0"/>
          <w:marBottom w:val="0"/>
          <w:divBdr>
            <w:top w:val="none" w:sz="0" w:space="0" w:color="auto"/>
            <w:left w:val="none" w:sz="0" w:space="0" w:color="auto"/>
            <w:bottom w:val="none" w:sz="0" w:space="0" w:color="auto"/>
            <w:right w:val="none" w:sz="0" w:space="0" w:color="auto"/>
          </w:divBdr>
          <w:divsChild>
            <w:div w:id="1356617179">
              <w:marLeft w:val="0"/>
              <w:marRight w:val="0"/>
              <w:marTop w:val="0"/>
              <w:marBottom w:val="0"/>
              <w:divBdr>
                <w:top w:val="none" w:sz="0" w:space="0" w:color="auto"/>
                <w:left w:val="none" w:sz="0" w:space="0" w:color="auto"/>
                <w:bottom w:val="none" w:sz="0" w:space="0" w:color="auto"/>
                <w:right w:val="none" w:sz="0" w:space="0" w:color="auto"/>
              </w:divBdr>
            </w:div>
            <w:div w:id="20736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7160">
      <w:bodyDiv w:val="1"/>
      <w:marLeft w:val="0"/>
      <w:marRight w:val="0"/>
      <w:marTop w:val="0"/>
      <w:marBottom w:val="0"/>
      <w:divBdr>
        <w:top w:val="none" w:sz="0" w:space="0" w:color="auto"/>
        <w:left w:val="none" w:sz="0" w:space="0" w:color="auto"/>
        <w:bottom w:val="none" w:sz="0" w:space="0" w:color="auto"/>
        <w:right w:val="none" w:sz="0" w:space="0" w:color="auto"/>
      </w:divBdr>
      <w:divsChild>
        <w:div w:id="550727072">
          <w:marLeft w:val="0"/>
          <w:marRight w:val="0"/>
          <w:marTop w:val="0"/>
          <w:marBottom w:val="0"/>
          <w:divBdr>
            <w:top w:val="none" w:sz="0" w:space="0" w:color="auto"/>
            <w:left w:val="none" w:sz="0" w:space="0" w:color="auto"/>
            <w:bottom w:val="none" w:sz="0" w:space="0" w:color="auto"/>
            <w:right w:val="none" w:sz="0" w:space="0" w:color="auto"/>
          </w:divBdr>
          <w:divsChild>
            <w:div w:id="1370185008">
              <w:marLeft w:val="0"/>
              <w:marRight w:val="0"/>
              <w:marTop w:val="0"/>
              <w:marBottom w:val="0"/>
              <w:divBdr>
                <w:top w:val="none" w:sz="0" w:space="0" w:color="auto"/>
                <w:left w:val="none" w:sz="0" w:space="0" w:color="auto"/>
                <w:bottom w:val="none" w:sz="0" w:space="0" w:color="auto"/>
                <w:right w:val="none" w:sz="0" w:space="0" w:color="auto"/>
              </w:divBdr>
            </w:div>
            <w:div w:id="1418356890">
              <w:marLeft w:val="0"/>
              <w:marRight w:val="0"/>
              <w:marTop w:val="0"/>
              <w:marBottom w:val="0"/>
              <w:divBdr>
                <w:top w:val="none" w:sz="0" w:space="0" w:color="auto"/>
                <w:left w:val="none" w:sz="0" w:space="0" w:color="auto"/>
                <w:bottom w:val="none" w:sz="0" w:space="0" w:color="auto"/>
                <w:right w:val="none" w:sz="0" w:space="0" w:color="auto"/>
              </w:divBdr>
            </w:div>
            <w:div w:id="1877161753">
              <w:marLeft w:val="0"/>
              <w:marRight w:val="0"/>
              <w:marTop w:val="0"/>
              <w:marBottom w:val="0"/>
              <w:divBdr>
                <w:top w:val="none" w:sz="0" w:space="0" w:color="auto"/>
                <w:left w:val="none" w:sz="0" w:space="0" w:color="auto"/>
                <w:bottom w:val="none" w:sz="0" w:space="0" w:color="auto"/>
                <w:right w:val="none" w:sz="0" w:space="0" w:color="auto"/>
              </w:divBdr>
            </w:div>
            <w:div w:id="1964188587">
              <w:marLeft w:val="0"/>
              <w:marRight w:val="0"/>
              <w:marTop w:val="0"/>
              <w:marBottom w:val="0"/>
              <w:divBdr>
                <w:top w:val="none" w:sz="0" w:space="0" w:color="auto"/>
                <w:left w:val="none" w:sz="0" w:space="0" w:color="auto"/>
                <w:bottom w:val="none" w:sz="0" w:space="0" w:color="auto"/>
                <w:right w:val="none" w:sz="0" w:space="0" w:color="auto"/>
              </w:divBdr>
            </w:div>
            <w:div w:id="2144734301">
              <w:marLeft w:val="0"/>
              <w:marRight w:val="0"/>
              <w:marTop w:val="0"/>
              <w:marBottom w:val="0"/>
              <w:divBdr>
                <w:top w:val="none" w:sz="0" w:space="0" w:color="auto"/>
                <w:left w:val="none" w:sz="0" w:space="0" w:color="auto"/>
                <w:bottom w:val="none" w:sz="0" w:space="0" w:color="auto"/>
                <w:right w:val="none" w:sz="0" w:space="0" w:color="auto"/>
              </w:divBdr>
            </w:div>
          </w:divsChild>
        </w:div>
        <w:div w:id="809245099">
          <w:marLeft w:val="0"/>
          <w:marRight w:val="0"/>
          <w:marTop w:val="0"/>
          <w:marBottom w:val="0"/>
          <w:divBdr>
            <w:top w:val="none" w:sz="0" w:space="0" w:color="auto"/>
            <w:left w:val="none" w:sz="0" w:space="0" w:color="auto"/>
            <w:bottom w:val="none" w:sz="0" w:space="0" w:color="auto"/>
            <w:right w:val="none" w:sz="0" w:space="0" w:color="auto"/>
          </w:divBdr>
          <w:divsChild>
            <w:div w:id="247735850">
              <w:marLeft w:val="0"/>
              <w:marRight w:val="0"/>
              <w:marTop w:val="0"/>
              <w:marBottom w:val="0"/>
              <w:divBdr>
                <w:top w:val="none" w:sz="0" w:space="0" w:color="auto"/>
                <w:left w:val="none" w:sz="0" w:space="0" w:color="auto"/>
                <w:bottom w:val="none" w:sz="0" w:space="0" w:color="auto"/>
                <w:right w:val="none" w:sz="0" w:space="0" w:color="auto"/>
              </w:divBdr>
            </w:div>
            <w:div w:id="3008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9776">
      <w:bodyDiv w:val="1"/>
      <w:marLeft w:val="0"/>
      <w:marRight w:val="0"/>
      <w:marTop w:val="0"/>
      <w:marBottom w:val="0"/>
      <w:divBdr>
        <w:top w:val="none" w:sz="0" w:space="0" w:color="auto"/>
        <w:left w:val="none" w:sz="0" w:space="0" w:color="auto"/>
        <w:bottom w:val="none" w:sz="0" w:space="0" w:color="auto"/>
        <w:right w:val="none" w:sz="0" w:space="0" w:color="auto"/>
      </w:divBdr>
    </w:div>
    <w:div w:id="1040473564">
      <w:bodyDiv w:val="1"/>
      <w:marLeft w:val="0"/>
      <w:marRight w:val="0"/>
      <w:marTop w:val="0"/>
      <w:marBottom w:val="0"/>
      <w:divBdr>
        <w:top w:val="none" w:sz="0" w:space="0" w:color="auto"/>
        <w:left w:val="none" w:sz="0" w:space="0" w:color="auto"/>
        <w:bottom w:val="none" w:sz="0" w:space="0" w:color="auto"/>
        <w:right w:val="none" w:sz="0" w:space="0" w:color="auto"/>
      </w:divBdr>
    </w:div>
    <w:div w:id="1058285288">
      <w:bodyDiv w:val="1"/>
      <w:marLeft w:val="0"/>
      <w:marRight w:val="0"/>
      <w:marTop w:val="0"/>
      <w:marBottom w:val="0"/>
      <w:divBdr>
        <w:top w:val="none" w:sz="0" w:space="0" w:color="auto"/>
        <w:left w:val="none" w:sz="0" w:space="0" w:color="auto"/>
        <w:bottom w:val="none" w:sz="0" w:space="0" w:color="auto"/>
        <w:right w:val="none" w:sz="0" w:space="0" w:color="auto"/>
      </w:divBdr>
      <w:divsChild>
        <w:div w:id="282540298">
          <w:marLeft w:val="0"/>
          <w:marRight w:val="0"/>
          <w:marTop w:val="0"/>
          <w:marBottom w:val="0"/>
          <w:divBdr>
            <w:top w:val="none" w:sz="0" w:space="0" w:color="auto"/>
            <w:left w:val="none" w:sz="0" w:space="0" w:color="auto"/>
            <w:bottom w:val="none" w:sz="0" w:space="0" w:color="auto"/>
            <w:right w:val="none" w:sz="0" w:space="0" w:color="auto"/>
          </w:divBdr>
          <w:divsChild>
            <w:div w:id="302540778">
              <w:marLeft w:val="0"/>
              <w:marRight w:val="0"/>
              <w:marTop w:val="0"/>
              <w:marBottom w:val="0"/>
              <w:divBdr>
                <w:top w:val="none" w:sz="0" w:space="0" w:color="auto"/>
                <w:left w:val="none" w:sz="0" w:space="0" w:color="auto"/>
                <w:bottom w:val="none" w:sz="0" w:space="0" w:color="auto"/>
                <w:right w:val="none" w:sz="0" w:space="0" w:color="auto"/>
              </w:divBdr>
            </w:div>
            <w:div w:id="831481959">
              <w:marLeft w:val="0"/>
              <w:marRight w:val="0"/>
              <w:marTop w:val="0"/>
              <w:marBottom w:val="0"/>
              <w:divBdr>
                <w:top w:val="none" w:sz="0" w:space="0" w:color="auto"/>
                <w:left w:val="none" w:sz="0" w:space="0" w:color="auto"/>
                <w:bottom w:val="none" w:sz="0" w:space="0" w:color="auto"/>
                <w:right w:val="none" w:sz="0" w:space="0" w:color="auto"/>
              </w:divBdr>
            </w:div>
            <w:div w:id="1250505982">
              <w:marLeft w:val="0"/>
              <w:marRight w:val="0"/>
              <w:marTop w:val="0"/>
              <w:marBottom w:val="0"/>
              <w:divBdr>
                <w:top w:val="none" w:sz="0" w:space="0" w:color="auto"/>
                <w:left w:val="none" w:sz="0" w:space="0" w:color="auto"/>
                <w:bottom w:val="none" w:sz="0" w:space="0" w:color="auto"/>
                <w:right w:val="none" w:sz="0" w:space="0" w:color="auto"/>
              </w:divBdr>
            </w:div>
            <w:div w:id="1388528073">
              <w:marLeft w:val="0"/>
              <w:marRight w:val="0"/>
              <w:marTop w:val="0"/>
              <w:marBottom w:val="0"/>
              <w:divBdr>
                <w:top w:val="none" w:sz="0" w:space="0" w:color="auto"/>
                <w:left w:val="none" w:sz="0" w:space="0" w:color="auto"/>
                <w:bottom w:val="none" w:sz="0" w:space="0" w:color="auto"/>
                <w:right w:val="none" w:sz="0" w:space="0" w:color="auto"/>
              </w:divBdr>
            </w:div>
            <w:div w:id="1664814398">
              <w:marLeft w:val="0"/>
              <w:marRight w:val="0"/>
              <w:marTop w:val="0"/>
              <w:marBottom w:val="0"/>
              <w:divBdr>
                <w:top w:val="none" w:sz="0" w:space="0" w:color="auto"/>
                <w:left w:val="none" w:sz="0" w:space="0" w:color="auto"/>
                <w:bottom w:val="none" w:sz="0" w:space="0" w:color="auto"/>
                <w:right w:val="none" w:sz="0" w:space="0" w:color="auto"/>
              </w:divBdr>
            </w:div>
          </w:divsChild>
        </w:div>
        <w:div w:id="493297945">
          <w:marLeft w:val="0"/>
          <w:marRight w:val="0"/>
          <w:marTop w:val="0"/>
          <w:marBottom w:val="0"/>
          <w:divBdr>
            <w:top w:val="none" w:sz="0" w:space="0" w:color="auto"/>
            <w:left w:val="none" w:sz="0" w:space="0" w:color="auto"/>
            <w:bottom w:val="none" w:sz="0" w:space="0" w:color="auto"/>
            <w:right w:val="none" w:sz="0" w:space="0" w:color="auto"/>
          </w:divBdr>
          <w:divsChild>
            <w:div w:id="837229723">
              <w:marLeft w:val="0"/>
              <w:marRight w:val="0"/>
              <w:marTop w:val="0"/>
              <w:marBottom w:val="0"/>
              <w:divBdr>
                <w:top w:val="none" w:sz="0" w:space="0" w:color="auto"/>
                <w:left w:val="none" w:sz="0" w:space="0" w:color="auto"/>
                <w:bottom w:val="none" w:sz="0" w:space="0" w:color="auto"/>
                <w:right w:val="none" w:sz="0" w:space="0" w:color="auto"/>
              </w:divBdr>
            </w:div>
            <w:div w:id="867834673">
              <w:marLeft w:val="0"/>
              <w:marRight w:val="0"/>
              <w:marTop w:val="0"/>
              <w:marBottom w:val="0"/>
              <w:divBdr>
                <w:top w:val="none" w:sz="0" w:space="0" w:color="auto"/>
                <w:left w:val="none" w:sz="0" w:space="0" w:color="auto"/>
                <w:bottom w:val="none" w:sz="0" w:space="0" w:color="auto"/>
                <w:right w:val="none" w:sz="0" w:space="0" w:color="auto"/>
              </w:divBdr>
            </w:div>
            <w:div w:id="927496818">
              <w:marLeft w:val="0"/>
              <w:marRight w:val="0"/>
              <w:marTop w:val="0"/>
              <w:marBottom w:val="0"/>
              <w:divBdr>
                <w:top w:val="none" w:sz="0" w:space="0" w:color="auto"/>
                <w:left w:val="none" w:sz="0" w:space="0" w:color="auto"/>
                <w:bottom w:val="none" w:sz="0" w:space="0" w:color="auto"/>
                <w:right w:val="none" w:sz="0" w:space="0" w:color="auto"/>
              </w:divBdr>
            </w:div>
            <w:div w:id="1902059665">
              <w:marLeft w:val="0"/>
              <w:marRight w:val="0"/>
              <w:marTop w:val="0"/>
              <w:marBottom w:val="0"/>
              <w:divBdr>
                <w:top w:val="none" w:sz="0" w:space="0" w:color="auto"/>
                <w:left w:val="none" w:sz="0" w:space="0" w:color="auto"/>
                <w:bottom w:val="none" w:sz="0" w:space="0" w:color="auto"/>
                <w:right w:val="none" w:sz="0" w:space="0" w:color="auto"/>
              </w:divBdr>
            </w:div>
            <w:div w:id="19184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4144">
      <w:bodyDiv w:val="1"/>
      <w:marLeft w:val="0"/>
      <w:marRight w:val="0"/>
      <w:marTop w:val="0"/>
      <w:marBottom w:val="0"/>
      <w:divBdr>
        <w:top w:val="none" w:sz="0" w:space="0" w:color="auto"/>
        <w:left w:val="none" w:sz="0" w:space="0" w:color="auto"/>
        <w:bottom w:val="none" w:sz="0" w:space="0" w:color="auto"/>
        <w:right w:val="none" w:sz="0" w:space="0" w:color="auto"/>
      </w:divBdr>
    </w:div>
    <w:div w:id="1066682847">
      <w:bodyDiv w:val="1"/>
      <w:marLeft w:val="0"/>
      <w:marRight w:val="0"/>
      <w:marTop w:val="0"/>
      <w:marBottom w:val="0"/>
      <w:divBdr>
        <w:top w:val="none" w:sz="0" w:space="0" w:color="auto"/>
        <w:left w:val="none" w:sz="0" w:space="0" w:color="auto"/>
        <w:bottom w:val="none" w:sz="0" w:space="0" w:color="auto"/>
        <w:right w:val="none" w:sz="0" w:space="0" w:color="auto"/>
      </w:divBdr>
    </w:div>
    <w:div w:id="1117335302">
      <w:bodyDiv w:val="1"/>
      <w:marLeft w:val="0"/>
      <w:marRight w:val="0"/>
      <w:marTop w:val="0"/>
      <w:marBottom w:val="0"/>
      <w:divBdr>
        <w:top w:val="none" w:sz="0" w:space="0" w:color="auto"/>
        <w:left w:val="none" w:sz="0" w:space="0" w:color="auto"/>
        <w:bottom w:val="none" w:sz="0" w:space="0" w:color="auto"/>
        <w:right w:val="none" w:sz="0" w:space="0" w:color="auto"/>
      </w:divBdr>
    </w:div>
    <w:div w:id="1117601034">
      <w:bodyDiv w:val="1"/>
      <w:marLeft w:val="0"/>
      <w:marRight w:val="0"/>
      <w:marTop w:val="0"/>
      <w:marBottom w:val="0"/>
      <w:divBdr>
        <w:top w:val="none" w:sz="0" w:space="0" w:color="auto"/>
        <w:left w:val="none" w:sz="0" w:space="0" w:color="auto"/>
        <w:bottom w:val="none" w:sz="0" w:space="0" w:color="auto"/>
        <w:right w:val="none" w:sz="0" w:space="0" w:color="auto"/>
      </w:divBdr>
    </w:div>
    <w:div w:id="1122304580">
      <w:bodyDiv w:val="1"/>
      <w:marLeft w:val="0"/>
      <w:marRight w:val="0"/>
      <w:marTop w:val="0"/>
      <w:marBottom w:val="0"/>
      <w:divBdr>
        <w:top w:val="none" w:sz="0" w:space="0" w:color="auto"/>
        <w:left w:val="none" w:sz="0" w:space="0" w:color="auto"/>
        <w:bottom w:val="none" w:sz="0" w:space="0" w:color="auto"/>
        <w:right w:val="none" w:sz="0" w:space="0" w:color="auto"/>
      </w:divBdr>
    </w:div>
    <w:div w:id="1143159206">
      <w:bodyDiv w:val="1"/>
      <w:marLeft w:val="0"/>
      <w:marRight w:val="0"/>
      <w:marTop w:val="0"/>
      <w:marBottom w:val="0"/>
      <w:divBdr>
        <w:top w:val="none" w:sz="0" w:space="0" w:color="auto"/>
        <w:left w:val="none" w:sz="0" w:space="0" w:color="auto"/>
        <w:bottom w:val="none" w:sz="0" w:space="0" w:color="auto"/>
        <w:right w:val="none" w:sz="0" w:space="0" w:color="auto"/>
      </w:divBdr>
    </w:div>
    <w:div w:id="1170100206">
      <w:bodyDiv w:val="1"/>
      <w:marLeft w:val="0"/>
      <w:marRight w:val="0"/>
      <w:marTop w:val="0"/>
      <w:marBottom w:val="0"/>
      <w:divBdr>
        <w:top w:val="none" w:sz="0" w:space="0" w:color="auto"/>
        <w:left w:val="none" w:sz="0" w:space="0" w:color="auto"/>
        <w:bottom w:val="none" w:sz="0" w:space="0" w:color="auto"/>
        <w:right w:val="none" w:sz="0" w:space="0" w:color="auto"/>
      </w:divBdr>
    </w:div>
    <w:div w:id="1231887719">
      <w:bodyDiv w:val="1"/>
      <w:marLeft w:val="0"/>
      <w:marRight w:val="0"/>
      <w:marTop w:val="0"/>
      <w:marBottom w:val="0"/>
      <w:divBdr>
        <w:top w:val="none" w:sz="0" w:space="0" w:color="auto"/>
        <w:left w:val="none" w:sz="0" w:space="0" w:color="auto"/>
        <w:bottom w:val="none" w:sz="0" w:space="0" w:color="auto"/>
        <w:right w:val="none" w:sz="0" w:space="0" w:color="auto"/>
      </w:divBdr>
    </w:div>
    <w:div w:id="1260597714">
      <w:bodyDiv w:val="1"/>
      <w:marLeft w:val="0"/>
      <w:marRight w:val="0"/>
      <w:marTop w:val="0"/>
      <w:marBottom w:val="0"/>
      <w:divBdr>
        <w:top w:val="none" w:sz="0" w:space="0" w:color="auto"/>
        <w:left w:val="none" w:sz="0" w:space="0" w:color="auto"/>
        <w:bottom w:val="none" w:sz="0" w:space="0" w:color="auto"/>
        <w:right w:val="none" w:sz="0" w:space="0" w:color="auto"/>
      </w:divBdr>
    </w:div>
    <w:div w:id="1264806413">
      <w:bodyDiv w:val="1"/>
      <w:marLeft w:val="0"/>
      <w:marRight w:val="0"/>
      <w:marTop w:val="0"/>
      <w:marBottom w:val="0"/>
      <w:divBdr>
        <w:top w:val="none" w:sz="0" w:space="0" w:color="auto"/>
        <w:left w:val="none" w:sz="0" w:space="0" w:color="auto"/>
        <w:bottom w:val="none" w:sz="0" w:space="0" w:color="auto"/>
        <w:right w:val="none" w:sz="0" w:space="0" w:color="auto"/>
      </w:divBdr>
    </w:div>
    <w:div w:id="1283731190">
      <w:bodyDiv w:val="1"/>
      <w:marLeft w:val="0"/>
      <w:marRight w:val="0"/>
      <w:marTop w:val="0"/>
      <w:marBottom w:val="0"/>
      <w:divBdr>
        <w:top w:val="none" w:sz="0" w:space="0" w:color="auto"/>
        <w:left w:val="none" w:sz="0" w:space="0" w:color="auto"/>
        <w:bottom w:val="none" w:sz="0" w:space="0" w:color="auto"/>
        <w:right w:val="none" w:sz="0" w:space="0" w:color="auto"/>
      </w:divBdr>
    </w:div>
    <w:div w:id="1301226824">
      <w:bodyDiv w:val="1"/>
      <w:marLeft w:val="0"/>
      <w:marRight w:val="0"/>
      <w:marTop w:val="0"/>
      <w:marBottom w:val="0"/>
      <w:divBdr>
        <w:top w:val="none" w:sz="0" w:space="0" w:color="auto"/>
        <w:left w:val="none" w:sz="0" w:space="0" w:color="auto"/>
        <w:bottom w:val="none" w:sz="0" w:space="0" w:color="auto"/>
        <w:right w:val="none" w:sz="0" w:space="0" w:color="auto"/>
      </w:divBdr>
    </w:div>
    <w:div w:id="1306862010">
      <w:bodyDiv w:val="1"/>
      <w:marLeft w:val="0"/>
      <w:marRight w:val="0"/>
      <w:marTop w:val="0"/>
      <w:marBottom w:val="0"/>
      <w:divBdr>
        <w:top w:val="none" w:sz="0" w:space="0" w:color="auto"/>
        <w:left w:val="none" w:sz="0" w:space="0" w:color="auto"/>
        <w:bottom w:val="none" w:sz="0" w:space="0" w:color="auto"/>
        <w:right w:val="none" w:sz="0" w:space="0" w:color="auto"/>
      </w:divBdr>
    </w:div>
    <w:div w:id="1317564609">
      <w:bodyDiv w:val="1"/>
      <w:marLeft w:val="0"/>
      <w:marRight w:val="0"/>
      <w:marTop w:val="0"/>
      <w:marBottom w:val="0"/>
      <w:divBdr>
        <w:top w:val="none" w:sz="0" w:space="0" w:color="auto"/>
        <w:left w:val="none" w:sz="0" w:space="0" w:color="auto"/>
        <w:bottom w:val="none" w:sz="0" w:space="0" w:color="auto"/>
        <w:right w:val="none" w:sz="0" w:space="0" w:color="auto"/>
      </w:divBdr>
    </w:div>
    <w:div w:id="1358849981">
      <w:bodyDiv w:val="1"/>
      <w:marLeft w:val="0"/>
      <w:marRight w:val="0"/>
      <w:marTop w:val="0"/>
      <w:marBottom w:val="0"/>
      <w:divBdr>
        <w:top w:val="none" w:sz="0" w:space="0" w:color="auto"/>
        <w:left w:val="none" w:sz="0" w:space="0" w:color="auto"/>
        <w:bottom w:val="none" w:sz="0" w:space="0" w:color="auto"/>
        <w:right w:val="none" w:sz="0" w:space="0" w:color="auto"/>
      </w:divBdr>
    </w:div>
    <w:div w:id="1515269667">
      <w:bodyDiv w:val="1"/>
      <w:marLeft w:val="0"/>
      <w:marRight w:val="0"/>
      <w:marTop w:val="0"/>
      <w:marBottom w:val="0"/>
      <w:divBdr>
        <w:top w:val="none" w:sz="0" w:space="0" w:color="auto"/>
        <w:left w:val="none" w:sz="0" w:space="0" w:color="auto"/>
        <w:bottom w:val="none" w:sz="0" w:space="0" w:color="auto"/>
        <w:right w:val="none" w:sz="0" w:space="0" w:color="auto"/>
      </w:divBdr>
    </w:div>
    <w:div w:id="1544900446">
      <w:bodyDiv w:val="1"/>
      <w:marLeft w:val="0"/>
      <w:marRight w:val="0"/>
      <w:marTop w:val="0"/>
      <w:marBottom w:val="0"/>
      <w:divBdr>
        <w:top w:val="none" w:sz="0" w:space="0" w:color="auto"/>
        <w:left w:val="none" w:sz="0" w:space="0" w:color="auto"/>
        <w:bottom w:val="none" w:sz="0" w:space="0" w:color="auto"/>
        <w:right w:val="none" w:sz="0" w:space="0" w:color="auto"/>
      </w:divBdr>
    </w:div>
    <w:div w:id="1580365949">
      <w:bodyDiv w:val="1"/>
      <w:marLeft w:val="0"/>
      <w:marRight w:val="0"/>
      <w:marTop w:val="0"/>
      <w:marBottom w:val="0"/>
      <w:divBdr>
        <w:top w:val="none" w:sz="0" w:space="0" w:color="auto"/>
        <w:left w:val="none" w:sz="0" w:space="0" w:color="auto"/>
        <w:bottom w:val="none" w:sz="0" w:space="0" w:color="auto"/>
        <w:right w:val="none" w:sz="0" w:space="0" w:color="auto"/>
      </w:divBdr>
    </w:div>
    <w:div w:id="1608806254">
      <w:bodyDiv w:val="1"/>
      <w:marLeft w:val="0"/>
      <w:marRight w:val="0"/>
      <w:marTop w:val="0"/>
      <w:marBottom w:val="0"/>
      <w:divBdr>
        <w:top w:val="none" w:sz="0" w:space="0" w:color="auto"/>
        <w:left w:val="none" w:sz="0" w:space="0" w:color="auto"/>
        <w:bottom w:val="none" w:sz="0" w:space="0" w:color="auto"/>
        <w:right w:val="none" w:sz="0" w:space="0" w:color="auto"/>
      </w:divBdr>
    </w:div>
    <w:div w:id="1705247330">
      <w:bodyDiv w:val="1"/>
      <w:marLeft w:val="0"/>
      <w:marRight w:val="0"/>
      <w:marTop w:val="0"/>
      <w:marBottom w:val="0"/>
      <w:divBdr>
        <w:top w:val="none" w:sz="0" w:space="0" w:color="auto"/>
        <w:left w:val="none" w:sz="0" w:space="0" w:color="auto"/>
        <w:bottom w:val="none" w:sz="0" w:space="0" w:color="auto"/>
        <w:right w:val="none" w:sz="0" w:space="0" w:color="auto"/>
      </w:divBdr>
    </w:div>
    <w:div w:id="1722359505">
      <w:bodyDiv w:val="1"/>
      <w:marLeft w:val="0"/>
      <w:marRight w:val="0"/>
      <w:marTop w:val="0"/>
      <w:marBottom w:val="0"/>
      <w:divBdr>
        <w:top w:val="none" w:sz="0" w:space="0" w:color="auto"/>
        <w:left w:val="none" w:sz="0" w:space="0" w:color="auto"/>
        <w:bottom w:val="none" w:sz="0" w:space="0" w:color="auto"/>
        <w:right w:val="none" w:sz="0" w:space="0" w:color="auto"/>
      </w:divBdr>
    </w:div>
    <w:div w:id="1773863019">
      <w:bodyDiv w:val="1"/>
      <w:marLeft w:val="0"/>
      <w:marRight w:val="0"/>
      <w:marTop w:val="0"/>
      <w:marBottom w:val="0"/>
      <w:divBdr>
        <w:top w:val="none" w:sz="0" w:space="0" w:color="auto"/>
        <w:left w:val="none" w:sz="0" w:space="0" w:color="auto"/>
        <w:bottom w:val="none" w:sz="0" w:space="0" w:color="auto"/>
        <w:right w:val="none" w:sz="0" w:space="0" w:color="auto"/>
      </w:divBdr>
    </w:div>
    <w:div w:id="1794323282">
      <w:bodyDiv w:val="1"/>
      <w:marLeft w:val="0"/>
      <w:marRight w:val="0"/>
      <w:marTop w:val="0"/>
      <w:marBottom w:val="0"/>
      <w:divBdr>
        <w:top w:val="none" w:sz="0" w:space="0" w:color="auto"/>
        <w:left w:val="none" w:sz="0" w:space="0" w:color="auto"/>
        <w:bottom w:val="none" w:sz="0" w:space="0" w:color="auto"/>
        <w:right w:val="none" w:sz="0" w:space="0" w:color="auto"/>
      </w:divBdr>
    </w:div>
    <w:div w:id="1795440763">
      <w:bodyDiv w:val="1"/>
      <w:marLeft w:val="0"/>
      <w:marRight w:val="0"/>
      <w:marTop w:val="0"/>
      <w:marBottom w:val="0"/>
      <w:divBdr>
        <w:top w:val="none" w:sz="0" w:space="0" w:color="auto"/>
        <w:left w:val="none" w:sz="0" w:space="0" w:color="auto"/>
        <w:bottom w:val="none" w:sz="0" w:space="0" w:color="auto"/>
        <w:right w:val="none" w:sz="0" w:space="0" w:color="auto"/>
      </w:divBdr>
    </w:div>
    <w:div w:id="1855265439">
      <w:bodyDiv w:val="1"/>
      <w:marLeft w:val="0"/>
      <w:marRight w:val="0"/>
      <w:marTop w:val="0"/>
      <w:marBottom w:val="0"/>
      <w:divBdr>
        <w:top w:val="none" w:sz="0" w:space="0" w:color="auto"/>
        <w:left w:val="none" w:sz="0" w:space="0" w:color="auto"/>
        <w:bottom w:val="none" w:sz="0" w:space="0" w:color="auto"/>
        <w:right w:val="none" w:sz="0" w:space="0" w:color="auto"/>
      </w:divBdr>
    </w:div>
    <w:div w:id="1931693236">
      <w:bodyDiv w:val="1"/>
      <w:marLeft w:val="0"/>
      <w:marRight w:val="0"/>
      <w:marTop w:val="0"/>
      <w:marBottom w:val="0"/>
      <w:divBdr>
        <w:top w:val="none" w:sz="0" w:space="0" w:color="auto"/>
        <w:left w:val="none" w:sz="0" w:space="0" w:color="auto"/>
        <w:bottom w:val="none" w:sz="0" w:space="0" w:color="auto"/>
        <w:right w:val="none" w:sz="0" w:space="0" w:color="auto"/>
      </w:divBdr>
    </w:div>
    <w:div w:id="1936596183">
      <w:bodyDiv w:val="1"/>
      <w:marLeft w:val="0"/>
      <w:marRight w:val="0"/>
      <w:marTop w:val="0"/>
      <w:marBottom w:val="0"/>
      <w:divBdr>
        <w:top w:val="none" w:sz="0" w:space="0" w:color="auto"/>
        <w:left w:val="none" w:sz="0" w:space="0" w:color="auto"/>
        <w:bottom w:val="none" w:sz="0" w:space="0" w:color="auto"/>
        <w:right w:val="none" w:sz="0" w:space="0" w:color="auto"/>
      </w:divBdr>
    </w:div>
    <w:div w:id="1969162549">
      <w:bodyDiv w:val="1"/>
      <w:marLeft w:val="0"/>
      <w:marRight w:val="0"/>
      <w:marTop w:val="0"/>
      <w:marBottom w:val="0"/>
      <w:divBdr>
        <w:top w:val="none" w:sz="0" w:space="0" w:color="auto"/>
        <w:left w:val="none" w:sz="0" w:space="0" w:color="auto"/>
        <w:bottom w:val="none" w:sz="0" w:space="0" w:color="auto"/>
        <w:right w:val="none" w:sz="0" w:space="0" w:color="auto"/>
      </w:divBdr>
    </w:div>
    <w:div w:id="2004428990">
      <w:bodyDiv w:val="1"/>
      <w:marLeft w:val="0"/>
      <w:marRight w:val="0"/>
      <w:marTop w:val="0"/>
      <w:marBottom w:val="0"/>
      <w:divBdr>
        <w:top w:val="none" w:sz="0" w:space="0" w:color="auto"/>
        <w:left w:val="none" w:sz="0" w:space="0" w:color="auto"/>
        <w:bottom w:val="none" w:sz="0" w:space="0" w:color="auto"/>
        <w:right w:val="none" w:sz="0" w:space="0" w:color="auto"/>
      </w:divBdr>
    </w:div>
    <w:div w:id="2008899896">
      <w:bodyDiv w:val="1"/>
      <w:marLeft w:val="0"/>
      <w:marRight w:val="0"/>
      <w:marTop w:val="0"/>
      <w:marBottom w:val="0"/>
      <w:divBdr>
        <w:top w:val="none" w:sz="0" w:space="0" w:color="auto"/>
        <w:left w:val="none" w:sz="0" w:space="0" w:color="auto"/>
        <w:bottom w:val="none" w:sz="0" w:space="0" w:color="auto"/>
        <w:right w:val="none" w:sz="0" w:space="0" w:color="auto"/>
      </w:divBdr>
    </w:div>
    <w:div w:id="2030790236">
      <w:bodyDiv w:val="1"/>
      <w:marLeft w:val="0"/>
      <w:marRight w:val="0"/>
      <w:marTop w:val="0"/>
      <w:marBottom w:val="0"/>
      <w:divBdr>
        <w:top w:val="none" w:sz="0" w:space="0" w:color="auto"/>
        <w:left w:val="none" w:sz="0" w:space="0" w:color="auto"/>
        <w:bottom w:val="none" w:sz="0" w:space="0" w:color="auto"/>
        <w:right w:val="none" w:sz="0" w:space="0" w:color="auto"/>
      </w:divBdr>
    </w:div>
    <w:div w:id="2031953854">
      <w:bodyDiv w:val="1"/>
      <w:marLeft w:val="0"/>
      <w:marRight w:val="0"/>
      <w:marTop w:val="0"/>
      <w:marBottom w:val="0"/>
      <w:divBdr>
        <w:top w:val="none" w:sz="0" w:space="0" w:color="auto"/>
        <w:left w:val="none" w:sz="0" w:space="0" w:color="auto"/>
        <w:bottom w:val="none" w:sz="0" w:space="0" w:color="auto"/>
        <w:right w:val="none" w:sz="0" w:space="0" w:color="auto"/>
      </w:divBdr>
    </w:div>
    <w:div w:id="2042196484">
      <w:bodyDiv w:val="1"/>
      <w:marLeft w:val="0"/>
      <w:marRight w:val="0"/>
      <w:marTop w:val="0"/>
      <w:marBottom w:val="0"/>
      <w:divBdr>
        <w:top w:val="none" w:sz="0" w:space="0" w:color="auto"/>
        <w:left w:val="none" w:sz="0" w:space="0" w:color="auto"/>
        <w:bottom w:val="none" w:sz="0" w:space="0" w:color="auto"/>
        <w:right w:val="none" w:sz="0" w:space="0" w:color="auto"/>
      </w:divBdr>
    </w:div>
    <w:div w:id="2056155448">
      <w:bodyDiv w:val="1"/>
      <w:marLeft w:val="0"/>
      <w:marRight w:val="0"/>
      <w:marTop w:val="0"/>
      <w:marBottom w:val="0"/>
      <w:divBdr>
        <w:top w:val="none" w:sz="0" w:space="0" w:color="auto"/>
        <w:left w:val="none" w:sz="0" w:space="0" w:color="auto"/>
        <w:bottom w:val="none" w:sz="0" w:space="0" w:color="auto"/>
        <w:right w:val="none" w:sz="0" w:space="0" w:color="auto"/>
      </w:divBdr>
    </w:div>
    <w:div w:id="2067601390">
      <w:bodyDiv w:val="1"/>
      <w:marLeft w:val="0"/>
      <w:marRight w:val="0"/>
      <w:marTop w:val="0"/>
      <w:marBottom w:val="0"/>
      <w:divBdr>
        <w:top w:val="none" w:sz="0" w:space="0" w:color="auto"/>
        <w:left w:val="none" w:sz="0" w:space="0" w:color="auto"/>
        <w:bottom w:val="none" w:sz="0" w:space="0" w:color="auto"/>
        <w:right w:val="none" w:sz="0" w:space="0" w:color="auto"/>
      </w:divBdr>
    </w:div>
    <w:div w:id="2117477639">
      <w:bodyDiv w:val="1"/>
      <w:marLeft w:val="0"/>
      <w:marRight w:val="0"/>
      <w:marTop w:val="0"/>
      <w:marBottom w:val="0"/>
      <w:divBdr>
        <w:top w:val="none" w:sz="0" w:space="0" w:color="auto"/>
        <w:left w:val="none" w:sz="0" w:space="0" w:color="auto"/>
        <w:bottom w:val="none" w:sz="0" w:space="0" w:color="auto"/>
        <w:right w:val="none" w:sz="0" w:space="0" w:color="auto"/>
      </w:divBdr>
    </w:div>
    <w:div w:id="213439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www.rina.org/"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rina.org/"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06\AppData\Roaming\Microsoft\Templates\2021%20RINA%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6C8D38F1844A828A7D6A007C320E6B"/>
        <w:category>
          <w:name w:val="General"/>
          <w:gallery w:val="placeholder"/>
        </w:category>
        <w:types>
          <w:type w:val="bbPlcHdr"/>
        </w:types>
        <w:behaviors>
          <w:behavior w:val="content"/>
        </w:behaviors>
        <w:guid w:val="{56F44D96-51FD-435C-9B83-00BCFB165AEC}"/>
      </w:docPartPr>
      <w:docPartBody>
        <w:p w:rsidR="00371A54" w:rsidRDefault="00F96A97">
          <w:pPr>
            <w:pStyle w:val="FF6C8D38F1844A828A7D6A007C320E6B"/>
          </w:pPr>
          <w:r w:rsidRPr="00434235">
            <w:rPr>
              <w:rStyle w:val="PlaceholderText"/>
            </w:rPr>
            <w:t>Click here to enter text.</w:t>
          </w:r>
        </w:p>
      </w:docPartBody>
    </w:docPart>
    <w:docPart>
      <w:docPartPr>
        <w:name w:val="EECEABDE0E1242F8A1A0733F7B715BEB"/>
        <w:category>
          <w:name w:val="General"/>
          <w:gallery w:val="placeholder"/>
        </w:category>
        <w:types>
          <w:type w:val="bbPlcHdr"/>
        </w:types>
        <w:behaviors>
          <w:behavior w:val="content"/>
        </w:behaviors>
        <w:guid w:val="{390DFB42-3BB7-451C-9219-2DFD926443C5}"/>
      </w:docPartPr>
      <w:docPartBody>
        <w:p w:rsidR="00371A54" w:rsidRDefault="00F96A97">
          <w:pPr>
            <w:pStyle w:val="EECEABDE0E1242F8A1A0733F7B715BEB"/>
          </w:pPr>
          <w:r w:rsidRPr="00672344">
            <w:rPr>
              <w:rStyle w:val="PlaceholderText"/>
            </w:rPr>
            <w:t>Click here to enter text.</w:t>
          </w:r>
        </w:p>
      </w:docPartBody>
    </w:docPart>
    <w:docPart>
      <w:docPartPr>
        <w:name w:val="3835BA0BBCA4416DBCEDA6E054820C71"/>
        <w:category>
          <w:name w:val="General"/>
          <w:gallery w:val="placeholder"/>
        </w:category>
        <w:types>
          <w:type w:val="bbPlcHdr"/>
        </w:types>
        <w:behaviors>
          <w:behavior w:val="content"/>
        </w:behaviors>
        <w:guid w:val="{39F10DC9-657B-4A31-8C24-E5E92B68E509}"/>
      </w:docPartPr>
      <w:docPartBody>
        <w:p w:rsidR="00A06751" w:rsidRDefault="00CB683F">
          <w:pPr>
            <w:pStyle w:val="3835BA0BBCA4416DBCEDA6E054820C711"/>
          </w:pPr>
          <w:r w:rsidRPr="00377101">
            <w:rPr>
              <w:rStyle w:val="PlaceholderText"/>
            </w:rPr>
            <w:t xml:space="preserve"> </w:t>
          </w:r>
        </w:p>
      </w:docPartBody>
    </w:docPart>
    <w:docPart>
      <w:docPartPr>
        <w:name w:val="2F8698682FAA484AB587780200ABBB36"/>
        <w:category>
          <w:name w:val="General"/>
          <w:gallery w:val="placeholder"/>
        </w:category>
        <w:types>
          <w:type w:val="bbPlcHdr"/>
        </w:types>
        <w:behaviors>
          <w:behavior w:val="content"/>
        </w:behaviors>
        <w:guid w:val="{18BC3894-7AAC-4E48-9ABC-DEEB310AD831}"/>
      </w:docPartPr>
      <w:docPartBody>
        <w:p w:rsidR="00FF414C" w:rsidRDefault="008A55E8">
          <w:pPr>
            <w:pStyle w:val="2F8698682FAA484AB587780200ABBB36"/>
          </w:pPr>
          <w:r w:rsidRPr="0043423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none)">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nionPro-Regular">
    <w:altName w:val="Calibri"/>
    <w:charset w:val="00"/>
    <w:family w:val="auto"/>
    <w:pitch w:val="variable"/>
    <w:sig w:usb0="00000001"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97"/>
    <w:rsid w:val="0000732F"/>
    <w:rsid w:val="00014542"/>
    <w:rsid w:val="00032E3B"/>
    <w:rsid w:val="0003635F"/>
    <w:rsid w:val="0004501B"/>
    <w:rsid w:val="00050DDC"/>
    <w:rsid w:val="00057461"/>
    <w:rsid w:val="0006376D"/>
    <w:rsid w:val="00080A8C"/>
    <w:rsid w:val="00083372"/>
    <w:rsid w:val="000965E2"/>
    <w:rsid w:val="00097C06"/>
    <w:rsid w:val="000B2C29"/>
    <w:rsid w:val="000D79DD"/>
    <w:rsid w:val="000E49B6"/>
    <w:rsid w:val="00114A84"/>
    <w:rsid w:val="0013098B"/>
    <w:rsid w:val="001512BA"/>
    <w:rsid w:val="0018339F"/>
    <w:rsid w:val="00183D48"/>
    <w:rsid w:val="00185D3E"/>
    <w:rsid w:val="00186D2F"/>
    <w:rsid w:val="001B60FF"/>
    <w:rsid w:val="001C1A95"/>
    <w:rsid w:val="001D2956"/>
    <w:rsid w:val="001F006A"/>
    <w:rsid w:val="001F69DE"/>
    <w:rsid w:val="00201B11"/>
    <w:rsid w:val="00210023"/>
    <w:rsid w:val="00210B9C"/>
    <w:rsid w:val="00215FC7"/>
    <w:rsid w:val="00247CAA"/>
    <w:rsid w:val="00250252"/>
    <w:rsid w:val="002572EE"/>
    <w:rsid w:val="00272DD0"/>
    <w:rsid w:val="00285B95"/>
    <w:rsid w:val="00291623"/>
    <w:rsid w:val="002951B3"/>
    <w:rsid w:val="002B4038"/>
    <w:rsid w:val="002E42DE"/>
    <w:rsid w:val="002E58FC"/>
    <w:rsid w:val="002E5A88"/>
    <w:rsid w:val="002E6060"/>
    <w:rsid w:val="003013BA"/>
    <w:rsid w:val="00343F6F"/>
    <w:rsid w:val="00346A3B"/>
    <w:rsid w:val="003535D5"/>
    <w:rsid w:val="0035668E"/>
    <w:rsid w:val="00371039"/>
    <w:rsid w:val="00371A54"/>
    <w:rsid w:val="00377D7F"/>
    <w:rsid w:val="00380D93"/>
    <w:rsid w:val="003A3A52"/>
    <w:rsid w:val="003A3F1F"/>
    <w:rsid w:val="003A4A74"/>
    <w:rsid w:val="003B4E9C"/>
    <w:rsid w:val="003B60AA"/>
    <w:rsid w:val="003B6236"/>
    <w:rsid w:val="003B6A70"/>
    <w:rsid w:val="003C7642"/>
    <w:rsid w:val="004207F0"/>
    <w:rsid w:val="0043598B"/>
    <w:rsid w:val="0043608E"/>
    <w:rsid w:val="00437311"/>
    <w:rsid w:val="0044317E"/>
    <w:rsid w:val="004446F7"/>
    <w:rsid w:val="00451D76"/>
    <w:rsid w:val="0045592B"/>
    <w:rsid w:val="00460F1F"/>
    <w:rsid w:val="00462939"/>
    <w:rsid w:val="00471E19"/>
    <w:rsid w:val="00473A69"/>
    <w:rsid w:val="00476BD5"/>
    <w:rsid w:val="004779A9"/>
    <w:rsid w:val="00494BB8"/>
    <w:rsid w:val="004C3D41"/>
    <w:rsid w:val="004D18D5"/>
    <w:rsid w:val="004D434A"/>
    <w:rsid w:val="004F6776"/>
    <w:rsid w:val="00500C42"/>
    <w:rsid w:val="00501A28"/>
    <w:rsid w:val="0050252E"/>
    <w:rsid w:val="0050582A"/>
    <w:rsid w:val="00517E09"/>
    <w:rsid w:val="005276C4"/>
    <w:rsid w:val="00530907"/>
    <w:rsid w:val="005333B9"/>
    <w:rsid w:val="00537369"/>
    <w:rsid w:val="00541C0B"/>
    <w:rsid w:val="0057431A"/>
    <w:rsid w:val="00597BF1"/>
    <w:rsid w:val="005B2D81"/>
    <w:rsid w:val="005B6AE9"/>
    <w:rsid w:val="005C49D1"/>
    <w:rsid w:val="005D2047"/>
    <w:rsid w:val="005E23AF"/>
    <w:rsid w:val="005E4B96"/>
    <w:rsid w:val="005F07AF"/>
    <w:rsid w:val="005F7E8A"/>
    <w:rsid w:val="00602546"/>
    <w:rsid w:val="00612B2F"/>
    <w:rsid w:val="006207B4"/>
    <w:rsid w:val="006271D1"/>
    <w:rsid w:val="00632B30"/>
    <w:rsid w:val="00644A0A"/>
    <w:rsid w:val="00650645"/>
    <w:rsid w:val="00653986"/>
    <w:rsid w:val="00667451"/>
    <w:rsid w:val="006724DC"/>
    <w:rsid w:val="006936BD"/>
    <w:rsid w:val="00695B12"/>
    <w:rsid w:val="006A680D"/>
    <w:rsid w:val="006C2A6D"/>
    <w:rsid w:val="006E7031"/>
    <w:rsid w:val="006F145D"/>
    <w:rsid w:val="007027F8"/>
    <w:rsid w:val="00723404"/>
    <w:rsid w:val="007241CC"/>
    <w:rsid w:val="00740CDA"/>
    <w:rsid w:val="00750DF6"/>
    <w:rsid w:val="00753277"/>
    <w:rsid w:val="00762AC6"/>
    <w:rsid w:val="007777D1"/>
    <w:rsid w:val="00777CDE"/>
    <w:rsid w:val="0079222E"/>
    <w:rsid w:val="00797762"/>
    <w:rsid w:val="007A5339"/>
    <w:rsid w:val="007A62F4"/>
    <w:rsid w:val="007A77ED"/>
    <w:rsid w:val="007C7411"/>
    <w:rsid w:val="007F32D3"/>
    <w:rsid w:val="00805D8A"/>
    <w:rsid w:val="0080635D"/>
    <w:rsid w:val="00812799"/>
    <w:rsid w:val="00814008"/>
    <w:rsid w:val="00815AEB"/>
    <w:rsid w:val="0082170A"/>
    <w:rsid w:val="00825B25"/>
    <w:rsid w:val="008278E6"/>
    <w:rsid w:val="00836FE1"/>
    <w:rsid w:val="008379E6"/>
    <w:rsid w:val="00851426"/>
    <w:rsid w:val="00866E2B"/>
    <w:rsid w:val="008A55E8"/>
    <w:rsid w:val="008B10D7"/>
    <w:rsid w:val="008D56CB"/>
    <w:rsid w:val="008E750A"/>
    <w:rsid w:val="008F148A"/>
    <w:rsid w:val="008F4D4C"/>
    <w:rsid w:val="00905F0C"/>
    <w:rsid w:val="0091794E"/>
    <w:rsid w:val="00925BFC"/>
    <w:rsid w:val="009360A6"/>
    <w:rsid w:val="00950356"/>
    <w:rsid w:val="00967299"/>
    <w:rsid w:val="009712C8"/>
    <w:rsid w:val="009765B8"/>
    <w:rsid w:val="009A46C0"/>
    <w:rsid w:val="009B3782"/>
    <w:rsid w:val="009B72AA"/>
    <w:rsid w:val="009C5F61"/>
    <w:rsid w:val="009D7234"/>
    <w:rsid w:val="009D7799"/>
    <w:rsid w:val="009E289D"/>
    <w:rsid w:val="009E67FF"/>
    <w:rsid w:val="009E6FF5"/>
    <w:rsid w:val="009F3BA7"/>
    <w:rsid w:val="009F6F13"/>
    <w:rsid w:val="00A00A63"/>
    <w:rsid w:val="00A06751"/>
    <w:rsid w:val="00A107C2"/>
    <w:rsid w:val="00A2323A"/>
    <w:rsid w:val="00A5214F"/>
    <w:rsid w:val="00A716B2"/>
    <w:rsid w:val="00A7272E"/>
    <w:rsid w:val="00A807A2"/>
    <w:rsid w:val="00A83DED"/>
    <w:rsid w:val="00AA62ED"/>
    <w:rsid w:val="00AB679B"/>
    <w:rsid w:val="00AB7725"/>
    <w:rsid w:val="00AC290D"/>
    <w:rsid w:val="00AE1DDB"/>
    <w:rsid w:val="00AE6064"/>
    <w:rsid w:val="00AE7901"/>
    <w:rsid w:val="00B0113B"/>
    <w:rsid w:val="00B04BD4"/>
    <w:rsid w:val="00B04D7C"/>
    <w:rsid w:val="00B07292"/>
    <w:rsid w:val="00B16D24"/>
    <w:rsid w:val="00B20A21"/>
    <w:rsid w:val="00B4285C"/>
    <w:rsid w:val="00B45F02"/>
    <w:rsid w:val="00B50D7E"/>
    <w:rsid w:val="00B5127E"/>
    <w:rsid w:val="00B528F0"/>
    <w:rsid w:val="00B74319"/>
    <w:rsid w:val="00B91E9B"/>
    <w:rsid w:val="00B9259D"/>
    <w:rsid w:val="00B93AD8"/>
    <w:rsid w:val="00BF408C"/>
    <w:rsid w:val="00C1261D"/>
    <w:rsid w:val="00C13802"/>
    <w:rsid w:val="00C13C31"/>
    <w:rsid w:val="00C164AA"/>
    <w:rsid w:val="00C30BD2"/>
    <w:rsid w:val="00C36950"/>
    <w:rsid w:val="00C46376"/>
    <w:rsid w:val="00C54F89"/>
    <w:rsid w:val="00C74CA6"/>
    <w:rsid w:val="00C8719F"/>
    <w:rsid w:val="00C9450D"/>
    <w:rsid w:val="00CB683F"/>
    <w:rsid w:val="00CB7FF6"/>
    <w:rsid w:val="00CC64A9"/>
    <w:rsid w:val="00CE1AA9"/>
    <w:rsid w:val="00CE6BB8"/>
    <w:rsid w:val="00D0670B"/>
    <w:rsid w:val="00D106AE"/>
    <w:rsid w:val="00D12336"/>
    <w:rsid w:val="00D317AA"/>
    <w:rsid w:val="00D353BA"/>
    <w:rsid w:val="00D46F87"/>
    <w:rsid w:val="00D557E6"/>
    <w:rsid w:val="00D774B9"/>
    <w:rsid w:val="00D85358"/>
    <w:rsid w:val="00D96E0F"/>
    <w:rsid w:val="00D971C2"/>
    <w:rsid w:val="00DA7FC5"/>
    <w:rsid w:val="00DB0042"/>
    <w:rsid w:val="00DB464E"/>
    <w:rsid w:val="00DE1BCE"/>
    <w:rsid w:val="00DE40B7"/>
    <w:rsid w:val="00DE5E2E"/>
    <w:rsid w:val="00DE7A66"/>
    <w:rsid w:val="00DF2672"/>
    <w:rsid w:val="00DF4044"/>
    <w:rsid w:val="00E00908"/>
    <w:rsid w:val="00E1754E"/>
    <w:rsid w:val="00E306B2"/>
    <w:rsid w:val="00E532EA"/>
    <w:rsid w:val="00E54E26"/>
    <w:rsid w:val="00E820F0"/>
    <w:rsid w:val="00E837F8"/>
    <w:rsid w:val="00E97ED8"/>
    <w:rsid w:val="00EC008B"/>
    <w:rsid w:val="00EC0C64"/>
    <w:rsid w:val="00ED5B17"/>
    <w:rsid w:val="00EE2C3A"/>
    <w:rsid w:val="00EE3461"/>
    <w:rsid w:val="00EF0153"/>
    <w:rsid w:val="00EF7DD5"/>
    <w:rsid w:val="00F11DC1"/>
    <w:rsid w:val="00F15FD7"/>
    <w:rsid w:val="00F40D45"/>
    <w:rsid w:val="00F42C42"/>
    <w:rsid w:val="00F438F8"/>
    <w:rsid w:val="00F627A5"/>
    <w:rsid w:val="00F656DD"/>
    <w:rsid w:val="00F65DDE"/>
    <w:rsid w:val="00F66FB2"/>
    <w:rsid w:val="00F70AF9"/>
    <w:rsid w:val="00F83480"/>
    <w:rsid w:val="00F96A97"/>
    <w:rsid w:val="00FA043E"/>
    <w:rsid w:val="00FB1C4C"/>
    <w:rsid w:val="00FD0101"/>
    <w:rsid w:val="00FE4786"/>
    <w:rsid w:val="00FF414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F6C8D38F1844A828A7D6A007C320E6B">
    <w:name w:val="FF6C8D38F1844A828A7D6A007C320E6B"/>
  </w:style>
  <w:style w:type="paragraph" w:customStyle="1" w:styleId="EECEABDE0E1242F8A1A0733F7B715BEB">
    <w:name w:val="EECEABDE0E1242F8A1A0733F7B715BEB"/>
  </w:style>
  <w:style w:type="paragraph" w:customStyle="1" w:styleId="3835BA0BBCA4416DBCEDA6E054820C711">
    <w:name w:val="3835BA0BBCA4416DBCEDA6E054820C711"/>
    <w:pPr>
      <w:spacing w:before="180" w:after="120" w:line="264" w:lineRule="auto"/>
      <w:jc w:val="both"/>
    </w:pPr>
    <w:rPr>
      <w:rFonts w:eastAsiaTheme="minorHAnsi"/>
      <w:color w:val="0E2841" w:themeColor="text2"/>
      <w:sz w:val="21"/>
      <w:szCs w:val="21"/>
      <w:lang w:eastAsia="en-US"/>
    </w:rPr>
  </w:style>
  <w:style w:type="paragraph" w:customStyle="1" w:styleId="2F8698682FAA484AB587780200ABBB36">
    <w:name w:val="2F8698682FAA484AB587780200ABBB3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ST Energy">
      <a:dk1>
        <a:sysClr val="windowText" lastClr="000000"/>
      </a:dk1>
      <a:lt1>
        <a:sysClr val="window" lastClr="FFFFFF"/>
      </a:lt1>
      <a:dk2>
        <a:srgbClr val="53565A"/>
      </a:dk2>
      <a:lt2>
        <a:srgbClr val="D4D5D6"/>
      </a:lt2>
      <a:accent1>
        <a:srgbClr val="006BA6"/>
      </a:accent1>
      <a:accent2>
        <a:srgbClr val="4090BC"/>
      </a:accent2>
      <a:accent3>
        <a:srgbClr val="BFDAE9"/>
      </a:accent3>
      <a:accent4>
        <a:srgbClr val="7E8083"/>
      </a:accent4>
      <a:accent5>
        <a:srgbClr val="D4D5D6"/>
      </a:accent5>
      <a:accent6>
        <a:srgbClr val="A72B2A"/>
      </a:accent6>
      <a:hlink>
        <a:srgbClr val="006BA6"/>
      </a:hlink>
      <a:folHlink>
        <a:srgbClr val="A72B2A"/>
      </a:folHlink>
    </a:clrScheme>
    <a:fontScheme name="O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d72d69-bd33-4656-baee-fa81688b65f1" xsi:nil="true"/>
    <lcf76f155ced4ddcb4097134ff3c332f xmlns="36f9bbd5-5a62-4ab6-81d7-a247557c0037">
      <Terms xmlns="http://schemas.microsoft.com/office/infopath/2007/PartnerControls"/>
    </lcf76f155ced4ddcb4097134ff3c332f>
    <_Flow_SignoffStatus xmlns="36f9bbd5-5a62-4ab6-81d7-a247557c0037" xsi:nil="true"/>
    <ApprovalPerson xmlns="36f9bbd5-5a62-4ab6-81d7-a247557c0037">
      <UserInfo>
        <DisplayName/>
        <AccountId xsi:nil="true"/>
        <AccountType/>
      </UserInfo>
    </ApprovalPerson>
    <Stage xmlns="36f9bbd5-5a62-4ab6-81d7-a247557c00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FFE0B42B90124CAE5DAAC6FA667F53" ma:contentTypeVersion="23" ma:contentTypeDescription="Create a new document." ma:contentTypeScope="" ma:versionID="ec39b2231b49a5789c6f2c497c47db99">
  <xsd:schema xmlns:xsd="http://www.w3.org/2001/XMLSchema" xmlns:xs="http://www.w3.org/2001/XMLSchema" xmlns:p="http://schemas.microsoft.com/office/2006/metadata/properties" xmlns:ns2="36f9bbd5-5a62-4ab6-81d7-a247557c0037" xmlns:ns3="edd72d69-bd33-4656-baee-fa81688b65f1" targetNamespace="http://schemas.microsoft.com/office/2006/metadata/properties" ma:root="true" ma:fieldsID="dc16b709cbb27e4774117d647c357d36" ns2:_="" ns3:_="">
    <xsd:import namespace="36f9bbd5-5a62-4ab6-81d7-a247557c0037"/>
    <xsd:import namespace="edd72d69-bd33-4656-baee-fa81688b65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element ref="ns2:ApprovalPerson" minOccurs="0"/>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bbd5-5a62-4ab6-81d7-a247557c0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c00649-9f99-4b47-8276-5dda6ac35d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DCT Approval Status" ma:format="Dropdown" ma:internalName="_x0024_Resources_x003a_core_x002c_Signoff_Status">
      <xsd:simpleType>
        <xsd:restriction base="dms:Text">
          <xsd:maxLength value="255"/>
        </xsd:restriction>
      </xsd:simpleType>
    </xsd:element>
    <xsd:element name="ApprovalPerson" ma:index="28" nillable="true" ma:displayName="Approval Person" ma:format="Dropdown" ma:list="UserInfo" ma:SharePointGroup="0" ma:internalName="Approval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ge" ma:index="29" nillable="true" ma:displayName="Stage" ma:format="Dropdown" ma:internalName="Stage">
      <xsd:simpleType>
        <xsd:restriction base="dms:Choice">
          <xsd:enumeration value="Preconstruction"/>
          <xsd:enumeration value="Active"/>
          <xsd:enumeration value="Complete"/>
          <xsd:enumeration value="Terminated"/>
          <xsd:enumeration value="O&amp;M"/>
        </xsd:restriction>
      </xsd:simpleType>
    </xsd:element>
  </xsd:schema>
  <xsd:schema xmlns:xsd="http://www.w3.org/2001/XMLSchema" xmlns:xs="http://www.w3.org/2001/XMLSchema" xmlns:dms="http://schemas.microsoft.com/office/2006/documentManagement/types" xmlns:pc="http://schemas.microsoft.com/office/infopath/2007/PartnerControls" targetNamespace="edd72d69-bd33-4656-baee-fa81688b65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566fe4-cef8-4a08-9909-77158e388fc2}" ma:internalName="TaxCatchAll" ma:showField="CatchAllData" ma:web="edd72d69-bd33-4656-baee-fa81688b6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C4828E-4C7A-47F3-9855-228395672CA9}">
  <ds:schemaRefs>
    <ds:schemaRef ds:uri="http://schemas.microsoft.com/office/2006/metadata/properties"/>
    <ds:schemaRef ds:uri="http://schemas.microsoft.com/office/infopath/2007/PartnerControls"/>
    <ds:schemaRef ds:uri="825805aa-38b6-43e4-83dd-5f0860942b7c"/>
    <ds:schemaRef ds:uri="b5b1a5ce-dd35-4f92-963b-1fa8b5488d79"/>
  </ds:schemaRefs>
</ds:datastoreItem>
</file>

<file path=customXml/itemProps2.xml><?xml version="1.0" encoding="utf-8"?>
<ds:datastoreItem xmlns:ds="http://schemas.openxmlformats.org/officeDocument/2006/customXml" ds:itemID="{A44B7A5C-ECDC-4FFC-99ED-676DCF8DB8BC}"/>
</file>

<file path=customXml/itemProps3.xml><?xml version="1.0" encoding="utf-8"?>
<ds:datastoreItem xmlns:ds="http://schemas.openxmlformats.org/officeDocument/2006/customXml" ds:itemID="{F13342E4-9582-4349-A97E-2D0D52974510}">
  <ds:schemaRefs>
    <ds:schemaRef ds:uri="http://schemas.openxmlformats.org/officeDocument/2006/bibliography"/>
  </ds:schemaRefs>
</ds:datastoreItem>
</file>

<file path=customXml/itemProps4.xml><?xml version="1.0" encoding="utf-8"?>
<ds:datastoreItem xmlns:ds="http://schemas.openxmlformats.org/officeDocument/2006/customXml" ds:itemID="{C17A43A5-6685-4B30-A937-B8F5549AEE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2021 RINA Template</Template>
  <TotalTime>1</TotalTime>
  <Pages>105</Pages>
  <Words>40706</Words>
  <Characters>232028</Characters>
  <Application>Microsoft Office Word</Application>
  <DocSecurity>0</DocSecurity>
  <Lines>1933</Lines>
  <Paragraphs>544</Paragraphs>
  <ScaleCrop>false</ScaleCrop>
  <Company>CTS Creative Template Solutions Ltd</Company>
  <LinksUpToDate>false</LinksUpToDate>
  <CharactersWithSpaces>272190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FERNANDEZ</dc:creator>
  <cp:keywords/>
  <dc:description/>
  <cp:lastModifiedBy>Stephen McShane</cp:lastModifiedBy>
  <cp:revision>2</cp:revision>
  <cp:lastPrinted>2026-02-12T11:17:00Z</cp:lastPrinted>
  <dcterms:created xsi:type="dcterms:W3CDTF">2026-06-02T11:45:00Z</dcterms:created>
  <dcterms:modified xsi:type="dcterms:W3CDTF">2026-06-02T11:45:00Z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8.5</vt:lpwstr>
  </property>
  <property fmtid="{D5CDD505-2E9C-101B-9397-08002B2CF9AE}" pid="3" name="Date">
    <vt:lpwstr>12 February 2018</vt:lpwstr>
  </property>
  <property fmtid="{D5CDD505-2E9C-101B-9397-08002B2CF9AE}" pid="4" name="ContentTypeId">
    <vt:lpwstr>0x010100AFFFE0B42B90124CAE5DAAC6FA667F53</vt:lpwstr>
  </property>
  <property fmtid="{D5CDD505-2E9C-101B-9397-08002B2CF9AE}" pid="5" name="MSIP_Label_a6175487-42af-4492-84fe-2b4054e011bd_Enabled">
    <vt:lpwstr>true</vt:lpwstr>
  </property>
  <property fmtid="{D5CDD505-2E9C-101B-9397-08002B2CF9AE}" pid="6" name="MSIP_Label_a6175487-42af-4492-84fe-2b4054e011bd_SetDate">
    <vt:lpwstr>2020-06-30T10:45:18Z</vt:lpwstr>
  </property>
  <property fmtid="{D5CDD505-2E9C-101B-9397-08002B2CF9AE}" pid="7" name="MSIP_Label_a6175487-42af-4492-84fe-2b4054e011bd_Method">
    <vt:lpwstr>Privileged</vt:lpwstr>
  </property>
  <property fmtid="{D5CDD505-2E9C-101B-9397-08002B2CF9AE}" pid="8" name="MSIP_Label_a6175487-42af-4492-84fe-2b4054e011bd_Name">
    <vt:lpwstr>Public</vt:lpwstr>
  </property>
  <property fmtid="{D5CDD505-2E9C-101B-9397-08002B2CF9AE}" pid="9" name="MSIP_Label_a6175487-42af-4492-84fe-2b4054e011bd_SiteId">
    <vt:lpwstr>76e3e3ff-fce0-45ec-a946-bc44d69a9b7e</vt:lpwstr>
  </property>
  <property fmtid="{D5CDD505-2E9C-101B-9397-08002B2CF9AE}" pid="10" name="MSIP_Label_a6175487-42af-4492-84fe-2b4054e011bd_ActionId">
    <vt:lpwstr>a62878a2-db34-49c4-9589-00007ac864a4</vt:lpwstr>
  </property>
  <property fmtid="{D5CDD505-2E9C-101B-9397-08002B2CF9AE}" pid="11" name="MSIP_Label_a6175487-42af-4492-84fe-2b4054e011bd_ContentBits">
    <vt:lpwstr>0</vt:lpwstr>
  </property>
  <property fmtid="{D5CDD505-2E9C-101B-9397-08002B2CF9AE}" pid="12" name="MediaServiceImageTags">
    <vt:lpwstr/>
  </property>
  <property fmtid="{D5CDD505-2E9C-101B-9397-08002B2CF9AE}" pid="13" name="Order">
    <vt:r8>145200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